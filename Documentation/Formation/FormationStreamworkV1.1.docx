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emf" ContentType="image/x-emf"/>
  <Override PartName="/word/comments.xml" ContentType="application/vnd.openxmlformats-officedocument.wordprocessingml.comment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r>
        <w:rPr>
          <w:rFonts w:ascii="Arial" w:hAnsi="Arial" w:cs="Arial"/>
          <w:noProof/>
          <w:sz w:val="20"/>
          <w:szCs w:val="20"/>
          <w:lang w:eastAsia="fr-FR"/>
        </w:rPr>
        <w:drawing>
          <wp:anchor distT="0" distB="0" distL="114300" distR="114300" simplePos="0" relativeHeight="251665408" behindDoc="1" locked="0" layoutInCell="1" allowOverlap="1">
            <wp:simplePos x="0" y="0"/>
            <wp:positionH relativeFrom="column">
              <wp:posOffset>-899795</wp:posOffset>
            </wp:positionH>
            <wp:positionV relativeFrom="paragraph">
              <wp:posOffset>495935</wp:posOffset>
            </wp:positionV>
            <wp:extent cx="7674610" cy="1021715"/>
            <wp:effectExtent l="19050" t="0" r="2540" b="0"/>
            <wp:wrapTight wrapText="bothSides">
              <wp:wrapPolygon edited="0">
                <wp:start x="-54" y="0"/>
                <wp:lineTo x="-54" y="21345"/>
                <wp:lineTo x="21607" y="21345"/>
                <wp:lineTo x="21607" y="0"/>
                <wp:lineTo x="-54" y="0"/>
              </wp:wrapPolygon>
            </wp:wrapTight>
            <wp:docPr id="62" name="Image 67" descr="Bandeau_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Bandeau_LDT"/>
                    <pic:cNvPicPr>
                      <a:picLocks noChangeAspect="1" noChangeArrowheads="1"/>
                    </pic:cNvPicPr>
                  </pic:nvPicPr>
                  <pic:blipFill>
                    <a:blip r:embed="rId8" cstate="print"/>
                    <a:srcRect/>
                    <a:stretch>
                      <a:fillRect/>
                    </a:stretch>
                  </pic:blipFill>
                  <pic:spPr bwMode="auto">
                    <a:xfrm>
                      <a:off x="0" y="0"/>
                      <a:ext cx="7674610" cy="1021715"/>
                    </a:xfrm>
                    <a:prstGeom prst="rect">
                      <a:avLst/>
                    </a:prstGeom>
                    <a:noFill/>
                    <a:ln w="9525">
                      <a:noFill/>
                      <a:miter lim="800000"/>
                      <a:headEnd/>
                      <a:tailEnd/>
                    </a:ln>
                  </pic:spPr>
                </pic:pic>
              </a:graphicData>
            </a:graphic>
          </wp:anchor>
        </w:drawing>
      </w:r>
      <w:r w:rsidR="00D276D8">
        <w:rPr>
          <w:rFonts w:ascii="Arial" w:hAnsi="Arial" w:cs="Arial"/>
          <w:noProof/>
          <w:sz w:val="20"/>
          <w:szCs w:val="20"/>
        </w:rPr>
        <w:pict>
          <v:rect id="Rectangle 11" o:spid="_x0000_s1219" style="position:absolute;left:0;text-align:left;margin-left:131.5pt;margin-top:119.15pt;width:337.5pt;height:29.6pt;z-index:251664384;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" fillcolor="#f37d00" stroked="f" strokeweight="2pt">
            <v:textbox style="mso-next-textbox:#Rectangle 11;mso-rotate-with-shape:t">
              <w:txbxContent>
                <w:p w:rsidR="00BF1190" w:rsidRPr="00921425" w:rsidRDefault="00BF1190" w:rsidP="00BF1190">
                  <w:pPr>
                    <w:ind w:left="426"/>
                    <w:rPr>
                      <w:rFonts w:ascii="Arial" w:hAnsi="Arial" w:cs="Arial"/>
                      <w:color w:val="FFFFFF"/>
                      <w:sz w:val="40"/>
                      <w:szCs w:val="40"/>
                    </w:rPr>
                  </w:pPr>
                  <w:r w:rsidRPr="00921425">
                    <w:rPr>
                      <w:rFonts w:ascii="Arial" w:hAnsi="Arial" w:cs="Arial"/>
                      <w:color w:val="FFFFFF"/>
                      <w:sz w:val="40"/>
                      <w:szCs w:val="40"/>
                    </w:rPr>
                    <w:t xml:space="preserve">Formation </w:t>
                  </w:r>
                  <w:proofErr w:type="spellStart"/>
                  <w:r w:rsidRPr="00921425">
                    <w:rPr>
                      <w:rFonts w:ascii="Arial" w:hAnsi="Arial" w:cs="Arial"/>
                      <w:color w:val="FFFFFF"/>
                      <w:sz w:val="40"/>
                      <w:szCs w:val="40"/>
                    </w:rPr>
                    <w:t>Streamwork</w:t>
                  </w:r>
                  <w:proofErr w:type="spellEnd"/>
                  <w:del w:id="0" w:author="jerome draillard" w:date="2015-11-27T14:12:00Z">
                    <w:r w:rsidRPr="00921425" w:rsidDel="003C16B8">
                      <w:rPr>
                        <w:rFonts w:ascii="Arial" w:hAnsi="Arial" w:cs="Arial"/>
                        <w:color w:val="FFFFFF"/>
                        <w:sz w:val="40"/>
                        <w:szCs w:val="40"/>
                      </w:rPr>
                      <w:delText xml:space="preserve"> - ODP</w:delText>
                    </w:r>
                  </w:del>
                </w:p>
                <w:p w:rsidR="00BF1190" w:rsidRPr="00921425" w:rsidRDefault="00BF1190" w:rsidP="00BF1190">
                  <w:pPr>
                    <w:rPr>
                      <w:szCs w:val="40"/>
                    </w:rPr>
                  </w:pPr>
                </w:p>
              </w:txbxContent>
            </v:textbox>
          </v:rect>
        </w:pict>
      </w:r>
      <w:r>
        <w:rPr>
          <w:rFonts w:ascii="Arial" w:hAnsi="Arial" w:cs="Arial"/>
          <w:noProof/>
          <w:sz w:val="20"/>
          <w:szCs w:val="20"/>
          <w:lang w:eastAsia="fr-FR"/>
        </w:rPr>
        <w:drawing>
          <wp:anchor distT="0" distB="0" distL="114300" distR="114300" simplePos="0" relativeHeight="251663360" behindDoc="0" locked="0" layoutInCell="1" allowOverlap="1">
            <wp:simplePos x="0" y="0"/>
            <wp:positionH relativeFrom="column">
              <wp:posOffset>-786130</wp:posOffset>
            </wp:positionH>
            <wp:positionV relativeFrom="paragraph">
              <wp:posOffset>4667885</wp:posOffset>
            </wp:positionV>
            <wp:extent cx="7315200" cy="1714500"/>
            <wp:effectExtent l="19050" t="0" r="0" b="0"/>
            <wp:wrapNone/>
            <wp:docPr id="77" name="Image 65" descr="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Image1"/>
                    <pic:cNvPicPr>
                      <a:picLocks noChangeAspect="1" noChangeArrowheads="1"/>
                    </pic:cNvPicPr>
                  </pic:nvPicPr>
                  <pic:blipFill>
                    <a:blip r:embed="rId9" cstate="print"/>
                    <a:srcRect/>
                    <a:stretch>
                      <a:fillRect/>
                    </a:stretch>
                  </pic:blipFill>
                  <pic:spPr bwMode="auto">
                    <a:xfrm>
                      <a:off x="0" y="0"/>
                      <a:ext cx="7315200" cy="1714500"/>
                    </a:xfrm>
                    <a:prstGeom prst="rect">
                      <a:avLst/>
                    </a:prstGeom>
                    <a:noFill/>
                    <a:ln w="9525">
                      <a:noFill/>
                      <a:miter lim="800000"/>
                      <a:headEnd/>
                      <a:tailEnd/>
                    </a:ln>
                  </pic:spPr>
                </pic:pic>
              </a:graphicData>
            </a:graphic>
          </wp:anchor>
        </w:drawing>
      </w:r>
      <w:r w:rsidR="00D276D8">
        <w:rPr>
          <w:rFonts w:ascii="Arial" w:hAnsi="Arial" w:cs="Arial"/>
          <w:noProof/>
          <w:sz w:val="20"/>
          <w:szCs w:val="20"/>
        </w:rPr>
        <w:pict>
          <v:rect id="Rectangle 14" o:spid="_x0000_s1218" style="position:absolute;left:0;text-align:left;margin-left:-77.45pt;margin-top:119.45pt;width:603pt;height:405pt;z-index:251662336;visibility:visible;mso-position-horizontal-relative:text;mso-position-vertical-relative:text;v-text-anchor:middle" o:gfxdata="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" fillcolor="#223d5b" stroked="f" strokeweight="2pt">
            <v:textbox style="mso-next-textbox:#Rectangle 14;mso-rotate-with-shape:t">
              <w:txbxContent>
                <w:p w:rsidR="00BF1190" w:rsidRDefault="00BF1190" w:rsidP="00BF1190">
                  <w:pPr>
                    <w:autoSpaceDE w:val="0"/>
                    <w:autoSpaceDN w:val="0"/>
                    <w:adjustRightInd w:val="0"/>
                    <w:jc w:val="center"/>
                    <w:rPr>
                      <w:rFonts w:cs="Arial"/>
                      <w:color w:val="FFFFFF"/>
                      <w:sz w:val="36"/>
                      <w:szCs w:val="36"/>
                    </w:rPr>
                  </w:pPr>
                </w:p>
              </w:txbxContent>
            </v:textbox>
          </v:rect>
        </w:pict>
      </w: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spacing w:after="200" w:line="276" w:lineRule="auto"/>
        <w:jc w:val="left"/>
        <w:rPr>
          <w:b/>
          <w:color w:val="000078"/>
          <w:sz w:val="40"/>
        </w:rPr>
      </w:pPr>
      <w:r>
        <w:rPr>
          <w:b/>
          <w:color w:val="000078"/>
          <w:sz w:val="40"/>
        </w:rPr>
        <w:br w:type="page"/>
      </w:r>
    </w:p>
    <w:p w:rsidR="00BF1190" w:rsidRDefault="00BF1190" w:rsidP="00BF1190">
      <w:pPr>
        <w:jc w:val="center"/>
        <w:rPr>
          <w:b/>
          <w:color w:val="000078"/>
          <w:sz w:val="40"/>
        </w:rPr>
      </w:pPr>
    </w:p>
    <w:p w:rsidR="00BF1190" w:rsidRPr="007F0334" w:rsidRDefault="00BF1190" w:rsidP="00BF1190">
      <w:pPr>
        <w:jc w:val="right"/>
        <w:rPr>
          <w:rFonts w:ascii="Arial" w:hAnsi="Arial" w:cs="Arial"/>
          <w:b/>
          <w:color w:val="808080"/>
          <w:sz w:val="48"/>
          <w:szCs w:val="48"/>
        </w:rPr>
      </w:pPr>
      <w:r>
        <w:rPr>
          <w:rFonts w:ascii="Arial" w:hAnsi="Arial" w:cs="Arial"/>
          <w:b/>
          <w:color w:val="808080"/>
          <w:sz w:val="48"/>
          <w:szCs w:val="48"/>
        </w:rPr>
        <w:t>Editions successives</w:t>
      </w: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tbl>
      <w:tblPr>
        <w:tblW w:w="905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1204"/>
        <w:gridCol w:w="1022"/>
        <w:gridCol w:w="1530"/>
        <w:gridCol w:w="1559"/>
        <w:gridCol w:w="3742"/>
      </w:tblGrid>
      <w:tr w:rsidR="00BF1190" w:rsidTr="00FF3BBE">
        <w:trPr>
          <w:cantSplit/>
          <w:trHeight w:val="384"/>
        </w:trPr>
        <w:tc>
          <w:tcPr>
            <w:tcW w:w="1204" w:type="dxa"/>
            <w:shd w:val="clear" w:color="auto" w:fill="FFFFFF"/>
            <w:vAlign w:val="center"/>
          </w:tcPr>
          <w:p w:rsidR="00BF1190" w:rsidRPr="002A024C" w:rsidRDefault="00BF1190" w:rsidP="00FF3BBE">
            <w:pPr>
              <w:jc w:val="center"/>
              <w:rPr>
                <w:rFonts w:ascii="Arial" w:hAnsi="Arial" w:cs="Arial"/>
                <w:b/>
                <w:bCs/>
                <w:sz w:val="20"/>
                <w:szCs w:val="20"/>
                <w:lang w:val="en-GB"/>
              </w:rPr>
            </w:pPr>
            <w:r w:rsidRPr="002A024C">
              <w:rPr>
                <w:rFonts w:ascii="Arial" w:hAnsi="Arial" w:cs="Arial"/>
                <w:b/>
                <w:bCs/>
                <w:sz w:val="20"/>
                <w:szCs w:val="20"/>
                <w:lang w:val="en-GB"/>
              </w:rPr>
              <w:t>Version</w:t>
            </w:r>
          </w:p>
        </w:tc>
        <w:tc>
          <w:tcPr>
            <w:tcW w:w="1022" w:type="dxa"/>
            <w:shd w:val="clear" w:color="auto" w:fill="FFFFFF"/>
            <w:vAlign w:val="center"/>
          </w:tcPr>
          <w:p w:rsidR="00BF1190" w:rsidRPr="002A024C" w:rsidRDefault="00BF1190" w:rsidP="00FF3BBE">
            <w:pPr>
              <w:jc w:val="center"/>
              <w:rPr>
                <w:rFonts w:ascii="Arial" w:hAnsi="Arial" w:cs="Arial"/>
                <w:b/>
                <w:bCs/>
                <w:sz w:val="20"/>
                <w:szCs w:val="20"/>
              </w:rPr>
            </w:pPr>
            <w:r w:rsidRPr="002A024C">
              <w:rPr>
                <w:rFonts w:ascii="Arial" w:hAnsi="Arial" w:cs="Arial"/>
                <w:b/>
                <w:bCs/>
                <w:sz w:val="20"/>
                <w:szCs w:val="20"/>
              </w:rPr>
              <w:t>Pages</w:t>
            </w:r>
          </w:p>
        </w:tc>
        <w:tc>
          <w:tcPr>
            <w:tcW w:w="1530" w:type="dxa"/>
            <w:shd w:val="clear" w:color="auto" w:fill="FFFFFF"/>
            <w:vAlign w:val="center"/>
          </w:tcPr>
          <w:p w:rsidR="00BF1190" w:rsidRPr="002A024C" w:rsidRDefault="00BF1190" w:rsidP="00FF3BBE">
            <w:pPr>
              <w:jc w:val="center"/>
              <w:rPr>
                <w:rFonts w:ascii="Arial" w:hAnsi="Arial" w:cs="Arial"/>
                <w:b/>
                <w:bCs/>
                <w:sz w:val="20"/>
                <w:szCs w:val="20"/>
              </w:rPr>
            </w:pPr>
            <w:r w:rsidRPr="002A024C">
              <w:rPr>
                <w:rFonts w:ascii="Arial" w:hAnsi="Arial" w:cs="Arial"/>
                <w:b/>
                <w:bCs/>
                <w:sz w:val="20"/>
                <w:szCs w:val="20"/>
              </w:rPr>
              <w:t>Date</w:t>
            </w:r>
          </w:p>
        </w:tc>
        <w:tc>
          <w:tcPr>
            <w:tcW w:w="1559" w:type="dxa"/>
            <w:shd w:val="clear" w:color="auto" w:fill="FFFFFF"/>
            <w:vAlign w:val="center"/>
          </w:tcPr>
          <w:p w:rsidR="00BF1190" w:rsidRPr="002A024C" w:rsidRDefault="00BF1190" w:rsidP="00FF3BBE">
            <w:pPr>
              <w:jc w:val="center"/>
              <w:rPr>
                <w:rFonts w:ascii="Arial" w:hAnsi="Arial" w:cs="Arial"/>
                <w:b/>
                <w:bCs/>
                <w:sz w:val="20"/>
                <w:szCs w:val="20"/>
              </w:rPr>
            </w:pPr>
            <w:r w:rsidRPr="002A024C">
              <w:rPr>
                <w:rFonts w:ascii="Arial" w:hAnsi="Arial" w:cs="Arial"/>
                <w:b/>
                <w:bCs/>
                <w:sz w:val="20"/>
                <w:szCs w:val="20"/>
              </w:rPr>
              <w:t>Référence</w:t>
            </w:r>
          </w:p>
        </w:tc>
        <w:tc>
          <w:tcPr>
            <w:tcW w:w="3742" w:type="dxa"/>
            <w:shd w:val="clear" w:color="auto" w:fill="FFFFFF"/>
            <w:vAlign w:val="center"/>
          </w:tcPr>
          <w:p w:rsidR="00BF1190" w:rsidRPr="002A024C" w:rsidRDefault="00BF1190" w:rsidP="00FF3BBE">
            <w:pPr>
              <w:jc w:val="center"/>
              <w:rPr>
                <w:rFonts w:ascii="Arial" w:hAnsi="Arial" w:cs="Arial"/>
                <w:b/>
                <w:bCs/>
                <w:sz w:val="20"/>
                <w:szCs w:val="20"/>
              </w:rPr>
            </w:pPr>
            <w:r w:rsidRPr="002A024C">
              <w:rPr>
                <w:rFonts w:ascii="Arial" w:hAnsi="Arial" w:cs="Arial"/>
                <w:b/>
                <w:bCs/>
                <w:sz w:val="20"/>
                <w:szCs w:val="20"/>
              </w:rPr>
              <w:t>Document</w:t>
            </w:r>
          </w:p>
        </w:tc>
      </w:tr>
      <w:tr w:rsidR="00BF1190" w:rsidTr="00FF3BBE">
        <w:trPr>
          <w:cantSplit/>
          <w:trHeight w:val="352"/>
        </w:trPr>
        <w:tc>
          <w:tcPr>
            <w:tcW w:w="1204" w:type="dxa"/>
            <w:vAlign w:val="center"/>
          </w:tcPr>
          <w:p w:rsidR="00BF1190" w:rsidRDefault="00BF1190" w:rsidP="00FF3BBE">
            <w:pPr>
              <w:spacing w:before="40" w:after="40"/>
              <w:jc w:val="center"/>
            </w:pPr>
            <w:r>
              <w:t>0.6</w:t>
            </w:r>
          </w:p>
        </w:tc>
        <w:tc>
          <w:tcPr>
            <w:tcW w:w="1022" w:type="dxa"/>
            <w:vAlign w:val="center"/>
          </w:tcPr>
          <w:p w:rsidR="00BF1190" w:rsidRDefault="00BF1190" w:rsidP="00FF3BBE">
            <w:pPr>
              <w:spacing w:before="40" w:after="40"/>
              <w:jc w:val="center"/>
            </w:pPr>
            <w:r>
              <w:t>57</w:t>
            </w:r>
          </w:p>
        </w:tc>
        <w:tc>
          <w:tcPr>
            <w:tcW w:w="1530" w:type="dxa"/>
            <w:vAlign w:val="center"/>
          </w:tcPr>
          <w:p w:rsidR="00BF1190" w:rsidRDefault="00BF1190" w:rsidP="00FF3BBE">
            <w:pPr>
              <w:spacing w:before="40" w:after="40"/>
              <w:jc w:val="center"/>
            </w:pPr>
            <w:r>
              <w:t>04/08/2014</w:t>
            </w:r>
          </w:p>
        </w:tc>
        <w:tc>
          <w:tcPr>
            <w:tcW w:w="1559" w:type="dxa"/>
            <w:vAlign w:val="center"/>
          </w:tcPr>
          <w:p w:rsidR="00BF1190" w:rsidRDefault="00BF1190" w:rsidP="00FF3BBE">
            <w:pPr>
              <w:spacing w:before="40" w:after="40"/>
              <w:jc w:val="center"/>
            </w:pPr>
          </w:p>
        </w:tc>
        <w:tc>
          <w:tcPr>
            <w:tcW w:w="3742" w:type="dxa"/>
            <w:vAlign w:val="center"/>
          </w:tcPr>
          <w:p w:rsidR="00BF1190" w:rsidRDefault="00BF1190" w:rsidP="00FF3BBE">
            <w:pPr>
              <w:spacing w:before="40" w:after="40"/>
            </w:pPr>
          </w:p>
        </w:tc>
      </w:tr>
      <w:tr w:rsidR="00BF1190" w:rsidTr="00FF3BBE">
        <w:trPr>
          <w:cantSplit/>
          <w:trHeight w:val="352"/>
        </w:trPr>
        <w:tc>
          <w:tcPr>
            <w:tcW w:w="1204" w:type="dxa"/>
            <w:vAlign w:val="center"/>
          </w:tcPr>
          <w:p w:rsidR="00BF1190" w:rsidRDefault="00BF1190" w:rsidP="00FF3BBE">
            <w:pPr>
              <w:spacing w:before="40" w:after="40"/>
              <w:jc w:val="center"/>
            </w:pPr>
            <w:r>
              <w:t>0.7</w:t>
            </w:r>
          </w:p>
        </w:tc>
        <w:tc>
          <w:tcPr>
            <w:tcW w:w="1022" w:type="dxa"/>
            <w:vAlign w:val="center"/>
          </w:tcPr>
          <w:p w:rsidR="00BF1190" w:rsidRDefault="00D276D8" w:rsidP="00FF3BBE">
            <w:pPr>
              <w:spacing w:before="40" w:after="40"/>
              <w:jc w:val="center"/>
            </w:pPr>
            <w:fldSimple w:instr=" NUMPAGES ">
              <w:r w:rsidR="00BF1190">
                <w:rPr>
                  <w:noProof/>
                </w:rPr>
                <w:t>50</w:t>
              </w:r>
            </w:fldSimple>
          </w:p>
        </w:tc>
        <w:tc>
          <w:tcPr>
            <w:tcW w:w="1530" w:type="dxa"/>
            <w:vAlign w:val="center"/>
          </w:tcPr>
          <w:p w:rsidR="00BF1190" w:rsidRDefault="00BF1190" w:rsidP="00FF3BBE">
            <w:pPr>
              <w:spacing w:before="40" w:after="40"/>
              <w:jc w:val="center"/>
            </w:pPr>
            <w:r>
              <w:t>23/09/2016</w:t>
            </w:r>
          </w:p>
        </w:tc>
        <w:tc>
          <w:tcPr>
            <w:tcW w:w="1559" w:type="dxa"/>
            <w:vAlign w:val="center"/>
          </w:tcPr>
          <w:p w:rsidR="00BF1190" w:rsidRDefault="00BF1190" w:rsidP="00FF3BBE">
            <w:pPr>
              <w:spacing w:before="40" w:after="40"/>
              <w:jc w:val="center"/>
            </w:pPr>
          </w:p>
        </w:tc>
        <w:tc>
          <w:tcPr>
            <w:tcW w:w="3742" w:type="dxa"/>
            <w:vAlign w:val="center"/>
          </w:tcPr>
          <w:p w:rsidR="00BF1190" w:rsidRDefault="00BF1190" w:rsidP="00FF3BBE">
            <w:pPr>
              <w:pStyle w:val="Cellule"/>
              <w:keepNext w:val="0"/>
              <w:spacing w:before="40" w:after="40" w:line="240" w:lineRule="auto"/>
            </w:pPr>
          </w:p>
        </w:tc>
      </w:tr>
      <w:tr w:rsidR="00BF1190" w:rsidTr="00FF3BBE">
        <w:trPr>
          <w:cantSplit/>
          <w:trHeight w:val="352"/>
        </w:trPr>
        <w:tc>
          <w:tcPr>
            <w:tcW w:w="1204" w:type="dxa"/>
            <w:vAlign w:val="center"/>
          </w:tcPr>
          <w:p w:rsidR="00BF1190" w:rsidRDefault="00BF1190" w:rsidP="00FF3BBE">
            <w:pPr>
              <w:spacing w:before="40" w:after="40"/>
              <w:jc w:val="center"/>
            </w:pPr>
          </w:p>
        </w:tc>
        <w:tc>
          <w:tcPr>
            <w:tcW w:w="1022" w:type="dxa"/>
            <w:vAlign w:val="center"/>
          </w:tcPr>
          <w:p w:rsidR="00BF1190" w:rsidRDefault="00BF1190" w:rsidP="00FF3BBE">
            <w:pPr>
              <w:spacing w:before="40" w:after="40"/>
              <w:jc w:val="center"/>
            </w:pPr>
          </w:p>
        </w:tc>
        <w:tc>
          <w:tcPr>
            <w:tcW w:w="1530" w:type="dxa"/>
            <w:vAlign w:val="center"/>
          </w:tcPr>
          <w:p w:rsidR="00BF1190" w:rsidRDefault="00BF1190" w:rsidP="00FF3BBE">
            <w:pPr>
              <w:spacing w:before="40" w:after="40"/>
              <w:jc w:val="center"/>
            </w:pPr>
          </w:p>
        </w:tc>
        <w:tc>
          <w:tcPr>
            <w:tcW w:w="1559" w:type="dxa"/>
            <w:vAlign w:val="center"/>
          </w:tcPr>
          <w:p w:rsidR="00BF1190" w:rsidRDefault="00BF1190" w:rsidP="00FF3BBE">
            <w:pPr>
              <w:spacing w:before="40" w:after="40"/>
              <w:jc w:val="center"/>
            </w:pPr>
          </w:p>
        </w:tc>
        <w:tc>
          <w:tcPr>
            <w:tcW w:w="3742" w:type="dxa"/>
            <w:vAlign w:val="center"/>
          </w:tcPr>
          <w:p w:rsidR="00BF1190" w:rsidRDefault="00BF1190" w:rsidP="00FF3BBE">
            <w:pPr>
              <w:spacing w:before="40" w:after="40"/>
            </w:pPr>
          </w:p>
        </w:tc>
      </w:tr>
      <w:tr w:rsidR="00BF1190" w:rsidTr="00FF3BBE">
        <w:trPr>
          <w:cantSplit/>
          <w:trHeight w:val="352"/>
        </w:trPr>
        <w:tc>
          <w:tcPr>
            <w:tcW w:w="1204" w:type="dxa"/>
            <w:vAlign w:val="center"/>
          </w:tcPr>
          <w:p w:rsidR="00BF1190" w:rsidRDefault="00BF1190" w:rsidP="00FF3BBE">
            <w:pPr>
              <w:spacing w:before="40" w:after="40"/>
              <w:jc w:val="center"/>
            </w:pPr>
          </w:p>
        </w:tc>
        <w:tc>
          <w:tcPr>
            <w:tcW w:w="1022" w:type="dxa"/>
            <w:vAlign w:val="center"/>
          </w:tcPr>
          <w:p w:rsidR="00BF1190" w:rsidRDefault="00BF1190" w:rsidP="00FF3BBE">
            <w:pPr>
              <w:spacing w:before="40" w:after="40"/>
              <w:jc w:val="center"/>
            </w:pPr>
          </w:p>
        </w:tc>
        <w:tc>
          <w:tcPr>
            <w:tcW w:w="1530" w:type="dxa"/>
            <w:vAlign w:val="center"/>
          </w:tcPr>
          <w:p w:rsidR="00BF1190" w:rsidRDefault="00BF1190" w:rsidP="00FF3BBE">
            <w:pPr>
              <w:spacing w:before="40" w:after="40"/>
              <w:jc w:val="center"/>
            </w:pPr>
          </w:p>
        </w:tc>
        <w:tc>
          <w:tcPr>
            <w:tcW w:w="1559" w:type="dxa"/>
            <w:vAlign w:val="center"/>
          </w:tcPr>
          <w:p w:rsidR="00BF1190" w:rsidRDefault="00BF1190" w:rsidP="00FF3BBE">
            <w:pPr>
              <w:spacing w:before="40" w:after="40"/>
              <w:jc w:val="center"/>
            </w:pPr>
          </w:p>
        </w:tc>
        <w:tc>
          <w:tcPr>
            <w:tcW w:w="3742" w:type="dxa"/>
            <w:vAlign w:val="center"/>
          </w:tcPr>
          <w:p w:rsidR="00BF1190" w:rsidRDefault="00BF1190" w:rsidP="00FF3BBE">
            <w:pPr>
              <w:spacing w:before="40" w:after="40"/>
            </w:pPr>
          </w:p>
        </w:tc>
      </w:tr>
      <w:tr w:rsidR="00BF1190" w:rsidTr="00FF3BBE">
        <w:trPr>
          <w:cantSplit/>
          <w:trHeight w:val="352"/>
        </w:trPr>
        <w:tc>
          <w:tcPr>
            <w:tcW w:w="1204" w:type="dxa"/>
            <w:vAlign w:val="center"/>
          </w:tcPr>
          <w:p w:rsidR="00BF1190" w:rsidRDefault="00BF1190" w:rsidP="00FF3BBE">
            <w:pPr>
              <w:spacing w:before="40" w:after="40"/>
              <w:jc w:val="center"/>
            </w:pPr>
          </w:p>
        </w:tc>
        <w:tc>
          <w:tcPr>
            <w:tcW w:w="1022" w:type="dxa"/>
            <w:vAlign w:val="center"/>
          </w:tcPr>
          <w:p w:rsidR="00BF1190" w:rsidRDefault="00BF1190" w:rsidP="00FF3BBE">
            <w:pPr>
              <w:spacing w:before="40" w:after="40"/>
              <w:jc w:val="center"/>
            </w:pPr>
          </w:p>
        </w:tc>
        <w:tc>
          <w:tcPr>
            <w:tcW w:w="1530" w:type="dxa"/>
            <w:vAlign w:val="center"/>
          </w:tcPr>
          <w:p w:rsidR="00BF1190" w:rsidRDefault="00BF1190" w:rsidP="00FF3BBE">
            <w:pPr>
              <w:spacing w:before="40" w:after="40"/>
              <w:jc w:val="center"/>
            </w:pPr>
          </w:p>
        </w:tc>
        <w:tc>
          <w:tcPr>
            <w:tcW w:w="1559" w:type="dxa"/>
            <w:vAlign w:val="center"/>
          </w:tcPr>
          <w:p w:rsidR="00BF1190" w:rsidRDefault="00BF1190" w:rsidP="00FF3BBE">
            <w:pPr>
              <w:spacing w:before="40" w:after="40"/>
              <w:jc w:val="center"/>
            </w:pPr>
          </w:p>
        </w:tc>
        <w:tc>
          <w:tcPr>
            <w:tcW w:w="3742" w:type="dxa"/>
            <w:vAlign w:val="center"/>
          </w:tcPr>
          <w:p w:rsidR="00BF1190" w:rsidRDefault="00BF1190" w:rsidP="00FF3BBE">
            <w:pPr>
              <w:spacing w:before="40" w:after="40"/>
            </w:pPr>
          </w:p>
        </w:tc>
      </w:tr>
      <w:tr w:rsidR="00BF1190" w:rsidTr="00FF3BBE">
        <w:trPr>
          <w:cantSplit/>
          <w:trHeight w:val="336"/>
        </w:trPr>
        <w:tc>
          <w:tcPr>
            <w:tcW w:w="1204" w:type="dxa"/>
            <w:vAlign w:val="center"/>
          </w:tcPr>
          <w:p w:rsidR="00BF1190" w:rsidRDefault="00BF1190" w:rsidP="00FF3BBE">
            <w:pPr>
              <w:spacing w:before="40" w:after="40"/>
              <w:jc w:val="center"/>
            </w:pPr>
          </w:p>
        </w:tc>
        <w:tc>
          <w:tcPr>
            <w:tcW w:w="1022" w:type="dxa"/>
            <w:vAlign w:val="center"/>
          </w:tcPr>
          <w:p w:rsidR="00BF1190" w:rsidRDefault="00BF1190" w:rsidP="00FF3BBE">
            <w:pPr>
              <w:spacing w:before="40" w:after="40"/>
              <w:jc w:val="center"/>
            </w:pPr>
          </w:p>
        </w:tc>
        <w:tc>
          <w:tcPr>
            <w:tcW w:w="1530" w:type="dxa"/>
            <w:vAlign w:val="center"/>
          </w:tcPr>
          <w:p w:rsidR="00BF1190" w:rsidRDefault="00BF1190" w:rsidP="00FF3BBE">
            <w:pPr>
              <w:spacing w:before="40" w:after="40"/>
              <w:jc w:val="center"/>
            </w:pPr>
          </w:p>
        </w:tc>
        <w:tc>
          <w:tcPr>
            <w:tcW w:w="1559" w:type="dxa"/>
            <w:vAlign w:val="center"/>
          </w:tcPr>
          <w:p w:rsidR="00BF1190" w:rsidRDefault="00BF1190" w:rsidP="00FF3BBE">
            <w:pPr>
              <w:spacing w:before="40" w:after="40"/>
              <w:jc w:val="center"/>
            </w:pPr>
          </w:p>
        </w:tc>
        <w:tc>
          <w:tcPr>
            <w:tcW w:w="3742" w:type="dxa"/>
            <w:vAlign w:val="center"/>
          </w:tcPr>
          <w:p w:rsidR="00BF1190" w:rsidRDefault="00BF1190" w:rsidP="00FF3BBE">
            <w:pPr>
              <w:spacing w:before="40" w:after="40"/>
            </w:pPr>
          </w:p>
        </w:tc>
      </w:tr>
    </w:tbl>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tbl>
      <w:tblPr>
        <w:tblW w:w="9077"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tblPr>
      <w:tblGrid>
        <w:gridCol w:w="2225"/>
        <w:gridCol w:w="2734"/>
        <w:gridCol w:w="4118"/>
      </w:tblGrid>
      <w:tr w:rsidR="00BF1190" w:rsidTr="00FF3BBE">
        <w:trPr>
          <w:trHeight w:val="454"/>
        </w:trPr>
        <w:tc>
          <w:tcPr>
            <w:tcW w:w="2225" w:type="dxa"/>
            <w:shd w:val="clear" w:color="auto" w:fill="FFFFFF"/>
            <w:vAlign w:val="center"/>
          </w:tcPr>
          <w:p w:rsidR="00BF1190" w:rsidRPr="002A024C" w:rsidRDefault="00BF1190" w:rsidP="00FF3BBE">
            <w:pPr>
              <w:jc w:val="center"/>
              <w:rPr>
                <w:rFonts w:ascii="Arial" w:hAnsi="Arial" w:cs="Arial"/>
                <w:b/>
                <w:bCs/>
                <w:iCs/>
                <w:sz w:val="20"/>
                <w:szCs w:val="20"/>
              </w:rPr>
            </w:pPr>
            <w:r w:rsidRPr="002A024C">
              <w:rPr>
                <w:rFonts w:ascii="Arial" w:hAnsi="Arial" w:cs="Arial"/>
                <w:b/>
                <w:bCs/>
                <w:iCs/>
                <w:sz w:val="20"/>
                <w:szCs w:val="20"/>
              </w:rPr>
              <w:t>Version</w:t>
            </w:r>
          </w:p>
        </w:tc>
        <w:tc>
          <w:tcPr>
            <w:tcW w:w="2734" w:type="dxa"/>
            <w:shd w:val="clear" w:color="auto" w:fill="FFFFFF"/>
            <w:vAlign w:val="center"/>
          </w:tcPr>
          <w:p w:rsidR="00BF1190" w:rsidRPr="002A024C" w:rsidRDefault="00BF1190" w:rsidP="00FF3BBE">
            <w:pPr>
              <w:jc w:val="center"/>
              <w:rPr>
                <w:rFonts w:ascii="Arial" w:hAnsi="Arial" w:cs="Arial"/>
                <w:b/>
                <w:bCs/>
                <w:iCs/>
                <w:sz w:val="20"/>
                <w:szCs w:val="20"/>
              </w:rPr>
            </w:pPr>
            <w:r w:rsidRPr="002A024C">
              <w:rPr>
                <w:rFonts w:ascii="Arial" w:hAnsi="Arial" w:cs="Arial"/>
                <w:b/>
                <w:bCs/>
                <w:iCs/>
                <w:sz w:val="20"/>
                <w:szCs w:val="20"/>
              </w:rPr>
              <w:t>Pages modifiées</w:t>
            </w:r>
          </w:p>
        </w:tc>
        <w:tc>
          <w:tcPr>
            <w:tcW w:w="4118" w:type="dxa"/>
            <w:shd w:val="clear" w:color="auto" w:fill="FFFFFF"/>
            <w:vAlign w:val="center"/>
          </w:tcPr>
          <w:p w:rsidR="00BF1190" w:rsidRPr="002A024C" w:rsidRDefault="00BF1190" w:rsidP="00FF3BBE">
            <w:pPr>
              <w:jc w:val="center"/>
              <w:rPr>
                <w:rFonts w:ascii="Arial" w:hAnsi="Arial" w:cs="Arial"/>
                <w:b/>
                <w:bCs/>
                <w:iCs/>
                <w:sz w:val="20"/>
                <w:szCs w:val="20"/>
              </w:rPr>
            </w:pPr>
            <w:r w:rsidRPr="002A024C">
              <w:rPr>
                <w:rFonts w:ascii="Arial" w:hAnsi="Arial" w:cs="Arial"/>
                <w:b/>
                <w:bCs/>
                <w:iCs/>
                <w:sz w:val="20"/>
                <w:szCs w:val="20"/>
              </w:rPr>
              <w:t>Observations</w:t>
            </w:r>
          </w:p>
        </w:tc>
      </w:tr>
      <w:tr w:rsidR="00BF1190" w:rsidTr="00FF3BBE">
        <w:trPr>
          <w:trHeight w:val="454"/>
        </w:trPr>
        <w:tc>
          <w:tcPr>
            <w:tcW w:w="2225" w:type="dxa"/>
            <w:vAlign w:val="center"/>
          </w:tcPr>
          <w:p w:rsidR="00BF1190" w:rsidRDefault="00BF1190" w:rsidP="00FF3BBE">
            <w:pPr>
              <w:pStyle w:val="ZMODPied2CS"/>
              <w:spacing w:before="40" w:after="40"/>
              <w:rPr>
                <w:rFonts w:ascii="Garamond" w:hAnsi="Garamond"/>
              </w:rPr>
            </w:pPr>
            <w:r>
              <w:t>0.6</w:t>
            </w:r>
          </w:p>
        </w:tc>
        <w:tc>
          <w:tcPr>
            <w:tcW w:w="2734" w:type="dxa"/>
            <w:vAlign w:val="center"/>
          </w:tcPr>
          <w:p w:rsidR="00BF1190" w:rsidRDefault="00BF1190" w:rsidP="00FF3BBE">
            <w:pPr>
              <w:pStyle w:val="Notedefin"/>
              <w:spacing w:before="40" w:after="40"/>
              <w:jc w:val="center"/>
            </w:pPr>
          </w:p>
        </w:tc>
        <w:tc>
          <w:tcPr>
            <w:tcW w:w="4118" w:type="dxa"/>
            <w:vAlign w:val="center"/>
          </w:tcPr>
          <w:p w:rsidR="00BF1190" w:rsidRDefault="00BF1190" w:rsidP="00FF3BBE">
            <w:pPr>
              <w:spacing w:before="40" w:after="40"/>
              <w:jc w:val="center"/>
            </w:pPr>
            <w:proofErr w:type="spellStart"/>
            <w:r>
              <w:t>Integration</w:t>
            </w:r>
            <w:proofErr w:type="spellEnd"/>
            <w:r>
              <w:t xml:space="preserve"> </w:t>
            </w:r>
            <w:proofErr w:type="spellStart"/>
            <w:r>
              <w:t>modif</w:t>
            </w:r>
            <w:proofErr w:type="spellEnd"/>
            <w:r>
              <w:t xml:space="preserve"> JDD</w:t>
            </w:r>
          </w:p>
        </w:tc>
      </w:tr>
      <w:tr w:rsidR="00BF1190" w:rsidTr="00FF3BBE">
        <w:trPr>
          <w:trHeight w:val="454"/>
        </w:trPr>
        <w:tc>
          <w:tcPr>
            <w:tcW w:w="2225" w:type="dxa"/>
            <w:vAlign w:val="center"/>
          </w:tcPr>
          <w:p w:rsidR="00BF1190" w:rsidRDefault="00BF1190" w:rsidP="00FF3BBE">
            <w:pPr>
              <w:pStyle w:val="ZMODPied2CS"/>
              <w:spacing w:before="40" w:after="40"/>
            </w:pPr>
            <w:r>
              <w:t>0.7</w:t>
            </w:r>
          </w:p>
        </w:tc>
        <w:tc>
          <w:tcPr>
            <w:tcW w:w="2734" w:type="dxa"/>
            <w:vAlign w:val="center"/>
          </w:tcPr>
          <w:p w:rsidR="00BF1190" w:rsidRDefault="00BF1190" w:rsidP="00FF3BBE">
            <w:pPr>
              <w:pStyle w:val="Notedefin"/>
              <w:spacing w:before="40" w:after="40"/>
              <w:jc w:val="center"/>
            </w:pPr>
          </w:p>
        </w:tc>
        <w:tc>
          <w:tcPr>
            <w:tcW w:w="4118" w:type="dxa"/>
            <w:vAlign w:val="center"/>
          </w:tcPr>
          <w:p w:rsidR="00BF1190" w:rsidRDefault="00BF1190" w:rsidP="00FF3BBE">
            <w:pPr>
              <w:spacing w:before="40" w:after="40"/>
              <w:jc w:val="center"/>
            </w:pPr>
            <w:r>
              <w:t>Mise à jour par RKK</w:t>
            </w:r>
          </w:p>
        </w:tc>
      </w:tr>
    </w:tbl>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jc w:val="right"/>
        <w:rPr>
          <w:rFonts w:ascii="Arial" w:hAnsi="Arial" w:cs="Arial"/>
          <w:b/>
          <w:color w:val="808080"/>
          <w:sz w:val="48"/>
          <w:szCs w:val="48"/>
        </w:rPr>
      </w:pPr>
    </w:p>
    <w:p w:rsidR="00BF1190" w:rsidRDefault="00BF1190" w:rsidP="00BF1190">
      <w:pPr>
        <w:jc w:val="right"/>
        <w:rPr>
          <w:rFonts w:ascii="Arial" w:hAnsi="Arial" w:cs="Arial"/>
          <w:b/>
          <w:color w:val="808080"/>
          <w:sz w:val="48"/>
          <w:szCs w:val="48"/>
        </w:rPr>
      </w:pPr>
    </w:p>
    <w:p w:rsidR="00BF1190" w:rsidRPr="007F0334" w:rsidRDefault="00BF1190" w:rsidP="00BF1190">
      <w:pPr>
        <w:jc w:val="right"/>
        <w:rPr>
          <w:rFonts w:ascii="Arial" w:hAnsi="Arial" w:cs="Arial"/>
          <w:b/>
          <w:color w:val="808080"/>
          <w:sz w:val="48"/>
          <w:szCs w:val="48"/>
        </w:rPr>
      </w:pPr>
      <w:r>
        <w:rPr>
          <w:rFonts w:ascii="Arial" w:hAnsi="Arial" w:cs="Arial"/>
          <w:b/>
          <w:color w:val="808080"/>
          <w:sz w:val="48"/>
          <w:szCs w:val="48"/>
        </w:rPr>
        <w:t>Validation</w:t>
      </w: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tbl>
      <w:tblPr>
        <w:tblStyle w:val="Grilledutableau"/>
        <w:tblW w:w="9109" w:type="dxa"/>
        <w:tblLook w:val="01E0"/>
      </w:tblPr>
      <w:tblGrid>
        <w:gridCol w:w="1548"/>
        <w:gridCol w:w="2554"/>
        <w:gridCol w:w="3218"/>
        <w:gridCol w:w="1789"/>
      </w:tblGrid>
      <w:tr w:rsidR="00BF1190" w:rsidTr="00FF3BBE">
        <w:tc>
          <w:tcPr>
            <w:tcW w:w="1548" w:type="dxa"/>
            <w:tcBorders>
              <w:top w:val="nil"/>
              <w:left w:val="nil"/>
              <w:bottom w:val="single" w:sz="4" w:space="0" w:color="auto"/>
            </w:tcBorders>
            <w:vAlign w:val="center"/>
          </w:tcPr>
          <w:p w:rsidR="00BF1190" w:rsidRDefault="00BF1190" w:rsidP="00FF3BBE">
            <w:pPr>
              <w:rPr>
                <w:rFonts w:ascii="Arial" w:hAnsi="Arial" w:cs="Arial"/>
                <w:sz w:val="20"/>
                <w:szCs w:val="20"/>
              </w:rPr>
            </w:pPr>
          </w:p>
        </w:tc>
        <w:tc>
          <w:tcPr>
            <w:tcW w:w="2554" w:type="dxa"/>
            <w:shd w:val="clear" w:color="auto" w:fill="E6E6E6"/>
            <w:vAlign w:val="center"/>
          </w:tcPr>
          <w:p w:rsidR="00BF1190" w:rsidRPr="000B2832" w:rsidRDefault="00BF1190" w:rsidP="00FF3BBE">
            <w:pPr>
              <w:jc w:val="center"/>
              <w:rPr>
                <w:rFonts w:ascii="Arial" w:hAnsi="Arial" w:cs="Arial"/>
                <w:b/>
                <w:sz w:val="20"/>
                <w:szCs w:val="20"/>
              </w:rPr>
            </w:pPr>
            <w:r w:rsidRPr="000B2832">
              <w:rPr>
                <w:rFonts w:ascii="Arial" w:hAnsi="Arial" w:cs="Arial"/>
                <w:b/>
                <w:sz w:val="20"/>
                <w:szCs w:val="20"/>
              </w:rPr>
              <w:t>N</w:t>
            </w:r>
            <w:r>
              <w:rPr>
                <w:rFonts w:ascii="Arial" w:hAnsi="Arial" w:cs="Arial"/>
                <w:b/>
                <w:sz w:val="20"/>
                <w:szCs w:val="20"/>
              </w:rPr>
              <w:t>om</w:t>
            </w:r>
          </w:p>
        </w:tc>
        <w:tc>
          <w:tcPr>
            <w:tcW w:w="3218" w:type="dxa"/>
            <w:shd w:val="clear" w:color="auto" w:fill="E6E6E6"/>
            <w:vAlign w:val="center"/>
          </w:tcPr>
          <w:p w:rsidR="00BF1190" w:rsidRPr="000B2832" w:rsidRDefault="00BF1190" w:rsidP="00FF3BBE">
            <w:pPr>
              <w:jc w:val="center"/>
              <w:rPr>
                <w:rFonts w:ascii="Arial" w:hAnsi="Arial" w:cs="Arial"/>
                <w:b/>
                <w:sz w:val="20"/>
                <w:szCs w:val="20"/>
              </w:rPr>
            </w:pPr>
            <w:r w:rsidRPr="000B2832">
              <w:rPr>
                <w:rFonts w:ascii="Arial" w:hAnsi="Arial" w:cs="Arial"/>
                <w:b/>
                <w:sz w:val="20"/>
                <w:szCs w:val="20"/>
              </w:rPr>
              <w:t>Position</w:t>
            </w:r>
          </w:p>
        </w:tc>
        <w:tc>
          <w:tcPr>
            <w:tcW w:w="1789" w:type="dxa"/>
            <w:shd w:val="clear" w:color="auto" w:fill="E6E6E6"/>
            <w:vAlign w:val="center"/>
          </w:tcPr>
          <w:p w:rsidR="00BF1190" w:rsidRPr="000B2832" w:rsidRDefault="00BF1190" w:rsidP="00FF3BBE">
            <w:pPr>
              <w:jc w:val="center"/>
              <w:rPr>
                <w:rFonts w:ascii="Arial" w:hAnsi="Arial" w:cs="Arial"/>
                <w:b/>
                <w:sz w:val="20"/>
                <w:szCs w:val="20"/>
              </w:rPr>
            </w:pPr>
            <w:r w:rsidRPr="000B2832">
              <w:rPr>
                <w:rFonts w:ascii="Arial" w:hAnsi="Arial" w:cs="Arial"/>
                <w:b/>
                <w:sz w:val="20"/>
                <w:szCs w:val="20"/>
              </w:rPr>
              <w:t>Signature</w:t>
            </w:r>
          </w:p>
        </w:tc>
      </w:tr>
      <w:tr w:rsidR="00BF1190" w:rsidTr="00FF3BBE">
        <w:tc>
          <w:tcPr>
            <w:tcW w:w="1548" w:type="dxa"/>
            <w:shd w:val="clear" w:color="auto" w:fill="E6E6E6"/>
            <w:vAlign w:val="center"/>
          </w:tcPr>
          <w:p w:rsidR="00BF1190" w:rsidRDefault="00BF1190" w:rsidP="00FF3BBE">
            <w:pPr>
              <w:jc w:val="center"/>
              <w:rPr>
                <w:rFonts w:ascii="Arial" w:hAnsi="Arial" w:cs="Arial"/>
                <w:b/>
                <w:sz w:val="20"/>
                <w:szCs w:val="20"/>
              </w:rPr>
            </w:pPr>
          </w:p>
          <w:p w:rsidR="00BF1190" w:rsidRDefault="00BF1190" w:rsidP="00FF3BBE">
            <w:pPr>
              <w:jc w:val="center"/>
              <w:rPr>
                <w:rFonts w:ascii="Arial" w:hAnsi="Arial" w:cs="Arial"/>
                <w:b/>
                <w:sz w:val="20"/>
                <w:szCs w:val="20"/>
              </w:rPr>
            </w:pPr>
            <w:r>
              <w:rPr>
                <w:rFonts w:ascii="Arial" w:hAnsi="Arial" w:cs="Arial"/>
                <w:b/>
                <w:sz w:val="20"/>
                <w:szCs w:val="20"/>
              </w:rPr>
              <w:t>Rédigé par</w:t>
            </w:r>
          </w:p>
          <w:p w:rsidR="00BF1190" w:rsidRPr="00AD3656" w:rsidRDefault="00BF1190" w:rsidP="00FF3BBE">
            <w:pPr>
              <w:jc w:val="center"/>
              <w:rPr>
                <w:rFonts w:ascii="Arial" w:hAnsi="Arial" w:cs="Arial"/>
                <w:b/>
                <w:sz w:val="20"/>
                <w:szCs w:val="20"/>
              </w:rPr>
            </w:pPr>
          </w:p>
        </w:tc>
        <w:tc>
          <w:tcPr>
            <w:tcW w:w="2554" w:type="dxa"/>
            <w:vAlign w:val="center"/>
          </w:tcPr>
          <w:p w:rsidR="00BF1190" w:rsidRDefault="00BF1190" w:rsidP="00FF3BBE">
            <w:pPr>
              <w:jc w:val="center"/>
              <w:rPr>
                <w:rFonts w:ascii="Arial" w:hAnsi="Arial" w:cs="Arial"/>
                <w:sz w:val="20"/>
                <w:szCs w:val="20"/>
              </w:rPr>
            </w:pPr>
            <w:r>
              <w:rPr>
                <w:rFonts w:ascii="Arial" w:hAnsi="Arial" w:cs="Arial"/>
                <w:sz w:val="20"/>
                <w:szCs w:val="20"/>
              </w:rPr>
              <w:t xml:space="preserve">Dorian </w:t>
            </w:r>
            <w:proofErr w:type="spellStart"/>
            <w:r>
              <w:rPr>
                <w:rFonts w:ascii="Arial" w:hAnsi="Arial" w:cs="Arial"/>
                <w:sz w:val="20"/>
                <w:szCs w:val="20"/>
              </w:rPr>
              <w:t>Djadavjee</w:t>
            </w:r>
            <w:proofErr w:type="spellEnd"/>
          </w:p>
        </w:tc>
        <w:tc>
          <w:tcPr>
            <w:tcW w:w="3218" w:type="dxa"/>
            <w:vAlign w:val="center"/>
          </w:tcPr>
          <w:p w:rsidR="00BF1190" w:rsidRDefault="00BF1190" w:rsidP="00FF3BBE">
            <w:pPr>
              <w:jc w:val="center"/>
              <w:rPr>
                <w:rFonts w:ascii="Arial" w:hAnsi="Arial" w:cs="Arial"/>
                <w:sz w:val="20"/>
                <w:szCs w:val="20"/>
              </w:rPr>
            </w:pPr>
          </w:p>
        </w:tc>
        <w:tc>
          <w:tcPr>
            <w:tcW w:w="1789" w:type="dxa"/>
            <w:vAlign w:val="center"/>
          </w:tcPr>
          <w:p w:rsidR="00BF1190" w:rsidRDefault="00BF1190" w:rsidP="00FF3BBE">
            <w:pPr>
              <w:rPr>
                <w:rFonts w:ascii="Arial" w:hAnsi="Arial" w:cs="Arial"/>
                <w:sz w:val="20"/>
                <w:szCs w:val="20"/>
              </w:rPr>
            </w:pPr>
          </w:p>
        </w:tc>
      </w:tr>
      <w:tr w:rsidR="00BF1190" w:rsidTr="00FF3BBE">
        <w:tc>
          <w:tcPr>
            <w:tcW w:w="1548" w:type="dxa"/>
            <w:shd w:val="clear" w:color="auto" w:fill="E6E6E6"/>
            <w:vAlign w:val="center"/>
          </w:tcPr>
          <w:p w:rsidR="00BF1190" w:rsidRDefault="00BF1190" w:rsidP="00FF3BBE">
            <w:pPr>
              <w:jc w:val="center"/>
              <w:rPr>
                <w:rFonts w:ascii="Arial" w:hAnsi="Arial" w:cs="Arial"/>
                <w:b/>
                <w:sz w:val="20"/>
                <w:szCs w:val="20"/>
              </w:rPr>
            </w:pPr>
          </w:p>
          <w:p w:rsidR="00BF1190" w:rsidRDefault="00BF1190" w:rsidP="00FF3BBE">
            <w:pPr>
              <w:jc w:val="center"/>
              <w:rPr>
                <w:rFonts w:ascii="Arial" w:hAnsi="Arial" w:cs="Arial"/>
                <w:b/>
                <w:sz w:val="20"/>
                <w:szCs w:val="20"/>
              </w:rPr>
            </w:pPr>
            <w:r>
              <w:rPr>
                <w:rFonts w:ascii="Arial" w:hAnsi="Arial" w:cs="Arial"/>
                <w:b/>
                <w:sz w:val="20"/>
                <w:szCs w:val="20"/>
              </w:rPr>
              <w:t>Vérifié par</w:t>
            </w:r>
          </w:p>
          <w:p w:rsidR="00BF1190" w:rsidRPr="00AD3656" w:rsidRDefault="00BF1190" w:rsidP="00FF3BBE">
            <w:pPr>
              <w:jc w:val="center"/>
              <w:rPr>
                <w:rFonts w:ascii="Arial" w:hAnsi="Arial" w:cs="Arial"/>
                <w:b/>
                <w:sz w:val="20"/>
                <w:szCs w:val="20"/>
              </w:rPr>
            </w:pPr>
          </w:p>
        </w:tc>
        <w:tc>
          <w:tcPr>
            <w:tcW w:w="2554" w:type="dxa"/>
            <w:vAlign w:val="center"/>
          </w:tcPr>
          <w:p w:rsidR="00BF1190" w:rsidRDefault="00BF1190" w:rsidP="00FF3BBE">
            <w:pPr>
              <w:jc w:val="center"/>
              <w:rPr>
                <w:rFonts w:ascii="Arial" w:hAnsi="Arial" w:cs="Arial"/>
                <w:sz w:val="20"/>
                <w:szCs w:val="20"/>
              </w:rPr>
            </w:pPr>
            <w:r>
              <w:rPr>
                <w:rFonts w:ascii="Arial" w:hAnsi="Arial" w:cs="Arial"/>
                <w:sz w:val="20"/>
                <w:szCs w:val="20"/>
              </w:rPr>
              <w:t>Quentin Brun</w:t>
            </w:r>
          </w:p>
        </w:tc>
        <w:tc>
          <w:tcPr>
            <w:tcW w:w="3218" w:type="dxa"/>
            <w:vAlign w:val="center"/>
          </w:tcPr>
          <w:p w:rsidR="00BF1190" w:rsidRDefault="00BF1190" w:rsidP="00FF3BBE">
            <w:pPr>
              <w:jc w:val="center"/>
              <w:rPr>
                <w:rFonts w:ascii="Arial" w:hAnsi="Arial" w:cs="Arial"/>
                <w:sz w:val="20"/>
                <w:szCs w:val="20"/>
              </w:rPr>
            </w:pPr>
          </w:p>
        </w:tc>
        <w:tc>
          <w:tcPr>
            <w:tcW w:w="1789" w:type="dxa"/>
            <w:vAlign w:val="center"/>
          </w:tcPr>
          <w:p w:rsidR="00BF1190" w:rsidRDefault="00BF1190" w:rsidP="00FF3BBE">
            <w:pPr>
              <w:rPr>
                <w:rFonts w:ascii="Arial" w:hAnsi="Arial" w:cs="Arial"/>
                <w:sz w:val="20"/>
                <w:szCs w:val="20"/>
              </w:rPr>
            </w:pPr>
          </w:p>
        </w:tc>
      </w:tr>
      <w:tr w:rsidR="00BF1190" w:rsidTr="00FF3BBE">
        <w:tc>
          <w:tcPr>
            <w:tcW w:w="1548" w:type="dxa"/>
            <w:shd w:val="clear" w:color="auto" w:fill="E6E6E6"/>
            <w:vAlign w:val="center"/>
          </w:tcPr>
          <w:p w:rsidR="00BF1190" w:rsidRDefault="00BF1190" w:rsidP="00FF3BBE">
            <w:pPr>
              <w:jc w:val="center"/>
              <w:rPr>
                <w:rFonts w:ascii="Arial" w:hAnsi="Arial" w:cs="Arial"/>
                <w:b/>
                <w:sz w:val="20"/>
                <w:szCs w:val="20"/>
              </w:rPr>
            </w:pPr>
          </w:p>
          <w:p w:rsidR="00BF1190" w:rsidRDefault="00BF1190" w:rsidP="00FF3BBE">
            <w:pPr>
              <w:jc w:val="center"/>
              <w:rPr>
                <w:rFonts w:ascii="Arial" w:hAnsi="Arial" w:cs="Arial"/>
                <w:b/>
                <w:sz w:val="20"/>
                <w:szCs w:val="20"/>
              </w:rPr>
            </w:pPr>
            <w:r>
              <w:rPr>
                <w:rFonts w:ascii="Arial" w:hAnsi="Arial" w:cs="Arial"/>
                <w:b/>
                <w:sz w:val="20"/>
                <w:szCs w:val="20"/>
              </w:rPr>
              <w:t>Approuvé par</w:t>
            </w:r>
          </w:p>
          <w:p w:rsidR="00BF1190" w:rsidRPr="00AD3656" w:rsidRDefault="00BF1190" w:rsidP="00FF3BBE">
            <w:pPr>
              <w:jc w:val="center"/>
              <w:rPr>
                <w:rFonts w:ascii="Arial" w:hAnsi="Arial" w:cs="Arial"/>
                <w:b/>
                <w:sz w:val="20"/>
                <w:szCs w:val="20"/>
              </w:rPr>
            </w:pPr>
          </w:p>
        </w:tc>
        <w:tc>
          <w:tcPr>
            <w:tcW w:w="2554" w:type="dxa"/>
            <w:vAlign w:val="center"/>
          </w:tcPr>
          <w:p w:rsidR="00BF1190" w:rsidRDefault="00BF1190" w:rsidP="00FF3BBE">
            <w:pPr>
              <w:jc w:val="center"/>
              <w:rPr>
                <w:rFonts w:ascii="Arial" w:hAnsi="Arial" w:cs="Arial"/>
                <w:sz w:val="20"/>
                <w:szCs w:val="20"/>
              </w:rPr>
            </w:pPr>
          </w:p>
          <w:p w:rsidR="00BF1190" w:rsidRDefault="00BF1190" w:rsidP="00FF3BBE">
            <w:pPr>
              <w:jc w:val="center"/>
              <w:rPr>
                <w:rFonts w:ascii="Arial" w:hAnsi="Arial" w:cs="Arial"/>
                <w:sz w:val="20"/>
                <w:szCs w:val="20"/>
              </w:rPr>
            </w:pPr>
          </w:p>
        </w:tc>
        <w:tc>
          <w:tcPr>
            <w:tcW w:w="3218" w:type="dxa"/>
            <w:vAlign w:val="center"/>
          </w:tcPr>
          <w:p w:rsidR="00BF1190" w:rsidRDefault="00BF1190" w:rsidP="00FF3BBE">
            <w:pPr>
              <w:jc w:val="center"/>
              <w:rPr>
                <w:rFonts w:ascii="Arial" w:hAnsi="Arial" w:cs="Arial"/>
                <w:sz w:val="20"/>
                <w:szCs w:val="20"/>
              </w:rPr>
            </w:pPr>
          </w:p>
          <w:p w:rsidR="00BF1190" w:rsidRDefault="00BF1190" w:rsidP="00FF3BBE">
            <w:pPr>
              <w:jc w:val="center"/>
              <w:rPr>
                <w:rFonts w:ascii="Arial" w:hAnsi="Arial" w:cs="Arial"/>
                <w:sz w:val="20"/>
                <w:szCs w:val="20"/>
              </w:rPr>
            </w:pPr>
          </w:p>
        </w:tc>
        <w:tc>
          <w:tcPr>
            <w:tcW w:w="1789" w:type="dxa"/>
            <w:vAlign w:val="center"/>
          </w:tcPr>
          <w:p w:rsidR="00BF1190" w:rsidRDefault="00BF1190" w:rsidP="00FF3BBE">
            <w:pPr>
              <w:rPr>
                <w:rFonts w:ascii="Arial" w:hAnsi="Arial" w:cs="Arial"/>
                <w:sz w:val="20"/>
                <w:szCs w:val="20"/>
              </w:rPr>
            </w:pPr>
          </w:p>
        </w:tc>
      </w:tr>
    </w:tbl>
    <w:p w:rsidR="00BF1190" w:rsidRDefault="00BF1190" w:rsidP="00BF1190">
      <w:pPr>
        <w:rPr>
          <w:rFonts w:ascii="Arial" w:hAnsi="Arial" w:cs="Arial"/>
          <w:sz w:val="20"/>
          <w:szCs w:val="20"/>
        </w:rPr>
      </w:pPr>
    </w:p>
    <w:p w:rsidR="00BF1190" w:rsidRDefault="00BF1190" w:rsidP="00BF1190">
      <w:pPr>
        <w:rPr>
          <w:rFonts w:ascii="Arial" w:hAnsi="Arial" w:cs="Arial"/>
          <w:sz w:val="20"/>
          <w:szCs w:val="20"/>
        </w:rPr>
      </w:pPr>
    </w:p>
    <w:p w:rsidR="00BF1190" w:rsidRDefault="00BF1190" w:rsidP="00BF1190">
      <w:pPr>
        <w:jc w:val="center"/>
        <w:rPr>
          <w:b/>
          <w:color w:val="000078"/>
          <w:sz w:val="40"/>
        </w:rPr>
      </w:pPr>
    </w:p>
    <w:p w:rsidR="00BF1190" w:rsidRDefault="00BF1190" w:rsidP="00BF1190">
      <w:pPr>
        <w:spacing w:after="200" w:line="276" w:lineRule="auto"/>
        <w:jc w:val="left"/>
        <w:rPr>
          <w:b/>
          <w:color w:val="000078"/>
          <w:sz w:val="40"/>
        </w:rPr>
      </w:pPr>
      <w:r>
        <w:rPr>
          <w:b/>
          <w:color w:val="000078"/>
          <w:sz w:val="40"/>
        </w:rPr>
        <w:br w:type="page"/>
      </w:r>
    </w:p>
    <w:p w:rsidR="00BF1190" w:rsidRDefault="00BF1190" w:rsidP="00BF1190">
      <w:pPr>
        <w:jc w:val="right"/>
        <w:rPr>
          <w:rFonts w:ascii="Arial" w:eastAsia="Times New Roman" w:hAnsi="Arial" w:cs="Arial"/>
          <w:b/>
          <w:color w:val="808080"/>
          <w:sz w:val="48"/>
          <w:szCs w:val="48"/>
          <w:lang w:eastAsia="fr-FR"/>
        </w:rPr>
      </w:pPr>
    </w:p>
    <w:p w:rsidR="00BF1190" w:rsidRDefault="00BF1190" w:rsidP="00BF1190">
      <w:pPr>
        <w:jc w:val="right"/>
        <w:rPr>
          <w:rFonts w:ascii="Arial" w:eastAsia="Times New Roman" w:hAnsi="Arial" w:cs="Arial"/>
          <w:b/>
          <w:color w:val="808080"/>
          <w:sz w:val="48"/>
          <w:szCs w:val="48"/>
          <w:lang w:eastAsia="fr-FR"/>
        </w:rPr>
      </w:pPr>
      <w:r w:rsidRPr="0042493F">
        <w:rPr>
          <w:rFonts w:ascii="Arial" w:eastAsia="Times New Roman" w:hAnsi="Arial" w:cs="Arial"/>
          <w:b/>
          <w:color w:val="808080"/>
          <w:sz w:val="48"/>
          <w:szCs w:val="48"/>
          <w:lang w:eastAsia="fr-FR"/>
        </w:rPr>
        <w:t>Sommaire</w:t>
      </w:r>
    </w:p>
    <w:p w:rsidR="00BF1190" w:rsidRPr="0042493F" w:rsidRDefault="00BF1190" w:rsidP="00BF1190">
      <w:pPr>
        <w:jc w:val="right"/>
        <w:rPr>
          <w:rFonts w:ascii="Arial" w:eastAsia="Times New Roman" w:hAnsi="Arial" w:cs="Arial"/>
          <w:b/>
          <w:color w:val="808080"/>
          <w:sz w:val="40"/>
          <w:szCs w:val="48"/>
          <w:lang w:eastAsia="fr-FR"/>
        </w:rPr>
      </w:pPr>
    </w:p>
    <w:sdt>
      <w:sdtPr>
        <w:rPr>
          <w:rFonts w:cstheme="minorBidi"/>
          <w:b w:val="0"/>
          <w:color w:val="auto"/>
          <w:sz w:val="22"/>
          <w:szCs w:val="22"/>
        </w:rPr>
        <w:id w:val="5635945"/>
        <w:docPartObj>
          <w:docPartGallery w:val="Table of Contents"/>
          <w:docPartUnique/>
        </w:docPartObj>
      </w:sdtPr>
      <w:sdtContent>
        <w:p w:rsidR="00BF1190" w:rsidRDefault="00BF1190" w:rsidP="00BF1190">
          <w:pPr>
            <w:pStyle w:val="En-ttedetabledesmatires"/>
            <w:numPr>
              <w:ilvl w:val="0"/>
              <w:numId w:val="0"/>
            </w:numPr>
            <w:ind w:left="360"/>
          </w:pPr>
        </w:p>
        <w:p w:rsidR="00C156AC" w:rsidRDefault="00D276D8">
          <w:pPr>
            <w:pStyle w:val="TM1"/>
            <w:tabs>
              <w:tab w:val="left" w:pos="440"/>
              <w:tab w:val="right" w:leader="dot" w:pos="9062"/>
            </w:tabs>
            <w:rPr>
              <w:rFonts w:eastAsiaTheme="minorEastAsia"/>
              <w:b w:val="0"/>
              <w:bCs w:val="0"/>
              <w:i w:val="0"/>
              <w:iCs w:val="0"/>
              <w:noProof/>
              <w:sz w:val="22"/>
              <w:szCs w:val="22"/>
              <w:lang w:eastAsia="fr-FR"/>
            </w:rPr>
          </w:pPr>
          <w:r w:rsidRPr="00D276D8">
            <w:fldChar w:fldCharType="begin"/>
          </w:r>
          <w:r w:rsidR="00BF1190">
            <w:instrText xml:space="preserve"> TOC \o "1-3" \h \z \u </w:instrText>
          </w:r>
          <w:r w:rsidRPr="00D276D8">
            <w:fldChar w:fldCharType="separate"/>
          </w:r>
          <w:hyperlink w:anchor="_Toc462985368" w:history="1">
            <w:r w:rsidR="00C156AC" w:rsidRPr="007B4947">
              <w:rPr>
                <w:rStyle w:val="Lienhypertexte"/>
                <w:noProof/>
              </w:rPr>
              <w:t>1.</w:t>
            </w:r>
            <w:r w:rsidR="00C156AC">
              <w:rPr>
                <w:rFonts w:eastAsiaTheme="minorEastAsia"/>
                <w:b w:val="0"/>
                <w:bCs w:val="0"/>
                <w:i w:val="0"/>
                <w:iCs w:val="0"/>
                <w:noProof/>
                <w:sz w:val="22"/>
                <w:szCs w:val="22"/>
                <w:lang w:eastAsia="fr-FR"/>
              </w:rPr>
              <w:tab/>
            </w:r>
            <w:r w:rsidR="00C156AC" w:rsidRPr="007B4947">
              <w:rPr>
                <w:rStyle w:val="Lienhypertexte"/>
                <w:noProof/>
              </w:rPr>
              <w:t>Introduction</w:t>
            </w:r>
            <w:r w:rsidR="00C156AC">
              <w:rPr>
                <w:noProof/>
                <w:webHidden/>
              </w:rPr>
              <w:tab/>
            </w:r>
            <w:r w:rsidR="00C156AC">
              <w:rPr>
                <w:noProof/>
                <w:webHidden/>
              </w:rPr>
              <w:fldChar w:fldCharType="begin"/>
            </w:r>
            <w:r w:rsidR="00C156AC">
              <w:rPr>
                <w:noProof/>
                <w:webHidden/>
              </w:rPr>
              <w:instrText xml:space="preserve"> PAGEREF _Toc462985368 \h </w:instrText>
            </w:r>
            <w:r w:rsidR="00C156AC">
              <w:rPr>
                <w:noProof/>
                <w:webHidden/>
              </w:rPr>
            </w:r>
            <w:r w:rsidR="00C156AC">
              <w:rPr>
                <w:noProof/>
                <w:webHidden/>
              </w:rPr>
              <w:fldChar w:fldCharType="separate"/>
            </w:r>
            <w:r w:rsidR="00C156AC">
              <w:rPr>
                <w:noProof/>
                <w:webHidden/>
              </w:rPr>
              <w:t>5</w:t>
            </w:r>
            <w:r w:rsidR="00C156AC">
              <w:rPr>
                <w:noProof/>
                <w:webHidden/>
              </w:rPr>
              <w:fldChar w:fldCharType="end"/>
            </w:r>
          </w:hyperlink>
        </w:p>
        <w:p w:rsidR="00C156AC" w:rsidRDefault="00C156AC">
          <w:pPr>
            <w:pStyle w:val="TM1"/>
            <w:tabs>
              <w:tab w:val="left" w:pos="440"/>
              <w:tab w:val="right" w:leader="dot" w:pos="9062"/>
            </w:tabs>
            <w:rPr>
              <w:rFonts w:eastAsiaTheme="minorEastAsia"/>
              <w:b w:val="0"/>
              <w:bCs w:val="0"/>
              <w:i w:val="0"/>
              <w:iCs w:val="0"/>
              <w:noProof/>
              <w:sz w:val="22"/>
              <w:szCs w:val="22"/>
              <w:lang w:eastAsia="fr-FR"/>
            </w:rPr>
          </w:pPr>
          <w:hyperlink w:anchor="_Toc462985371" w:history="1">
            <w:r w:rsidRPr="007B4947">
              <w:rPr>
                <w:rStyle w:val="Lienhypertexte"/>
                <w:noProof/>
              </w:rPr>
              <w:t>2.</w:t>
            </w:r>
            <w:r>
              <w:rPr>
                <w:rFonts w:eastAsiaTheme="minorEastAsia"/>
                <w:b w:val="0"/>
                <w:bCs w:val="0"/>
                <w:i w:val="0"/>
                <w:iCs w:val="0"/>
                <w:noProof/>
                <w:sz w:val="22"/>
                <w:szCs w:val="22"/>
                <w:lang w:eastAsia="fr-FR"/>
              </w:rPr>
              <w:tab/>
            </w:r>
            <w:r w:rsidRPr="007B4947">
              <w:rPr>
                <w:rStyle w:val="Lienhypertexte"/>
                <w:noProof/>
              </w:rPr>
              <w:t>Mise en place de l'environnement de développement</w:t>
            </w:r>
            <w:r>
              <w:rPr>
                <w:noProof/>
                <w:webHidden/>
              </w:rPr>
              <w:tab/>
            </w:r>
            <w:r>
              <w:rPr>
                <w:noProof/>
                <w:webHidden/>
              </w:rPr>
              <w:fldChar w:fldCharType="begin"/>
            </w:r>
            <w:r>
              <w:rPr>
                <w:noProof/>
                <w:webHidden/>
              </w:rPr>
              <w:instrText xml:space="preserve"> PAGEREF _Toc462985371 \h </w:instrText>
            </w:r>
            <w:r>
              <w:rPr>
                <w:noProof/>
                <w:webHidden/>
              </w:rPr>
            </w:r>
            <w:r>
              <w:rPr>
                <w:noProof/>
                <w:webHidden/>
              </w:rPr>
              <w:fldChar w:fldCharType="separate"/>
            </w:r>
            <w:r>
              <w:rPr>
                <w:noProof/>
                <w:webHidden/>
              </w:rPr>
              <w:t>5</w:t>
            </w:r>
            <w:r>
              <w:rPr>
                <w:noProof/>
                <w:webHidden/>
              </w:rPr>
              <w:fldChar w:fldCharType="end"/>
            </w:r>
          </w:hyperlink>
        </w:p>
        <w:p w:rsidR="00C156AC" w:rsidRDefault="00C156AC">
          <w:pPr>
            <w:pStyle w:val="TM1"/>
            <w:tabs>
              <w:tab w:val="left" w:pos="440"/>
              <w:tab w:val="right" w:leader="dot" w:pos="9062"/>
            </w:tabs>
            <w:rPr>
              <w:rFonts w:eastAsiaTheme="minorEastAsia"/>
              <w:b w:val="0"/>
              <w:bCs w:val="0"/>
              <w:i w:val="0"/>
              <w:iCs w:val="0"/>
              <w:noProof/>
              <w:sz w:val="22"/>
              <w:szCs w:val="22"/>
              <w:lang w:eastAsia="fr-FR"/>
            </w:rPr>
          </w:pPr>
          <w:hyperlink w:anchor="_Toc462985373" w:history="1">
            <w:r w:rsidRPr="007B4947">
              <w:rPr>
                <w:rStyle w:val="Lienhypertexte"/>
                <w:noProof/>
              </w:rPr>
              <w:t>3.</w:t>
            </w:r>
            <w:r>
              <w:rPr>
                <w:rFonts w:eastAsiaTheme="minorEastAsia"/>
                <w:b w:val="0"/>
                <w:bCs w:val="0"/>
                <w:i w:val="0"/>
                <w:iCs w:val="0"/>
                <w:noProof/>
                <w:sz w:val="22"/>
                <w:szCs w:val="22"/>
                <w:lang w:eastAsia="fr-FR"/>
              </w:rPr>
              <w:tab/>
            </w:r>
            <w:r w:rsidRPr="007B4947">
              <w:rPr>
                <w:rStyle w:val="Lienhypertexte"/>
                <w:noProof/>
              </w:rPr>
              <w:t>Programme de la formation</w:t>
            </w:r>
            <w:r>
              <w:rPr>
                <w:noProof/>
                <w:webHidden/>
              </w:rPr>
              <w:tab/>
            </w:r>
            <w:r>
              <w:rPr>
                <w:noProof/>
                <w:webHidden/>
              </w:rPr>
              <w:fldChar w:fldCharType="begin"/>
            </w:r>
            <w:r>
              <w:rPr>
                <w:noProof/>
                <w:webHidden/>
              </w:rPr>
              <w:instrText xml:space="preserve"> PAGEREF _Toc462985373 \h </w:instrText>
            </w:r>
            <w:r>
              <w:rPr>
                <w:noProof/>
                <w:webHidden/>
              </w:rPr>
            </w:r>
            <w:r>
              <w:rPr>
                <w:noProof/>
                <w:webHidden/>
              </w:rPr>
              <w:fldChar w:fldCharType="separate"/>
            </w:r>
            <w:r>
              <w:rPr>
                <w:noProof/>
                <w:webHidden/>
              </w:rPr>
              <w:t>6</w:t>
            </w:r>
            <w:r>
              <w:rPr>
                <w:noProof/>
                <w:webHidden/>
              </w:rPr>
              <w:fldChar w:fldCharType="end"/>
            </w:r>
          </w:hyperlink>
        </w:p>
        <w:p w:rsidR="00C156AC" w:rsidRDefault="00C156AC">
          <w:pPr>
            <w:pStyle w:val="TM1"/>
            <w:tabs>
              <w:tab w:val="left" w:pos="440"/>
              <w:tab w:val="right" w:leader="dot" w:pos="9062"/>
            </w:tabs>
            <w:rPr>
              <w:rFonts w:eastAsiaTheme="minorEastAsia"/>
              <w:b w:val="0"/>
              <w:bCs w:val="0"/>
              <w:i w:val="0"/>
              <w:iCs w:val="0"/>
              <w:noProof/>
              <w:sz w:val="22"/>
              <w:szCs w:val="22"/>
              <w:lang w:eastAsia="fr-FR"/>
            </w:rPr>
          </w:pPr>
          <w:hyperlink w:anchor="_Toc462985374" w:history="1">
            <w:r w:rsidRPr="007B4947">
              <w:rPr>
                <w:rStyle w:val="Lienhypertexte"/>
                <w:noProof/>
              </w:rPr>
              <w:t>4.</w:t>
            </w:r>
            <w:r>
              <w:rPr>
                <w:rFonts w:eastAsiaTheme="minorEastAsia"/>
                <w:b w:val="0"/>
                <w:bCs w:val="0"/>
                <w:i w:val="0"/>
                <w:iCs w:val="0"/>
                <w:noProof/>
                <w:sz w:val="22"/>
                <w:szCs w:val="22"/>
                <w:lang w:eastAsia="fr-FR"/>
              </w:rPr>
              <w:tab/>
            </w:r>
            <w:r w:rsidRPr="007B4947">
              <w:rPr>
                <w:rStyle w:val="Lienhypertexte"/>
                <w:noProof/>
              </w:rPr>
              <w:t>Streamwork</w:t>
            </w:r>
            <w:r>
              <w:rPr>
                <w:noProof/>
                <w:webHidden/>
              </w:rPr>
              <w:tab/>
            </w:r>
            <w:r>
              <w:rPr>
                <w:noProof/>
                <w:webHidden/>
              </w:rPr>
              <w:fldChar w:fldCharType="begin"/>
            </w:r>
            <w:r>
              <w:rPr>
                <w:noProof/>
                <w:webHidden/>
              </w:rPr>
              <w:instrText xml:space="preserve"> PAGEREF _Toc462985374 \h </w:instrText>
            </w:r>
            <w:r>
              <w:rPr>
                <w:noProof/>
                <w:webHidden/>
              </w:rPr>
            </w:r>
            <w:r>
              <w:rPr>
                <w:noProof/>
                <w:webHidden/>
              </w:rPr>
              <w:fldChar w:fldCharType="separate"/>
            </w:r>
            <w:r>
              <w:rPr>
                <w:noProof/>
                <w:webHidden/>
              </w:rPr>
              <w:t>7</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75" w:history="1">
            <w:r w:rsidRPr="007B4947">
              <w:rPr>
                <w:rStyle w:val="Lienhypertexte"/>
                <w:noProof/>
              </w:rPr>
              <w:t>4.1.</w:t>
            </w:r>
            <w:r>
              <w:rPr>
                <w:rFonts w:eastAsiaTheme="minorEastAsia"/>
                <w:b w:val="0"/>
                <w:bCs w:val="0"/>
                <w:noProof/>
                <w:lang w:eastAsia="fr-FR"/>
              </w:rPr>
              <w:tab/>
            </w:r>
            <w:r w:rsidRPr="007B4947">
              <w:rPr>
                <w:rStyle w:val="Lienhypertexte"/>
                <w:noProof/>
              </w:rPr>
              <w:t>Présentation</w:t>
            </w:r>
            <w:r>
              <w:rPr>
                <w:noProof/>
                <w:webHidden/>
              </w:rPr>
              <w:tab/>
            </w:r>
            <w:r>
              <w:rPr>
                <w:noProof/>
                <w:webHidden/>
              </w:rPr>
              <w:fldChar w:fldCharType="begin"/>
            </w:r>
            <w:r>
              <w:rPr>
                <w:noProof/>
                <w:webHidden/>
              </w:rPr>
              <w:instrText xml:space="preserve"> PAGEREF _Toc462985375 \h </w:instrText>
            </w:r>
            <w:r>
              <w:rPr>
                <w:noProof/>
                <w:webHidden/>
              </w:rPr>
            </w:r>
            <w:r>
              <w:rPr>
                <w:noProof/>
                <w:webHidden/>
              </w:rPr>
              <w:fldChar w:fldCharType="separate"/>
            </w:r>
            <w:r>
              <w:rPr>
                <w:noProof/>
                <w:webHidden/>
              </w:rPr>
              <w:t>7</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76" w:history="1">
            <w:r w:rsidRPr="007B4947">
              <w:rPr>
                <w:rStyle w:val="Lienhypertexte"/>
                <w:noProof/>
              </w:rPr>
              <w:t>4.2.</w:t>
            </w:r>
            <w:r>
              <w:rPr>
                <w:rFonts w:eastAsiaTheme="minorEastAsia"/>
                <w:b w:val="0"/>
                <w:bCs w:val="0"/>
                <w:noProof/>
                <w:lang w:eastAsia="fr-FR"/>
              </w:rPr>
              <w:tab/>
            </w:r>
            <w:r w:rsidRPr="007B4947">
              <w:rPr>
                <w:rStyle w:val="Lienhypertexte"/>
                <w:noProof/>
              </w:rPr>
              <w:t>Composants</w:t>
            </w:r>
            <w:r>
              <w:rPr>
                <w:noProof/>
                <w:webHidden/>
              </w:rPr>
              <w:tab/>
            </w:r>
            <w:r>
              <w:rPr>
                <w:noProof/>
                <w:webHidden/>
              </w:rPr>
              <w:fldChar w:fldCharType="begin"/>
            </w:r>
            <w:r>
              <w:rPr>
                <w:noProof/>
                <w:webHidden/>
              </w:rPr>
              <w:instrText xml:space="preserve"> PAGEREF _Toc462985376 \h </w:instrText>
            </w:r>
            <w:r>
              <w:rPr>
                <w:noProof/>
                <w:webHidden/>
              </w:rPr>
            </w:r>
            <w:r>
              <w:rPr>
                <w:noProof/>
                <w:webHidden/>
              </w:rPr>
              <w:fldChar w:fldCharType="separate"/>
            </w:r>
            <w:r>
              <w:rPr>
                <w:noProof/>
                <w:webHidden/>
              </w:rPr>
              <w:t>7</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77" w:history="1">
            <w:r w:rsidRPr="007B4947">
              <w:rPr>
                <w:rStyle w:val="Lienhypertexte"/>
                <w:noProof/>
              </w:rPr>
              <w:t>4.3.</w:t>
            </w:r>
            <w:r>
              <w:rPr>
                <w:rFonts w:eastAsiaTheme="minorEastAsia"/>
                <w:b w:val="0"/>
                <w:bCs w:val="0"/>
                <w:noProof/>
                <w:lang w:eastAsia="fr-FR"/>
              </w:rPr>
              <w:tab/>
            </w:r>
            <w:r w:rsidRPr="007B4947">
              <w:rPr>
                <w:rStyle w:val="Lienhypertexte"/>
                <w:noProof/>
              </w:rPr>
              <w:t>Services</w:t>
            </w:r>
            <w:r>
              <w:rPr>
                <w:noProof/>
                <w:webHidden/>
              </w:rPr>
              <w:tab/>
            </w:r>
            <w:r>
              <w:rPr>
                <w:noProof/>
                <w:webHidden/>
              </w:rPr>
              <w:fldChar w:fldCharType="begin"/>
            </w:r>
            <w:r>
              <w:rPr>
                <w:noProof/>
                <w:webHidden/>
              </w:rPr>
              <w:instrText xml:space="preserve"> PAGEREF _Toc462985377 \h </w:instrText>
            </w:r>
            <w:r>
              <w:rPr>
                <w:noProof/>
                <w:webHidden/>
              </w:rPr>
            </w:r>
            <w:r>
              <w:rPr>
                <w:noProof/>
                <w:webHidden/>
              </w:rPr>
              <w:fldChar w:fldCharType="separate"/>
            </w:r>
            <w:r>
              <w:rPr>
                <w:noProof/>
                <w:webHidden/>
              </w:rPr>
              <w:t>8</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78" w:history="1">
            <w:r w:rsidRPr="007B4947">
              <w:rPr>
                <w:rStyle w:val="Lienhypertexte"/>
                <w:noProof/>
              </w:rPr>
              <w:t>4.4.</w:t>
            </w:r>
            <w:r>
              <w:rPr>
                <w:rFonts w:eastAsiaTheme="minorEastAsia"/>
                <w:b w:val="0"/>
                <w:bCs w:val="0"/>
                <w:noProof/>
                <w:lang w:eastAsia="fr-FR"/>
              </w:rPr>
              <w:tab/>
            </w:r>
            <w:r w:rsidRPr="007B4947">
              <w:rPr>
                <w:rStyle w:val="Lienhypertexte"/>
                <w:noProof/>
              </w:rPr>
              <w:t>Editeur Streamwork</w:t>
            </w:r>
            <w:r>
              <w:rPr>
                <w:noProof/>
                <w:webHidden/>
              </w:rPr>
              <w:tab/>
            </w:r>
            <w:r>
              <w:rPr>
                <w:noProof/>
                <w:webHidden/>
              </w:rPr>
              <w:fldChar w:fldCharType="begin"/>
            </w:r>
            <w:r>
              <w:rPr>
                <w:noProof/>
                <w:webHidden/>
              </w:rPr>
              <w:instrText xml:space="preserve"> PAGEREF _Toc462985378 \h </w:instrText>
            </w:r>
            <w:r>
              <w:rPr>
                <w:noProof/>
                <w:webHidden/>
              </w:rPr>
            </w:r>
            <w:r>
              <w:rPr>
                <w:noProof/>
                <w:webHidden/>
              </w:rPr>
              <w:fldChar w:fldCharType="separate"/>
            </w:r>
            <w:r>
              <w:rPr>
                <w:noProof/>
                <w:webHidden/>
              </w:rPr>
              <w:t>8</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79" w:history="1">
            <w:r w:rsidRPr="007B4947">
              <w:rPr>
                <w:rStyle w:val="Lienhypertexte"/>
                <w:noProof/>
              </w:rPr>
              <w:t>4.4.1.</w:t>
            </w:r>
            <w:r>
              <w:rPr>
                <w:rFonts w:eastAsiaTheme="minorEastAsia"/>
                <w:noProof/>
                <w:sz w:val="22"/>
                <w:szCs w:val="22"/>
                <w:lang w:eastAsia="fr-FR"/>
              </w:rPr>
              <w:tab/>
            </w:r>
            <w:r w:rsidRPr="007B4947">
              <w:rPr>
                <w:rStyle w:val="Lienhypertexte"/>
                <w:noProof/>
              </w:rPr>
              <w:t>Présentation</w:t>
            </w:r>
            <w:r>
              <w:rPr>
                <w:noProof/>
                <w:webHidden/>
              </w:rPr>
              <w:tab/>
            </w:r>
            <w:r>
              <w:rPr>
                <w:noProof/>
                <w:webHidden/>
              </w:rPr>
              <w:fldChar w:fldCharType="begin"/>
            </w:r>
            <w:r>
              <w:rPr>
                <w:noProof/>
                <w:webHidden/>
              </w:rPr>
              <w:instrText xml:space="preserve"> PAGEREF _Toc462985379 \h </w:instrText>
            </w:r>
            <w:r>
              <w:rPr>
                <w:noProof/>
                <w:webHidden/>
              </w:rPr>
            </w:r>
            <w:r>
              <w:rPr>
                <w:noProof/>
                <w:webHidden/>
              </w:rPr>
              <w:fldChar w:fldCharType="separate"/>
            </w:r>
            <w:r>
              <w:rPr>
                <w:noProof/>
                <w:webHidden/>
              </w:rPr>
              <w:t>8</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80" w:history="1">
            <w:r w:rsidRPr="007B4947">
              <w:rPr>
                <w:rStyle w:val="Lienhypertexte"/>
                <w:noProof/>
              </w:rPr>
              <w:t>4.4.2.</w:t>
            </w:r>
            <w:r>
              <w:rPr>
                <w:rFonts w:eastAsiaTheme="minorEastAsia"/>
                <w:noProof/>
                <w:sz w:val="22"/>
                <w:szCs w:val="22"/>
                <w:lang w:eastAsia="fr-FR"/>
              </w:rPr>
              <w:tab/>
            </w:r>
            <w:r w:rsidRPr="007B4947">
              <w:rPr>
                <w:rStyle w:val="Lienhypertexte"/>
                <w:noProof/>
              </w:rPr>
              <w:t>Composants</w:t>
            </w:r>
            <w:r>
              <w:rPr>
                <w:noProof/>
                <w:webHidden/>
              </w:rPr>
              <w:tab/>
            </w:r>
            <w:r>
              <w:rPr>
                <w:noProof/>
                <w:webHidden/>
              </w:rPr>
              <w:fldChar w:fldCharType="begin"/>
            </w:r>
            <w:r>
              <w:rPr>
                <w:noProof/>
                <w:webHidden/>
              </w:rPr>
              <w:instrText xml:space="preserve"> PAGEREF _Toc462985380 \h </w:instrText>
            </w:r>
            <w:r>
              <w:rPr>
                <w:noProof/>
                <w:webHidden/>
              </w:rPr>
            </w:r>
            <w:r>
              <w:rPr>
                <w:noProof/>
                <w:webHidden/>
              </w:rPr>
              <w:fldChar w:fldCharType="separate"/>
            </w:r>
            <w:r>
              <w:rPr>
                <w:noProof/>
                <w:webHidden/>
              </w:rPr>
              <w:t>9</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81" w:history="1">
            <w:r w:rsidRPr="007B4947">
              <w:rPr>
                <w:rStyle w:val="Lienhypertexte"/>
                <w:noProof/>
              </w:rPr>
              <w:t>4.4.3.</w:t>
            </w:r>
            <w:r>
              <w:rPr>
                <w:rFonts w:eastAsiaTheme="minorEastAsia"/>
                <w:noProof/>
                <w:sz w:val="22"/>
                <w:szCs w:val="22"/>
                <w:lang w:eastAsia="fr-FR"/>
              </w:rPr>
              <w:tab/>
            </w:r>
            <w:r w:rsidRPr="007B4947">
              <w:rPr>
                <w:rStyle w:val="Lienhypertexte"/>
                <w:noProof/>
              </w:rPr>
              <w:t>Stream</w:t>
            </w:r>
            <w:r>
              <w:rPr>
                <w:noProof/>
                <w:webHidden/>
              </w:rPr>
              <w:tab/>
            </w:r>
            <w:r>
              <w:rPr>
                <w:noProof/>
                <w:webHidden/>
              </w:rPr>
              <w:fldChar w:fldCharType="begin"/>
            </w:r>
            <w:r>
              <w:rPr>
                <w:noProof/>
                <w:webHidden/>
              </w:rPr>
              <w:instrText xml:space="preserve"> PAGEREF _Toc462985381 \h </w:instrText>
            </w:r>
            <w:r>
              <w:rPr>
                <w:noProof/>
                <w:webHidden/>
              </w:rPr>
            </w:r>
            <w:r>
              <w:rPr>
                <w:noProof/>
                <w:webHidden/>
              </w:rPr>
              <w:fldChar w:fldCharType="separate"/>
            </w:r>
            <w:r>
              <w:rPr>
                <w:noProof/>
                <w:webHidden/>
              </w:rPr>
              <w:t>10</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82" w:history="1">
            <w:r w:rsidRPr="007B4947">
              <w:rPr>
                <w:rStyle w:val="Lienhypertexte"/>
                <w:noProof/>
              </w:rPr>
              <w:t>4.4.4.</w:t>
            </w:r>
            <w:r>
              <w:rPr>
                <w:rFonts w:eastAsiaTheme="minorEastAsia"/>
                <w:noProof/>
                <w:sz w:val="22"/>
                <w:szCs w:val="22"/>
                <w:lang w:eastAsia="fr-FR"/>
              </w:rPr>
              <w:tab/>
            </w:r>
            <w:r w:rsidRPr="007B4947">
              <w:rPr>
                <w:rStyle w:val="Lienhypertexte"/>
                <w:noProof/>
              </w:rPr>
              <w:t>Implémentation</w:t>
            </w:r>
            <w:r>
              <w:rPr>
                <w:noProof/>
                <w:webHidden/>
              </w:rPr>
              <w:tab/>
            </w:r>
            <w:r>
              <w:rPr>
                <w:noProof/>
                <w:webHidden/>
              </w:rPr>
              <w:fldChar w:fldCharType="begin"/>
            </w:r>
            <w:r>
              <w:rPr>
                <w:noProof/>
                <w:webHidden/>
              </w:rPr>
              <w:instrText xml:space="preserve"> PAGEREF _Toc462985382 \h </w:instrText>
            </w:r>
            <w:r>
              <w:rPr>
                <w:noProof/>
                <w:webHidden/>
              </w:rPr>
            </w:r>
            <w:r>
              <w:rPr>
                <w:noProof/>
                <w:webHidden/>
              </w:rPr>
              <w:fldChar w:fldCharType="separate"/>
            </w:r>
            <w:r>
              <w:rPr>
                <w:noProof/>
                <w:webHidden/>
              </w:rPr>
              <w:t>11</w:t>
            </w:r>
            <w:r>
              <w:rPr>
                <w:noProof/>
                <w:webHidden/>
              </w:rPr>
              <w:fldChar w:fldCharType="end"/>
            </w:r>
          </w:hyperlink>
        </w:p>
        <w:p w:rsidR="00C156AC" w:rsidRDefault="00C156AC">
          <w:pPr>
            <w:pStyle w:val="TM1"/>
            <w:tabs>
              <w:tab w:val="left" w:pos="440"/>
              <w:tab w:val="right" w:leader="dot" w:pos="9062"/>
            </w:tabs>
            <w:rPr>
              <w:rFonts w:eastAsiaTheme="minorEastAsia"/>
              <w:b w:val="0"/>
              <w:bCs w:val="0"/>
              <w:i w:val="0"/>
              <w:iCs w:val="0"/>
              <w:noProof/>
              <w:sz w:val="22"/>
              <w:szCs w:val="22"/>
              <w:lang w:eastAsia="fr-FR"/>
            </w:rPr>
          </w:pPr>
          <w:hyperlink w:anchor="_Toc462985385" w:history="1">
            <w:r w:rsidRPr="007B4947">
              <w:rPr>
                <w:rStyle w:val="Lienhypertexte"/>
                <w:noProof/>
              </w:rPr>
              <w:t>5.</w:t>
            </w:r>
            <w:r>
              <w:rPr>
                <w:rFonts w:eastAsiaTheme="minorEastAsia"/>
                <w:b w:val="0"/>
                <w:bCs w:val="0"/>
                <w:i w:val="0"/>
                <w:iCs w:val="0"/>
                <w:noProof/>
                <w:sz w:val="22"/>
                <w:szCs w:val="22"/>
                <w:lang w:eastAsia="fr-FR"/>
              </w:rPr>
              <w:tab/>
            </w:r>
            <w:r w:rsidRPr="007B4947">
              <w:rPr>
                <w:rStyle w:val="Lienhypertexte"/>
                <w:noProof/>
              </w:rPr>
              <w:t>TP Streamwork</w:t>
            </w:r>
            <w:r>
              <w:rPr>
                <w:noProof/>
                <w:webHidden/>
              </w:rPr>
              <w:tab/>
            </w:r>
            <w:r>
              <w:rPr>
                <w:noProof/>
                <w:webHidden/>
              </w:rPr>
              <w:fldChar w:fldCharType="begin"/>
            </w:r>
            <w:r>
              <w:rPr>
                <w:noProof/>
                <w:webHidden/>
              </w:rPr>
              <w:instrText xml:space="preserve"> PAGEREF _Toc462985385 \h </w:instrText>
            </w:r>
            <w:r>
              <w:rPr>
                <w:noProof/>
                <w:webHidden/>
              </w:rPr>
            </w:r>
            <w:r>
              <w:rPr>
                <w:noProof/>
                <w:webHidden/>
              </w:rPr>
              <w:fldChar w:fldCharType="separate"/>
            </w:r>
            <w:r>
              <w:rPr>
                <w:noProof/>
                <w:webHidden/>
              </w:rPr>
              <w:t>12</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86" w:history="1">
            <w:r w:rsidRPr="007B4947">
              <w:rPr>
                <w:rStyle w:val="Lienhypertexte"/>
                <w:noProof/>
              </w:rPr>
              <w:t>5.1.</w:t>
            </w:r>
            <w:r>
              <w:rPr>
                <w:rFonts w:eastAsiaTheme="minorEastAsia"/>
                <w:b w:val="0"/>
                <w:bCs w:val="0"/>
                <w:noProof/>
                <w:lang w:eastAsia="fr-FR"/>
              </w:rPr>
              <w:tab/>
            </w:r>
            <w:r w:rsidRPr="007B4947">
              <w:rPr>
                <w:rStyle w:val="Lienhypertexte"/>
                <w:noProof/>
              </w:rPr>
              <w:t>Mise en place de l'environnement du TP</w:t>
            </w:r>
            <w:r>
              <w:rPr>
                <w:noProof/>
                <w:webHidden/>
              </w:rPr>
              <w:tab/>
            </w:r>
            <w:r>
              <w:rPr>
                <w:noProof/>
                <w:webHidden/>
              </w:rPr>
              <w:fldChar w:fldCharType="begin"/>
            </w:r>
            <w:r>
              <w:rPr>
                <w:noProof/>
                <w:webHidden/>
              </w:rPr>
              <w:instrText xml:space="preserve"> PAGEREF _Toc462985386 \h </w:instrText>
            </w:r>
            <w:r>
              <w:rPr>
                <w:noProof/>
                <w:webHidden/>
              </w:rPr>
            </w:r>
            <w:r>
              <w:rPr>
                <w:noProof/>
                <w:webHidden/>
              </w:rPr>
              <w:fldChar w:fldCharType="separate"/>
            </w:r>
            <w:r>
              <w:rPr>
                <w:noProof/>
                <w:webHidden/>
              </w:rPr>
              <w:t>12</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87" w:history="1">
            <w:r w:rsidRPr="007B4947">
              <w:rPr>
                <w:rStyle w:val="Lienhypertexte"/>
                <w:noProof/>
              </w:rPr>
              <w:t>5.1.1.</w:t>
            </w:r>
            <w:r>
              <w:rPr>
                <w:rFonts w:eastAsiaTheme="minorEastAsia"/>
                <w:noProof/>
                <w:sz w:val="22"/>
                <w:szCs w:val="22"/>
                <w:lang w:eastAsia="fr-FR"/>
              </w:rPr>
              <w:tab/>
            </w:r>
            <w:r w:rsidRPr="007B4947">
              <w:rPr>
                <w:rStyle w:val="Lienhypertexte"/>
                <w:noProof/>
              </w:rPr>
              <w:t>Création de l'arborescence</w:t>
            </w:r>
            <w:r>
              <w:rPr>
                <w:noProof/>
                <w:webHidden/>
              </w:rPr>
              <w:tab/>
            </w:r>
            <w:r>
              <w:rPr>
                <w:noProof/>
                <w:webHidden/>
              </w:rPr>
              <w:fldChar w:fldCharType="begin"/>
            </w:r>
            <w:r>
              <w:rPr>
                <w:noProof/>
                <w:webHidden/>
              </w:rPr>
              <w:instrText xml:space="preserve"> PAGEREF _Toc462985387 \h </w:instrText>
            </w:r>
            <w:r>
              <w:rPr>
                <w:noProof/>
                <w:webHidden/>
              </w:rPr>
            </w:r>
            <w:r>
              <w:rPr>
                <w:noProof/>
                <w:webHidden/>
              </w:rPr>
              <w:fldChar w:fldCharType="separate"/>
            </w:r>
            <w:r>
              <w:rPr>
                <w:noProof/>
                <w:webHidden/>
              </w:rPr>
              <w:t>12</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88" w:history="1">
            <w:r w:rsidRPr="007B4947">
              <w:rPr>
                <w:rStyle w:val="Lienhypertexte"/>
                <w:noProof/>
              </w:rPr>
              <w:t>5.1.2.</w:t>
            </w:r>
            <w:r>
              <w:rPr>
                <w:rFonts w:eastAsiaTheme="minorEastAsia"/>
                <w:noProof/>
                <w:sz w:val="22"/>
                <w:szCs w:val="22"/>
                <w:lang w:eastAsia="fr-FR"/>
              </w:rPr>
              <w:tab/>
            </w:r>
            <w:r w:rsidRPr="007B4947">
              <w:rPr>
                <w:rStyle w:val="Lienhypertexte"/>
                <w:noProof/>
              </w:rPr>
              <w:t>Configuration du projet</w:t>
            </w:r>
            <w:r>
              <w:rPr>
                <w:noProof/>
                <w:webHidden/>
              </w:rPr>
              <w:tab/>
            </w:r>
            <w:r>
              <w:rPr>
                <w:noProof/>
                <w:webHidden/>
              </w:rPr>
              <w:fldChar w:fldCharType="begin"/>
            </w:r>
            <w:r>
              <w:rPr>
                <w:noProof/>
                <w:webHidden/>
              </w:rPr>
              <w:instrText xml:space="preserve"> PAGEREF _Toc462985388 \h </w:instrText>
            </w:r>
            <w:r>
              <w:rPr>
                <w:noProof/>
                <w:webHidden/>
              </w:rPr>
            </w:r>
            <w:r>
              <w:rPr>
                <w:noProof/>
                <w:webHidden/>
              </w:rPr>
              <w:fldChar w:fldCharType="separate"/>
            </w:r>
            <w:r>
              <w:rPr>
                <w:noProof/>
                <w:webHidden/>
              </w:rPr>
              <w:t>12</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89" w:history="1">
            <w:r w:rsidRPr="007B4947">
              <w:rPr>
                <w:rStyle w:val="Lienhypertexte"/>
                <w:noProof/>
              </w:rPr>
              <w:t>5.2.</w:t>
            </w:r>
            <w:r>
              <w:rPr>
                <w:rFonts w:eastAsiaTheme="minorEastAsia"/>
                <w:b w:val="0"/>
                <w:bCs w:val="0"/>
                <w:noProof/>
                <w:lang w:eastAsia="fr-FR"/>
              </w:rPr>
              <w:tab/>
            </w:r>
            <w:r w:rsidRPr="007B4947">
              <w:rPr>
                <w:rStyle w:val="Lienhypertexte"/>
                <w:noProof/>
              </w:rPr>
              <w:t>Création d'un plugin et de composants</w:t>
            </w:r>
            <w:r>
              <w:rPr>
                <w:noProof/>
                <w:webHidden/>
              </w:rPr>
              <w:tab/>
            </w:r>
            <w:r>
              <w:rPr>
                <w:noProof/>
                <w:webHidden/>
              </w:rPr>
              <w:fldChar w:fldCharType="begin"/>
            </w:r>
            <w:r>
              <w:rPr>
                <w:noProof/>
                <w:webHidden/>
              </w:rPr>
              <w:instrText xml:space="preserve"> PAGEREF _Toc462985389 \h </w:instrText>
            </w:r>
            <w:r>
              <w:rPr>
                <w:noProof/>
                <w:webHidden/>
              </w:rPr>
            </w:r>
            <w:r>
              <w:rPr>
                <w:noProof/>
                <w:webHidden/>
              </w:rPr>
              <w:fldChar w:fldCharType="separate"/>
            </w:r>
            <w:r>
              <w:rPr>
                <w:noProof/>
                <w:webHidden/>
              </w:rPr>
              <w:t>13</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90" w:history="1">
            <w:r w:rsidRPr="007B4947">
              <w:rPr>
                <w:rStyle w:val="Lienhypertexte"/>
                <w:noProof/>
              </w:rPr>
              <w:t>5.2.1.</w:t>
            </w:r>
            <w:r>
              <w:rPr>
                <w:rFonts w:eastAsiaTheme="minorEastAsia"/>
                <w:noProof/>
                <w:sz w:val="22"/>
                <w:szCs w:val="22"/>
                <w:lang w:eastAsia="fr-FR"/>
              </w:rPr>
              <w:tab/>
            </w:r>
            <w:r w:rsidRPr="007B4947">
              <w:rPr>
                <w:rStyle w:val="Lienhypertexte"/>
                <w:noProof/>
              </w:rPr>
              <w:t>Création du plugin et du premier composant</w:t>
            </w:r>
            <w:r>
              <w:rPr>
                <w:noProof/>
                <w:webHidden/>
              </w:rPr>
              <w:tab/>
            </w:r>
            <w:r>
              <w:rPr>
                <w:noProof/>
                <w:webHidden/>
              </w:rPr>
              <w:fldChar w:fldCharType="begin"/>
            </w:r>
            <w:r>
              <w:rPr>
                <w:noProof/>
                <w:webHidden/>
              </w:rPr>
              <w:instrText xml:space="preserve"> PAGEREF _Toc462985390 \h </w:instrText>
            </w:r>
            <w:r>
              <w:rPr>
                <w:noProof/>
                <w:webHidden/>
              </w:rPr>
            </w:r>
            <w:r>
              <w:rPr>
                <w:noProof/>
                <w:webHidden/>
              </w:rPr>
              <w:fldChar w:fldCharType="separate"/>
            </w:r>
            <w:r>
              <w:rPr>
                <w:noProof/>
                <w:webHidden/>
              </w:rPr>
              <w:t>13</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91" w:history="1">
            <w:r w:rsidRPr="007B4947">
              <w:rPr>
                <w:rStyle w:val="Lienhypertexte"/>
                <w:noProof/>
              </w:rPr>
              <w:t>5.2.2.</w:t>
            </w:r>
            <w:r>
              <w:rPr>
                <w:rFonts w:eastAsiaTheme="minorEastAsia"/>
                <w:noProof/>
                <w:sz w:val="22"/>
                <w:szCs w:val="22"/>
                <w:lang w:eastAsia="fr-FR"/>
              </w:rPr>
              <w:tab/>
            </w:r>
            <w:r w:rsidRPr="007B4947">
              <w:rPr>
                <w:rStyle w:val="Lienhypertexte"/>
                <w:noProof/>
              </w:rPr>
              <w:t>Création du deuxième composant</w:t>
            </w:r>
            <w:r>
              <w:rPr>
                <w:noProof/>
                <w:webHidden/>
              </w:rPr>
              <w:tab/>
            </w:r>
            <w:r>
              <w:rPr>
                <w:noProof/>
                <w:webHidden/>
              </w:rPr>
              <w:fldChar w:fldCharType="begin"/>
            </w:r>
            <w:r>
              <w:rPr>
                <w:noProof/>
                <w:webHidden/>
              </w:rPr>
              <w:instrText xml:space="preserve"> PAGEREF _Toc462985391 \h </w:instrText>
            </w:r>
            <w:r>
              <w:rPr>
                <w:noProof/>
                <w:webHidden/>
              </w:rPr>
            </w:r>
            <w:r>
              <w:rPr>
                <w:noProof/>
                <w:webHidden/>
              </w:rPr>
              <w:fldChar w:fldCharType="separate"/>
            </w:r>
            <w:r>
              <w:rPr>
                <w:noProof/>
                <w:webHidden/>
              </w:rPr>
              <w:t>22</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92" w:history="1">
            <w:r w:rsidRPr="007B4947">
              <w:rPr>
                <w:rStyle w:val="Lienhypertexte"/>
                <w:noProof/>
              </w:rPr>
              <w:t>5.2.3.</w:t>
            </w:r>
            <w:r>
              <w:rPr>
                <w:rFonts w:eastAsiaTheme="minorEastAsia"/>
                <w:noProof/>
                <w:sz w:val="22"/>
                <w:szCs w:val="22"/>
                <w:lang w:eastAsia="fr-FR"/>
              </w:rPr>
              <w:tab/>
            </w:r>
            <w:r w:rsidRPr="007B4947">
              <w:rPr>
                <w:rStyle w:val="Lienhypertexte"/>
                <w:noProof/>
              </w:rPr>
              <w:t>Utilisation des composants</w:t>
            </w:r>
            <w:r>
              <w:rPr>
                <w:noProof/>
                <w:webHidden/>
              </w:rPr>
              <w:tab/>
            </w:r>
            <w:r>
              <w:rPr>
                <w:noProof/>
                <w:webHidden/>
              </w:rPr>
              <w:fldChar w:fldCharType="begin"/>
            </w:r>
            <w:r>
              <w:rPr>
                <w:noProof/>
                <w:webHidden/>
              </w:rPr>
              <w:instrText xml:space="preserve"> PAGEREF _Toc462985392 \h </w:instrText>
            </w:r>
            <w:r>
              <w:rPr>
                <w:noProof/>
                <w:webHidden/>
              </w:rPr>
            </w:r>
            <w:r>
              <w:rPr>
                <w:noProof/>
                <w:webHidden/>
              </w:rPr>
              <w:fldChar w:fldCharType="separate"/>
            </w:r>
            <w:r>
              <w:rPr>
                <w:noProof/>
                <w:webHidden/>
              </w:rPr>
              <w:t>23</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93" w:history="1">
            <w:r w:rsidRPr="007B4947">
              <w:rPr>
                <w:rStyle w:val="Lienhypertexte"/>
                <w:noProof/>
              </w:rPr>
              <w:t>5.3.</w:t>
            </w:r>
            <w:r>
              <w:rPr>
                <w:rFonts w:eastAsiaTheme="minorEastAsia"/>
                <w:b w:val="0"/>
                <w:bCs w:val="0"/>
                <w:noProof/>
                <w:lang w:eastAsia="fr-FR"/>
              </w:rPr>
              <w:tab/>
            </w:r>
            <w:r w:rsidRPr="007B4947">
              <w:rPr>
                <w:rStyle w:val="Lienhypertexte"/>
                <w:noProof/>
              </w:rPr>
              <w:t>Pattern "Observer"</w:t>
            </w:r>
            <w:r>
              <w:rPr>
                <w:noProof/>
                <w:webHidden/>
              </w:rPr>
              <w:tab/>
            </w:r>
            <w:r>
              <w:rPr>
                <w:noProof/>
                <w:webHidden/>
              </w:rPr>
              <w:fldChar w:fldCharType="begin"/>
            </w:r>
            <w:r>
              <w:rPr>
                <w:noProof/>
                <w:webHidden/>
              </w:rPr>
              <w:instrText xml:space="preserve"> PAGEREF _Toc462985393 \h </w:instrText>
            </w:r>
            <w:r>
              <w:rPr>
                <w:noProof/>
                <w:webHidden/>
              </w:rPr>
            </w:r>
            <w:r>
              <w:rPr>
                <w:noProof/>
                <w:webHidden/>
              </w:rPr>
              <w:fldChar w:fldCharType="separate"/>
            </w:r>
            <w:r>
              <w:rPr>
                <w:noProof/>
                <w:webHidden/>
              </w:rPr>
              <w:t>25</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94" w:history="1">
            <w:r w:rsidRPr="007B4947">
              <w:rPr>
                <w:rStyle w:val="Lienhypertexte"/>
                <w:noProof/>
              </w:rPr>
              <w:t>5.4.</w:t>
            </w:r>
            <w:r>
              <w:rPr>
                <w:rFonts w:eastAsiaTheme="minorEastAsia"/>
                <w:b w:val="0"/>
                <w:bCs w:val="0"/>
                <w:noProof/>
                <w:lang w:eastAsia="fr-FR"/>
              </w:rPr>
              <w:tab/>
            </w:r>
            <w:r w:rsidRPr="007B4947">
              <w:rPr>
                <w:rStyle w:val="Lienhypertexte"/>
                <w:noProof/>
              </w:rPr>
              <w:t>Service Exécutable</w:t>
            </w:r>
            <w:r>
              <w:rPr>
                <w:noProof/>
                <w:webHidden/>
              </w:rPr>
              <w:tab/>
            </w:r>
            <w:r>
              <w:rPr>
                <w:noProof/>
                <w:webHidden/>
              </w:rPr>
              <w:fldChar w:fldCharType="begin"/>
            </w:r>
            <w:r>
              <w:rPr>
                <w:noProof/>
                <w:webHidden/>
              </w:rPr>
              <w:instrText xml:space="preserve"> PAGEREF _Toc462985394 \h </w:instrText>
            </w:r>
            <w:r>
              <w:rPr>
                <w:noProof/>
                <w:webHidden/>
              </w:rPr>
            </w:r>
            <w:r>
              <w:rPr>
                <w:noProof/>
                <w:webHidden/>
              </w:rPr>
              <w:fldChar w:fldCharType="separate"/>
            </w:r>
            <w:r>
              <w:rPr>
                <w:noProof/>
                <w:webHidden/>
              </w:rPr>
              <w:t>26</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95" w:history="1">
            <w:r w:rsidRPr="007B4947">
              <w:rPr>
                <w:rStyle w:val="Lienhypertexte"/>
                <w:noProof/>
              </w:rPr>
              <w:t>5.5.</w:t>
            </w:r>
            <w:r>
              <w:rPr>
                <w:rFonts w:eastAsiaTheme="minorEastAsia"/>
                <w:b w:val="0"/>
                <w:bCs w:val="0"/>
                <w:noProof/>
                <w:lang w:eastAsia="fr-FR"/>
              </w:rPr>
              <w:tab/>
            </w:r>
            <w:r w:rsidRPr="007B4947">
              <w:rPr>
                <w:rStyle w:val="Lienhypertexte"/>
                <w:noProof/>
              </w:rPr>
              <w:t>Interface graphique</w:t>
            </w:r>
            <w:r>
              <w:rPr>
                <w:noProof/>
                <w:webHidden/>
              </w:rPr>
              <w:tab/>
            </w:r>
            <w:r>
              <w:rPr>
                <w:noProof/>
                <w:webHidden/>
              </w:rPr>
              <w:fldChar w:fldCharType="begin"/>
            </w:r>
            <w:r>
              <w:rPr>
                <w:noProof/>
                <w:webHidden/>
              </w:rPr>
              <w:instrText xml:space="preserve"> PAGEREF _Toc462985395 \h </w:instrText>
            </w:r>
            <w:r>
              <w:rPr>
                <w:noProof/>
                <w:webHidden/>
              </w:rPr>
            </w:r>
            <w:r>
              <w:rPr>
                <w:noProof/>
                <w:webHidden/>
              </w:rPr>
              <w:fldChar w:fldCharType="separate"/>
            </w:r>
            <w:r>
              <w:rPr>
                <w:noProof/>
                <w:webHidden/>
              </w:rPr>
              <w:t>28</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96" w:history="1">
            <w:r w:rsidRPr="007B4947">
              <w:rPr>
                <w:rStyle w:val="Lienhypertexte"/>
                <w:noProof/>
              </w:rPr>
              <w:t>5.6.</w:t>
            </w:r>
            <w:r>
              <w:rPr>
                <w:rFonts w:eastAsiaTheme="minorEastAsia"/>
                <w:b w:val="0"/>
                <w:bCs w:val="0"/>
                <w:noProof/>
                <w:lang w:eastAsia="fr-FR"/>
              </w:rPr>
              <w:tab/>
            </w:r>
            <w:r w:rsidRPr="007B4947">
              <w:rPr>
                <w:rStyle w:val="Lienhypertexte"/>
                <w:noProof/>
              </w:rPr>
              <w:t>Gestion des propriétés</w:t>
            </w:r>
            <w:r>
              <w:rPr>
                <w:noProof/>
                <w:webHidden/>
              </w:rPr>
              <w:tab/>
            </w:r>
            <w:r>
              <w:rPr>
                <w:noProof/>
                <w:webHidden/>
              </w:rPr>
              <w:fldChar w:fldCharType="begin"/>
            </w:r>
            <w:r>
              <w:rPr>
                <w:noProof/>
                <w:webHidden/>
              </w:rPr>
              <w:instrText xml:space="preserve"> PAGEREF _Toc462985396 \h </w:instrText>
            </w:r>
            <w:r>
              <w:rPr>
                <w:noProof/>
                <w:webHidden/>
              </w:rPr>
            </w:r>
            <w:r>
              <w:rPr>
                <w:noProof/>
                <w:webHidden/>
              </w:rPr>
              <w:fldChar w:fldCharType="separate"/>
            </w:r>
            <w:r>
              <w:rPr>
                <w:noProof/>
                <w:webHidden/>
              </w:rPr>
              <w:t>29</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397" w:history="1">
            <w:r w:rsidRPr="007B4947">
              <w:rPr>
                <w:rStyle w:val="Lienhypertexte"/>
                <w:noProof/>
              </w:rPr>
              <w:t>5.6.1.</w:t>
            </w:r>
            <w:r>
              <w:rPr>
                <w:rFonts w:eastAsiaTheme="minorEastAsia"/>
                <w:noProof/>
                <w:sz w:val="22"/>
                <w:szCs w:val="22"/>
                <w:lang w:eastAsia="fr-FR"/>
              </w:rPr>
              <w:tab/>
            </w:r>
            <w:r w:rsidRPr="007B4947">
              <w:rPr>
                <w:rStyle w:val="Lienhypertexte"/>
                <w:noProof/>
              </w:rPr>
              <w:t>Des propriétés dynamiques</w:t>
            </w:r>
            <w:r>
              <w:rPr>
                <w:noProof/>
                <w:webHidden/>
              </w:rPr>
              <w:tab/>
            </w:r>
            <w:r>
              <w:rPr>
                <w:noProof/>
                <w:webHidden/>
              </w:rPr>
              <w:fldChar w:fldCharType="begin"/>
            </w:r>
            <w:r>
              <w:rPr>
                <w:noProof/>
                <w:webHidden/>
              </w:rPr>
              <w:instrText xml:space="preserve"> PAGEREF _Toc462985397 \h </w:instrText>
            </w:r>
            <w:r>
              <w:rPr>
                <w:noProof/>
                <w:webHidden/>
              </w:rPr>
            </w:r>
            <w:r>
              <w:rPr>
                <w:noProof/>
                <w:webHidden/>
              </w:rPr>
              <w:fldChar w:fldCharType="separate"/>
            </w:r>
            <w:r>
              <w:rPr>
                <w:noProof/>
                <w:webHidden/>
              </w:rPr>
              <w:t>32</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98" w:history="1">
            <w:r w:rsidRPr="007B4947">
              <w:rPr>
                <w:rStyle w:val="Lienhypertexte"/>
                <w:noProof/>
              </w:rPr>
              <w:t>5.7.</w:t>
            </w:r>
            <w:r>
              <w:rPr>
                <w:rFonts w:eastAsiaTheme="minorEastAsia"/>
                <w:b w:val="0"/>
                <w:bCs w:val="0"/>
                <w:noProof/>
                <w:lang w:eastAsia="fr-FR"/>
              </w:rPr>
              <w:tab/>
            </w:r>
            <w:r w:rsidRPr="007B4947">
              <w:rPr>
                <w:rStyle w:val="Lienhypertexte"/>
                <w:noProof/>
              </w:rPr>
              <w:t>Sous-stream</w:t>
            </w:r>
            <w:r>
              <w:rPr>
                <w:noProof/>
                <w:webHidden/>
              </w:rPr>
              <w:tab/>
            </w:r>
            <w:r>
              <w:rPr>
                <w:noProof/>
                <w:webHidden/>
              </w:rPr>
              <w:fldChar w:fldCharType="begin"/>
            </w:r>
            <w:r>
              <w:rPr>
                <w:noProof/>
                <w:webHidden/>
              </w:rPr>
              <w:instrText xml:space="preserve"> PAGEREF _Toc462985398 \h </w:instrText>
            </w:r>
            <w:r>
              <w:rPr>
                <w:noProof/>
                <w:webHidden/>
              </w:rPr>
            </w:r>
            <w:r>
              <w:rPr>
                <w:noProof/>
                <w:webHidden/>
              </w:rPr>
              <w:fldChar w:fldCharType="separate"/>
            </w:r>
            <w:r>
              <w:rPr>
                <w:noProof/>
                <w:webHidden/>
              </w:rPr>
              <w:t>32</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399" w:history="1">
            <w:r w:rsidRPr="007B4947">
              <w:rPr>
                <w:rStyle w:val="Lienhypertexte"/>
                <w:noProof/>
              </w:rPr>
              <w:t>5.8.</w:t>
            </w:r>
            <w:r>
              <w:rPr>
                <w:rFonts w:eastAsiaTheme="minorEastAsia"/>
                <w:b w:val="0"/>
                <w:bCs w:val="0"/>
                <w:noProof/>
                <w:lang w:eastAsia="fr-FR"/>
              </w:rPr>
              <w:tab/>
            </w:r>
            <w:r w:rsidRPr="007B4947">
              <w:rPr>
                <w:rStyle w:val="Lienhypertexte"/>
                <w:noProof/>
              </w:rPr>
              <w:t>Utilisation de pins</w:t>
            </w:r>
            <w:r>
              <w:rPr>
                <w:noProof/>
                <w:webHidden/>
              </w:rPr>
              <w:tab/>
            </w:r>
            <w:r>
              <w:rPr>
                <w:noProof/>
                <w:webHidden/>
              </w:rPr>
              <w:fldChar w:fldCharType="begin"/>
            </w:r>
            <w:r>
              <w:rPr>
                <w:noProof/>
                <w:webHidden/>
              </w:rPr>
              <w:instrText xml:space="preserve"> PAGEREF _Toc462985399 \h </w:instrText>
            </w:r>
            <w:r>
              <w:rPr>
                <w:noProof/>
                <w:webHidden/>
              </w:rPr>
            </w:r>
            <w:r>
              <w:rPr>
                <w:noProof/>
                <w:webHidden/>
              </w:rPr>
              <w:fldChar w:fldCharType="separate"/>
            </w:r>
            <w:r>
              <w:rPr>
                <w:noProof/>
                <w:webHidden/>
              </w:rPr>
              <w:t>35</w:t>
            </w:r>
            <w:r>
              <w:rPr>
                <w:noProof/>
                <w:webHidden/>
              </w:rPr>
              <w:fldChar w:fldCharType="end"/>
            </w:r>
          </w:hyperlink>
        </w:p>
        <w:p w:rsidR="00C156AC" w:rsidRDefault="00C156AC">
          <w:pPr>
            <w:pStyle w:val="TM2"/>
            <w:tabs>
              <w:tab w:val="left" w:pos="880"/>
              <w:tab w:val="right" w:leader="dot" w:pos="9062"/>
            </w:tabs>
            <w:rPr>
              <w:rFonts w:eastAsiaTheme="minorEastAsia"/>
              <w:b w:val="0"/>
              <w:bCs w:val="0"/>
              <w:noProof/>
              <w:lang w:eastAsia="fr-FR"/>
            </w:rPr>
          </w:pPr>
          <w:hyperlink w:anchor="_Toc462985400" w:history="1">
            <w:r w:rsidRPr="007B4947">
              <w:rPr>
                <w:rStyle w:val="Lienhypertexte"/>
                <w:noProof/>
              </w:rPr>
              <w:t>5.9.</w:t>
            </w:r>
            <w:r>
              <w:rPr>
                <w:rFonts w:eastAsiaTheme="minorEastAsia"/>
                <w:b w:val="0"/>
                <w:bCs w:val="0"/>
                <w:noProof/>
                <w:lang w:eastAsia="fr-FR"/>
              </w:rPr>
              <w:tab/>
            </w:r>
            <w:r w:rsidRPr="007B4947">
              <w:rPr>
                <w:rStyle w:val="Lienhypertexte"/>
                <w:noProof/>
              </w:rPr>
              <w:t>AdminSetup</w:t>
            </w:r>
            <w:r>
              <w:rPr>
                <w:noProof/>
                <w:webHidden/>
              </w:rPr>
              <w:tab/>
            </w:r>
            <w:r>
              <w:rPr>
                <w:noProof/>
                <w:webHidden/>
              </w:rPr>
              <w:fldChar w:fldCharType="begin"/>
            </w:r>
            <w:r>
              <w:rPr>
                <w:noProof/>
                <w:webHidden/>
              </w:rPr>
              <w:instrText xml:space="preserve"> PAGEREF _Toc462985400 \h </w:instrText>
            </w:r>
            <w:r>
              <w:rPr>
                <w:noProof/>
                <w:webHidden/>
              </w:rPr>
            </w:r>
            <w:r>
              <w:rPr>
                <w:noProof/>
                <w:webHidden/>
              </w:rPr>
              <w:fldChar w:fldCharType="separate"/>
            </w:r>
            <w:r>
              <w:rPr>
                <w:noProof/>
                <w:webHidden/>
              </w:rPr>
              <w:t>37</w:t>
            </w:r>
            <w:r>
              <w:rPr>
                <w:noProof/>
                <w:webHidden/>
              </w:rPr>
              <w:fldChar w:fldCharType="end"/>
            </w:r>
          </w:hyperlink>
        </w:p>
        <w:p w:rsidR="00C156AC" w:rsidRDefault="00C156AC">
          <w:pPr>
            <w:pStyle w:val="TM2"/>
            <w:tabs>
              <w:tab w:val="left" w:pos="1100"/>
              <w:tab w:val="right" w:leader="dot" w:pos="9062"/>
            </w:tabs>
            <w:rPr>
              <w:rFonts w:eastAsiaTheme="minorEastAsia"/>
              <w:b w:val="0"/>
              <w:bCs w:val="0"/>
              <w:noProof/>
              <w:lang w:eastAsia="fr-FR"/>
            </w:rPr>
          </w:pPr>
          <w:hyperlink w:anchor="_Toc462985401" w:history="1">
            <w:r w:rsidRPr="007B4947">
              <w:rPr>
                <w:rStyle w:val="Lienhypertexte"/>
                <w:noProof/>
              </w:rPr>
              <w:t>5.10.</w:t>
            </w:r>
            <w:r>
              <w:rPr>
                <w:rFonts w:eastAsiaTheme="minorEastAsia"/>
                <w:b w:val="0"/>
                <w:bCs w:val="0"/>
                <w:noProof/>
                <w:lang w:eastAsia="fr-FR"/>
              </w:rPr>
              <w:tab/>
            </w:r>
            <w:r w:rsidRPr="007B4947">
              <w:rPr>
                <w:rStyle w:val="Lienhypertexte"/>
                <w:noProof/>
              </w:rPr>
              <w:t>Sauvegarde de données</w:t>
            </w:r>
            <w:r>
              <w:rPr>
                <w:noProof/>
                <w:webHidden/>
              </w:rPr>
              <w:tab/>
            </w:r>
            <w:r>
              <w:rPr>
                <w:noProof/>
                <w:webHidden/>
              </w:rPr>
              <w:fldChar w:fldCharType="begin"/>
            </w:r>
            <w:r>
              <w:rPr>
                <w:noProof/>
                <w:webHidden/>
              </w:rPr>
              <w:instrText xml:space="preserve"> PAGEREF _Toc462985401 \h </w:instrText>
            </w:r>
            <w:r>
              <w:rPr>
                <w:noProof/>
                <w:webHidden/>
              </w:rPr>
            </w:r>
            <w:r>
              <w:rPr>
                <w:noProof/>
                <w:webHidden/>
              </w:rPr>
              <w:fldChar w:fldCharType="separate"/>
            </w:r>
            <w:r>
              <w:rPr>
                <w:noProof/>
                <w:webHidden/>
              </w:rPr>
              <w:t>38</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2" w:history="1">
            <w:r w:rsidRPr="007B4947">
              <w:rPr>
                <w:rStyle w:val="Lienhypertexte"/>
                <w:noProof/>
              </w:rPr>
              <w:t>5.10.1.</w:t>
            </w:r>
            <w:r>
              <w:rPr>
                <w:rFonts w:eastAsiaTheme="minorEastAsia"/>
                <w:noProof/>
                <w:sz w:val="22"/>
                <w:szCs w:val="22"/>
                <w:lang w:eastAsia="fr-FR"/>
              </w:rPr>
              <w:tab/>
            </w:r>
            <w:r w:rsidRPr="007B4947">
              <w:rPr>
                <w:rStyle w:val="Lienhypertexte"/>
                <w:noProof/>
              </w:rPr>
              <w:t>ISwPersistent</w:t>
            </w:r>
            <w:r>
              <w:rPr>
                <w:noProof/>
                <w:webHidden/>
              </w:rPr>
              <w:tab/>
            </w:r>
            <w:r>
              <w:rPr>
                <w:noProof/>
                <w:webHidden/>
              </w:rPr>
              <w:fldChar w:fldCharType="begin"/>
            </w:r>
            <w:r>
              <w:rPr>
                <w:noProof/>
                <w:webHidden/>
              </w:rPr>
              <w:instrText xml:space="preserve"> PAGEREF _Toc462985402 \h </w:instrText>
            </w:r>
            <w:r>
              <w:rPr>
                <w:noProof/>
                <w:webHidden/>
              </w:rPr>
            </w:r>
            <w:r>
              <w:rPr>
                <w:noProof/>
                <w:webHidden/>
              </w:rPr>
              <w:fldChar w:fldCharType="separate"/>
            </w:r>
            <w:r>
              <w:rPr>
                <w:noProof/>
                <w:webHidden/>
              </w:rPr>
              <w:t>39</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3" w:history="1">
            <w:r w:rsidRPr="007B4947">
              <w:rPr>
                <w:rStyle w:val="Lienhypertexte"/>
                <w:noProof/>
              </w:rPr>
              <w:t>5.10.2.</w:t>
            </w:r>
            <w:r>
              <w:rPr>
                <w:rFonts w:eastAsiaTheme="minorEastAsia"/>
                <w:noProof/>
                <w:sz w:val="22"/>
                <w:szCs w:val="22"/>
                <w:lang w:eastAsia="fr-FR"/>
              </w:rPr>
              <w:tab/>
            </w:r>
            <w:r w:rsidRPr="007B4947">
              <w:rPr>
                <w:rStyle w:val="Lienhypertexte"/>
                <w:noProof/>
              </w:rPr>
              <w:t>ISwPersistentConfigurable</w:t>
            </w:r>
            <w:r>
              <w:rPr>
                <w:noProof/>
                <w:webHidden/>
              </w:rPr>
              <w:tab/>
            </w:r>
            <w:r>
              <w:rPr>
                <w:noProof/>
                <w:webHidden/>
              </w:rPr>
              <w:fldChar w:fldCharType="begin"/>
            </w:r>
            <w:r>
              <w:rPr>
                <w:noProof/>
                <w:webHidden/>
              </w:rPr>
              <w:instrText xml:space="preserve"> PAGEREF _Toc462985403 \h </w:instrText>
            </w:r>
            <w:r>
              <w:rPr>
                <w:noProof/>
                <w:webHidden/>
              </w:rPr>
            </w:r>
            <w:r>
              <w:rPr>
                <w:noProof/>
                <w:webHidden/>
              </w:rPr>
              <w:fldChar w:fldCharType="separate"/>
            </w:r>
            <w:r>
              <w:rPr>
                <w:noProof/>
                <w:webHidden/>
              </w:rPr>
              <w:t>39</w:t>
            </w:r>
            <w:r>
              <w:rPr>
                <w:noProof/>
                <w:webHidden/>
              </w:rPr>
              <w:fldChar w:fldCharType="end"/>
            </w:r>
          </w:hyperlink>
        </w:p>
        <w:p w:rsidR="00C156AC" w:rsidRDefault="00C156AC">
          <w:pPr>
            <w:pStyle w:val="TM2"/>
            <w:tabs>
              <w:tab w:val="left" w:pos="1100"/>
              <w:tab w:val="right" w:leader="dot" w:pos="9062"/>
            </w:tabs>
            <w:rPr>
              <w:rFonts w:eastAsiaTheme="minorEastAsia"/>
              <w:b w:val="0"/>
              <w:bCs w:val="0"/>
              <w:noProof/>
              <w:lang w:eastAsia="fr-FR"/>
            </w:rPr>
          </w:pPr>
          <w:hyperlink w:anchor="_Toc462985404" w:history="1">
            <w:r w:rsidRPr="007B4947">
              <w:rPr>
                <w:rStyle w:val="Lienhypertexte"/>
                <w:noProof/>
              </w:rPr>
              <w:t>5.11.</w:t>
            </w:r>
            <w:r>
              <w:rPr>
                <w:rFonts w:eastAsiaTheme="minorEastAsia"/>
                <w:b w:val="0"/>
                <w:bCs w:val="0"/>
                <w:noProof/>
                <w:lang w:eastAsia="fr-FR"/>
              </w:rPr>
              <w:tab/>
            </w:r>
            <w:r w:rsidRPr="007B4947">
              <w:rPr>
                <w:rStyle w:val="Lienhypertexte"/>
                <w:noProof/>
              </w:rPr>
              <w:t>Modèle de données</w:t>
            </w:r>
            <w:r>
              <w:rPr>
                <w:noProof/>
                <w:webHidden/>
              </w:rPr>
              <w:tab/>
            </w:r>
            <w:r>
              <w:rPr>
                <w:noProof/>
                <w:webHidden/>
              </w:rPr>
              <w:fldChar w:fldCharType="begin"/>
            </w:r>
            <w:r>
              <w:rPr>
                <w:noProof/>
                <w:webHidden/>
              </w:rPr>
              <w:instrText xml:space="preserve"> PAGEREF _Toc462985404 \h </w:instrText>
            </w:r>
            <w:r>
              <w:rPr>
                <w:noProof/>
                <w:webHidden/>
              </w:rPr>
            </w:r>
            <w:r>
              <w:rPr>
                <w:noProof/>
                <w:webHidden/>
              </w:rPr>
              <w:fldChar w:fldCharType="separate"/>
            </w:r>
            <w:r>
              <w:rPr>
                <w:noProof/>
                <w:webHidden/>
              </w:rPr>
              <w:t>41</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5" w:history="1">
            <w:r w:rsidRPr="007B4947">
              <w:rPr>
                <w:rStyle w:val="Lienhypertexte"/>
                <w:noProof/>
              </w:rPr>
              <w:t>5.11.1.</w:t>
            </w:r>
            <w:r>
              <w:rPr>
                <w:rFonts w:eastAsiaTheme="minorEastAsia"/>
                <w:noProof/>
                <w:sz w:val="22"/>
                <w:szCs w:val="22"/>
                <w:lang w:eastAsia="fr-FR"/>
              </w:rPr>
              <w:tab/>
            </w:r>
            <w:r w:rsidRPr="007B4947">
              <w:rPr>
                <w:rStyle w:val="Lienhypertexte"/>
                <w:noProof/>
              </w:rPr>
              <w:t>Accès aux spécialisations</w:t>
            </w:r>
            <w:r>
              <w:rPr>
                <w:noProof/>
                <w:webHidden/>
              </w:rPr>
              <w:tab/>
            </w:r>
            <w:r>
              <w:rPr>
                <w:noProof/>
                <w:webHidden/>
              </w:rPr>
              <w:fldChar w:fldCharType="begin"/>
            </w:r>
            <w:r>
              <w:rPr>
                <w:noProof/>
                <w:webHidden/>
              </w:rPr>
              <w:instrText xml:space="preserve"> PAGEREF _Toc462985405 \h </w:instrText>
            </w:r>
            <w:r>
              <w:rPr>
                <w:noProof/>
                <w:webHidden/>
              </w:rPr>
            </w:r>
            <w:r>
              <w:rPr>
                <w:noProof/>
                <w:webHidden/>
              </w:rPr>
              <w:fldChar w:fldCharType="separate"/>
            </w:r>
            <w:r>
              <w:rPr>
                <w:noProof/>
                <w:webHidden/>
              </w:rPr>
              <w:t>41</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6" w:history="1">
            <w:r w:rsidRPr="007B4947">
              <w:rPr>
                <w:rStyle w:val="Lienhypertexte"/>
                <w:noProof/>
              </w:rPr>
              <w:t>5.11.2.</w:t>
            </w:r>
            <w:r>
              <w:rPr>
                <w:rFonts w:eastAsiaTheme="minorEastAsia"/>
                <w:noProof/>
                <w:sz w:val="22"/>
                <w:szCs w:val="22"/>
                <w:lang w:eastAsia="fr-FR"/>
              </w:rPr>
              <w:tab/>
            </w:r>
            <w:r w:rsidRPr="007B4947">
              <w:rPr>
                <w:rStyle w:val="Lienhypertexte"/>
                <w:noProof/>
              </w:rPr>
              <w:t>Etape 1 : Action dans Starlinx</w:t>
            </w:r>
            <w:r>
              <w:rPr>
                <w:noProof/>
                <w:webHidden/>
              </w:rPr>
              <w:tab/>
            </w:r>
            <w:r>
              <w:rPr>
                <w:noProof/>
                <w:webHidden/>
              </w:rPr>
              <w:fldChar w:fldCharType="begin"/>
            </w:r>
            <w:r>
              <w:rPr>
                <w:noProof/>
                <w:webHidden/>
              </w:rPr>
              <w:instrText xml:space="preserve"> PAGEREF _Toc462985406 \h </w:instrText>
            </w:r>
            <w:r>
              <w:rPr>
                <w:noProof/>
                <w:webHidden/>
              </w:rPr>
            </w:r>
            <w:r>
              <w:rPr>
                <w:noProof/>
                <w:webHidden/>
              </w:rPr>
              <w:fldChar w:fldCharType="separate"/>
            </w:r>
            <w:r>
              <w:rPr>
                <w:noProof/>
                <w:webHidden/>
              </w:rPr>
              <w:t>41</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7" w:history="1">
            <w:r w:rsidRPr="007B4947">
              <w:rPr>
                <w:rStyle w:val="Lienhypertexte"/>
                <w:noProof/>
              </w:rPr>
              <w:t>5.11.3.</w:t>
            </w:r>
            <w:r>
              <w:rPr>
                <w:rFonts w:eastAsiaTheme="minorEastAsia"/>
                <w:noProof/>
                <w:sz w:val="22"/>
                <w:szCs w:val="22"/>
                <w:lang w:eastAsia="fr-FR"/>
              </w:rPr>
              <w:tab/>
            </w:r>
            <w:r w:rsidRPr="007B4947">
              <w:rPr>
                <w:rStyle w:val="Lienhypertexte"/>
                <w:noProof/>
              </w:rPr>
              <w:t>Etape 2 : Action dans un nouveau stream</w:t>
            </w:r>
            <w:r>
              <w:rPr>
                <w:noProof/>
                <w:webHidden/>
              </w:rPr>
              <w:tab/>
            </w:r>
            <w:r>
              <w:rPr>
                <w:noProof/>
                <w:webHidden/>
              </w:rPr>
              <w:fldChar w:fldCharType="begin"/>
            </w:r>
            <w:r>
              <w:rPr>
                <w:noProof/>
                <w:webHidden/>
              </w:rPr>
              <w:instrText xml:space="preserve"> PAGEREF _Toc462985407 \h </w:instrText>
            </w:r>
            <w:r>
              <w:rPr>
                <w:noProof/>
                <w:webHidden/>
              </w:rPr>
            </w:r>
            <w:r>
              <w:rPr>
                <w:noProof/>
                <w:webHidden/>
              </w:rPr>
              <w:fldChar w:fldCharType="separate"/>
            </w:r>
            <w:r>
              <w:rPr>
                <w:noProof/>
                <w:webHidden/>
              </w:rPr>
              <w:t>43</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8" w:history="1">
            <w:r w:rsidRPr="007B4947">
              <w:rPr>
                <w:rStyle w:val="Lienhypertexte"/>
                <w:noProof/>
              </w:rPr>
              <w:t>5.11.4.</w:t>
            </w:r>
            <w:r>
              <w:rPr>
                <w:rFonts w:eastAsiaTheme="minorEastAsia"/>
                <w:noProof/>
                <w:sz w:val="22"/>
                <w:szCs w:val="22"/>
                <w:lang w:eastAsia="fr-FR"/>
              </w:rPr>
              <w:tab/>
            </w:r>
            <w:r w:rsidRPr="007B4947">
              <w:rPr>
                <w:rStyle w:val="Lienhypertexte"/>
                <w:noProof/>
              </w:rPr>
              <w:t>Etape 3 : Utilisation d'une ISxCommand</w:t>
            </w:r>
            <w:r>
              <w:rPr>
                <w:noProof/>
                <w:webHidden/>
              </w:rPr>
              <w:tab/>
            </w:r>
            <w:r>
              <w:rPr>
                <w:noProof/>
                <w:webHidden/>
              </w:rPr>
              <w:fldChar w:fldCharType="begin"/>
            </w:r>
            <w:r>
              <w:rPr>
                <w:noProof/>
                <w:webHidden/>
              </w:rPr>
              <w:instrText xml:space="preserve"> PAGEREF _Toc462985408 \h </w:instrText>
            </w:r>
            <w:r>
              <w:rPr>
                <w:noProof/>
                <w:webHidden/>
              </w:rPr>
            </w:r>
            <w:r>
              <w:rPr>
                <w:noProof/>
                <w:webHidden/>
              </w:rPr>
              <w:fldChar w:fldCharType="separate"/>
            </w:r>
            <w:r>
              <w:rPr>
                <w:noProof/>
                <w:webHidden/>
              </w:rPr>
              <w:t>44</w:t>
            </w:r>
            <w:r>
              <w:rPr>
                <w:noProof/>
                <w:webHidden/>
              </w:rPr>
              <w:fldChar w:fldCharType="end"/>
            </w:r>
          </w:hyperlink>
        </w:p>
        <w:p w:rsidR="00C156AC" w:rsidRDefault="00C156AC">
          <w:pPr>
            <w:pStyle w:val="TM3"/>
            <w:tabs>
              <w:tab w:val="left" w:pos="1320"/>
              <w:tab w:val="right" w:leader="dot" w:pos="9062"/>
            </w:tabs>
            <w:rPr>
              <w:rFonts w:eastAsiaTheme="minorEastAsia"/>
              <w:noProof/>
              <w:sz w:val="22"/>
              <w:szCs w:val="22"/>
              <w:lang w:eastAsia="fr-FR"/>
            </w:rPr>
          </w:pPr>
          <w:hyperlink w:anchor="_Toc462985409" w:history="1">
            <w:r w:rsidRPr="007B4947">
              <w:rPr>
                <w:rStyle w:val="Lienhypertexte"/>
                <w:noProof/>
              </w:rPr>
              <w:t>5.11.5.</w:t>
            </w:r>
            <w:r>
              <w:rPr>
                <w:rFonts w:eastAsiaTheme="minorEastAsia"/>
                <w:noProof/>
                <w:sz w:val="22"/>
                <w:szCs w:val="22"/>
                <w:lang w:eastAsia="fr-FR"/>
              </w:rPr>
              <w:tab/>
            </w:r>
            <w:r w:rsidRPr="007B4947">
              <w:rPr>
                <w:rStyle w:val="Lienhypertexte"/>
                <w:noProof/>
              </w:rPr>
              <w:t>Etape 4 : Utilisation d'un ISxData</w:t>
            </w:r>
            <w:r>
              <w:rPr>
                <w:noProof/>
                <w:webHidden/>
              </w:rPr>
              <w:tab/>
            </w:r>
            <w:r>
              <w:rPr>
                <w:noProof/>
                <w:webHidden/>
              </w:rPr>
              <w:fldChar w:fldCharType="begin"/>
            </w:r>
            <w:r>
              <w:rPr>
                <w:noProof/>
                <w:webHidden/>
              </w:rPr>
              <w:instrText xml:space="preserve"> PAGEREF _Toc462985409 \h </w:instrText>
            </w:r>
            <w:r>
              <w:rPr>
                <w:noProof/>
                <w:webHidden/>
              </w:rPr>
            </w:r>
            <w:r>
              <w:rPr>
                <w:noProof/>
                <w:webHidden/>
              </w:rPr>
              <w:fldChar w:fldCharType="separate"/>
            </w:r>
            <w:r>
              <w:rPr>
                <w:noProof/>
                <w:webHidden/>
              </w:rPr>
              <w:t>47</w:t>
            </w:r>
            <w:r>
              <w:rPr>
                <w:noProof/>
                <w:webHidden/>
              </w:rPr>
              <w:fldChar w:fldCharType="end"/>
            </w:r>
          </w:hyperlink>
        </w:p>
        <w:p w:rsidR="00C156AC" w:rsidRDefault="00C156AC">
          <w:pPr>
            <w:pStyle w:val="TM2"/>
            <w:tabs>
              <w:tab w:val="left" w:pos="1100"/>
              <w:tab w:val="right" w:leader="dot" w:pos="9062"/>
            </w:tabs>
            <w:rPr>
              <w:rFonts w:eastAsiaTheme="minorEastAsia"/>
              <w:b w:val="0"/>
              <w:bCs w:val="0"/>
              <w:noProof/>
              <w:lang w:eastAsia="fr-FR"/>
            </w:rPr>
          </w:pPr>
          <w:hyperlink w:anchor="_Toc462985410" w:history="1">
            <w:r w:rsidRPr="007B4947">
              <w:rPr>
                <w:rStyle w:val="Lienhypertexte"/>
                <w:noProof/>
              </w:rPr>
              <w:t>5.12.</w:t>
            </w:r>
            <w:r>
              <w:rPr>
                <w:rFonts w:eastAsiaTheme="minorEastAsia"/>
                <w:b w:val="0"/>
                <w:bCs w:val="0"/>
                <w:noProof/>
                <w:lang w:eastAsia="fr-FR"/>
              </w:rPr>
              <w:tab/>
            </w:r>
            <w:r w:rsidRPr="007B4947">
              <w:rPr>
                <w:rStyle w:val="Lienhypertexte"/>
                <w:noProof/>
              </w:rPr>
              <w:t>Création d'un service de log</w:t>
            </w:r>
            <w:r>
              <w:rPr>
                <w:noProof/>
                <w:webHidden/>
              </w:rPr>
              <w:tab/>
            </w:r>
            <w:r>
              <w:rPr>
                <w:noProof/>
                <w:webHidden/>
              </w:rPr>
              <w:fldChar w:fldCharType="begin"/>
            </w:r>
            <w:r>
              <w:rPr>
                <w:noProof/>
                <w:webHidden/>
              </w:rPr>
              <w:instrText xml:space="preserve"> PAGEREF _Toc462985410 \h </w:instrText>
            </w:r>
            <w:r>
              <w:rPr>
                <w:noProof/>
                <w:webHidden/>
              </w:rPr>
            </w:r>
            <w:r>
              <w:rPr>
                <w:noProof/>
                <w:webHidden/>
              </w:rPr>
              <w:fldChar w:fldCharType="separate"/>
            </w:r>
            <w:r>
              <w:rPr>
                <w:noProof/>
                <w:webHidden/>
              </w:rPr>
              <w:t>49</w:t>
            </w:r>
            <w:r>
              <w:rPr>
                <w:noProof/>
                <w:webHidden/>
              </w:rPr>
              <w:fldChar w:fldCharType="end"/>
            </w:r>
          </w:hyperlink>
        </w:p>
        <w:p w:rsidR="00BF1190" w:rsidRDefault="00D276D8" w:rsidP="00BF1190">
          <w:r>
            <w:rPr>
              <w:sz w:val="24"/>
              <w:szCs w:val="24"/>
            </w:rPr>
            <w:fldChar w:fldCharType="end"/>
          </w:r>
        </w:p>
      </w:sdtContent>
    </w:sdt>
    <w:p w:rsidR="00BF1190" w:rsidRDefault="00BF1190" w:rsidP="00BF1190"/>
    <w:p w:rsidR="00BF1190" w:rsidRDefault="00BF1190" w:rsidP="00BF1190">
      <w:r>
        <w:br w:type="page"/>
      </w:r>
    </w:p>
    <w:p w:rsidR="00BF1190" w:rsidRPr="00B5234E" w:rsidRDefault="00BF1190" w:rsidP="00BF1190">
      <w:pPr>
        <w:pStyle w:val="Titre1"/>
      </w:pPr>
      <w:bookmarkStart w:id="1" w:name="_Toc462985368"/>
      <w:r w:rsidRPr="00B5234E">
        <w:lastRenderedPageBreak/>
        <w:t>Introduction</w:t>
      </w:r>
      <w:bookmarkEnd w:id="1"/>
    </w:p>
    <w:p w:rsidR="00BF1190" w:rsidRDefault="00BF1190" w:rsidP="00BF1190">
      <w:r w:rsidRPr="00DC78B5">
        <w:t>Ce document est un support de formation pour l</w:t>
      </w:r>
      <w:del w:id="2" w:author="jerome draillard" w:date="2015-11-27T14:12:00Z">
        <w:r w:rsidRPr="00DC78B5" w:rsidDel="001607B6">
          <w:delText>es</w:delText>
        </w:r>
      </w:del>
      <w:ins w:id="3" w:author="jerome draillard" w:date="2015-11-27T14:12:00Z">
        <w:r>
          <w:t>'</w:t>
        </w:r>
      </w:ins>
      <w:r w:rsidRPr="00DC78B5">
        <w:t xml:space="preserve">outils </w:t>
      </w:r>
      <w:proofErr w:type="spellStart"/>
      <w:r w:rsidRPr="00DC78B5">
        <w:t>Diginext</w:t>
      </w:r>
      <w:proofErr w:type="spellEnd"/>
      <w:r w:rsidRPr="00DC78B5">
        <w:t xml:space="preserve"> </w:t>
      </w:r>
      <w:del w:id="4" w:author="jerome draillard" w:date="2015-11-27T14:12:00Z">
        <w:r w:rsidRPr="00DC78B5" w:rsidDel="001607B6">
          <w:delText xml:space="preserve">: </w:delText>
        </w:r>
      </w:del>
      <w:proofErr w:type="spellStart"/>
      <w:r w:rsidRPr="00DC78B5">
        <w:t>Streamwork</w:t>
      </w:r>
      <w:proofErr w:type="spellEnd"/>
      <w:del w:id="5" w:author="jerome draillard" w:date="2015-11-27T14:12:00Z">
        <w:r w:rsidRPr="00DC78B5" w:rsidDel="001607B6">
          <w:delText xml:space="preserve"> et ODP</w:delText>
        </w:r>
      </w:del>
      <w:r w:rsidRPr="00DC78B5">
        <w:t>.</w:t>
      </w:r>
      <w:r w:rsidRPr="00DC78B5">
        <w:br/>
      </w:r>
    </w:p>
    <w:p w:rsidR="00BF1190" w:rsidRDefault="00BF1190" w:rsidP="00BF1190">
      <w:r w:rsidRPr="00DC78B5">
        <w:t>Il présente quelques généralités sur ces logiciels, et permet d'en comprendre le fonctionnement à l'aide de travaux pratiques.</w:t>
      </w:r>
      <w:r>
        <w:t xml:space="preserve"> </w:t>
      </w:r>
      <w:r w:rsidRPr="00DC78B5">
        <w:t xml:space="preserve">Les parties d'implémentation ne sont pas décrites dans le détail lorsqu'il s'agit de développement classique, en C++. </w:t>
      </w:r>
    </w:p>
    <w:p w:rsidR="00BF1190" w:rsidRDefault="00BF1190" w:rsidP="00BF1190"/>
    <w:p w:rsidR="00BF1190" w:rsidRDefault="00BF1190" w:rsidP="00BF1190">
      <w:r>
        <w:t xml:space="preserve">Certaines </w:t>
      </w:r>
      <w:r w:rsidRPr="00DC78B5">
        <w:t xml:space="preserve">parties spécifiques à </w:t>
      </w:r>
      <w:proofErr w:type="spellStart"/>
      <w:r w:rsidRPr="00DC78B5">
        <w:t>Streamwork</w:t>
      </w:r>
      <w:proofErr w:type="spellEnd"/>
      <w:r w:rsidRPr="00DC78B5">
        <w:t xml:space="preserve"> sont indiquées </w:t>
      </w:r>
      <w:r>
        <w:t>si</w:t>
      </w:r>
      <w:r w:rsidRPr="00DC78B5">
        <w:t xml:space="preserve"> nécessaire.</w:t>
      </w:r>
      <w:r>
        <w:t xml:space="preserve"> </w:t>
      </w:r>
      <w:r w:rsidRPr="00DC78B5">
        <w:t>Il est toutefois conseillé de travailler en utilisant le moins possible les lignes de codes indiquées. Le but n'est pas de copier le code, mais de le comprendre.</w:t>
      </w:r>
    </w:p>
    <w:p w:rsidR="00BF1190" w:rsidRPr="00DC78B5" w:rsidRDefault="00BF1190" w:rsidP="00BF1190"/>
    <w:p w:rsidR="00BF1190" w:rsidRDefault="00BF1190" w:rsidP="00BF1190">
      <w:pPr>
        <w:rPr>
          <w:ins w:id="6" w:author="ghislain.aine" w:date="2015-11-05T10:16:00Z"/>
        </w:rPr>
      </w:pPr>
      <w:r>
        <w:t xml:space="preserve">Les blocs de code sont </w:t>
      </w:r>
      <w:del w:id="7" w:author="ghislain.aine" w:date="2015-11-05T10:16:00Z">
        <w:r w:rsidDel="00E71AA2">
          <w:delText xml:space="preserve">indiqués en italique et </w:delText>
        </w:r>
      </w:del>
      <w:r>
        <w:t>encadré</w:t>
      </w:r>
      <w:ins w:id="8" w:author="ghislain.aine" w:date="2015-11-05T10:16:00Z">
        <w:r>
          <w:t>s</w:t>
        </w:r>
      </w:ins>
      <w:r>
        <w:t> :</w:t>
      </w:r>
      <w:del w:id="9" w:author="ghislain.aine" w:date="2015-11-05T10:16:00Z">
        <w:r w:rsidDel="00E71AA2">
          <w:delText>s</w:delText>
        </w:r>
      </w:del>
    </w:p>
    <w:p w:rsidR="00BF1190" w:rsidRDefault="00D276D8" w:rsidP="00BF1190">
      <w:ins w:id="10" w:author="ghislain.aine" w:date="2015-11-05T10:17:00Z">
        <w:r w:rsidR="00C156AC">
          <w:pict>
            <v:shapetype id="_x0000_t202" coordsize="21600,21600" o:spt="202" path="m,l,21600r21600,l21600,xe">
              <v:stroke joinstyle="miter"/>
              <v:path gradientshapeok="t" o:connecttype="rect"/>
            </v:shapetype>
            <v:shape id="_x0000_s1283" type="#_x0000_t202" style="width:497.25pt;height:19.05pt;mso-height-percent:200;mso-position-horizontal-relative:char;mso-position-vertical-relative:line;mso-height-percent:200;mso-width-relative:margin;mso-height-relative:margin">
              <v:textbox style="mso-next-textbox:#_x0000_s1283;mso-fit-shape-to-text:t">
                <w:txbxContent>
                  <w:p w:rsidR="00BF1190" w:rsidRPr="003230A6" w:rsidDel="00E71AA2" w:rsidRDefault="00BF1190" w:rsidP="00BF1190">
                    <w:pPr>
                      <w:autoSpaceDE w:val="0"/>
                      <w:autoSpaceDN w:val="0"/>
                      <w:adjustRightInd w:val="0"/>
                      <w:jc w:val="left"/>
                      <w:rPr>
                        <w:del w:id="11" w:author="ghislain.aine" w:date="2015-11-05T10:17:00Z"/>
                        <w:rFonts w:ascii="Courier New" w:hAnsi="Courier New" w:cs="Courier New"/>
                        <w:b/>
                        <w:bCs/>
                        <w:color w:val="000000"/>
                        <w:sz w:val="20"/>
                        <w:szCs w:val="20"/>
                        <w:highlight w:val="white"/>
                        <w:lang w:val="en-US"/>
                      </w:rPr>
                    </w:pPr>
                    <w:ins w:id="12" w:author="ghislain.aine" w:date="2015-11-05T10:17:00Z">
                      <w:r>
                        <w:rPr>
                          <w:rFonts w:ascii="Consolas" w:hAnsi="Consolas" w:cs="Consolas"/>
                          <w:color w:val="008000"/>
                          <w:sz w:val="19"/>
                          <w:szCs w:val="19"/>
                          <w:highlight w:val="white"/>
                        </w:rPr>
                        <w:t>// Exemple de code</w:t>
                      </w:r>
                    </w:ins>
                    <w:del w:id="13" w:author="ghislain.aine" w:date="2015-11-05T10:17:00Z">
                      <w:r w:rsidRPr="004169AF" w:rsidDel="00E71AA2">
                        <w:rPr>
                          <w:rFonts w:ascii="Courier New" w:hAnsi="Courier New" w:cs="Courier New"/>
                          <w:color w:val="0000FF"/>
                          <w:sz w:val="20"/>
                          <w:szCs w:val="20"/>
                          <w:highlight w:val="white"/>
                          <w:lang w:val="en-US"/>
                        </w:rPr>
                        <w:delText>&lt;Project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name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"Demo"</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path</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"Demo"</w:delText>
                      </w:r>
                      <w:r w:rsidRPr="004169AF" w:rsidDel="00E71AA2">
                        <w:rPr>
                          <w:rFonts w:ascii="Courier New" w:hAnsi="Courier New" w:cs="Courier New"/>
                          <w:color w:val="0000FF"/>
                          <w:sz w:val="20"/>
                          <w:szCs w:val="20"/>
                          <w:highlight w:val="white"/>
                          <w:lang w:val="en-US"/>
                        </w:rPr>
                        <w:delText>&gt;</w:delText>
                      </w:r>
                    </w:del>
                  </w:p>
                  <w:p w:rsidR="00BF1190" w:rsidRPr="003230A6" w:rsidDel="00E71AA2" w:rsidRDefault="00BF1190" w:rsidP="00BF1190">
                    <w:pPr>
                      <w:autoSpaceDE w:val="0"/>
                      <w:autoSpaceDN w:val="0"/>
                      <w:adjustRightInd w:val="0"/>
                      <w:jc w:val="left"/>
                      <w:rPr>
                        <w:del w:id="14" w:author="ghislain.aine" w:date="2015-11-05T10:17:00Z"/>
                        <w:rFonts w:ascii="Courier New" w:hAnsi="Courier New" w:cs="Courier New"/>
                        <w:b/>
                        <w:bCs/>
                        <w:color w:val="000000"/>
                        <w:sz w:val="20"/>
                        <w:szCs w:val="20"/>
                        <w:highlight w:val="white"/>
                        <w:lang w:val="en-US"/>
                      </w:rPr>
                    </w:pPr>
                    <w:del w:id="15"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&lt;Target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type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"SHARED_LIB"</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ext</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"swdl"</w:delText>
                      </w:r>
                      <w:r w:rsidRPr="004169AF" w:rsidDel="00E71AA2">
                        <w:rPr>
                          <w:rFonts w:ascii="Courier New" w:hAnsi="Courier New" w:cs="Courier New"/>
                          <w:color w:val="0000FF"/>
                          <w:sz w:val="20"/>
                          <w:szCs w:val="20"/>
                          <w:highlight w:val="white"/>
                          <w:lang w:val="en-US"/>
                        </w:rPr>
                        <w:delText>/&gt;</w:delText>
                      </w:r>
                    </w:del>
                  </w:p>
                  <w:p w:rsidR="00BF1190" w:rsidRPr="003230A6" w:rsidDel="00E71AA2" w:rsidRDefault="00BF1190" w:rsidP="00BF1190">
                    <w:pPr>
                      <w:autoSpaceDE w:val="0"/>
                      <w:autoSpaceDN w:val="0"/>
                      <w:adjustRightInd w:val="0"/>
                      <w:jc w:val="left"/>
                      <w:rPr>
                        <w:del w:id="16" w:author="ghislain.aine" w:date="2015-11-05T10:17:00Z"/>
                        <w:rFonts w:ascii="Courier New" w:hAnsi="Courier New" w:cs="Courier New"/>
                        <w:b/>
                        <w:bCs/>
                        <w:color w:val="000000"/>
                        <w:sz w:val="20"/>
                        <w:szCs w:val="20"/>
                        <w:highlight w:val="white"/>
                        <w:lang w:val="en-US"/>
                      </w:rPr>
                    </w:pPr>
                    <w:del w:id="17"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&lt;Dependencies&gt;</w:delText>
                      </w:r>
                    </w:del>
                  </w:p>
                  <w:p w:rsidR="00BF1190" w:rsidRPr="003230A6" w:rsidDel="00E71AA2" w:rsidRDefault="00BF1190" w:rsidP="00BF1190">
                    <w:pPr>
                      <w:autoSpaceDE w:val="0"/>
                      <w:autoSpaceDN w:val="0"/>
                      <w:adjustRightInd w:val="0"/>
                      <w:jc w:val="left"/>
                      <w:rPr>
                        <w:del w:id="18" w:author="ghislain.aine" w:date="2015-11-05T10:17:00Z"/>
                        <w:rFonts w:ascii="Courier New" w:hAnsi="Courier New" w:cs="Courier New"/>
                        <w:b/>
                        <w:bCs/>
                        <w:color w:val="000000"/>
                        <w:sz w:val="20"/>
                        <w:szCs w:val="20"/>
                        <w:highlight w:val="white"/>
                        <w:lang w:val="en-US"/>
                      </w:rPr>
                    </w:pPr>
                    <w:del w:id="19" w:author="ghislain.aine" w:date="2015-11-05T10:17:00Z">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color w:val="0000FF"/>
                          <w:sz w:val="20"/>
                          <w:szCs w:val="20"/>
                          <w:highlight w:val="white"/>
                          <w:lang w:val="en-US"/>
                        </w:rPr>
                        <w:delText>&lt;Artifact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name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"SwCore"</w:delText>
                      </w:r>
                      <w:r w:rsidRPr="004169AF" w:rsidDel="00E71AA2">
                        <w:rPr>
                          <w:rFonts w:ascii="Courier New" w:hAnsi="Courier New" w:cs="Courier New"/>
                          <w:color w:val="0000FF"/>
                          <w:sz w:val="20"/>
                          <w:szCs w:val="20"/>
                          <w:highlight w:val="white"/>
                          <w:lang w:val="en-US"/>
                        </w:rPr>
                        <w:delText>/&gt;</w:delText>
                      </w:r>
                    </w:del>
                  </w:p>
                  <w:p w:rsidR="00BF1190" w:rsidDel="00E71AA2" w:rsidRDefault="00BF1190" w:rsidP="00BF1190">
                    <w:pPr>
                      <w:autoSpaceDE w:val="0"/>
                      <w:autoSpaceDN w:val="0"/>
                      <w:adjustRightInd w:val="0"/>
                      <w:jc w:val="left"/>
                      <w:rPr>
                        <w:del w:id="20" w:author="ghislain.aine" w:date="2015-11-05T10:17:00Z"/>
                        <w:rFonts w:ascii="Courier New" w:hAnsi="Courier New" w:cs="Courier New"/>
                        <w:b/>
                        <w:bCs/>
                        <w:color w:val="000000"/>
                        <w:sz w:val="20"/>
                        <w:szCs w:val="20"/>
                        <w:highlight w:val="white"/>
                        <w:lang w:val="en-US"/>
                      </w:rPr>
                    </w:pPr>
                    <w:del w:id="21" w:author="ghislain.aine" w:date="2015-11-05T10:17:00Z">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b/>
                          <w:bCs/>
                          <w:color w:val="000000"/>
                          <w:sz w:val="20"/>
                          <w:szCs w:val="20"/>
                          <w:highlight w:val="white"/>
                          <w:lang w:val="en-US"/>
                        </w:rPr>
                        <w:tab/>
                      </w:r>
                      <w:r w:rsidRPr="004169AF" w:rsidDel="00E71AA2">
                        <w:rPr>
                          <w:rFonts w:ascii="Courier New" w:hAnsi="Courier New" w:cs="Courier New"/>
                          <w:color w:val="0000FF"/>
                          <w:sz w:val="20"/>
                          <w:szCs w:val="20"/>
                          <w:highlight w:val="white"/>
                          <w:lang w:val="en-US"/>
                        </w:rPr>
                        <w:delText>&lt;Artifact</w:delText>
                      </w:r>
                      <w:r w:rsidRPr="004169AF" w:rsidDel="00E71AA2">
                        <w:rPr>
                          <w:rFonts w:ascii="Courier New" w:hAnsi="Courier New" w:cs="Courier New"/>
                          <w:color w:val="000000"/>
                          <w:sz w:val="20"/>
                          <w:szCs w:val="20"/>
                          <w:highlight w:val="white"/>
                          <w:lang w:val="en-US"/>
                        </w:rPr>
                        <w:delText xml:space="preserve"> </w:delText>
                      </w:r>
                      <w:r w:rsidRPr="004169AF" w:rsidDel="00E71AA2">
                        <w:rPr>
                          <w:rFonts w:ascii="Courier New" w:hAnsi="Courier New" w:cs="Courier New"/>
                          <w:color w:val="FF0000"/>
                          <w:sz w:val="20"/>
                          <w:szCs w:val="20"/>
                          <w:highlight w:val="white"/>
                          <w:lang w:val="en-US"/>
                        </w:rPr>
                        <w:delText>name</w:delText>
                      </w:r>
                      <w:r w:rsidRPr="004169AF" w:rsidDel="00E71AA2">
                        <w:rPr>
                          <w:rFonts w:ascii="Courier New" w:hAnsi="Courier New" w:cs="Courier New"/>
                          <w:color w:val="000000"/>
                          <w:sz w:val="20"/>
                          <w:szCs w:val="20"/>
                          <w:highlight w:val="white"/>
                          <w:lang w:val="en-US"/>
                        </w:rPr>
                        <w:delText>=</w:delText>
                      </w:r>
                      <w:r w:rsidRPr="004169AF" w:rsidDel="00E71AA2">
                        <w:rPr>
                          <w:rFonts w:ascii="Courier New" w:hAnsi="Courier New" w:cs="Courier New"/>
                          <w:b/>
                          <w:bCs/>
                          <w:color w:val="8000FF"/>
                          <w:sz w:val="20"/>
                          <w:szCs w:val="20"/>
                          <w:highlight w:val="white"/>
                          <w:lang w:val="en-US"/>
                        </w:rPr>
                        <w:delText>"SwFoundation"</w:delText>
                      </w:r>
                      <w:r w:rsidRPr="004169AF" w:rsidDel="00E71AA2">
                        <w:rPr>
                          <w:rFonts w:ascii="Courier New" w:hAnsi="Courier New" w:cs="Courier New"/>
                          <w:color w:val="0000FF"/>
                          <w:sz w:val="20"/>
                          <w:szCs w:val="20"/>
                          <w:highlight w:val="white"/>
                          <w:lang w:val="en-US"/>
                        </w:rPr>
                        <w:delText>/&gt;</w:delText>
                      </w:r>
                    </w:del>
                  </w:p>
                  <w:p w:rsidR="00BF1190" w:rsidRPr="003230A6" w:rsidDel="00E71AA2" w:rsidRDefault="00BF1190" w:rsidP="00BF1190">
                    <w:pPr>
                      <w:autoSpaceDE w:val="0"/>
                      <w:autoSpaceDN w:val="0"/>
                      <w:adjustRightInd w:val="0"/>
                      <w:jc w:val="left"/>
                      <w:rPr>
                        <w:del w:id="22" w:author="ghislain.aine" w:date="2015-11-05T10:17:00Z"/>
                        <w:rFonts w:ascii="Courier New" w:hAnsi="Courier New" w:cs="Courier New"/>
                        <w:b/>
                        <w:bCs/>
                        <w:color w:val="000000"/>
                        <w:sz w:val="20"/>
                        <w:szCs w:val="20"/>
                        <w:highlight w:val="white"/>
                        <w:lang w:val="en-US"/>
                      </w:rPr>
                    </w:pPr>
                    <w:del w:id="23"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&lt;/Dependencies&gt;</w:delText>
                      </w:r>
                      <w:r w:rsidRPr="004169AF" w:rsidDel="00E71AA2">
                        <w:rPr>
                          <w:rFonts w:ascii="Courier New" w:hAnsi="Courier New" w:cs="Courier New"/>
                          <w:b/>
                          <w:bCs/>
                          <w:color w:val="000000"/>
                          <w:sz w:val="20"/>
                          <w:szCs w:val="20"/>
                          <w:highlight w:val="white"/>
                          <w:lang w:val="en-US"/>
                        </w:rPr>
                        <w:delText xml:space="preserve"> </w:delText>
                      </w:r>
                    </w:del>
                  </w:p>
                  <w:p w:rsidR="00BF1190" w:rsidRPr="003230A6" w:rsidDel="00E71AA2" w:rsidRDefault="00BF1190" w:rsidP="00BF1190">
                    <w:pPr>
                      <w:autoSpaceDE w:val="0"/>
                      <w:autoSpaceDN w:val="0"/>
                      <w:adjustRightInd w:val="0"/>
                      <w:jc w:val="left"/>
                      <w:rPr>
                        <w:del w:id="24" w:author="ghislain.aine" w:date="2015-11-05T10:17:00Z"/>
                        <w:rFonts w:ascii="Courier New" w:hAnsi="Courier New" w:cs="Courier New"/>
                        <w:b/>
                        <w:bCs/>
                        <w:color w:val="000000"/>
                        <w:sz w:val="20"/>
                        <w:szCs w:val="20"/>
                        <w:highlight w:val="white"/>
                        <w:lang w:val="en-US"/>
                      </w:rPr>
                    </w:pPr>
                    <w:del w:id="25"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RPr="004169AF" w:rsidDel="00E71AA2">
                        <w:rPr>
                          <w:rFonts w:ascii="Courier New" w:hAnsi="Courier New" w:cs="Courier New"/>
                          <w:color w:val="0000FF"/>
                          <w:sz w:val="20"/>
                          <w:szCs w:val="20"/>
                          <w:highlight w:val="white"/>
                          <w:lang w:val="en-US"/>
                        </w:rPr>
                        <w:delText>&lt;QTDependencies&gt;</w:delText>
                      </w:r>
                    </w:del>
                  </w:p>
                  <w:p w:rsidR="00BF1190" w:rsidDel="00E71AA2" w:rsidRDefault="00BF1190" w:rsidP="00BF1190">
                    <w:pPr>
                      <w:autoSpaceDE w:val="0"/>
                      <w:autoSpaceDN w:val="0"/>
                      <w:adjustRightInd w:val="0"/>
                      <w:jc w:val="left"/>
                      <w:rPr>
                        <w:del w:id="26" w:author="ghislain.aine" w:date="2015-11-05T10:17:00Z"/>
                        <w:rFonts w:ascii="Courier New" w:hAnsi="Courier New" w:cs="Courier New"/>
                        <w:b/>
                        <w:bCs/>
                        <w:color w:val="000000"/>
                        <w:sz w:val="20"/>
                        <w:szCs w:val="20"/>
                        <w:highlight w:val="white"/>
                      </w:rPr>
                    </w:pPr>
                    <w:del w:id="27" w:author="ghislain.aine" w:date="2015-11-05T10:17:00Z">
                      <w:r w:rsidRPr="004169AF" w:rsidDel="00E71AA2">
                        <w:rPr>
                          <w:rFonts w:ascii="Courier New" w:hAnsi="Courier New" w:cs="Courier New"/>
                          <w:b/>
                          <w:bCs/>
                          <w:color w:val="000000"/>
                          <w:sz w:val="20"/>
                          <w:szCs w:val="20"/>
                          <w:highlight w:val="white"/>
                          <w:lang w:val="en-US"/>
                        </w:rPr>
                        <w:delText xml:space="preserve">    </w:delText>
                      </w:r>
                      <w:r w:rsidDel="00E71AA2">
                        <w:rPr>
                          <w:rFonts w:ascii="Courier New" w:hAnsi="Courier New" w:cs="Courier New"/>
                          <w:color w:val="0000FF"/>
                          <w:sz w:val="20"/>
                          <w:szCs w:val="20"/>
                          <w:highlight w:val="white"/>
                        </w:rPr>
                        <w:delText>&lt;/QTDependencies&gt;</w:delText>
                      </w:r>
                    </w:del>
                  </w:p>
                  <w:p w:rsidR="00BF1190" w:rsidRDefault="00BF1190" w:rsidP="00BF1190">
                    <w:pPr>
                      <w:shd w:val="clear" w:color="auto" w:fill="FFFFFF"/>
                      <w:jc w:val="left"/>
                    </w:pPr>
                    <w:del w:id="28" w:author="ghislain.aine" w:date="2015-11-05T10:17:00Z">
                      <w:r w:rsidDel="00E71AA2">
                        <w:rPr>
                          <w:rFonts w:ascii="Courier New" w:hAnsi="Courier New" w:cs="Courier New"/>
                          <w:color w:val="0000FF"/>
                          <w:sz w:val="20"/>
                          <w:szCs w:val="20"/>
                          <w:highlight w:val="white"/>
                        </w:rPr>
                        <w:delText>&lt;/Project&gt;</w:delText>
                      </w:r>
                    </w:del>
                  </w:p>
                </w:txbxContent>
              </v:textbox>
              <w10:wrap type="none"/>
              <w10:anchorlock/>
            </v:shape>
          </w:pict>
        </w:r>
      </w:ins>
    </w:p>
    <w:p w:rsidR="00BF1190" w:rsidDel="00E71AA2" w:rsidRDefault="00BF1190" w:rsidP="00BF1190">
      <w:pPr>
        <w:pStyle w:val="Code"/>
        <w:rPr>
          <w:del w:id="29" w:author="ghislain.aine" w:date="2015-11-05T10:17:00Z"/>
        </w:rPr>
      </w:pPr>
      <w:del w:id="30" w:author="ghislain.aine" w:date="2015-11-05T10:17:00Z">
        <w:r w:rsidDel="00E71AA2">
          <w:delText>Exemple de bloc de code</w:delText>
        </w:r>
        <w:bookmarkStart w:id="31" w:name="_Toc462985369"/>
        <w:bookmarkEnd w:id="31"/>
      </w:del>
    </w:p>
    <w:p w:rsidR="00BF1190" w:rsidDel="00E71AA2" w:rsidRDefault="00BF1190" w:rsidP="00BF1190">
      <w:pPr>
        <w:rPr>
          <w:del w:id="32" w:author="ghislain.aine" w:date="2015-11-05T10:17:00Z"/>
        </w:rPr>
      </w:pPr>
      <w:bookmarkStart w:id="33" w:name="_Toc462985370"/>
      <w:bookmarkEnd w:id="33"/>
    </w:p>
    <w:p w:rsidR="00BF1190" w:rsidRPr="00F3403A" w:rsidRDefault="00BF1190" w:rsidP="00BF1190">
      <w:pPr>
        <w:pStyle w:val="Titre1"/>
      </w:pPr>
      <w:del w:id="34" w:author="jerome draillard" w:date="2015-11-27T14:13:00Z">
        <w:r w:rsidRPr="00F3403A" w:rsidDel="00CA3B9F">
          <w:delText>Prérequis</w:delText>
        </w:r>
      </w:del>
      <w:bookmarkStart w:id="35" w:name="_Toc462985371"/>
      <w:ins w:id="36" w:author="jerome draillard" w:date="2015-11-27T14:13:00Z">
        <w:r>
          <w:t>Mise en place de l'environnement de développement</w:t>
        </w:r>
      </w:ins>
      <w:bookmarkEnd w:id="35"/>
    </w:p>
    <w:p w:rsidR="00BF1190" w:rsidRDefault="00BF1190" w:rsidP="00BF1190">
      <w:r>
        <w:t xml:space="preserve">La formation repose sur l'utilisation </w:t>
      </w:r>
      <w:del w:id="37" w:author="ghislain.aine" w:date="2015-10-29T15:10:00Z">
        <w:r w:rsidDel="00FA59AA">
          <w:delText xml:space="preserve">des </w:delText>
        </w:r>
      </w:del>
      <w:ins w:id="38" w:author="ghislain.aine" w:date="2015-10-29T15:10:00Z">
        <w:r>
          <w:t xml:space="preserve">du </w:t>
        </w:r>
      </w:ins>
      <w:r>
        <w:t>logiciel</w:t>
      </w:r>
      <w:del w:id="39" w:author="ghislain.aine" w:date="2015-10-29T15:10:00Z">
        <w:r w:rsidDel="00FA59AA">
          <w:delText>s</w:delText>
        </w:r>
      </w:del>
      <w:r>
        <w:t xml:space="preserve"> </w:t>
      </w:r>
      <w:proofErr w:type="spellStart"/>
      <w:r>
        <w:t>Streamwork</w:t>
      </w:r>
      <w:proofErr w:type="spellEnd"/>
      <w:del w:id="40" w:author="ghislain.aine" w:date="2015-10-29T15:04:00Z">
        <w:r w:rsidDel="00FA59AA">
          <w:delText xml:space="preserve"> et ODP</w:delText>
        </w:r>
      </w:del>
      <w:r>
        <w:t xml:space="preserve">, et utilise les sources de </w:t>
      </w:r>
      <w:proofErr w:type="spellStart"/>
      <w:r>
        <w:t>Starlinx</w:t>
      </w:r>
      <w:proofErr w:type="spellEnd"/>
      <w:r>
        <w:t>.</w:t>
      </w:r>
    </w:p>
    <w:p w:rsidR="00BF1190" w:rsidRDefault="00BF1190" w:rsidP="00BF1190"/>
    <w:p w:rsidR="00BF1190" w:rsidRDefault="00BF1190" w:rsidP="00BF1190">
      <w:r>
        <w:t>Il est donc nécessaire d'avoir l'ensemble des éléments suivants :</w:t>
      </w:r>
    </w:p>
    <w:p w:rsidR="00BF1190" w:rsidRDefault="00BF1190" w:rsidP="00BF1190"/>
    <w:p w:rsidR="00BF1190" w:rsidRPr="00AB67D6" w:rsidRDefault="00BF1190" w:rsidP="00BF1190">
      <w:pPr>
        <w:pStyle w:val="Paragraphedeliste"/>
        <w:numPr>
          <w:ilvl w:val="0"/>
          <w:numId w:val="109"/>
        </w:numPr>
        <w:spacing w:before="120" w:after="120"/>
        <w:ind w:left="714" w:hanging="357"/>
        <w:contextualSpacing w:val="0"/>
        <w:rPr>
          <w:b/>
        </w:rPr>
      </w:pPr>
      <w:ins w:id="41" w:author="giacomo.rombaut" w:date="2015-04-14T14:56:00Z">
        <w:r w:rsidRPr="00AB67D6">
          <w:rPr>
            <w:b/>
          </w:rPr>
          <w:t>LDT Tools</w:t>
        </w:r>
      </w:ins>
      <w:r>
        <w:rPr>
          <w:b/>
        </w:rPr>
        <w:t> :</w:t>
      </w:r>
    </w:p>
    <w:p w:rsidR="00BF1190" w:rsidRPr="00E82883" w:rsidRDefault="00BF1190" w:rsidP="00BF1190">
      <w:pPr>
        <w:pStyle w:val="Paragraphedeliste"/>
        <w:spacing w:before="120" w:after="120"/>
        <w:ind w:left="714"/>
        <w:contextualSpacing w:val="0"/>
        <w:rPr>
          <w:ins w:id="42" w:author="giacomo.rombaut" w:date="2015-04-14T14:56:00Z"/>
        </w:rPr>
      </w:pPr>
      <w:r>
        <w:t>Ce dernier est peut être déjà installé sur la machine qui vous a été fournie. Si c’est le cas, vous avez le répertoire C:\LDTools présent (mettez le simplement à jour via SVN, clic droit -&gt; « SVN Update »). Si vous ne possédez pas ce répertoire, pour l’installer</w:t>
      </w:r>
      <w:ins w:id="43" w:author="jerome draillard" w:date="2015-11-27T14:13:00Z">
        <w:r w:rsidR="00D276D8" w:rsidRPr="00D276D8">
          <w:rPr>
            <w:rPrChange w:id="44" w:author="jerome draillard" w:date="2015-11-27T14:13:00Z">
              <w:rPr>
                <w:color w:val="0000FF" w:themeColor="hyperlink"/>
                <w:u w:val="single"/>
                <w:lang w:val="en-US"/>
              </w:rPr>
            </w:rPrChange>
          </w:rPr>
          <w:t xml:space="preserve"> fai</w:t>
        </w:r>
      </w:ins>
      <w:r>
        <w:t>tes</w:t>
      </w:r>
      <w:ins w:id="45" w:author="jerome draillard" w:date="2015-11-27T14:13:00Z">
        <w:r w:rsidR="00D276D8" w:rsidRPr="00D276D8">
          <w:rPr>
            <w:rPrChange w:id="46" w:author="jerome draillard" w:date="2015-11-27T14:13:00Z">
              <w:rPr>
                <w:color w:val="0000FF" w:themeColor="hyperlink"/>
                <w:u w:val="single"/>
                <w:lang w:val="en-US"/>
              </w:rPr>
            </w:rPrChange>
          </w:rPr>
          <w:t xml:space="preserve"> un </w:t>
        </w:r>
        <w:proofErr w:type="spellStart"/>
        <w:r w:rsidR="00D276D8" w:rsidRPr="00D276D8">
          <w:rPr>
            <w:rPrChange w:id="47" w:author="jerome draillard" w:date="2015-11-27T14:13:00Z">
              <w:rPr>
                <w:color w:val="0000FF" w:themeColor="hyperlink"/>
                <w:u w:val="single"/>
                <w:lang w:val="en-US"/>
              </w:rPr>
            </w:rPrChange>
          </w:rPr>
          <w:t>checkout</w:t>
        </w:r>
        <w:proofErr w:type="spellEnd"/>
        <w:r w:rsidR="00D276D8" w:rsidRPr="00D276D8">
          <w:rPr>
            <w:rPrChange w:id="48" w:author="jerome draillard" w:date="2015-11-27T14:13:00Z">
              <w:rPr>
                <w:color w:val="0000FF" w:themeColor="hyperlink"/>
                <w:u w:val="single"/>
                <w:lang w:val="en-US"/>
              </w:rPr>
            </w:rPrChange>
          </w:rPr>
          <w:t xml:space="preserve"> de </w:t>
        </w:r>
      </w:ins>
      <w:ins w:id="49" w:author="ghislain.aine" w:date="2015-10-29T15:12:00Z">
        <w:r w:rsidR="00D276D8" w:rsidRPr="00D276D8">
          <w:rPr>
            <w:rPrChange w:id="50" w:author="jerome draillard" w:date="2015-11-27T14:13:00Z">
              <w:rPr>
                <w:color w:val="0000FF" w:themeColor="hyperlink"/>
                <w:u w:val="single"/>
                <w:lang w:val="en-US"/>
              </w:rPr>
            </w:rPrChange>
          </w:rPr>
          <w:t>svn://fraixnasldt/LDTools/Delivery/EXE/win-msvc2013-x86-QT</w:t>
        </w:r>
      </w:ins>
      <w:r>
        <w:t>5.5.1</w:t>
      </w:r>
      <w:ins w:id="51" w:author="ghislain.aine" w:date="2015-10-29T15:12:00Z">
        <w:r w:rsidR="00D276D8" w:rsidRPr="00D276D8">
          <w:rPr>
            <w:rPrChange w:id="52" w:author="jerome draillard" w:date="2015-11-27T14:13:00Z">
              <w:rPr>
                <w:color w:val="0000FF" w:themeColor="hyperlink"/>
                <w:u w:val="single"/>
                <w:lang w:val="en-US"/>
              </w:rPr>
            </w:rPrChange>
          </w:rPr>
          <w:t>/release</w:t>
        </w:r>
      </w:ins>
      <w:ins w:id="53" w:author="giacomo.rombaut" w:date="2015-04-14T14:57:00Z">
        <w:del w:id="54" w:author="ghislain.aine" w:date="2015-10-29T15:12:00Z">
          <w:r>
            <w:delText>svn://fraixnasldt/LDTools</w:delText>
          </w:r>
        </w:del>
      </w:ins>
      <w:ins w:id="55" w:author="giacomo.rombaut" w:date="2015-04-14T14:58:00Z">
        <w:del w:id="56" w:author="ghislain.aine" w:date="2015-10-29T15:12:00Z">
          <w:r>
            <w:delText>/</w:delText>
          </w:r>
        </w:del>
      </w:ins>
      <w:ins w:id="57" w:author="giacomo.rombaut" w:date="2015-04-14T14:57:00Z">
        <w:del w:id="58" w:author="ghislain.aine" w:date="2015-10-29T15:12:00Z">
          <w:r>
            <w:delText>Artifacts</w:delText>
          </w:r>
        </w:del>
      </w:ins>
      <w:ins w:id="59" w:author="giacomo.rombaut" w:date="2015-04-14T14:58:00Z">
        <w:del w:id="60" w:author="ghislain.aine" w:date="2015-10-29T15:12:00Z">
          <w:r>
            <w:delText>/</w:delText>
          </w:r>
        </w:del>
      </w:ins>
      <w:ins w:id="61" w:author="giacomo.rombaut" w:date="2015-04-14T14:57:00Z">
        <w:del w:id="62" w:author="ghislain.aine" w:date="2015-10-29T15:12:00Z">
          <w:r>
            <w:delText>EXE</w:delText>
          </w:r>
        </w:del>
      </w:ins>
      <w:ins w:id="63" w:author="giacomo.rombaut" w:date="2015-04-14T14:58:00Z">
        <w:del w:id="64" w:author="ghislain.aine" w:date="2015-10-29T15:12:00Z">
          <w:r>
            <w:delText>/</w:delText>
          </w:r>
        </w:del>
      </w:ins>
      <w:ins w:id="65" w:author="giacomo.rombaut" w:date="2015-04-14T14:57:00Z">
        <w:del w:id="66" w:author="ghislain.aine" w:date="2015-10-29T15:12:00Z">
          <w:r>
            <w:delText>ia32.win.msvc2013.QT_5.4.0</w:delText>
          </w:r>
        </w:del>
      </w:ins>
      <w:ins w:id="67" w:author="giacomo.rombaut" w:date="2015-04-14T14:58:00Z">
        <w:del w:id="68" w:author="ghislain.aine" w:date="2015-10-29T15:12:00Z">
          <w:r>
            <w:delText>/</w:delText>
          </w:r>
        </w:del>
      </w:ins>
      <w:ins w:id="69" w:author="giacomo.rombaut" w:date="2015-04-14T14:57:00Z">
        <w:del w:id="70" w:author="ghislain.aine" w:date="2015-10-29T15:12:00Z">
          <w:r>
            <w:delText>release</w:delText>
          </w:r>
        </w:del>
      </w:ins>
      <w:ins w:id="71" w:author="giacomo.rombaut" w:date="2015-04-14T14:58:00Z">
        <w:del w:id="72" w:author="jerome draillard" w:date="2015-11-27T14:13:00Z">
          <w:r>
            <w:delText>)</w:delText>
          </w:r>
        </w:del>
      </w:ins>
      <w:ins w:id="73" w:author="jerome draillard" w:date="2015-11-27T14:13:00Z">
        <w:r>
          <w:t xml:space="preserve"> puis</w:t>
        </w:r>
      </w:ins>
      <w:ins w:id="74" w:author="giacomo.rombaut" w:date="2015-04-14T14:58:00Z">
        <w:r>
          <w:t xml:space="preserve"> </w:t>
        </w:r>
      </w:ins>
      <w:ins w:id="75" w:author="giacomo.rombaut" w:date="2015-04-14T15:07:00Z">
        <w:r>
          <w:t>l</w:t>
        </w:r>
      </w:ins>
      <w:ins w:id="76" w:author="giacomo.rombaut" w:date="2015-04-14T14:59:00Z">
        <w:r>
          <w:t xml:space="preserve">ancer </w:t>
        </w:r>
      </w:ins>
      <w:ins w:id="77" w:author="giacomo.rombaut" w:date="2015-04-14T14:58:00Z">
        <w:r>
          <w:t>LDTGeneratorWinRightContext.exe</w:t>
        </w:r>
      </w:ins>
    </w:p>
    <w:p w:rsidR="00BF1190" w:rsidRPr="00AB67D6" w:rsidRDefault="00BF1190" w:rsidP="00BF1190">
      <w:pPr>
        <w:pStyle w:val="Paragraphedeliste"/>
        <w:numPr>
          <w:ilvl w:val="0"/>
          <w:numId w:val="109"/>
        </w:numPr>
        <w:spacing w:before="120" w:after="120"/>
        <w:ind w:left="714" w:hanging="357"/>
        <w:contextualSpacing w:val="0"/>
        <w:rPr>
          <w:b/>
        </w:rPr>
      </w:pPr>
      <w:r>
        <w:rPr>
          <w:b/>
        </w:rPr>
        <w:t xml:space="preserve">Répertoire </w:t>
      </w:r>
      <w:r w:rsidRPr="00AB67D6">
        <w:rPr>
          <w:b/>
        </w:rPr>
        <w:t>C:/</w:t>
      </w:r>
      <w:del w:id="78" w:author="giacomo.rombaut" w:date="2015-04-14T14:52:00Z">
        <w:r w:rsidRPr="00AB67D6" w:rsidDel="00E45085">
          <w:rPr>
            <w:b/>
          </w:rPr>
          <w:delText>projects</w:delText>
        </w:r>
      </w:del>
      <w:ins w:id="79" w:author="giacomo.rombaut" w:date="2015-04-14T14:52:00Z">
        <w:r w:rsidRPr="00AB67D6">
          <w:rPr>
            <w:b/>
          </w:rPr>
          <w:t>tt4</w:t>
        </w:r>
      </w:ins>
      <w:r w:rsidRPr="00AB67D6">
        <w:rPr>
          <w:b/>
        </w:rPr>
        <w:t> :</w:t>
      </w:r>
    </w:p>
    <w:p w:rsidR="00BF1190" w:rsidRDefault="00BF1190" w:rsidP="00BF1190">
      <w:pPr>
        <w:pStyle w:val="Paragraphedeliste"/>
        <w:spacing w:before="120" w:after="120"/>
        <w:ind w:left="714"/>
        <w:contextualSpacing w:val="0"/>
      </w:pPr>
      <w:r>
        <w:t>S’il n’est pas présent :</w:t>
      </w:r>
    </w:p>
    <w:p w:rsidR="00BF1190" w:rsidDel="00AB1FE8" w:rsidRDefault="00BF1190" w:rsidP="00BF1190">
      <w:pPr>
        <w:pStyle w:val="Paragraphedeliste"/>
        <w:spacing w:before="120" w:after="120"/>
        <w:ind w:left="714" w:firstLine="702"/>
        <w:contextualSpacing w:val="0"/>
        <w:rPr>
          <w:del w:id="80" w:author="giacomo.rombaut" w:date="2015-04-14T15:04:00Z"/>
        </w:rPr>
      </w:pPr>
      <w:r>
        <w:t xml:space="preserve"> Créez le répertoire c:\tt4, et un </w:t>
      </w:r>
    </w:p>
    <w:p w:rsidR="00BF1190" w:rsidRDefault="00BF1190" w:rsidP="00BF1190">
      <w:pPr>
        <w:pStyle w:val="Paragraphedeliste"/>
        <w:spacing w:before="120" w:after="120"/>
        <w:ind w:left="714" w:firstLine="702"/>
        <w:contextualSpacing w:val="0"/>
      </w:pPr>
      <w:proofErr w:type="gramStart"/>
      <w:ins w:id="81" w:author="Alexandre Blin" w:date="2015-08-04T14:19:00Z">
        <w:r>
          <w:t>fichier</w:t>
        </w:r>
      </w:ins>
      <w:proofErr w:type="gramEnd"/>
      <w:r>
        <w:t xml:space="preserve"> vide</w:t>
      </w:r>
      <w:ins w:id="82" w:author="Alexandre Blin" w:date="2015-08-04T14:19:00Z">
        <w:r>
          <w:t xml:space="preserve"> </w:t>
        </w:r>
      </w:ins>
      <w:ins w:id="83" w:author="Alexandre Blin" w:date="2015-08-04T14:32:00Z">
        <w:r w:rsidR="00D276D8" w:rsidRPr="00D276D8">
          <w:rPr>
            <w:rPrChange w:id="84" w:author="Alexandre Blin" w:date="2015-08-04T16:46:00Z">
              <w:rPr>
                <w:color w:val="0000FF" w:themeColor="hyperlink"/>
                <w:u w:val="single"/>
                <w:lang w:val="en-US"/>
              </w:rPr>
            </w:rPrChange>
          </w:rPr>
          <w:t>“</w:t>
        </w:r>
      </w:ins>
      <w:ins w:id="85" w:author="Alexandre Blin" w:date="2015-08-04T14:19:00Z">
        <w:r>
          <w:t>.racine</w:t>
        </w:r>
      </w:ins>
      <w:ins w:id="86" w:author="Alexandre Blin" w:date="2015-08-04T14:32:00Z">
        <w:r w:rsidR="00D276D8" w:rsidRPr="00D276D8">
          <w:rPr>
            <w:rPrChange w:id="87" w:author="Alexandre Blin" w:date="2015-08-04T16:46:00Z">
              <w:rPr>
                <w:color w:val="0000FF" w:themeColor="hyperlink"/>
                <w:u w:val="single"/>
                <w:lang w:val="en-US"/>
              </w:rPr>
            </w:rPrChange>
          </w:rPr>
          <w:t>”</w:t>
        </w:r>
      </w:ins>
      <w:r>
        <w:t xml:space="preserve"> à l’intérieur ; Et Faites un</w:t>
      </w:r>
      <w:ins w:id="88" w:author="giacomo.rombaut" w:date="2015-04-14T14:59:00Z">
        <w:r>
          <w:t xml:space="preserve"> clic-droit-&gt;LDT Tools-&gt;</w:t>
        </w:r>
        <w:del w:id="89" w:author="Alexandre Blin" w:date="2015-08-04T13:57:00Z">
          <w:r w:rsidDel="00C11999">
            <w:delText xml:space="preserve">Generate </w:delText>
          </w:r>
        </w:del>
      </w:ins>
      <w:ins w:id="90" w:author="Alexandre Blin" w:date="2015-08-04T13:57:00Z">
        <w:r>
          <w:t xml:space="preserve">SVN </w:t>
        </w:r>
      </w:ins>
      <w:ins w:id="91" w:author="giacomo.rombaut" w:date="2015-04-14T14:59:00Z">
        <w:del w:id="92" w:author="ghislain.aine" w:date="2015-10-29T15:12:00Z">
          <w:r w:rsidDel="00FA59AA">
            <w:delText>c</w:delText>
          </w:r>
        </w:del>
      </w:ins>
      <w:proofErr w:type="spellStart"/>
      <w:ins w:id="93" w:author="ghislain.aine" w:date="2015-10-29T15:12:00Z">
        <w:r>
          <w:t>C</w:t>
        </w:r>
      </w:ins>
      <w:ins w:id="94" w:author="giacomo.rombaut" w:date="2015-04-14T14:59:00Z">
        <w:r>
          <w:t>heckout</w:t>
        </w:r>
      </w:ins>
      <w:proofErr w:type="spellEnd"/>
      <w:ins w:id="95" w:author="giacomo.rombaut" w:date="2015-04-14T15:00:00Z">
        <w:r>
          <w:t xml:space="preserve"> </w:t>
        </w:r>
      </w:ins>
    </w:p>
    <w:p w:rsidR="00BF1190" w:rsidRDefault="00BF1190" w:rsidP="00BF1190">
      <w:pPr>
        <w:pStyle w:val="Paragraphedeliste"/>
        <w:spacing w:before="120" w:after="120"/>
        <w:ind w:left="714"/>
        <w:contextualSpacing w:val="0"/>
        <w:rPr>
          <w:ins w:id="96" w:author="jerome draillard" w:date="2015-10-29T10:41:00Z"/>
        </w:rPr>
      </w:pPr>
      <w:r>
        <w:t>Enfin e</w:t>
      </w:r>
      <w:ins w:id="97" w:author="giacomo.rombaut" w:date="2015-04-14T15:00:00Z">
        <w:r>
          <w:t>x</w:t>
        </w:r>
      </w:ins>
      <w:ins w:id="98" w:author="ghislain.aine" w:date="2015-10-29T15:12:00Z">
        <w:r>
          <w:t>é</w:t>
        </w:r>
      </w:ins>
      <w:ins w:id="99" w:author="giacomo.rombaut" w:date="2015-04-14T15:00:00Z">
        <w:del w:id="100" w:author="ghislain.aine" w:date="2015-10-29T15:12:00Z">
          <w:r w:rsidDel="00FA59AA">
            <w:delText>e</w:delText>
          </w:r>
        </w:del>
        <w:r>
          <w:t>cuter le .bat</w:t>
        </w:r>
      </w:ins>
      <w:r>
        <w:t xml:space="preserve"> pour mettre à jour les sources.</w:t>
      </w:r>
    </w:p>
    <w:p w:rsidR="00BF1190" w:rsidRPr="00DF766D" w:rsidDel="00E45085" w:rsidRDefault="00BF1190" w:rsidP="00BF1190">
      <w:pPr>
        <w:pStyle w:val="Paragraphedeliste"/>
        <w:numPr>
          <w:ilvl w:val="0"/>
          <w:numId w:val="2"/>
        </w:numPr>
        <w:spacing w:before="120" w:after="120"/>
        <w:ind w:left="714" w:hanging="357"/>
        <w:contextualSpacing w:val="0"/>
        <w:rPr>
          <w:del w:id="101" w:author="giacomo.rombaut" w:date="2015-04-14T14:59:00Z"/>
          <w:b/>
        </w:rPr>
      </w:pPr>
      <w:del w:id="102" w:author="giacomo.rombaut" w:date="2015-04-14T14:59:00Z">
        <w:r w:rsidRPr="00DF766D" w:rsidDel="00E45085">
          <w:rPr>
            <w:b/>
          </w:rPr>
          <w:delText>N</w:delText>
        </w:r>
      </w:del>
    </w:p>
    <w:p w:rsidR="00000000" w:rsidRDefault="00BF1190">
      <w:pPr>
        <w:pStyle w:val="Paragraphedeliste"/>
        <w:numPr>
          <w:ilvl w:val="0"/>
          <w:numId w:val="2"/>
        </w:numPr>
        <w:spacing w:before="120" w:after="120"/>
        <w:ind w:left="714" w:hanging="357"/>
        <w:contextualSpacing w:val="0"/>
        <w:rPr>
          <w:del w:id="103" w:author="giacomo.rombaut" w:date="2015-04-14T14:59:00Z"/>
          <w:b/>
        </w:rPr>
        <w:pPrChange w:id="104" w:author="giacomo.rombaut" w:date="2015-04-14T14:59:00Z">
          <w:pPr>
            <w:pStyle w:val="Paragraphedeliste"/>
          </w:pPr>
        </w:pPrChange>
      </w:pPr>
      <w:del w:id="105" w:author="giacomo.rombaut" w:date="2015-04-14T14:59:00Z">
        <w:r w:rsidRPr="00DF766D" w:rsidDel="00E45085">
          <w:rPr>
            <w:b/>
          </w:rPr>
          <w:delText>(</w:delText>
        </w:r>
        <w:r w:rsidR="00D276D8" w:rsidRPr="00DF766D" w:rsidDel="00E45085">
          <w:rPr>
            <w:b/>
          </w:rPr>
          <w:fldChar w:fldCharType="begin"/>
        </w:r>
        <w:r w:rsidRPr="00DF766D" w:rsidDel="00E45085">
          <w:rPr>
            <w:b/>
          </w:rPr>
          <w:delInstrText>HYPERLINK "http://tt3.aix.diginext.fr/administration/svn/svnCheckout3.php"</w:delInstrText>
        </w:r>
        <w:r w:rsidR="00D276D8" w:rsidRPr="00DF766D" w:rsidDel="00E45085">
          <w:rPr>
            <w:b/>
          </w:rPr>
          <w:fldChar w:fldCharType="separate"/>
        </w:r>
        <w:r w:rsidRPr="00DF766D" w:rsidDel="00E45085">
          <w:rPr>
            <w:rStyle w:val="Lienhypertexte"/>
            <w:b/>
          </w:rPr>
          <w:delText>http://tt3.aix.diginext.fr/administration/svn/svnCheckout3.php</w:delText>
        </w:r>
        <w:r w:rsidR="00D276D8" w:rsidRPr="00DF766D" w:rsidDel="00E45085">
          <w:rPr>
            <w:b/>
          </w:rPr>
          <w:fldChar w:fldCharType="end"/>
        </w:r>
        <w:r w:rsidRPr="00DF766D" w:rsidDel="00E45085">
          <w:rPr>
            <w:b/>
          </w:rPr>
          <w:delText>)</w:delText>
        </w:r>
      </w:del>
    </w:p>
    <w:p w:rsidR="00BF1190" w:rsidRPr="00DF766D" w:rsidRDefault="00BF1190" w:rsidP="00BF1190">
      <w:pPr>
        <w:pStyle w:val="Paragraphedeliste"/>
        <w:numPr>
          <w:ilvl w:val="0"/>
          <w:numId w:val="109"/>
        </w:numPr>
        <w:spacing w:before="120" w:after="120"/>
        <w:ind w:left="714" w:hanging="357"/>
        <w:contextualSpacing w:val="0"/>
        <w:rPr>
          <w:b/>
          <w:lang w:val="en-US"/>
        </w:rPr>
      </w:pPr>
      <w:r w:rsidRPr="00DF766D">
        <w:rPr>
          <w:b/>
          <w:lang w:val="en-US"/>
        </w:rPr>
        <w:t xml:space="preserve">Visual Studio </w:t>
      </w:r>
      <w:ins w:id="106" w:author="giacomo.rombaut" w:date="2015-04-14T15:00:00Z">
        <w:r w:rsidRPr="00DF766D">
          <w:rPr>
            <w:b/>
            <w:lang w:val="en-US"/>
          </w:rPr>
          <w:t>2013</w:t>
        </w:r>
      </w:ins>
      <w:r w:rsidRPr="00DF766D">
        <w:rPr>
          <w:b/>
          <w:lang w:val="en-US"/>
        </w:rPr>
        <w:t xml:space="preserve"> :</w:t>
      </w:r>
    </w:p>
    <w:p w:rsidR="00BF1190" w:rsidRPr="00DF766D" w:rsidRDefault="00BF1190" w:rsidP="00BF1190">
      <w:pPr>
        <w:spacing w:before="120" w:after="120"/>
        <w:ind w:left="720"/>
        <w:rPr>
          <w:ins w:id="107" w:author="jerome draillard" w:date="2015-11-27T14:14:00Z"/>
          <w:lang w:val="en-US"/>
        </w:rPr>
      </w:pPr>
      <w:ins w:id="108" w:author="giacomo.rombaut" w:date="2015-04-14T15:00:00Z">
        <w:r w:rsidRPr="00DF766D">
          <w:rPr>
            <w:lang w:val="en-US"/>
          </w:rPr>
          <w:t xml:space="preserve"> </w:t>
        </w:r>
      </w:ins>
      <w:ins w:id="109" w:author="jerome draillard" w:date="2015-11-27T14:14:00Z">
        <w:r w:rsidR="00D276D8" w:rsidRPr="00DF766D">
          <w:rPr>
            <w:lang w:val="en-US"/>
          </w:rPr>
          <w:fldChar w:fldCharType="begin"/>
        </w:r>
        <w:r w:rsidRPr="00DF766D">
          <w:rPr>
            <w:lang w:val="en-US"/>
          </w:rPr>
          <w:instrText xml:space="preserve"> HYPERLINK "I:\\Logiciels (Licence DIGINEXT)\\Visual Studio Pro 2013" </w:instrText>
        </w:r>
        <w:r w:rsidR="00D276D8" w:rsidRPr="00DF766D">
          <w:rPr>
            <w:lang w:val="en-US"/>
          </w:rPr>
          <w:fldChar w:fldCharType="separate"/>
        </w:r>
        <w:r w:rsidRPr="00DF766D">
          <w:rPr>
            <w:rStyle w:val="Lienhypertexte"/>
            <w:lang w:val="en-US"/>
          </w:rPr>
          <w:t>I:\Logiciels (</w:t>
        </w:r>
        <w:proofErr w:type="spellStart"/>
        <w:r w:rsidRPr="00DF766D">
          <w:rPr>
            <w:rStyle w:val="Lienhypertexte"/>
            <w:lang w:val="en-US"/>
          </w:rPr>
          <w:t>Licence</w:t>
        </w:r>
        <w:proofErr w:type="spellEnd"/>
        <w:r w:rsidRPr="00DF766D">
          <w:rPr>
            <w:rStyle w:val="Lienhypertexte"/>
            <w:lang w:val="en-US"/>
          </w:rPr>
          <w:t xml:space="preserve"> DIGINEXT)\Visual Studio Pro 2013</w:t>
        </w:r>
        <w:r w:rsidR="00D276D8" w:rsidRPr="00DF766D">
          <w:rPr>
            <w:lang w:val="en-US"/>
          </w:rPr>
          <w:fldChar w:fldCharType="end"/>
        </w:r>
      </w:ins>
    </w:p>
    <w:p w:rsidR="00BF1190" w:rsidRPr="00DF766D" w:rsidRDefault="00BF1190" w:rsidP="00BF1190">
      <w:pPr>
        <w:pStyle w:val="Paragraphedeliste"/>
        <w:numPr>
          <w:ilvl w:val="0"/>
          <w:numId w:val="109"/>
        </w:numPr>
        <w:spacing w:before="120" w:after="120"/>
        <w:ind w:left="714" w:hanging="357"/>
        <w:contextualSpacing w:val="0"/>
        <w:rPr>
          <w:b/>
          <w:color w:val="0000FF" w:themeColor="hyperlink"/>
          <w:u w:val="single"/>
          <w:lang w:val="en-US"/>
        </w:rPr>
      </w:pPr>
      <w:proofErr w:type="spellStart"/>
      <w:r>
        <w:rPr>
          <w:b/>
          <w:lang w:val="en-US"/>
        </w:rPr>
        <w:t>L’update</w:t>
      </w:r>
      <w:proofErr w:type="spellEnd"/>
      <w:r>
        <w:rPr>
          <w:b/>
          <w:lang w:val="en-US"/>
        </w:rPr>
        <w:t xml:space="preserve"> 5 de </w:t>
      </w:r>
      <w:ins w:id="110" w:author="jerome draillard" w:date="2015-11-27T14:14:00Z">
        <w:r w:rsidRPr="00DF766D">
          <w:rPr>
            <w:b/>
            <w:lang w:val="en-US"/>
          </w:rPr>
          <w:t>V</w:t>
        </w:r>
      </w:ins>
      <w:r>
        <w:rPr>
          <w:b/>
          <w:lang w:val="en-US"/>
        </w:rPr>
        <w:t>i</w:t>
      </w:r>
      <w:ins w:id="111" w:author="jerome draillard" w:date="2015-11-27T14:14:00Z">
        <w:r w:rsidRPr="00DF766D">
          <w:rPr>
            <w:b/>
            <w:lang w:val="en-US"/>
          </w:rPr>
          <w:t xml:space="preserve">sual Studio 2013 </w:t>
        </w:r>
      </w:ins>
      <w:del w:id="112" w:author="giacomo.rombaut" w:date="2015-04-14T15:00:00Z">
        <w:r w:rsidRPr="00DF766D" w:rsidDel="00E45085">
          <w:rPr>
            <w:b/>
            <w:lang w:val="en-US"/>
          </w:rPr>
          <w:delText>avec Service Pack 1</w:delText>
        </w:r>
      </w:del>
      <w:ins w:id="113" w:author="ghislain.aine" w:date="2015-10-30T10:14:00Z">
        <w:r w:rsidRPr="00DF766D">
          <w:rPr>
            <w:b/>
            <w:lang w:val="en-US"/>
          </w:rPr>
          <w:t>:</w:t>
        </w:r>
      </w:ins>
      <w:ins w:id="114" w:author="jerome draillard" w:date="2015-10-29T10:42:00Z">
        <w:del w:id="115" w:author="ghislain.aine" w:date="2015-10-30T10:14:00Z">
          <w:r w:rsidRPr="00DF766D" w:rsidDel="00440BD3">
            <w:rPr>
              <w:b/>
              <w:lang w:val="en-US"/>
            </w:rPr>
            <w:delText>-- &gt;</w:delText>
          </w:r>
        </w:del>
      </w:ins>
      <w:ins w:id="116" w:author="ghislain.aine" w:date="2015-10-30T10:14:00Z">
        <w:r w:rsidRPr="00DF766D">
          <w:rPr>
            <w:b/>
            <w:lang w:val="en-US"/>
          </w:rPr>
          <w:t xml:space="preserve"> </w:t>
        </w:r>
      </w:ins>
    </w:p>
    <w:p w:rsidR="00BF1190" w:rsidRPr="00DF766D" w:rsidDel="005541FA" w:rsidRDefault="00BF1190" w:rsidP="00BF1190">
      <w:pPr>
        <w:pStyle w:val="Paragraphedeliste"/>
        <w:spacing w:before="120" w:after="120"/>
        <w:ind w:left="714"/>
        <w:contextualSpacing w:val="0"/>
        <w:rPr>
          <w:ins w:id="117" w:author="ghislain.aine" w:date="2015-10-30T10:14:00Z"/>
          <w:del w:id="118" w:author="jerome draillard" w:date="2015-10-29T10:42:00Z"/>
          <w:rStyle w:val="Lienhypertexte"/>
          <w:b/>
          <w:lang w:val="en-US"/>
        </w:rPr>
      </w:pPr>
      <w:ins w:id="119" w:author="jerome draillard" w:date="2015-10-29T10:42:00Z">
        <w:del w:id="120" w:author="ghislain.aine" w:date="2015-10-30T10:14:00Z">
          <w:r w:rsidRPr="00DF766D" w:rsidDel="00440BD3">
            <w:rPr>
              <w:b/>
              <w:lang w:val="en-US"/>
            </w:rPr>
            <w:delText xml:space="preserve"> </w:delText>
          </w:r>
        </w:del>
      </w:ins>
      <w:ins w:id="121" w:author="ghislain.aine" w:date="2015-10-30T10:14:00Z">
        <w:r w:rsidR="00D276D8" w:rsidRPr="00D276D8">
          <w:rPr>
            <w:b/>
            <w:lang w:val="en-US"/>
          </w:rPr>
          <w:fldChar w:fldCharType="begin"/>
        </w:r>
        <w:r w:rsidRPr="00DF766D">
          <w:rPr>
            <w:b/>
            <w:lang w:val="en-US"/>
          </w:rPr>
          <w:instrText xml:space="preserve"> HYPERLINK "I:\\Logiciels (Licence DIGINEXT)\\Visual Studio Pro 2013" </w:instrText>
        </w:r>
        <w:r w:rsidR="00D276D8" w:rsidRPr="00D276D8">
          <w:rPr>
            <w:b/>
            <w:lang w:val="en-US"/>
          </w:rPr>
          <w:fldChar w:fldCharType="separate"/>
        </w:r>
      </w:ins>
    </w:p>
    <w:p w:rsidR="00BF1190" w:rsidRDefault="00BF1190" w:rsidP="00BF1190">
      <w:pPr>
        <w:pStyle w:val="Paragraphedeliste"/>
        <w:spacing w:before="120" w:after="120"/>
        <w:ind w:left="714"/>
        <w:contextualSpacing w:val="0"/>
        <w:rPr>
          <w:ins w:id="122" w:author="jerome draillard" w:date="2015-10-29T10:42:00Z"/>
          <w:lang w:val="en-US"/>
        </w:rPr>
      </w:pPr>
      <w:ins w:id="123" w:author="ghislain.aine" w:date="2015-10-30T10:14:00Z">
        <w:r w:rsidRPr="00440BD3">
          <w:rPr>
            <w:rStyle w:val="Lienhypertexte"/>
            <w:lang w:val="en-US"/>
          </w:rPr>
          <w:t>I:\Logiciels (</w:t>
        </w:r>
      </w:ins>
      <w:r w:rsidRPr="00440BD3">
        <w:rPr>
          <w:rStyle w:val="Lienhypertexte"/>
          <w:lang w:val="en-US"/>
        </w:rPr>
        <w:t>License</w:t>
      </w:r>
      <w:ins w:id="124" w:author="ghislain.aine" w:date="2015-10-30T10:14:00Z">
        <w:r w:rsidRPr="00440BD3">
          <w:rPr>
            <w:rStyle w:val="Lienhypertexte"/>
            <w:lang w:val="en-US"/>
          </w:rPr>
          <w:t xml:space="preserve"> DIGINEXT)\Visual Studio Pro 2013</w:t>
        </w:r>
        <w:r w:rsidR="00D276D8">
          <w:rPr>
            <w:lang w:val="en-US"/>
          </w:rPr>
          <w:fldChar w:fldCharType="end"/>
        </w:r>
      </w:ins>
    </w:p>
    <w:p w:rsidR="00BF1190" w:rsidRPr="00DC78B5" w:rsidDel="005541FA" w:rsidRDefault="00BF1190" w:rsidP="00BF1190">
      <w:pPr>
        <w:pStyle w:val="Paragraphedeliste"/>
        <w:spacing w:before="120" w:after="120"/>
        <w:ind w:left="714" w:hanging="357"/>
        <w:contextualSpacing w:val="0"/>
        <w:rPr>
          <w:del w:id="125" w:author="jerome draillard" w:date="2015-10-29T10:42:00Z"/>
          <w:lang w:val="en-US"/>
        </w:rPr>
      </w:pPr>
      <w:del w:id="126" w:author="jerome draillard" w:date="2015-10-29T10:42:00Z">
        <w:r w:rsidRPr="00DC78B5" w:rsidDel="005541FA">
          <w:rPr>
            <w:lang w:val="en-US"/>
          </w:rPr>
          <w:delText>(</w:delText>
        </w:r>
        <w:r w:rsidR="00D276D8" w:rsidDel="005541FA">
          <w:fldChar w:fldCharType="begin"/>
        </w:r>
        <w:r w:rsidR="00D276D8" w:rsidRPr="00D276D8">
          <w:rPr>
            <w:lang w:val="en-US"/>
            <w:rPrChange w:id="127" w:author="giacomo.rombaut" w:date="2015-04-14T16:32:00Z">
              <w:rPr>
                <w:color w:val="0000FF" w:themeColor="hyperlink"/>
                <w:u w:val="single"/>
              </w:rPr>
            </w:rPrChange>
          </w:rPr>
          <w:delInstrText>HYPERLINK "file:///\\\\Fraixnas1\\tdl\\Outils-Datawarehouse\\Dev\\windows\\VisualStudio2008"</w:delInstrText>
        </w:r>
        <w:r w:rsidR="00D276D8" w:rsidDel="005541FA">
          <w:fldChar w:fldCharType="separate"/>
        </w:r>
        <w:r w:rsidRPr="00DC78B5" w:rsidDel="005541FA">
          <w:rPr>
            <w:rStyle w:val="Lienhypertexte"/>
            <w:lang w:val="en-US"/>
          </w:rPr>
          <w:delText>\\Fraixnas1\tdl\Outils-Datawarehouse\Dev\</w:delText>
        </w:r>
      </w:del>
      <w:ins w:id="128" w:author="giacomo.rombaut" w:date="2015-04-14T15:01:00Z">
        <w:del w:id="129" w:author="jerome draillard" w:date="2015-10-29T10:42:00Z">
          <w:r w:rsidRPr="00E45085" w:rsidDel="005541FA">
            <w:rPr>
              <w:rStyle w:val="Lienhypertexte"/>
              <w:lang w:val="en-US"/>
            </w:rPr>
            <w:delText>VisualC++\Visual2013_update4</w:delText>
          </w:r>
        </w:del>
      </w:ins>
      <w:del w:id="130" w:author="jerome draillard" w:date="2015-10-29T10:42:00Z">
        <w:r w:rsidRPr="00DC78B5" w:rsidDel="005541FA">
          <w:rPr>
            <w:rStyle w:val="Lienhypertexte"/>
            <w:lang w:val="en-US"/>
          </w:rPr>
          <w:delText>windows\VisualStudio2008</w:delText>
        </w:r>
        <w:r w:rsidR="00D276D8" w:rsidDel="005541FA">
          <w:fldChar w:fldCharType="end"/>
        </w:r>
        <w:r w:rsidRPr="00DC78B5" w:rsidDel="005541FA">
          <w:rPr>
            <w:lang w:val="en-US"/>
          </w:rPr>
          <w:delText>)</w:delText>
        </w:r>
      </w:del>
    </w:p>
    <w:p w:rsidR="00000000" w:rsidRDefault="00BF1190">
      <w:pPr>
        <w:pStyle w:val="Paragraphedeliste"/>
        <w:numPr>
          <w:ilvl w:val="0"/>
          <w:numId w:val="2"/>
        </w:numPr>
        <w:spacing w:before="120" w:after="120"/>
        <w:ind w:left="714" w:hanging="357"/>
        <w:contextualSpacing w:val="0"/>
        <w:jc w:val="left"/>
        <w:rPr>
          <w:ins w:id="131" w:author="giacomo.rombaut" w:date="2015-04-14T15:03:00Z"/>
          <w:del w:id="132" w:author="jerome draillard" w:date="2015-10-29T10:43:00Z"/>
          <w:lang w:val="en-US"/>
          <w:rPrChange w:id="133" w:author="ghislain.aine" w:date="2015-10-29T15:12:00Z">
            <w:rPr>
              <w:ins w:id="134" w:author="giacomo.rombaut" w:date="2015-04-14T15:03:00Z"/>
              <w:del w:id="135" w:author="jerome draillard" w:date="2015-10-29T10:43:00Z"/>
              <w:b/>
              <w:lang w:val="en-US"/>
            </w:rPr>
          </w:rPrChange>
        </w:rPr>
        <w:pPrChange w:id="136" w:author="jerome draillard" w:date="2015-10-29T10:43:00Z">
          <w:pPr>
            <w:pStyle w:val="Paragraphedeliste"/>
            <w:numPr>
              <w:numId w:val="2"/>
            </w:numPr>
            <w:ind w:hanging="360"/>
          </w:pPr>
        </w:pPrChange>
      </w:pPr>
      <w:r w:rsidRPr="00DC78B5">
        <w:rPr>
          <w:lang w:val="en-US"/>
        </w:rPr>
        <w:t xml:space="preserve">Qt </w:t>
      </w:r>
      <w:del w:id="137" w:author="giacomo.rombaut" w:date="2015-04-14T14:54:00Z">
        <w:r w:rsidR="00D276D8" w:rsidRPr="00D276D8">
          <w:rPr>
            <w:lang w:val="en-US"/>
            <w:rPrChange w:id="138" w:author="ghislain.aine" w:date="2015-10-29T15:12:00Z">
              <w:rPr>
                <w:b/>
                <w:color w:val="0000FF" w:themeColor="hyperlink"/>
                <w:u w:val="single"/>
                <w:lang w:val="en-US"/>
              </w:rPr>
            </w:rPrChange>
          </w:rPr>
          <w:delText>4</w:delText>
        </w:r>
      </w:del>
      <w:ins w:id="139" w:author="giacomo.rombaut" w:date="2015-04-14T14:54:00Z">
        <w:r w:rsidR="00D276D8" w:rsidRPr="00D276D8">
          <w:rPr>
            <w:lang w:val="en-US"/>
            <w:rPrChange w:id="140" w:author="ghislain.aine" w:date="2015-10-29T15:12:00Z">
              <w:rPr>
                <w:b/>
                <w:color w:val="0000FF" w:themeColor="hyperlink"/>
                <w:u w:val="single"/>
                <w:lang w:val="en-US"/>
              </w:rPr>
            </w:rPrChange>
          </w:rPr>
          <w:t>5</w:t>
        </w:r>
      </w:ins>
      <w:r w:rsidR="00D276D8" w:rsidRPr="00D276D8">
        <w:rPr>
          <w:lang w:val="en-US"/>
          <w:rPrChange w:id="141" w:author="ghislain.aine" w:date="2015-10-29T15:12:00Z">
            <w:rPr>
              <w:b/>
              <w:color w:val="0000FF" w:themeColor="hyperlink"/>
              <w:u w:val="single"/>
              <w:lang w:val="en-US"/>
            </w:rPr>
          </w:rPrChange>
        </w:rPr>
        <w:t>.</w:t>
      </w:r>
      <w:del w:id="142" w:author="giacomo.rombaut" w:date="2015-04-14T14:54:00Z">
        <w:r w:rsidR="00D276D8" w:rsidRPr="00D276D8">
          <w:rPr>
            <w:lang w:val="en-US"/>
            <w:rPrChange w:id="143" w:author="ghislain.aine" w:date="2015-10-29T15:12:00Z">
              <w:rPr>
                <w:b/>
                <w:color w:val="0000FF" w:themeColor="hyperlink"/>
                <w:u w:val="single"/>
                <w:lang w:val="en-US"/>
              </w:rPr>
            </w:rPrChange>
          </w:rPr>
          <w:delText>7</w:delText>
        </w:r>
      </w:del>
      <w:ins w:id="144" w:author="jerome draillard" w:date="2015-10-29T10:42:00Z">
        <w:r w:rsidR="00D276D8" w:rsidRPr="00D276D8">
          <w:rPr>
            <w:lang w:val="en-US"/>
            <w:rPrChange w:id="145" w:author="ghislain.aine" w:date="2015-10-29T15:12:00Z">
              <w:rPr>
                <w:b/>
                <w:color w:val="0000FF" w:themeColor="hyperlink"/>
                <w:u w:val="single"/>
                <w:lang w:val="en-US"/>
              </w:rPr>
            </w:rPrChange>
          </w:rPr>
          <w:t>5</w:t>
        </w:r>
      </w:ins>
      <w:ins w:id="146" w:author="giacomo.rombaut" w:date="2015-04-14T14:54:00Z">
        <w:del w:id="147" w:author="jerome draillard" w:date="2015-10-29T10:42:00Z">
          <w:r w:rsidR="00D276D8" w:rsidRPr="00D276D8">
            <w:rPr>
              <w:lang w:val="en-US"/>
              <w:rPrChange w:id="148" w:author="ghislain.aine" w:date="2015-10-29T15:12:00Z">
                <w:rPr>
                  <w:b/>
                  <w:color w:val="0000FF" w:themeColor="hyperlink"/>
                  <w:u w:val="single"/>
                  <w:lang w:val="en-US"/>
                </w:rPr>
              </w:rPrChange>
            </w:rPr>
            <w:delText>4</w:delText>
          </w:r>
        </w:del>
      </w:ins>
      <w:r w:rsidR="00D276D8" w:rsidRPr="00D276D8">
        <w:rPr>
          <w:lang w:val="en-US"/>
          <w:rPrChange w:id="149" w:author="ghislain.aine" w:date="2015-10-29T15:12:00Z">
            <w:rPr>
              <w:b/>
              <w:color w:val="0000FF" w:themeColor="hyperlink"/>
              <w:u w:val="single"/>
              <w:lang w:val="en-US"/>
            </w:rPr>
          </w:rPrChange>
        </w:rPr>
        <w:t>.</w:t>
      </w:r>
      <w:del w:id="150" w:author="giacomo.rombaut" w:date="2015-04-14T14:54:00Z">
        <w:r w:rsidR="00D276D8" w:rsidRPr="00D276D8">
          <w:rPr>
            <w:lang w:val="en-US"/>
            <w:rPrChange w:id="151" w:author="ghislain.aine" w:date="2015-10-29T15:12:00Z">
              <w:rPr>
                <w:b/>
                <w:color w:val="0000FF" w:themeColor="hyperlink"/>
                <w:u w:val="single"/>
                <w:lang w:val="en-US"/>
              </w:rPr>
            </w:rPrChange>
          </w:rPr>
          <w:delText>1</w:delText>
        </w:r>
      </w:del>
      <w:r>
        <w:rPr>
          <w:lang w:val="en-US"/>
        </w:rPr>
        <w:t>1</w:t>
      </w:r>
      <w:ins w:id="152" w:author="giacomo.rombaut" w:date="2015-04-14T15:02:00Z">
        <w:r w:rsidR="00D276D8" w:rsidRPr="00D276D8">
          <w:rPr>
            <w:lang w:val="en-US"/>
            <w:rPrChange w:id="153" w:author="ghislain.aine" w:date="2015-10-29T15:12:00Z">
              <w:rPr>
                <w:b/>
                <w:color w:val="0000FF" w:themeColor="hyperlink"/>
                <w:u w:val="single"/>
                <w:lang w:val="en-US"/>
              </w:rPr>
            </w:rPrChange>
          </w:rPr>
          <w:t xml:space="preserve"> et son </w:t>
        </w:r>
        <w:r w:rsidR="00D276D8" w:rsidRPr="00D276D8">
          <w:rPr>
            <w:i/>
            <w:u w:val="single"/>
            <w:lang w:val="en-US"/>
            <w:rPrChange w:id="154" w:author="ghislain.aine" w:date="2015-10-29T15:12:00Z">
              <w:rPr>
                <w:b/>
                <w:color w:val="0000FF" w:themeColor="hyperlink"/>
                <w:u w:val="single"/>
                <w:lang w:val="en-US"/>
              </w:rPr>
            </w:rPrChange>
          </w:rPr>
          <w:t>add</w:t>
        </w:r>
      </w:ins>
      <w:r>
        <w:rPr>
          <w:i/>
          <w:u w:val="single"/>
          <w:lang w:val="en-US"/>
        </w:rPr>
        <w:t>-</w:t>
      </w:r>
      <w:r w:rsidRPr="00540244">
        <w:rPr>
          <w:i/>
          <w:u w:val="single"/>
          <w:lang w:val="en-US"/>
        </w:rPr>
        <w:t>o</w:t>
      </w:r>
      <w:ins w:id="155" w:author="giacomo.rombaut" w:date="2015-04-14T15:02:00Z">
        <w:r w:rsidR="00D276D8" w:rsidRPr="00D276D8">
          <w:rPr>
            <w:i/>
            <w:u w:val="single"/>
            <w:lang w:val="en-US"/>
            <w:rPrChange w:id="156" w:author="ghislain.aine" w:date="2015-10-29T15:12:00Z">
              <w:rPr>
                <w:b/>
                <w:color w:val="0000FF" w:themeColor="hyperlink"/>
                <w:u w:val="single"/>
                <w:lang w:val="en-US"/>
              </w:rPr>
            </w:rPrChange>
          </w:rPr>
          <w:t>n</w:t>
        </w:r>
        <w:r w:rsidR="00D276D8" w:rsidRPr="00D276D8">
          <w:rPr>
            <w:lang w:val="en-US"/>
            <w:rPrChange w:id="157" w:author="ghislain.aine" w:date="2015-10-29T15:12:00Z">
              <w:rPr>
                <w:b/>
                <w:color w:val="0000FF" w:themeColor="hyperlink"/>
                <w:u w:val="single"/>
                <w:lang w:val="en-US"/>
              </w:rPr>
            </w:rPrChange>
          </w:rPr>
          <w:t xml:space="preserve"> visual studio</w:t>
        </w:r>
      </w:ins>
    </w:p>
    <w:p w:rsidR="00000000" w:rsidRDefault="00D276D8">
      <w:pPr>
        <w:pStyle w:val="Paragraphedeliste"/>
        <w:numPr>
          <w:ilvl w:val="0"/>
          <w:numId w:val="109"/>
        </w:numPr>
        <w:spacing w:before="120" w:after="120"/>
        <w:ind w:left="714" w:hanging="357"/>
        <w:contextualSpacing w:val="0"/>
        <w:jc w:val="left"/>
        <w:pPrChange w:id="158" w:author="jerome draillard" w:date="2015-10-29T10:43:00Z">
          <w:pPr>
            <w:pStyle w:val="Paragraphedeliste"/>
            <w:numPr>
              <w:numId w:val="2"/>
            </w:numPr>
            <w:ind w:hanging="360"/>
          </w:pPr>
        </w:pPrChange>
      </w:pPr>
      <w:del w:id="159" w:author="jerome draillard" w:date="2015-10-29T10:43:00Z">
        <w:r w:rsidRPr="00D276D8">
          <w:rPr>
            <w:rPrChange w:id="160" w:author="Camille VACCALUT" w:date="2015-12-08T09:13:00Z">
              <w:rPr>
                <w:color w:val="0000FF" w:themeColor="hyperlink"/>
                <w:u w:val="single"/>
                <w:lang w:val="en-US"/>
              </w:rPr>
            </w:rPrChange>
          </w:rPr>
          <w:delText xml:space="preserve"> (</w:delText>
        </w:r>
        <w:r w:rsidRPr="00D276D8" w:rsidDel="005541FA">
          <w:rPr>
            <w:rPrChange w:id="161" w:author="ghislain.aine" w:date="2015-10-29T15:12:00Z">
              <w:rPr>
                <w:color w:val="0000FF" w:themeColor="hyperlink"/>
                <w:u w:val="single"/>
              </w:rPr>
            </w:rPrChange>
          </w:rPr>
          <w:fldChar w:fldCharType="begin"/>
        </w:r>
        <w:r w:rsidR="00BF1190" w:rsidRPr="00AB67D6">
          <w:delInstrText>HYPERLINK "file:///\\\\Fraixnas1\\tdl\\Outils-Datawarehouse\\Dev\\QtCommercial\\qt\\4.7.1"</w:delInstrText>
        </w:r>
        <w:r w:rsidRPr="00D276D8" w:rsidDel="005541FA">
          <w:rPr>
            <w:rPrChange w:id="162" w:author="ghislain.aine" w:date="2015-10-29T15:12:00Z">
              <w:rPr>
                <w:color w:val="0000FF" w:themeColor="hyperlink"/>
                <w:u w:val="single"/>
              </w:rPr>
            </w:rPrChange>
          </w:rPr>
          <w:fldChar w:fldCharType="separate"/>
        </w:r>
        <w:r w:rsidRPr="00D276D8">
          <w:rPr>
            <w:rStyle w:val="Lienhypertexte"/>
            <w:rPrChange w:id="163" w:author="Camille VACCALUT" w:date="2015-12-08T09:13:00Z">
              <w:rPr>
                <w:rStyle w:val="Lienhypertexte"/>
                <w:lang w:val="en-US"/>
              </w:rPr>
            </w:rPrChange>
          </w:rPr>
          <w:delText>\\Fraixnas1\tdl\Outils-Datawarehouse\Dev\QtCommercial\qt\</w:delText>
        </w:r>
      </w:del>
      <w:ins w:id="164" w:author="giacomo.rombaut" w:date="2015-04-14T15:01:00Z">
        <w:del w:id="165" w:author="jerome draillard" w:date="2015-10-29T10:43:00Z">
          <w:r w:rsidRPr="00D276D8">
            <w:rPr>
              <w:rStyle w:val="Lienhypertexte"/>
              <w:rPrChange w:id="166" w:author="Camille VACCALUT" w:date="2015-12-08T09:13:00Z">
                <w:rPr>
                  <w:rStyle w:val="Lienhypertexte"/>
                  <w:lang w:val="en-US"/>
                </w:rPr>
              </w:rPrChange>
            </w:rPr>
            <w:delText>5</w:delText>
          </w:r>
        </w:del>
      </w:ins>
      <w:del w:id="167" w:author="jerome draillard" w:date="2015-10-29T10:43:00Z">
        <w:r w:rsidRPr="00D276D8">
          <w:rPr>
            <w:rStyle w:val="Lienhypertexte"/>
            <w:rPrChange w:id="168" w:author="Camille VACCALUT" w:date="2015-12-08T09:13:00Z">
              <w:rPr>
                <w:rStyle w:val="Lienhypertexte"/>
                <w:lang w:val="en-US"/>
              </w:rPr>
            </w:rPrChange>
          </w:rPr>
          <w:delText>4.</w:delText>
        </w:r>
      </w:del>
      <w:ins w:id="169" w:author="giacomo.rombaut" w:date="2015-04-14T15:01:00Z">
        <w:del w:id="170" w:author="jerome draillard" w:date="2015-10-29T10:42:00Z">
          <w:r w:rsidRPr="00D276D8">
            <w:rPr>
              <w:rStyle w:val="Lienhypertexte"/>
              <w:rPrChange w:id="171" w:author="Camille VACCALUT" w:date="2015-12-08T09:13:00Z">
                <w:rPr>
                  <w:rStyle w:val="Lienhypertexte"/>
                  <w:lang w:val="en-US"/>
                </w:rPr>
              </w:rPrChange>
            </w:rPr>
            <w:delText>4</w:delText>
          </w:r>
        </w:del>
      </w:ins>
      <w:del w:id="172" w:author="jerome draillard" w:date="2015-10-29T10:43:00Z">
        <w:r w:rsidRPr="00D276D8">
          <w:rPr>
            <w:rStyle w:val="Lienhypertexte"/>
            <w:rPrChange w:id="173" w:author="Camille VACCALUT" w:date="2015-12-08T09:13:00Z">
              <w:rPr>
                <w:rStyle w:val="Lienhypertexte"/>
                <w:lang w:val="en-US"/>
              </w:rPr>
            </w:rPrChange>
          </w:rPr>
          <w:delText>7.1</w:delText>
        </w:r>
        <w:r w:rsidRPr="00D276D8" w:rsidDel="005541FA">
          <w:rPr>
            <w:rPrChange w:id="174" w:author="ghislain.aine" w:date="2015-10-29T15:12:00Z">
              <w:rPr>
                <w:color w:val="0000FF" w:themeColor="hyperlink"/>
                <w:u w:val="single"/>
              </w:rPr>
            </w:rPrChange>
          </w:rPr>
          <w:fldChar w:fldCharType="end"/>
        </w:r>
      </w:del>
      <w:ins w:id="175" w:author="giacomo.rombaut" w:date="2015-04-14T15:02:00Z">
        <w:del w:id="176" w:author="jerome draillard" w:date="2015-10-29T10:43:00Z">
          <w:r w:rsidRPr="00D276D8">
            <w:rPr>
              <w:rPrChange w:id="177" w:author="Camille VACCALUT" w:date="2015-12-08T09:13:00Z">
                <w:rPr>
                  <w:color w:val="0000FF" w:themeColor="hyperlink"/>
                  <w:u w:val="single"/>
                </w:rPr>
              </w:rPrChange>
            </w:rPr>
            <w:delText>0</w:delText>
          </w:r>
        </w:del>
      </w:ins>
      <w:del w:id="178" w:author="jerome draillard" w:date="2015-10-29T10:43:00Z">
        <w:r w:rsidRPr="00D276D8">
          <w:rPr>
            <w:rPrChange w:id="179" w:author="Camille VACCALUT" w:date="2015-12-08T09:13:00Z">
              <w:rPr>
                <w:color w:val="0000FF" w:themeColor="hyperlink"/>
                <w:u w:val="single"/>
                <w:lang w:val="en-US"/>
              </w:rPr>
            </w:rPrChange>
          </w:rPr>
          <w:delText>)</w:delText>
        </w:r>
      </w:del>
      <w:ins w:id="180" w:author="jerome draillard" w:date="2015-10-29T10:43:00Z">
        <w:r w:rsidRPr="00D276D8">
          <w:rPr>
            <w:rPrChange w:id="181" w:author="Camille VACCALUT" w:date="2015-12-08T09:13:00Z">
              <w:rPr>
                <w:color w:val="0000FF" w:themeColor="hyperlink"/>
                <w:u w:val="single"/>
                <w:lang w:val="en-US"/>
              </w:rPr>
            </w:rPrChange>
          </w:rPr>
          <w:t xml:space="preserve"> </w:t>
        </w:r>
      </w:ins>
      <w:ins w:id="182" w:author="jerome draillard" w:date="2015-11-27T14:14:00Z">
        <w:r w:rsidR="00BF1190">
          <w:t>:</w:t>
        </w:r>
      </w:ins>
    </w:p>
    <w:p w:rsidR="00BF1190" w:rsidRDefault="00D276D8" w:rsidP="00BF1190">
      <w:pPr>
        <w:pStyle w:val="Paragraphedeliste"/>
        <w:spacing w:before="120" w:after="120"/>
        <w:ind w:left="714"/>
        <w:contextualSpacing w:val="0"/>
        <w:jc w:val="left"/>
      </w:pPr>
      <w:ins w:id="183" w:author="jerome draillard" w:date="2015-10-29T10:44:00Z">
        <w:r w:rsidRPr="00D276D8">
          <w:rPr>
            <w:rPrChange w:id="184" w:author="jerome draillard" w:date="2015-10-29T10:44:00Z">
              <w:rPr>
                <w:color w:val="0000FF" w:themeColor="hyperlink"/>
                <w:u w:val="single"/>
                <w:lang w:val="en-US"/>
              </w:rPr>
            </w:rPrChange>
          </w:rPr>
          <w:t xml:space="preserve"> </w:t>
        </w:r>
      </w:ins>
      <w:ins w:id="185" w:author="ghislain.aine" w:date="2015-10-30T10:14:00Z">
        <w:r>
          <w:fldChar w:fldCharType="begin"/>
        </w:r>
        <w:r w:rsidR="00BF1190">
          <w:instrText xml:space="preserve"> HYPERLINK "T:\\Outils-Datawarehouse\\Dev\\QtCommercial\\qt\\5.5.0" </w:instrText>
        </w:r>
        <w:r>
          <w:fldChar w:fldCharType="separate"/>
        </w:r>
        <w:r w:rsidRPr="00D276D8">
          <w:rPr>
            <w:rStyle w:val="Lienhypertexte"/>
            <w:rPrChange w:id="186" w:author="jerome draillard" w:date="2015-10-29T10:44:00Z">
              <w:rPr>
                <w:color w:val="0000FF" w:themeColor="hyperlink"/>
                <w:u w:val="single"/>
                <w:lang w:val="en-US"/>
              </w:rPr>
            </w:rPrChange>
          </w:rPr>
          <w:t>T:\Outils-Datawarehouse\Dev\QtCommercial\qt\</w:t>
        </w:r>
      </w:ins>
      <w:r w:rsidR="00BF1190">
        <w:rPr>
          <w:rStyle w:val="Lienhypertexte"/>
        </w:rPr>
        <w:t>5.5.1</w:t>
      </w:r>
      <w:ins w:id="187" w:author="ghislain.aine" w:date="2015-10-30T10:14:00Z">
        <w:r>
          <w:fldChar w:fldCharType="end"/>
        </w:r>
      </w:ins>
    </w:p>
    <w:p w:rsidR="00BF1190" w:rsidRDefault="00BF1190" w:rsidP="00BF1190">
      <w:pPr>
        <w:pStyle w:val="Paragraphedeliste"/>
        <w:spacing w:before="120" w:after="120"/>
        <w:ind w:left="714"/>
        <w:contextualSpacing w:val="0"/>
        <w:jc w:val="left"/>
      </w:pPr>
    </w:p>
    <w:p w:rsidR="00BF1190" w:rsidRPr="00A01293" w:rsidRDefault="00BF1190" w:rsidP="00BF1190">
      <w:pPr>
        <w:pStyle w:val="Paragraphedeliste"/>
        <w:numPr>
          <w:ilvl w:val="0"/>
          <w:numId w:val="109"/>
        </w:numPr>
        <w:spacing w:before="120" w:after="120"/>
        <w:ind w:left="714" w:hanging="357"/>
        <w:contextualSpacing w:val="0"/>
        <w:rPr>
          <w:b/>
        </w:rPr>
      </w:pPr>
      <w:r w:rsidRPr="00A01293">
        <w:rPr>
          <w:b/>
        </w:rPr>
        <w:lastRenderedPageBreak/>
        <w:t xml:space="preserve">Variables d’environnement </w:t>
      </w:r>
      <w:proofErr w:type="spellStart"/>
      <w:r w:rsidRPr="00A01293">
        <w:rPr>
          <w:b/>
        </w:rPr>
        <w:t>Qt</w:t>
      </w:r>
      <w:proofErr w:type="spellEnd"/>
      <w:r w:rsidRPr="00A01293">
        <w:rPr>
          <w:b/>
        </w:rPr>
        <w:t> :</w:t>
      </w:r>
    </w:p>
    <w:p w:rsidR="00BF1190" w:rsidRDefault="00D276D8" w:rsidP="00BF1190">
      <w:pPr>
        <w:pStyle w:val="Paragraphedeliste"/>
        <w:numPr>
          <w:ilvl w:val="1"/>
          <w:numId w:val="109"/>
        </w:numPr>
        <w:spacing w:before="120" w:after="120"/>
        <w:contextualSpacing w:val="0"/>
        <w:rPr>
          <w:ins w:id="188" w:author="Alexandre Blin" w:date="2015-08-04T17:19:00Z"/>
        </w:rPr>
      </w:pPr>
      <w:ins w:id="189" w:author="Alexandre Blin" w:date="2015-08-04T14:04:00Z">
        <w:r w:rsidRPr="00D276D8">
          <w:rPr>
            <w:rPrChange w:id="190" w:author="Alexandre Blin" w:date="2015-08-04T16:46:00Z">
              <w:rPr>
                <w:color w:val="0000FF" w:themeColor="hyperlink"/>
                <w:u w:val="single"/>
                <w:lang w:val="en-US"/>
              </w:rPr>
            </w:rPrChange>
          </w:rPr>
          <w:t>Ajout</w:t>
        </w:r>
      </w:ins>
      <w:ins w:id="191" w:author="Alexandre Blin" w:date="2015-08-04T17:19:00Z">
        <w:r w:rsidR="00BF1190">
          <w:t>er</w:t>
        </w:r>
      </w:ins>
      <w:ins w:id="192" w:author="Alexandre Blin" w:date="2015-08-04T14:04:00Z">
        <w:r w:rsidRPr="00D276D8">
          <w:rPr>
            <w:rPrChange w:id="193" w:author="Alexandre Blin" w:date="2015-08-04T16:46:00Z">
              <w:rPr>
                <w:color w:val="0000FF" w:themeColor="hyperlink"/>
                <w:u w:val="single"/>
                <w:lang w:val="en-US"/>
              </w:rPr>
            </w:rPrChange>
          </w:rPr>
          <w:t xml:space="preserve"> la variable d’environnement</w:t>
        </w:r>
      </w:ins>
      <w:ins w:id="194" w:author="jerome draillard" w:date="2015-11-27T14:15:00Z">
        <w:r w:rsidR="00BF1190">
          <w:t xml:space="preserve"> UTILISATEUR</w:t>
        </w:r>
      </w:ins>
      <w:ins w:id="195" w:author="Alexandre Blin" w:date="2015-08-04T14:04:00Z">
        <w:r w:rsidRPr="00D276D8">
          <w:rPr>
            <w:rPrChange w:id="196" w:author="Alexandre Blin" w:date="2015-08-04T16:46:00Z">
              <w:rPr>
                <w:color w:val="0000FF" w:themeColor="hyperlink"/>
                <w:u w:val="single"/>
                <w:lang w:val="en-US"/>
              </w:rPr>
            </w:rPrChange>
          </w:rPr>
          <w:t xml:space="preserve"> “QTDIR” avec comme chemin </w:t>
        </w:r>
      </w:ins>
      <w:ins w:id="197" w:author="Alexandre Blin" w:date="2015-08-04T17:19:00Z">
        <w:r w:rsidR="00BF1190" w:rsidRPr="004B5DC6">
          <w:t>C:\Qt\Qt5</w:t>
        </w:r>
        <w:proofErr w:type="gramStart"/>
        <w:r w:rsidR="00BF1190" w:rsidRPr="004B5DC6">
          <w:t>.</w:t>
        </w:r>
        <w:proofErr w:type="gramEnd"/>
        <w:del w:id="198" w:author="jerome draillard" w:date="2015-10-29T10:44:00Z">
          <w:r w:rsidR="00BF1190" w:rsidRPr="004B5DC6" w:rsidDel="005541FA">
            <w:delText>4</w:delText>
          </w:r>
        </w:del>
      </w:ins>
      <w:ins w:id="199" w:author="jerome draillard" w:date="2015-10-29T10:44:00Z">
        <w:r w:rsidR="00BF1190">
          <w:t>5</w:t>
        </w:r>
      </w:ins>
      <w:ins w:id="200" w:author="Alexandre Blin" w:date="2015-08-04T17:19:00Z">
        <w:r w:rsidR="00BF1190" w:rsidRPr="004B5DC6">
          <w:t>.</w:t>
        </w:r>
      </w:ins>
      <w:r w:rsidR="00BF1190">
        <w:t>1</w:t>
      </w:r>
      <w:ins w:id="201" w:author="Alexandre Blin" w:date="2015-08-04T17:19:00Z">
        <w:r w:rsidR="00BF1190" w:rsidRPr="004B5DC6">
          <w:t>\5.</w:t>
        </w:r>
      </w:ins>
      <w:ins w:id="202" w:author="jerome draillard" w:date="2015-10-29T10:44:00Z">
        <w:r w:rsidR="00BF1190">
          <w:t>5</w:t>
        </w:r>
      </w:ins>
      <w:ins w:id="203" w:author="Alexandre Blin" w:date="2015-08-04T17:19:00Z">
        <w:del w:id="204" w:author="jerome draillard" w:date="2015-10-29T10:44:00Z">
          <w:r w:rsidR="00BF1190" w:rsidRPr="004B5DC6" w:rsidDel="005541FA">
            <w:delText>4</w:delText>
          </w:r>
        </w:del>
        <w:r w:rsidR="00BF1190" w:rsidRPr="004B5DC6">
          <w:t>\msvc2013</w:t>
        </w:r>
        <w:del w:id="205" w:author="jerome draillard" w:date="2015-10-29T10:44:00Z">
          <w:r w:rsidR="00BF1190" w:rsidRPr="004B5DC6" w:rsidDel="005541FA">
            <w:delText>_opengl</w:delText>
          </w:r>
        </w:del>
      </w:ins>
    </w:p>
    <w:p w:rsidR="00BF1190" w:rsidRDefault="00BF1190" w:rsidP="00BF1190">
      <w:pPr>
        <w:pStyle w:val="Paragraphedeliste"/>
        <w:numPr>
          <w:ilvl w:val="1"/>
          <w:numId w:val="109"/>
        </w:numPr>
        <w:spacing w:before="120" w:after="120"/>
        <w:contextualSpacing w:val="0"/>
        <w:rPr>
          <w:ins w:id="206" w:author="Alexandre Blin" w:date="2015-08-04T17:21:00Z"/>
        </w:rPr>
      </w:pPr>
      <w:ins w:id="207" w:author="Alexandre Blin" w:date="2015-08-04T17:20:00Z">
        <w:r>
          <w:t xml:space="preserve">Ajouter la variable d’environnement </w:t>
        </w:r>
      </w:ins>
      <w:ins w:id="208" w:author="jerome draillard" w:date="2015-11-27T14:15:00Z">
        <w:r>
          <w:t>UTILISATEUR</w:t>
        </w:r>
        <w:r w:rsidRPr="00AA4785">
          <w:t xml:space="preserve"> </w:t>
        </w:r>
      </w:ins>
      <w:ins w:id="209" w:author="Alexandre Blin" w:date="2015-08-04T17:20:00Z">
        <w:r w:rsidRPr="00FC3DE6">
          <w:t>“</w:t>
        </w:r>
        <w:r w:rsidRPr="004B5DC6">
          <w:t>QMAKESPEC</w:t>
        </w:r>
        <w:r w:rsidRPr="00FC3DE6">
          <w:t>”</w:t>
        </w:r>
        <w:r>
          <w:t xml:space="preserve"> avec comme valeur « </w:t>
        </w:r>
        <w:r w:rsidRPr="004B5DC6">
          <w:t>win32-msvc2013</w:t>
        </w:r>
        <w:r>
          <w:t> »</w:t>
        </w:r>
      </w:ins>
    </w:p>
    <w:p w:rsidR="00000000" w:rsidRDefault="00BF1190">
      <w:pPr>
        <w:pStyle w:val="Paragraphedeliste"/>
        <w:numPr>
          <w:ilvl w:val="1"/>
          <w:numId w:val="109"/>
        </w:numPr>
        <w:spacing w:before="120" w:after="120"/>
        <w:contextualSpacing w:val="0"/>
        <w:jc w:val="left"/>
        <w:rPr>
          <w:ins w:id="210" w:author="Alexandre Blin" w:date="2015-08-04T14:04:00Z"/>
          <w:rPrChange w:id="211" w:author="Alexandre Blin" w:date="2015-08-04T16:46:00Z">
            <w:rPr>
              <w:ins w:id="212" w:author="Alexandre Blin" w:date="2015-08-04T14:04:00Z"/>
              <w:lang w:val="en-US"/>
            </w:rPr>
          </w:rPrChange>
        </w:rPr>
        <w:pPrChange w:id="213" w:author="ghislain.aine" w:date="2015-10-30T10:15:00Z">
          <w:pPr>
            <w:pStyle w:val="Paragraphedeliste"/>
            <w:numPr>
              <w:numId w:val="2"/>
            </w:numPr>
            <w:ind w:hanging="360"/>
          </w:pPr>
        </w:pPrChange>
      </w:pPr>
      <w:ins w:id="214" w:author="Alexandre Blin" w:date="2015-08-04T17:21:00Z">
        <w:r>
          <w:t xml:space="preserve">Ajouter à la variable d’environnement </w:t>
        </w:r>
      </w:ins>
      <w:ins w:id="215" w:author="jerome draillard" w:date="2015-11-27T14:17:00Z">
        <w:r>
          <w:t xml:space="preserve">UTILISATEUR </w:t>
        </w:r>
      </w:ins>
      <w:ins w:id="216" w:author="Alexandre Blin" w:date="2015-08-04T17:21:00Z">
        <w:r>
          <w:t>« </w:t>
        </w:r>
        <w:proofErr w:type="spellStart"/>
        <w:r>
          <w:t>Path</w:t>
        </w:r>
        <w:proofErr w:type="spellEnd"/>
        <w:r>
          <w:t xml:space="preserve"> » le  chemin </w:t>
        </w:r>
        <w:del w:id="217" w:author="jerome draillard" w:date="2015-11-27T14:17:00Z">
          <w:r w:rsidRPr="004B5DC6" w:rsidDel="008F6E8B">
            <w:delText>C:\Qt\Qt5.</w:delText>
          </w:r>
        </w:del>
        <w:del w:id="218" w:author="jerome draillard" w:date="2015-10-29T10:45:00Z">
          <w:r w:rsidRPr="004B5DC6" w:rsidDel="006B24E1">
            <w:delText>4</w:delText>
          </w:r>
        </w:del>
        <w:del w:id="219" w:author="jerome draillard" w:date="2015-11-27T14:17:00Z">
          <w:r w:rsidRPr="004B5DC6" w:rsidDel="008F6E8B">
            <w:delText>.0\5.4\msvc2013</w:delText>
          </w:r>
        </w:del>
      </w:ins>
      <w:r w:rsidRPr="00A01293">
        <w:t>%PATH%;%QTDIR%\</w:t>
      </w:r>
      <w:proofErr w:type="spellStart"/>
      <w:r w:rsidRPr="00A01293">
        <w:t>bin</w:t>
      </w:r>
      <w:proofErr w:type="spellEnd"/>
    </w:p>
    <w:p w:rsidR="00000000" w:rsidRDefault="00D276D8">
      <w:pPr>
        <w:pStyle w:val="Paragraphedeliste"/>
        <w:rPr>
          <w:del w:id="220" w:author="giacomo.rombaut" w:date="2015-04-14T15:07:00Z"/>
          <w:rPrChange w:id="221" w:author="jerome draillard" w:date="2015-10-29T10:45:00Z">
            <w:rPr>
              <w:del w:id="222" w:author="giacomo.rombaut" w:date="2015-04-14T15:07:00Z"/>
              <w:lang w:val="en-US"/>
            </w:rPr>
          </w:rPrChange>
        </w:rPr>
        <w:pPrChange w:id="223" w:author="jerome draillard" w:date="2015-10-29T10:45:00Z">
          <w:pPr>
            <w:pStyle w:val="Paragraphedeliste"/>
            <w:numPr>
              <w:numId w:val="2"/>
            </w:numPr>
            <w:ind w:hanging="360"/>
          </w:pPr>
        </w:pPrChange>
      </w:pPr>
      <w:commentRangeStart w:id="224"/>
      <w:del w:id="225" w:author="jerome draillard" w:date="2015-10-29T10:45:00Z">
        <w:r w:rsidRPr="00D276D8">
          <w:rPr>
            <w:rPrChange w:id="226" w:author="jerome draillard" w:date="2015-10-29T10:45:00Z">
              <w:rPr>
                <w:color w:val="0000FF" w:themeColor="hyperlink"/>
                <w:u w:val="single"/>
                <w:lang w:val="en-US"/>
              </w:rPr>
            </w:rPrChange>
          </w:rPr>
          <w:delText>Java JRE (</w:delText>
        </w:r>
        <w:r w:rsidDel="00F75E53">
          <w:fldChar w:fldCharType="begin"/>
        </w:r>
        <w:r w:rsidRPr="00D276D8">
          <w:rPr>
            <w:rPrChange w:id="227" w:author="jerome draillard" w:date="2015-10-29T10:45:00Z">
              <w:rPr>
                <w:color w:val="0000FF" w:themeColor="hyperlink"/>
                <w:u w:val="single"/>
              </w:rPr>
            </w:rPrChange>
          </w:rPr>
          <w:delInstrText>HYPERLINK "file:///I:\\Logiciels%20(Free%20Only)\\JAVA"</w:delInstrText>
        </w:r>
        <w:r w:rsidDel="00F75E53">
          <w:fldChar w:fldCharType="separate"/>
        </w:r>
        <w:r w:rsidRPr="00D276D8">
          <w:rPr>
            <w:rStyle w:val="Lienhypertexte"/>
            <w:rPrChange w:id="228" w:author="jerome draillard" w:date="2015-10-29T10:45:00Z">
              <w:rPr>
                <w:rStyle w:val="Lienhypertexte"/>
                <w:lang w:val="en-US"/>
              </w:rPr>
            </w:rPrChange>
          </w:rPr>
          <w:delText>I:\Logiciels (Free Only)\JAVA</w:delText>
        </w:r>
        <w:r w:rsidDel="00F75E53">
          <w:fldChar w:fldCharType="end"/>
        </w:r>
        <w:r w:rsidRPr="00D276D8">
          <w:rPr>
            <w:rPrChange w:id="229" w:author="jerome draillard" w:date="2015-10-29T10:45:00Z">
              <w:rPr>
                <w:color w:val="0000FF" w:themeColor="hyperlink"/>
                <w:u w:val="single"/>
                <w:lang w:val="en-US"/>
              </w:rPr>
            </w:rPrChange>
          </w:rPr>
          <w:delText>), version 32bits</w:delText>
        </w:r>
        <w:commentRangeEnd w:id="224"/>
        <w:r w:rsidR="00BF1190" w:rsidDel="00F75E53">
          <w:rPr>
            <w:rStyle w:val="Marquedecommentaire"/>
          </w:rPr>
          <w:commentReference w:id="224"/>
        </w:r>
      </w:del>
      <w:bookmarkStart w:id="230" w:name="_Toc462985372"/>
      <w:bookmarkEnd w:id="230"/>
    </w:p>
    <w:p w:rsidR="00BF1190" w:rsidRDefault="00BF1190" w:rsidP="00BF1190">
      <w:pPr>
        <w:pStyle w:val="Titre1"/>
      </w:pPr>
      <w:bookmarkStart w:id="231" w:name="_Toc462985373"/>
      <w:r>
        <w:t>Programme de la formation</w:t>
      </w:r>
      <w:bookmarkEnd w:id="231"/>
    </w:p>
    <w:p w:rsidR="00BF1190" w:rsidRPr="00A01293" w:rsidRDefault="00BF1190" w:rsidP="00BF1190">
      <w:pPr>
        <w:pStyle w:val="Paragraphedeliste"/>
        <w:numPr>
          <w:ilvl w:val="0"/>
          <w:numId w:val="3"/>
        </w:numPr>
        <w:rPr>
          <w:b/>
        </w:rPr>
      </w:pPr>
      <w:proofErr w:type="spellStart"/>
      <w:r w:rsidRPr="00A01293">
        <w:rPr>
          <w:b/>
        </w:rPr>
        <w:t>Streamwork</w:t>
      </w:r>
      <w:proofErr w:type="spellEnd"/>
    </w:p>
    <w:p w:rsidR="00BF1190" w:rsidRDefault="00BF1190" w:rsidP="00BF1190">
      <w:pPr>
        <w:pStyle w:val="Paragraphedeliste"/>
        <w:numPr>
          <w:ilvl w:val="1"/>
          <w:numId w:val="3"/>
        </w:numPr>
      </w:pPr>
      <w:r>
        <w:t>Les bases</w:t>
      </w:r>
    </w:p>
    <w:p w:rsidR="00BF1190" w:rsidRDefault="00BF1190" w:rsidP="00BF1190">
      <w:pPr>
        <w:pStyle w:val="Paragraphedeliste"/>
        <w:numPr>
          <w:ilvl w:val="1"/>
          <w:numId w:val="3"/>
        </w:numPr>
      </w:pPr>
      <w:r>
        <w:t>Créer un projet, un plugin, un composant.</w:t>
      </w:r>
    </w:p>
    <w:p w:rsidR="00BF1190" w:rsidRPr="004C01F5" w:rsidRDefault="00BF1190" w:rsidP="00BF1190">
      <w:pPr>
        <w:pStyle w:val="Paragraphedeliste"/>
        <w:numPr>
          <w:ilvl w:val="1"/>
          <w:numId w:val="3"/>
        </w:numPr>
      </w:pPr>
      <w:r>
        <w:t>Créer une application</w:t>
      </w:r>
    </w:p>
    <w:p w:rsidR="00BF1190" w:rsidRPr="00C224C2" w:rsidRDefault="00BF1190" w:rsidP="00BF1190">
      <w:pPr>
        <w:pStyle w:val="Paragraphedeliste"/>
        <w:numPr>
          <w:ilvl w:val="1"/>
          <w:numId w:val="3"/>
        </w:numPr>
      </w:pPr>
      <w:r>
        <w:t>Vision global</w:t>
      </w:r>
      <w:ins w:id="232" w:author="ghislain.aine" w:date="2015-10-29T15:13:00Z">
        <w:r>
          <w:t>e</w:t>
        </w:r>
      </w:ins>
      <w:r>
        <w:t xml:space="preserve"> de la gestion de services</w:t>
      </w:r>
    </w:p>
    <w:p w:rsidR="00BF1190" w:rsidRPr="004C01F5" w:rsidRDefault="00BF1190" w:rsidP="00BF1190">
      <w:pPr>
        <w:pStyle w:val="Paragraphedeliste"/>
        <w:numPr>
          <w:ilvl w:val="1"/>
          <w:numId w:val="3"/>
        </w:numPr>
      </w:pPr>
      <w:r>
        <w:t>Communication inter</w:t>
      </w:r>
      <w:del w:id="233" w:author="ghislain.aine" w:date="2015-10-29T15:13:00Z">
        <w:r w:rsidDel="00FA59AA">
          <w:delText xml:space="preserve"> </w:delText>
        </w:r>
      </w:del>
      <w:ins w:id="234" w:author="ghislain.aine" w:date="2015-10-29T15:13:00Z">
        <w:r>
          <w:t>-</w:t>
        </w:r>
      </w:ins>
      <w:r>
        <w:t>composants via interfaces</w:t>
      </w:r>
    </w:p>
    <w:p w:rsidR="00BF1190" w:rsidRPr="004C01F5" w:rsidRDefault="00BF1190" w:rsidP="00BF1190">
      <w:pPr>
        <w:pStyle w:val="Paragraphedeliste"/>
        <w:numPr>
          <w:ilvl w:val="1"/>
          <w:numId w:val="3"/>
        </w:numPr>
      </w:pPr>
      <w:r>
        <w:t>Service d’exécution</w:t>
      </w:r>
    </w:p>
    <w:p w:rsidR="00BF1190" w:rsidRPr="004C01F5" w:rsidRDefault="00BF1190" w:rsidP="00BF1190">
      <w:pPr>
        <w:pStyle w:val="Paragraphedeliste"/>
        <w:numPr>
          <w:ilvl w:val="1"/>
          <w:numId w:val="3"/>
        </w:numPr>
      </w:pPr>
      <w:r>
        <w:t>Editeur</w:t>
      </w:r>
    </w:p>
    <w:p w:rsidR="00BF1190" w:rsidRPr="00DC78B5" w:rsidRDefault="00BF1190" w:rsidP="00BF1190">
      <w:pPr>
        <w:pStyle w:val="Paragraphedeliste"/>
        <w:numPr>
          <w:ilvl w:val="1"/>
          <w:numId w:val="3"/>
        </w:numPr>
        <w:rPr>
          <w:lang w:val="en-US"/>
        </w:rPr>
      </w:pPr>
      <w:r>
        <w:t>Gestion des propriétés</w:t>
      </w:r>
    </w:p>
    <w:p w:rsidR="00BF1190" w:rsidRPr="00FA59AA" w:rsidRDefault="00BF1190" w:rsidP="00BF1190">
      <w:pPr>
        <w:pStyle w:val="Paragraphedeliste"/>
        <w:numPr>
          <w:ilvl w:val="1"/>
          <w:numId w:val="3"/>
        </w:numPr>
        <w:rPr>
          <w:rPrChange w:id="235" w:author="ghislain.aine" w:date="2015-10-29T15:13:00Z">
            <w:rPr>
              <w:lang w:val="en-US"/>
            </w:rPr>
          </w:rPrChange>
        </w:rPr>
      </w:pPr>
      <w:r>
        <w:t>Communication inter</w:t>
      </w:r>
      <w:del w:id="236" w:author="ghislain.aine" w:date="2015-10-29T15:13:00Z">
        <w:r w:rsidDel="00FA59AA">
          <w:delText xml:space="preserve"> </w:delText>
        </w:r>
      </w:del>
      <w:ins w:id="237" w:author="ghislain.aine" w:date="2015-10-29T15:13:00Z">
        <w:r>
          <w:t>-</w:t>
        </w:r>
      </w:ins>
      <w:r>
        <w:t>composant via pins</w:t>
      </w:r>
    </w:p>
    <w:p w:rsidR="00BF1190" w:rsidRPr="00DC78B5" w:rsidRDefault="00BF1190" w:rsidP="00BF1190">
      <w:pPr>
        <w:pStyle w:val="Paragraphedeliste"/>
        <w:numPr>
          <w:ilvl w:val="1"/>
          <w:numId w:val="3"/>
        </w:numPr>
        <w:rPr>
          <w:lang w:val="en-US"/>
        </w:rPr>
      </w:pPr>
      <w:r>
        <w:t xml:space="preserve">Fenêtre de paramétrage : </w:t>
      </w:r>
      <w:proofErr w:type="spellStart"/>
      <w:r>
        <w:t>AdminSetup</w:t>
      </w:r>
      <w:proofErr w:type="spellEnd"/>
    </w:p>
    <w:p w:rsidR="00BF1190" w:rsidRPr="004C01F5" w:rsidRDefault="00BF1190" w:rsidP="00BF1190">
      <w:pPr>
        <w:pStyle w:val="Paragraphedeliste"/>
        <w:numPr>
          <w:ilvl w:val="1"/>
          <w:numId w:val="3"/>
        </w:numPr>
      </w:pPr>
      <w:r>
        <w:t xml:space="preserve">Sauvegarde de donnée dans le </w:t>
      </w:r>
      <w:proofErr w:type="spellStart"/>
      <w:r>
        <w:t>stream</w:t>
      </w:r>
      <w:proofErr w:type="spellEnd"/>
      <w:r>
        <w:t xml:space="preserve"> : </w:t>
      </w:r>
      <w:proofErr w:type="spellStart"/>
      <w:r>
        <w:t>ServiceOwner</w:t>
      </w:r>
      <w:proofErr w:type="spellEnd"/>
    </w:p>
    <w:p w:rsidR="00BF1190" w:rsidRPr="00DC78B5" w:rsidRDefault="00BF1190" w:rsidP="00BF1190">
      <w:pPr>
        <w:pStyle w:val="Paragraphedeliste"/>
        <w:numPr>
          <w:ilvl w:val="1"/>
          <w:numId w:val="3"/>
        </w:numPr>
        <w:rPr>
          <w:lang w:val="en-US"/>
        </w:rPr>
      </w:pPr>
      <w:r>
        <w:t xml:space="preserve">Service de sauvegarde : </w:t>
      </w:r>
      <w:proofErr w:type="spellStart"/>
      <w:r>
        <w:t>ISwOwnerConfigurable</w:t>
      </w:r>
      <w:proofErr w:type="spellEnd"/>
    </w:p>
    <w:p w:rsidR="00BF1190" w:rsidRPr="00DC78B5" w:rsidRDefault="00BF1190" w:rsidP="00BF1190">
      <w:pPr>
        <w:pStyle w:val="Paragraphedeliste"/>
        <w:numPr>
          <w:ilvl w:val="1"/>
          <w:numId w:val="3"/>
        </w:numPr>
        <w:rPr>
          <w:lang w:val="en-US"/>
        </w:rPr>
      </w:pPr>
      <w:r>
        <w:t xml:space="preserve">Gestion des pointeurs : </w:t>
      </w:r>
      <w:proofErr w:type="spellStart"/>
      <w:r>
        <w:t>SwRef</w:t>
      </w:r>
      <w:proofErr w:type="spellEnd"/>
    </w:p>
    <w:p w:rsidR="00BF1190" w:rsidRPr="00A01293" w:rsidRDefault="00BF1190" w:rsidP="00BF1190">
      <w:pPr>
        <w:pStyle w:val="Paragraphedeliste"/>
        <w:numPr>
          <w:ilvl w:val="1"/>
          <w:numId w:val="3"/>
        </w:numPr>
        <w:rPr>
          <w:lang w:val="en-US"/>
        </w:rPr>
      </w:pPr>
      <w:r>
        <w:t xml:space="preserve">Modèle de données : </w:t>
      </w:r>
      <w:proofErr w:type="spellStart"/>
      <w:r>
        <w:t>ISxModel</w:t>
      </w:r>
      <w:proofErr w:type="spellEnd"/>
    </w:p>
    <w:p w:rsidR="00BF1190" w:rsidRPr="00313ECA" w:rsidRDefault="00BF1190" w:rsidP="00BF1190">
      <w:pPr>
        <w:pStyle w:val="Paragraphedeliste"/>
        <w:ind w:left="1440"/>
        <w:rPr>
          <w:lang w:val="en-US"/>
        </w:rPr>
      </w:pPr>
    </w:p>
    <w:p w:rsidR="00BF1190" w:rsidRPr="00A01293" w:rsidDel="000A5387" w:rsidRDefault="00BF1190" w:rsidP="00BF1190">
      <w:pPr>
        <w:pStyle w:val="Paragraphedeliste"/>
        <w:numPr>
          <w:ilvl w:val="0"/>
          <w:numId w:val="3"/>
        </w:numPr>
        <w:rPr>
          <w:del w:id="238" w:author="jerome draillard" w:date="2015-10-29T10:58:00Z"/>
          <w:b/>
          <w:lang w:val="en-US"/>
        </w:rPr>
      </w:pPr>
      <w:del w:id="239" w:author="jerome draillard" w:date="2015-10-29T10:58:00Z">
        <w:r w:rsidRPr="00A01293" w:rsidDel="000A5387">
          <w:rPr>
            <w:b/>
          </w:rPr>
          <w:delText>ODP</w:delText>
        </w:r>
      </w:del>
    </w:p>
    <w:p w:rsidR="00BF1190" w:rsidRPr="00A01293" w:rsidDel="000A5387" w:rsidRDefault="00BF1190" w:rsidP="00BF1190">
      <w:pPr>
        <w:pStyle w:val="Paragraphedeliste"/>
        <w:numPr>
          <w:ilvl w:val="1"/>
          <w:numId w:val="3"/>
        </w:numPr>
        <w:rPr>
          <w:del w:id="240" w:author="jerome draillard" w:date="2015-10-29T10:58:00Z"/>
          <w:b/>
          <w:lang w:val="en-US"/>
        </w:rPr>
      </w:pPr>
      <w:del w:id="241" w:author="jerome draillard" w:date="2015-10-29T10:58:00Z">
        <w:r w:rsidRPr="00A01293" w:rsidDel="000A5387">
          <w:rPr>
            <w:b/>
          </w:rPr>
          <w:delText>Les bases</w:delText>
        </w:r>
      </w:del>
    </w:p>
    <w:p w:rsidR="00BF1190" w:rsidRPr="00A01293" w:rsidDel="000A5387" w:rsidRDefault="00BF1190" w:rsidP="00BF1190">
      <w:pPr>
        <w:pStyle w:val="Paragraphedeliste"/>
        <w:numPr>
          <w:ilvl w:val="1"/>
          <w:numId w:val="3"/>
        </w:numPr>
        <w:rPr>
          <w:del w:id="242" w:author="jerome draillard" w:date="2015-10-29T10:58:00Z"/>
          <w:b/>
          <w:lang w:val="en-US"/>
        </w:rPr>
      </w:pPr>
      <w:del w:id="243" w:author="jerome draillard" w:date="2015-10-29T10:58:00Z">
        <w:r w:rsidRPr="00A01293" w:rsidDel="000A5387">
          <w:rPr>
            <w:b/>
          </w:rPr>
          <w:delText>Situation par rapport à Streamwork</w:delText>
        </w:r>
      </w:del>
    </w:p>
    <w:p w:rsidR="00BF1190" w:rsidRPr="00A01293" w:rsidDel="000A5387" w:rsidRDefault="00BF1190" w:rsidP="00BF1190">
      <w:pPr>
        <w:pStyle w:val="Paragraphedeliste"/>
        <w:numPr>
          <w:ilvl w:val="1"/>
          <w:numId w:val="3"/>
        </w:numPr>
        <w:rPr>
          <w:del w:id="244" w:author="jerome draillard" w:date="2015-10-29T10:58:00Z"/>
          <w:b/>
        </w:rPr>
      </w:pPr>
      <w:del w:id="245" w:author="jerome draillard" w:date="2015-10-29T10:58:00Z">
        <w:r w:rsidRPr="00A01293" w:rsidDel="000A5387">
          <w:rPr>
            <w:b/>
          </w:rPr>
          <w:delText>Créer un projet, un composant utilisable dans l'éditeur de Streamwork</w:delText>
        </w:r>
      </w:del>
    </w:p>
    <w:p w:rsidR="00BF1190" w:rsidRPr="00A01293" w:rsidDel="000A5387" w:rsidRDefault="00BF1190" w:rsidP="00BF1190">
      <w:pPr>
        <w:pStyle w:val="Paragraphedeliste"/>
        <w:numPr>
          <w:ilvl w:val="1"/>
          <w:numId w:val="3"/>
        </w:numPr>
        <w:rPr>
          <w:del w:id="246" w:author="jerome draillard" w:date="2015-10-29T10:58:00Z"/>
          <w:b/>
        </w:rPr>
      </w:pPr>
      <w:del w:id="247" w:author="jerome draillard" w:date="2015-10-29T10:58:00Z">
        <w:r w:rsidRPr="00A01293" w:rsidDel="000A5387">
          <w:rPr>
            <w:b/>
          </w:rPr>
          <w:delText>Communication entre les composants</w:delText>
        </w:r>
      </w:del>
    </w:p>
    <w:p w:rsidR="00BF1190" w:rsidRPr="00A01293" w:rsidDel="000A5387" w:rsidRDefault="00BF1190" w:rsidP="00BF1190">
      <w:pPr>
        <w:pStyle w:val="Paragraphedeliste"/>
        <w:numPr>
          <w:ilvl w:val="1"/>
          <w:numId w:val="3"/>
        </w:numPr>
        <w:rPr>
          <w:del w:id="248" w:author="jerome draillard" w:date="2015-10-29T10:58:00Z"/>
          <w:b/>
        </w:rPr>
      </w:pPr>
      <w:del w:id="249" w:author="jerome draillard" w:date="2015-10-29T10:58:00Z">
        <w:r w:rsidRPr="00A01293" w:rsidDel="000A5387">
          <w:rPr>
            <w:b/>
          </w:rPr>
          <w:delText>Messagerie</w:delText>
        </w:r>
      </w:del>
    </w:p>
    <w:p w:rsidR="00BF1190" w:rsidRPr="00A01293" w:rsidRDefault="00BF1190" w:rsidP="00BF1190">
      <w:pPr>
        <w:pStyle w:val="Paragraphedeliste"/>
        <w:numPr>
          <w:ilvl w:val="0"/>
          <w:numId w:val="3"/>
        </w:numPr>
        <w:rPr>
          <w:b/>
        </w:rPr>
      </w:pPr>
      <w:proofErr w:type="spellStart"/>
      <w:r w:rsidRPr="00A01293">
        <w:rPr>
          <w:b/>
        </w:rPr>
        <w:t>Starlinx</w:t>
      </w:r>
      <w:proofErr w:type="spellEnd"/>
    </w:p>
    <w:p w:rsidR="00BF1190" w:rsidRDefault="00BF1190" w:rsidP="00BF1190"/>
    <w:p w:rsidR="00BF1190" w:rsidRDefault="00BF1190" w:rsidP="00BF1190">
      <w:pPr>
        <w:spacing w:after="200" w:line="276" w:lineRule="auto"/>
        <w:jc w:val="left"/>
        <w:rPr>
          <w:ins w:id="250" w:author="ghislain.aine" w:date="2015-10-30T10:15:00Z"/>
          <w:rFonts w:cs="Arial"/>
          <w:b/>
          <w:color w:val="003366"/>
          <w:sz w:val="36"/>
          <w:szCs w:val="36"/>
        </w:rPr>
      </w:pPr>
      <w:ins w:id="251" w:author="ghislain.aine" w:date="2015-10-30T10:15:00Z">
        <w:r>
          <w:br w:type="page"/>
        </w:r>
      </w:ins>
    </w:p>
    <w:p w:rsidR="00BF1190" w:rsidRDefault="00BF1190" w:rsidP="00BF1190">
      <w:pPr>
        <w:pStyle w:val="Titre1"/>
      </w:pPr>
      <w:bookmarkStart w:id="252" w:name="_Toc462985374"/>
      <w:proofErr w:type="spellStart"/>
      <w:r w:rsidRPr="00F3403A">
        <w:lastRenderedPageBreak/>
        <w:t>Streamwork</w:t>
      </w:r>
      <w:bookmarkEnd w:id="252"/>
      <w:proofErr w:type="spellEnd"/>
    </w:p>
    <w:p w:rsidR="00BF1190" w:rsidRPr="00F80EDF" w:rsidRDefault="00BF1190" w:rsidP="00BF1190"/>
    <w:p w:rsidR="00BF1190" w:rsidRPr="00B5234E" w:rsidRDefault="00BF1190" w:rsidP="00BF1190">
      <w:pPr>
        <w:pStyle w:val="Titre2"/>
      </w:pPr>
      <w:bookmarkStart w:id="253" w:name="_Toc462985375"/>
      <w:r w:rsidRPr="00B5234E">
        <w:t>Présentation</w:t>
      </w:r>
      <w:bookmarkEnd w:id="253"/>
    </w:p>
    <w:p w:rsidR="00BF1190" w:rsidRPr="00F80EDF" w:rsidRDefault="00BF1190" w:rsidP="00BF1190"/>
    <w:p w:rsidR="00BF1190" w:rsidRDefault="00BF1190" w:rsidP="00BF1190">
      <w:pPr>
        <w:rPr>
          <w:ins w:id="254" w:author="jerome draillard" w:date="2015-11-27T14:34:00Z"/>
        </w:rPr>
      </w:pPr>
      <w:proofErr w:type="spellStart"/>
      <w:r>
        <w:t>Streamwork</w:t>
      </w:r>
      <w:proofErr w:type="spellEnd"/>
      <w:r>
        <w:t xml:space="preserve"> est un Framework </w:t>
      </w:r>
      <w:ins w:id="255" w:author="jerome draillard" w:date="2015-11-27T14:33:00Z">
        <w:r>
          <w:t xml:space="preserve">de développement </w:t>
        </w:r>
      </w:ins>
      <w:r>
        <w:t>orienté composants</w:t>
      </w:r>
      <w:ins w:id="256" w:author="jerome draillard" w:date="2015-11-27T14:33:00Z">
        <w:r>
          <w:t xml:space="preserve"> (aussi appelé Serveur d'application). </w:t>
        </w:r>
      </w:ins>
    </w:p>
    <w:p w:rsidR="00BF1190" w:rsidRDefault="00BF1190" w:rsidP="00BF1190">
      <w:pPr>
        <w:rPr>
          <w:ins w:id="257" w:author="jerome draillard" w:date="2015-11-27T14:34:00Z"/>
        </w:rPr>
      </w:pPr>
      <w:ins w:id="258" w:author="jerome draillard" w:date="2015-11-27T14:34:00Z">
        <w:r>
          <w:t xml:space="preserve">Qu'est ce qu'un serveur d'application? </w:t>
        </w:r>
      </w:ins>
    </w:p>
    <w:p w:rsidR="00BF1190" w:rsidRDefault="00BF1190" w:rsidP="00BF1190">
      <w:pPr>
        <w:rPr>
          <w:ins w:id="259" w:author="jerome draillard" w:date="2015-11-27T14:33:00Z"/>
        </w:rPr>
      </w:pPr>
      <w:ins w:id="260" w:author="jerome draillard" w:date="2015-11-27T14:33:00Z">
        <w:r>
          <w:t>C'est un système logiciel qui fourni :</w:t>
        </w:r>
      </w:ins>
    </w:p>
    <w:p w:rsidR="00000000" w:rsidRDefault="00BF1190">
      <w:pPr>
        <w:pStyle w:val="Paragraphedeliste"/>
        <w:numPr>
          <w:ilvl w:val="0"/>
          <w:numId w:val="102"/>
        </w:numPr>
        <w:rPr>
          <w:ins w:id="261" w:author="jerome draillard" w:date="2015-11-27T14:33:00Z"/>
        </w:rPr>
        <w:pPrChange w:id="262" w:author="jerome draillard" w:date="2015-11-27T14:34:00Z">
          <w:pPr/>
        </w:pPrChange>
      </w:pPr>
      <w:ins w:id="263" w:author="jerome draillard" w:date="2015-11-27T14:34:00Z">
        <w:r>
          <w:t>U</w:t>
        </w:r>
      </w:ins>
      <w:ins w:id="264" w:author="jerome draillard" w:date="2015-11-27T14:33:00Z">
        <w:r>
          <w:t>n environnement de développement</w:t>
        </w:r>
      </w:ins>
      <w:r>
        <w:t> ;</w:t>
      </w:r>
    </w:p>
    <w:p w:rsidR="00000000" w:rsidRDefault="00BF1190">
      <w:pPr>
        <w:pStyle w:val="Paragraphedeliste"/>
        <w:numPr>
          <w:ilvl w:val="0"/>
          <w:numId w:val="102"/>
        </w:numPr>
        <w:rPr>
          <w:ins w:id="265" w:author="jerome draillard" w:date="2015-11-27T14:33:00Z"/>
        </w:rPr>
        <w:pPrChange w:id="266" w:author="jerome draillard" w:date="2015-11-27T14:34:00Z">
          <w:pPr/>
        </w:pPrChange>
      </w:pPr>
      <w:ins w:id="267" w:author="jerome draillard" w:date="2015-11-27T14:34:00Z">
        <w:r>
          <w:t>D</w:t>
        </w:r>
      </w:ins>
      <w:ins w:id="268" w:author="jerome draillard" w:date="2015-11-27T14:33:00Z">
        <w:r>
          <w:t>es services</w:t>
        </w:r>
      </w:ins>
      <w:r>
        <w:t> ;</w:t>
      </w:r>
    </w:p>
    <w:p w:rsidR="00000000" w:rsidRDefault="00BF1190">
      <w:pPr>
        <w:pStyle w:val="Paragraphedeliste"/>
        <w:numPr>
          <w:ilvl w:val="0"/>
          <w:numId w:val="102"/>
        </w:numPr>
        <w:rPr>
          <w:ins w:id="269" w:author="jerome draillard" w:date="2015-11-27T14:35:00Z"/>
        </w:rPr>
        <w:pPrChange w:id="270" w:author="jerome draillard" w:date="2015-11-27T14:34:00Z">
          <w:pPr/>
        </w:pPrChange>
      </w:pPr>
      <w:ins w:id="271" w:author="jerome draillard" w:date="2015-11-27T14:34:00Z">
        <w:r>
          <w:t>L</w:t>
        </w:r>
      </w:ins>
      <w:ins w:id="272" w:author="jerome draillard" w:date="2015-11-27T14:33:00Z">
        <w:r>
          <w:t>a possibilité d'assembler des composants pour réaliser un sy</w:t>
        </w:r>
      </w:ins>
      <w:ins w:id="273" w:author="jerome draillard" w:date="2015-11-27T14:34:00Z">
        <w:r>
          <w:t>s</w:t>
        </w:r>
      </w:ins>
      <w:ins w:id="274" w:author="jerome draillard" w:date="2015-11-27T14:33:00Z">
        <w:r>
          <w:t>tème.</w:t>
        </w:r>
      </w:ins>
    </w:p>
    <w:p w:rsidR="00000000" w:rsidRDefault="00BF1190">
      <w:pPr>
        <w:pStyle w:val="Paragraphedeliste"/>
        <w:rPr>
          <w:ins w:id="275" w:author="jerome draillard" w:date="2015-11-27T14:33:00Z"/>
        </w:rPr>
        <w:pPrChange w:id="276" w:author="jerome draillard" w:date="2015-11-27T14:35:00Z">
          <w:pPr/>
        </w:pPrChange>
      </w:pPr>
      <w:del w:id="277" w:author="jerome draillard" w:date="2015-11-27T14:33:00Z">
        <w:r w:rsidDel="005050E9">
          <w:delText>,</w:delText>
        </w:r>
      </w:del>
    </w:p>
    <w:p w:rsidR="00BF1190" w:rsidRDefault="00BF1190" w:rsidP="00BF1190">
      <w:ins w:id="278" w:author="jerome draillard" w:date="2015-11-27T14:35:00Z">
        <w:r>
          <w:t xml:space="preserve">En effet, </w:t>
        </w:r>
      </w:ins>
      <w:proofErr w:type="spellStart"/>
      <w:ins w:id="279" w:author="jerome draillard" w:date="2015-11-27T14:33:00Z">
        <w:r>
          <w:t>Streamwork</w:t>
        </w:r>
      </w:ins>
      <w:proofErr w:type="spellEnd"/>
      <w:r>
        <w:t xml:space="preserve"> permet</w:t>
      </w:r>
      <w:del w:id="280" w:author="jerome draillard" w:date="2015-11-27T14:33:00Z">
        <w:r w:rsidDel="005050E9">
          <w:delText>tant</w:delText>
        </w:r>
      </w:del>
      <w:r>
        <w:t xml:space="preserve"> l</w:t>
      </w:r>
      <w:del w:id="281" w:author="jerome draillard" w:date="2015-11-27T14:34:00Z">
        <w:r w:rsidDel="005050E9">
          <w:delText xml:space="preserve">eur </w:delText>
        </w:r>
      </w:del>
      <w:ins w:id="282" w:author="jerome draillard" w:date="2015-11-27T14:34:00Z">
        <w:r>
          <w:t>'</w:t>
        </w:r>
      </w:ins>
      <w:r>
        <w:t>assemblage</w:t>
      </w:r>
      <w:ins w:id="283" w:author="jerome draillard" w:date="2015-11-27T14:34:00Z">
        <w:r>
          <w:t xml:space="preserve"> des composant</w:t>
        </w:r>
      </w:ins>
      <w:r>
        <w:t>s en langage graphique. Il permet de définir les interactions entre des composants à travers de nombreux mécanismes (pins, services, interfaces), de les paramétrer</w:t>
      </w:r>
      <w:del w:id="284" w:author="ghislain.aine" w:date="2015-10-29T15:13:00Z">
        <w:r w:rsidDel="00FA59AA">
          <w:delText>,</w:delText>
        </w:r>
      </w:del>
      <w:r>
        <w:t xml:space="preserve"> et d'en faire une application.</w:t>
      </w:r>
    </w:p>
    <w:p w:rsidR="00BF1190" w:rsidRDefault="00BF1190" w:rsidP="00BF1190"/>
    <w:p w:rsidR="00BF1190" w:rsidRDefault="00BF1190" w:rsidP="00BF1190">
      <w:pPr>
        <w:rPr>
          <w:ins w:id="285" w:author="jerome draillard" w:date="2015-11-27T14:36:00Z"/>
        </w:rPr>
      </w:pPr>
      <w:del w:id="286" w:author="jerome draillard" w:date="2015-11-27T14:36:00Z">
        <w:r w:rsidDel="0077038C">
          <w:delText>Une documentation complète de Streamwork est accessible à l'adresse suivante</w:delText>
        </w:r>
        <w:r w:rsidRPr="00D05D5F" w:rsidDel="0077038C">
          <w:delText>(il est nécessaire d'avoir le</w:delText>
        </w:r>
        <w:r w:rsidDel="0077038C">
          <w:delText xml:space="preserve"> répertoire "projects" complet) </w:delText>
        </w:r>
      </w:del>
      <w:ins w:id="287" w:author="giacomo.rombaut" w:date="2015-04-14T15:08:00Z">
        <w:del w:id="288" w:author="jerome draillard" w:date="2015-11-27T14:36:00Z">
          <w:r w:rsidDel="0077038C">
            <w:delText xml:space="preserve"> </w:delText>
          </w:r>
        </w:del>
      </w:ins>
      <w:del w:id="289" w:author="jerome draillard" w:date="2015-11-27T14:36:00Z">
        <w:r w:rsidDel="0077038C">
          <w:delText xml:space="preserve">: </w:delText>
        </w:r>
      </w:del>
      <w:ins w:id="290" w:author="jerome draillard" w:date="2015-11-27T14:36:00Z">
        <w:r>
          <w:t xml:space="preserve">Tout ce qui </w:t>
        </w:r>
      </w:ins>
      <w:ins w:id="291" w:author="jerome draillard" w:date="2015-11-27T14:38:00Z">
        <w:r>
          <w:t>n'</w:t>
        </w:r>
      </w:ins>
      <w:ins w:id="292" w:author="jerome draillard" w:date="2015-11-27T14:36:00Z">
        <w:r>
          <w:t xml:space="preserve">a jamais été écrit à propos de </w:t>
        </w:r>
        <w:proofErr w:type="spellStart"/>
        <w:r>
          <w:t>Stream</w:t>
        </w:r>
      </w:ins>
      <w:ins w:id="293" w:author="jerome draillard" w:date="2015-11-27T14:38:00Z">
        <w:r>
          <w:t>W</w:t>
        </w:r>
      </w:ins>
      <w:ins w:id="294" w:author="jerome draillard" w:date="2015-11-27T14:36:00Z">
        <w:r>
          <w:t>ork</w:t>
        </w:r>
        <w:proofErr w:type="spellEnd"/>
        <w:r>
          <w:t xml:space="preserve"> se trouve </w:t>
        </w:r>
      </w:ins>
      <w:ins w:id="295" w:author="jerome draillard" w:date="2015-11-27T14:37:00Z">
        <w:r>
          <w:t>dans les dossiers suivant :</w:t>
        </w:r>
      </w:ins>
    </w:p>
    <w:p w:rsidR="00BF1190" w:rsidRDefault="00BF1190" w:rsidP="00BF1190">
      <w:pPr>
        <w:rPr>
          <w:ins w:id="296" w:author="jerome draillard" w:date="2015-11-27T14:37:00Z"/>
        </w:rPr>
      </w:pPr>
    </w:p>
    <w:p w:rsidR="00000000" w:rsidRDefault="00BF1190">
      <w:pPr>
        <w:jc w:val="left"/>
        <w:rPr>
          <w:del w:id="297" w:author="jerome draillard" w:date="2015-11-27T14:37:00Z"/>
        </w:rPr>
        <w:pPrChange w:id="298" w:author="jerome draillard" w:date="2015-11-27T14:37:00Z">
          <w:pPr>
            <w:jc w:val="center"/>
          </w:pPr>
        </w:pPrChange>
      </w:pPr>
      <w:ins w:id="299" w:author="jerome draillard" w:date="2015-11-27T14:36:00Z">
        <w:r w:rsidRPr="0077038C">
          <w:t>T:\Produits\Streamwork\Doc\06 - Manuels</w:t>
        </w:r>
      </w:ins>
    </w:p>
    <w:p w:rsidR="00000000" w:rsidRDefault="00EE2A1F">
      <w:pPr>
        <w:jc w:val="left"/>
        <w:rPr>
          <w:ins w:id="300" w:author="jerome draillard" w:date="2015-11-27T14:37:00Z"/>
        </w:rPr>
        <w:pPrChange w:id="301" w:author="jerome draillard" w:date="2015-11-27T14:37:00Z">
          <w:pPr/>
        </w:pPrChange>
      </w:pPr>
    </w:p>
    <w:p w:rsidR="00000000" w:rsidRDefault="00D276D8">
      <w:pPr>
        <w:jc w:val="left"/>
        <w:rPr>
          <w:del w:id="302" w:author="jerome draillard" w:date="2015-11-27T14:37:00Z"/>
          <w:lang w:val="en-US"/>
        </w:rPr>
        <w:pPrChange w:id="303" w:author="jerome draillard" w:date="2015-11-27T14:37:00Z">
          <w:pPr>
            <w:jc w:val="center"/>
          </w:pPr>
        </w:pPrChange>
      </w:pPr>
      <w:ins w:id="304" w:author="ghislain.aine" w:date="2015-10-30T10:13:00Z">
        <w:r>
          <w:rPr>
            <w:lang w:val="en-US"/>
          </w:rPr>
          <w:fldChar w:fldCharType="begin"/>
        </w:r>
        <w:r w:rsidR="00BF1190">
          <w:rPr>
            <w:lang w:val="en-US"/>
          </w:rPr>
          <w:instrText xml:space="preserve"> HYPERLINK "C:\\tt4\\Framework\\StreamWork\\Documentation\\Conception" </w:instrText>
        </w:r>
        <w:r>
          <w:rPr>
            <w:lang w:val="en-US"/>
          </w:rPr>
          <w:fldChar w:fldCharType="separate"/>
        </w:r>
        <w:r w:rsidR="00BF1190" w:rsidRPr="00440BD3">
          <w:rPr>
            <w:rStyle w:val="Lienhypertexte"/>
            <w:lang w:val="en-US"/>
          </w:rPr>
          <w:t>C:\tt4\Framework\StreamWork\Documentation\</w:t>
        </w:r>
        <w:del w:id="305" w:author="ghislain.aine" w:date="2015-10-30T10:12:00Z">
          <w:r w:rsidR="00BF1190" w:rsidRPr="00440BD3" w:rsidDel="00440BD3">
            <w:rPr>
              <w:rStyle w:val="Lienhypertexte"/>
              <w:lang w:val="en-US"/>
            </w:rPr>
            <w:delText>Sources\doc</w:delText>
          </w:r>
        </w:del>
        <w:del w:id="306" w:author="giacomo.rombaut" w:date="2015-04-14T15:08:00Z">
          <w:r w:rsidR="00BF1190" w:rsidRPr="00440BD3" w:rsidDel="00EE3541">
            <w:rPr>
              <w:rStyle w:val="Lienhypertexte"/>
              <w:lang w:val="en-US"/>
            </w:rPr>
            <w:delText>C:\projects\Libraries\StreamWork\doc</w:delText>
          </w:r>
        </w:del>
        <w:del w:id="307" w:author="ghislain.aine" w:date="2015-10-30T10:12:00Z">
          <w:r w:rsidR="00BF1190" w:rsidRPr="00440BD3" w:rsidDel="00440BD3">
            <w:rPr>
              <w:rStyle w:val="Lienhypertexte"/>
              <w:lang w:val="en-US"/>
            </w:rPr>
            <w:delText>\</w:delText>
          </w:r>
        </w:del>
        <w:r w:rsidR="00BF1190" w:rsidRPr="00440BD3">
          <w:rPr>
            <w:rStyle w:val="Lienhypertexte"/>
            <w:lang w:val="en-US"/>
          </w:rPr>
          <w:t>Conception</w:t>
        </w:r>
        <w:r>
          <w:rPr>
            <w:lang w:val="en-US"/>
          </w:rPr>
          <w:fldChar w:fldCharType="end"/>
        </w:r>
      </w:ins>
    </w:p>
    <w:p w:rsidR="00000000" w:rsidRDefault="00EE2A1F">
      <w:pPr>
        <w:jc w:val="left"/>
        <w:rPr>
          <w:ins w:id="308" w:author="jerome draillard" w:date="2015-11-27T14:37:00Z"/>
          <w:lang w:val="en-US"/>
        </w:rPr>
        <w:pPrChange w:id="309" w:author="jerome draillard" w:date="2015-11-27T14:37:00Z">
          <w:pPr>
            <w:jc w:val="center"/>
          </w:pPr>
        </w:pPrChange>
      </w:pPr>
    </w:p>
    <w:p w:rsidR="00BF1190" w:rsidRDefault="00BF1190" w:rsidP="00BF1190">
      <w:pPr>
        <w:jc w:val="left"/>
        <w:rPr>
          <w:del w:id="310" w:author="jerome draillard" w:date="2015-11-27T14:37:00Z"/>
        </w:rPr>
      </w:pPr>
      <w:del w:id="311" w:author="jerome draillard" w:date="2015-11-27T14:37:00Z">
        <w:r w:rsidDel="0077038C">
          <w:delText xml:space="preserve">Ainsi qu'un manuel utilisateur : </w:delText>
        </w:r>
      </w:del>
    </w:p>
    <w:p w:rsidR="00000000" w:rsidRDefault="00D276D8">
      <w:pPr>
        <w:jc w:val="left"/>
        <w:rPr>
          <w:lang w:val="en-US"/>
          <w:rPrChange w:id="312" w:author="jerome draillard" w:date="2015-11-27T14:35:00Z">
            <w:rPr/>
          </w:rPrChange>
        </w:rPr>
        <w:pPrChange w:id="313" w:author="jerome draillard" w:date="2015-11-27T14:37:00Z">
          <w:pPr>
            <w:jc w:val="center"/>
          </w:pPr>
        </w:pPrChange>
      </w:pPr>
      <w:ins w:id="314" w:author="ghislain.aine" w:date="2015-10-30T10:13:00Z">
        <w:r>
          <w:rPr>
            <w:lang w:val="en-US"/>
          </w:rPr>
          <w:fldChar w:fldCharType="begin"/>
        </w:r>
        <w:r w:rsidRPr="00D276D8">
          <w:rPr>
            <w:lang w:val="en-US"/>
            <w:rPrChange w:id="315" w:author="jerome draillard" w:date="2015-11-27T14:35:00Z">
              <w:rPr>
                <w:color w:val="0000FF" w:themeColor="hyperlink"/>
                <w:u w:val="single"/>
                <w:lang w:val="en-US"/>
              </w:rPr>
            </w:rPrChange>
          </w:rPr>
          <w:instrText xml:space="preserve"> HYPERLINK "C:\\tt4\\Framework\\StreamWork\\Documentation\\UserManual" </w:instrText>
        </w:r>
        <w:r>
          <w:rPr>
            <w:lang w:val="en-US"/>
          </w:rPr>
          <w:fldChar w:fldCharType="separate"/>
        </w:r>
        <w:r w:rsidR="00BF1190">
          <w:rPr>
            <w:rStyle w:val="Lienhypertexte"/>
            <w:lang w:val="en-US"/>
          </w:rPr>
          <w:t>C:\tt4\Framework\StreamWork\Documentation</w:t>
        </w:r>
        <w:del w:id="316" w:author="ghislain.aine" w:date="2015-10-30T10:12:00Z">
          <w:r w:rsidRPr="00D276D8">
            <w:rPr>
              <w:rStyle w:val="Lienhypertexte"/>
              <w:lang w:val="en-US"/>
              <w:rPrChange w:id="317" w:author="jerome draillard" w:date="2015-11-27T14:35:00Z">
                <w:rPr>
                  <w:color w:val="0000FF" w:themeColor="hyperlink"/>
                  <w:u w:val="single"/>
                </w:rPr>
              </w:rPrChange>
            </w:rPr>
            <w:delText>C:\tt4\Framework\StreamWork\Sources\doc</w:delText>
          </w:r>
        </w:del>
        <w:del w:id="318" w:author="giacomo.rombaut" w:date="2015-04-14T15:08:00Z">
          <w:r w:rsidRPr="00D276D8">
            <w:rPr>
              <w:rStyle w:val="Lienhypertexte"/>
              <w:lang w:val="en-US"/>
              <w:rPrChange w:id="319" w:author="jerome draillard" w:date="2015-11-27T14:35:00Z">
                <w:rPr>
                  <w:color w:val="0000FF" w:themeColor="hyperlink"/>
                  <w:u w:val="single"/>
                </w:rPr>
              </w:rPrChange>
            </w:rPr>
            <w:delText>C:\projects\Libraries\StreamWork\doc</w:delText>
          </w:r>
        </w:del>
        <w:r w:rsidRPr="00D276D8">
          <w:rPr>
            <w:rStyle w:val="Lienhypertexte"/>
            <w:lang w:val="en-US"/>
            <w:rPrChange w:id="320" w:author="jerome draillard" w:date="2015-11-27T14:35:00Z">
              <w:rPr>
                <w:color w:val="0000FF" w:themeColor="hyperlink"/>
                <w:u w:val="single"/>
              </w:rPr>
            </w:rPrChange>
          </w:rPr>
          <w:t>\UserManual</w:t>
        </w:r>
        <w:r>
          <w:rPr>
            <w:lang w:val="en-US"/>
          </w:rPr>
          <w:fldChar w:fldCharType="end"/>
        </w:r>
      </w:ins>
    </w:p>
    <w:p w:rsidR="00BF1190" w:rsidRPr="004E6043" w:rsidRDefault="00BF1190" w:rsidP="00BF1190">
      <w:pPr>
        <w:rPr>
          <w:lang w:val="en-US"/>
          <w:rPrChange w:id="321" w:author="jerome draillard" w:date="2015-11-27T14:35:00Z">
            <w:rPr/>
          </w:rPrChange>
        </w:rPr>
      </w:pPr>
    </w:p>
    <w:p w:rsidR="00BF1190" w:rsidRDefault="00BF1190" w:rsidP="00BF1190">
      <w:r w:rsidRPr="00875C6D">
        <w:rPr>
          <w:b/>
          <w:u w:val="single"/>
        </w:rPr>
        <w:t>Attention :</w:t>
      </w:r>
      <w:r>
        <w:t xml:space="preserve"> la documentation mentionnée n'est pas totalement à jour et ne doit être utilisée qu'à des fins d'affinement des connaissances.</w:t>
      </w:r>
    </w:p>
    <w:p w:rsidR="00BF1190" w:rsidRDefault="00BF1190" w:rsidP="00BF1190"/>
    <w:p w:rsidR="00BF1190" w:rsidRDefault="00BF1190" w:rsidP="00BF1190">
      <w:pPr>
        <w:rPr>
          <w:ins w:id="322" w:author="jerome draillard" w:date="2015-11-27T14:38:00Z"/>
        </w:rPr>
      </w:pPr>
      <w:del w:id="323" w:author="jerome draillard" w:date="2015-11-27T14:38:00Z">
        <w:r w:rsidDel="00172162">
          <w:delText>La gestion</w:delText>
        </w:r>
      </w:del>
      <w:ins w:id="324" w:author="jerome draillard" w:date="2015-11-27T14:38:00Z">
        <w:r>
          <w:t xml:space="preserve">L'architecture de </w:t>
        </w:r>
        <w:proofErr w:type="spellStart"/>
        <w:r>
          <w:t>Streamwork</w:t>
        </w:r>
        <w:proofErr w:type="spellEnd"/>
        <w:r>
          <w:t xml:space="preserve"> est organisée en plugins.</w:t>
        </w:r>
      </w:ins>
    </w:p>
    <w:p w:rsidR="00BF1190" w:rsidRDefault="00BF1190" w:rsidP="00BF1190">
      <w:pPr>
        <w:rPr>
          <w:ins w:id="325" w:author="jerome draillard" w:date="2015-11-27T14:39:00Z"/>
        </w:rPr>
      </w:pPr>
      <w:del w:id="326" w:author="jerome draillard" w:date="2015-11-27T14:38:00Z">
        <w:r w:rsidDel="00172162">
          <w:delText xml:space="preserve"> des composants</w:delText>
        </w:r>
      </w:del>
      <w:ins w:id="327" w:author="jerome draillard" w:date="2015-11-27T14:38:00Z">
        <w:r>
          <w:t>On peut ajouter</w:t>
        </w:r>
      </w:ins>
      <w:del w:id="328" w:author="jerome draillard" w:date="2015-11-27T14:38:00Z">
        <w:r w:rsidDel="00172162">
          <w:delText xml:space="preserve"> se fait par</w:delText>
        </w:r>
      </w:del>
      <w:ins w:id="329" w:author="jerome draillard" w:date="2015-11-27T14:38:00Z">
        <w:r>
          <w:t xml:space="preserve"> à </w:t>
        </w:r>
      </w:ins>
      <w:proofErr w:type="spellStart"/>
      <w:ins w:id="330" w:author="jerome draillard" w:date="2015-11-27T14:40:00Z">
        <w:r>
          <w:t>S</w:t>
        </w:r>
      </w:ins>
      <w:ins w:id="331" w:author="jerome draillard" w:date="2015-11-27T14:38:00Z">
        <w:r>
          <w:t>treamwork</w:t>
        </w:r>
        <w:proofErr w:type="spellEnd"/>
        <w:r>
          <w:t xml:space="preserve"> </w:t>
        </w:r>
      </w:ins>
      <w:r>
        <w:t>des plugins, packagés dans des librairies dynamiques (DLL)</w:t>
      </w:r>
      <w:ins w:id="332" w:author="jerome draillard" w:date="2015-11-27T14:39:00Z">
        <w:r>
          <w:t>, qui contiennent un ensemble de composants.</w:t>
        </w:r>
      </w:ins>
    </w:p>
    <w:p w:rsidR="00BF1190" w:rsidRDefault="00BF1190" w:rsidP="00BF1190">
      <w:del w:id="333" w:author="jerome draillard" w:date="2015-11-27T14:39:00Z">
        <w:r w:rsidDel="00172162">
          <w:delText>.</w:delText>
        </w:r>
      </w:del>
    </w:p>
    <w:p w:rsidR="00BF1190" w:rsidDel="00172162" w:rsidRDefault="00BF1190" w:rsidP="00BF1190">
      <w:pPr>
        <w:rPr>
          <w:del w:id="334" w:author="jerome draillard" w:date="2015-11-27T14:39:00Z"/>
        </w:rPr>
      </w:pPr>
      <w:ins w:id="335" w:author="jerome draillard" w:date="2015-11-27T14:39:00Z">
        <w:r>
          <w:t xml:space="preserve">Par exemple, </w:t>
        </w:r>
      </w:ins>
      <w:del w:id="336" w:author="jerome draillard" w:date="2015-11-27T14:39:00Z">
        <w:r w:rsidDel="00172162">
          <w:delText>Chaque plugin contient un ensemble de composants.</w:delText>
        </w:r>
      </w:del>
    </w:p>
    <w:p w:rsidR="00BF1190" w:rsidRDefault="00BF1190" w:rsidP="00BF1190">
      <w:del w:id="337" w:author="jerome draillard" w:date="2015-11-27T14:39:00Z">
        <w:r w:rsidDel="00A11BBD">
          <w:delText>L</w:delText>
        </w:r>
      </w:del>
      <w:proofErr w:type="gramStart"/>
      <w:ins w:id="338" w:author="jerome draillard" w:date="2015-11-27T14:39:00Z">
        <w:r>
          <w:t>l</w:t>
        </w:r>
      </w:ins>
      <w:r>
        <w:t>es</w:t>
      </w:r>
      <w:proofErr w:type="gramEnd"/>
      <w:r>
        <w:t xml:space="preserve"> composants </w:t>
      </w:r>
      <w:del w:id="339" w:author="jerome draillard" w:date="2015-11-27T14:39:00Z">
        <w:r w:rsidDel="00A11BBD">
          <w:delText xml:space="preserve">de </w:delText>
        </w:r>
      </w:del>
      <w:ins w:id="340" w:author="jerome draillard" w:date="2015-11-27T14:39:00Z">
        <w:r>
          <w:t>utilisé</w:t>
        </w:r>
        <w:del w:id="341" w:author="Camille VACCALUT" w:date="2015-12-07T17:27:00Z">
          <w:r w:rsidDel="006806E3">
            <w:delText>e</w:delText>
          </w:r>
        </w:del>
        <w:r>
          <w:t xml:space="preserve">s pour le produit </w:t>
        </w:r>
      </w:ins>
      <w:proofErr w:type="spellStart"/>
      <w:r>
        <w:t>Starlinx</w:t>
      </w:r>
      <w:proofErr w:type="spellEnd"/>
      <w:r>
        <w:t xml:space="preserve"> sont </w:t>
      </w:r>
      <w:del w:id="342" w:author="jerome draillard" w:date="2015-11-27T14:39:00Z">
        <w:r w:rsidDel="00A11BBD">
          <w:delText xml:space="preserve">stockés </w:delText>
        </w:r>
      </w:del>
      <w:r>
        <w:t>dans les répertoires "</w:t>
      </w:r>
      <w:ins w:id="343" w:author="giacomo.rombaut" w:date="2015-04-14T15:09:00Z">
        <w:r w:rsidRPr="00EE3541">
          <w:t>Module\</w:t>
        </w:r>
        <w:proofErr w:type="spellStart"/>
        <w:r w:rsidRPr="00EE3541">
          <w:t>Streamwork</w:t>
        </w:r>
        <w:proofErr w:type="spellEnd"/>
        <w:r w:rsidRPr="00EE3541">
          <w:t>\Sources\</w:t>
        </w:r>
        <w:proofErr w:type="spellStart"/>
        <w:r w:rsidRPr="00EE3541">
          <w:t>Starlinx</w:t>
        </w:r>
      </w:ins>
      <w:proofErr w:type="spellEnd"/>
      <w:del w:id="344" w:author="giacomo.rombaut" w:date="2015-04-14T15:09:00Z">
        <w:r w:rsidDel="00EE3541">
          <w:delText>Module\Sw</w:delText>
        </w:r>
      </w:del>
      <w:r>
        <w:t>"</w:t>
      </w:r>
      <w:ins w:id="345" w:author="giacomo.rombaut" w:date="2015-04-14T15:09:00Z">
        <w:r>
          <w:t>.</w:t>
        </w:r>
      </w:ins>
      <w:del w:id="346" w:author="giacomo.rombaut" w:date="2015-04-14T15:09:00Z">
        <w:r w:rsidDel="00EE3541">
          <w:delText xml:space="preserve"> et "Module\Starlinx".</w:delText>
        </w:r>
      </w:del>
    </w:p>
    <w:p w:rsidR="00BF1190" w:rsidRDefault="00BF1190" w:rsidP="00BF1190">
      <w:pPr>
        <w:pStyle w:val="Paragraphedeliste"/>
      </w:pPr>
    </w:p>
    <w:p w:rsidR="00BF1190" w:rsidRPr="00960C86" w:rsidRDefault="00BF1190" w:rsidP="00BF1190">
      <w:pPr>
        <w:pStyle w:val="Titre2"/>
      </w:pPr>
      <w:bookmarkStart w:id="347" w:name="_Toc462985376"/>
      <w:r w:rsidRPr="00960C86">
        <w:t>Composants</w:t>
      </w:r>
      <w:bookmarkEnd w:id="347"/>
    </w:p>
    <w:p w:rsidR="00BF1190" w:rsidRPr="00F80EDF" w:rsidRDefault="00BF1190" w:rsidP="00BF1190"/>
    <w:p w:rsidR="00BF1190" w:rsidRPr="00234055" w:rsidRDefault="00BF1190" w:rsidP="00BF1190">
      <w:pPr>
        <w:rPr>
          <w:ins w:id="348" w:author="jerome draillard" w:date="2015-11-27T14:41:00Z"/>
        </w:rPr>
      </w:pPr>
      <w:r>
        <w:t xml:space="preserve">Un composant est une brique logicielle qui </w:t>
      </w:r>
      <w:del w:id="349" w:author="jerome draillard" w:date="2015-11-27T14:40:00Z">
        <w:r w:rsidDel="00BC36B4">
          <w:delText xml:space="preserve">contient </w:delText>
        </w:r>
      </w:del>
      <w:ins w:id="350" w:author="jerome draillard" w:date="2015-11-27T14:40:00Z">
        <w:r>
          <w:t xml:space="preserve">assure </w:t>
        </w:r>
      </w:ins>
      <w:r>
        <w:t>une ou plusieurs fonctionnalités</w:t>
      </w:r>
      <w:ins w:id="351" w:author="jerome draillard" w:date="2015-11-27T14:40:00Z">
        <w:r>
          <w:t xml:space="preserve"> précise</w:t>
        </w:r>
      </w:ins>
      <w:r>
        <w:t xml:space="preserve">. </w:t>
      </w:r>
      <w:del w:id="352" w:author="jerome draillard" w:date="2015-11-27T14:40:00Z">
        <w:r w:rsidDel="00BC36B4">
          <w:delText>Elle peut contenir des paramètres, des interfaces graphiques (IHM), et des interfaces d'interactions.</w:delText>
        </w:r>
      </w:del>
      <w:ins w:id="353" w:author="jerome draillard" w:date="2015-11-27T14:40:00Z">
        <w:r>
          <w:t>Les composants communique</w:t>
        </w:r>
      </w:ins>
      <w:ins w:id="354" w:author="Camille VACCALUT" w:date="2015-12-07T17:27:00Z">
        <w:r>
          <w:t>nt</w:t>
        </w:r>
      </w:ins>
      <w:ins w:id="355" w:author="jerome draillard" w:date="2015-11-27T14:40:00Z">
        <w:del w:id="356" w:author="Camille VACCALUT" w:date="2015-12-07T17:27:00Z">
          <w:r w:rsidDel="006806E3">
            <w:delText>s</w:delText>
          </w:r>
        </w:del>
        <w:r>
          <w:t xml:space="preserve"> entre eux via leur</w:t>
        </w:r>
      </w:ins>
      <w:ins w:id="357" w:author="jerome draillard" w:date="2015-11-27T14:41:00Z">
        <w:r>
          <w:t>s</w:t>
        </w:r>
      </w:ins>
      <w:ins w:id="358" w:author="jerome draillard" w:date="2015-11-27T14:40:00Z">
        <w:r>
          <w:t xml:space="preserve"> </w:t>
        </w:r>
        <w:r w:rsidR="00D276D8" w:rsidRPr="00D276D8">
          <w:rPr>
            <w:i/>
            <w:rPrChange w:id="359" w:author="jerome draillard" w:date="2015-11-27T14:40:00Z">
              <w:rPr>
                <w:color w:val="0000FF" w:themeColor="hyperlink"/>
                <w:u w:val="single"/>
              </w:rPr>
            </w:rPrChange>
          </w:rPr>
          <w:t>interface</w:t>
        </w:r>
      </w:ins>
      <w:ins w:id="360" w:author="jerome draillard" w:date="2015-11-27T14:41:00Z">
        <w:r>
          <w:rPr>
            <w:i/>
          </w:rPr>
          <w:t xml:space="preserve">s </w:t>
        </w:r>
        <w:r>
          <w:t xml:space="preserve">ou des </w:t>
        </w:r>
        <w:r w:rsidR="00D276D8" w:rsidRPr="00D276D8">
          <w:rPr>
            <w:i/>
            <w:rPrChange w:id="361" w:author="jerome draillard" w:date="2015-11-27T14:41:00Z">
              <w:rPr>
                <w:color w:val="0000FF" w:themeColor="hyperlink"/>
                <w:u w:val="single"/>
              </w:rPr>
            </w:rPrChange>
          </w:rPr>
          <w:t>pins</w:t>
        </w:r>
      </w:ins>
      <w:ins w:id="362" w:author="jerome draillard" w:date="2015-11-27T14:40:00Z">
        <w:r>
          <w:t>.</w:t>
        </w:r>
      </w:ins>
      <w:ins w:id="363" w:author="jerome draillard" w:date="2015-11-27T15:13:00Z">
        <w:r>
          <w:t xml:space="preserve"> Un composant, d'après la définition UML, va </w:t>
        </w:r>
        <w:r w:rsidR="00D276D8" w:rsidRPr="00D276D8">
          <w:rPr>
            <w:i/>
            <w:rPrChange w:id="364" w:author="jerome draillard" w:date="2015-11-27T15:13:00Z">
              <w:rPr>
                <w:color w:val="0000FF" w:themeColor="hyperlink"/>
                <w:u w:val="single"/>
              </w:rPr>
            </w:rPrChange>
          </w:rPr>
          <w:t>consommer</w:t>
        </w:r>
        <w:r>
          <w:rPr>
            <w:i/>
          </w:rPr>
          <w:t xml:space="preserve"> </w:t>
        </w:r>
        <w:r>
          <w:t xml:space="preserve">(c'est à dire utiliser) des interfaces ou bien </w:t>
        </w:r>
        <w:r w:rsidR="00D276D8" w:rsidRPr="00D276D8">
          <w:rPr>
            <w:i/>
            <w:rPrChange w:id="365" w:author="jerome draillard" w:date="2015-11-27T15:14:00Z">
              <w:rPr>
                <w:color w:val="0000FF" w:themeColor="hyperlink"/>
                <w:u w:val="single"/>
              </w:rPr>
            </w:rPrChange>
          </w:rPr>
          <w:t>fournir</w:t>
        </w:r>
      </w:ins>
      <w:ins w:id="366" w:author="jerome draillard" w:date="2015-11-27T15:14:00Z">
        <w:r>
          <w:rPr>
            <w:i/>
          </w:rPr>
          <w:t xml:space="preserve"> </w:t>
        </w:r>
        <w:r>
          <w:t>des interfaces.</w:t>
        </w:r>
      </w:ins>
    </w:p>
    <w:p w:rsidR="00BF1190" w:rsidRPr="00F46669" w:rsidDel="00123A4E" w:rsidRDefault="00BF1190" w:rsidP="00BF1190">
      <w:pPr>
        <w:rPr>
          <w:del w:id="367" w:author="jerome draillard" w:date="2015-11-27T14:43:00Z"/>
        </w:rPr>
      </w:pPr>
    </w:p>
    <w:p w:rsidR="00BF1190" w:rsidRDefault="00BF1190" w:rsidP="00BF1190"/>
    <w:p w:rsidR="00BF1190" w:rsidDel="00F46669" w:rsidRDefault="00BF1190" w:rsidP="00BF1190">
      <w:pPr>
        <w:rPr>
          <w:del w:id="368" w:author="jerome draillard" w:date="2015-11-27T14:41:00Z"/>
        </w:rPr>
      </w:pPr>
      <w:del w:id="369" w:author="jerome draillard" w:date="2015-11-27T14:41:00Z">
        <w:r w:rsidDel="00F46669">
          <w:delText>Il existe trois sortes d'interfaces d'interactions:</w:delText>
        </w:r>
      </w:del>
    </w:p>
    <w:p w:rsidR="00BF1190" w:rsidDel="00F46669" w:rsidRDefault="00BF1190" w:rsidP="00BF1190">
      <w:pPr>
        <w:pStyle w:val="Paragraphedeliste"/>
        <w:numPr>
          <w:ilvl w:val="0"/>
          <w:numId w:val="4"/>
        </w:numPr>
        <w:rPr>
          <w:del w:id="370" w:author="jerome draillard" w:date="2015-11-27T14:41:00Z"/>
        </w:rPr>
      </w:pPr>
      <w:del w:id="371" w:author="jerome draillard" w:date="2015-11-27T14:41:00Z">
        <w:r w:rsidDel="00F46669">
          <w:delText>Les pins, permettent de transmettre des données (messages, etc.)</w:delText>
        </w:r>
      </w:del>
    </w:p>
    <w:p w:rsidR="00BF1190" w:rsidDel="00F46669" w:rsidRDefault="00BF1190" w:rsidP="00BF1190">
      <w:pPr>
        <w:pStyle w:val="Paragraphedeliste"/>
        <w:numPr>
          <w:ilvl w:val="0"/>
          <w:numId w:val="4"/>
        </w:numPr>
        <w:rPr>
          <w:del w:id="372" w:author="jerome draillard" w:date="2015-11-27T14:41:00Z"/>
        </w:rPr>
      </w:pPr>
      <w:del w:id="373" w:author="jerome draillard" w:date="2015-11-27T14:41:00Z">
        <w:r w:rsidDel="00F46669">
          <w:delText>Les interfaces, permettent d'interagir entre composants</w:delText>
        </w:r>
      </w:del>
    </w:p>
    <w:p w:rsidR="00BF1190" w:rsidDel="002278D2" w:rsidRDefault="00BF1190" w:rsidP="00BF1190">
      <w:pPr>
        <w:pStyle w:val="Paragraphedeliste"/>
        <w:numPr>
          <w:ilvl w:val="0"/>
          <w:numId w:val="4"/>
        </w:numPr>
        <w:rPr>
          <w:del w:id="374" w:author="jerome draillard" w:date="2015-11-27T14:43:00Z"/>
        </w:rPr>
      </w:pPr>
      <w:del w:id="375" w:author="jerome draillard" w:date="2015-11-27T14:43:00Z">
        <w:r w:rsidDel="002278D2">
          <w:delText>Les services, définissent des fonctionnalités accessibles à la fois par le framework et par les composants (exécution, sauvegarde, etc.)</w:delText>
        </w:r>
      </w:del>
    </w:p>
    <w:p w:rsidR="00BF1190" w:rsidRDefault="00BF1190" w:rsidP="00BF1190">
      <w:pPr>
        <w:pStyle w:val="Paragraphedeliste"/>
      </w:pPr>
    </w:p>
    <w:p w:rsidR="00BF1190" w:rsidRDefault="00BF1190" w:rsidP="00BF1190">
      <w:pPr>
        <w:pStyle w:val="Paragraphedeliste"/>
        <w:keepNext/>
        <w:ind w:left="0"/>
        <w:jc w:val="center"/>
      </w:pPr>
      <w:r w:rsidRPr="000E3B83">
        <w:rPr>
          <w:noProof/>
          <w:lang w:eastAsia="fr-FR"/>
        </w:rPr>
        <w:drawing>
          <wp:inline distT="0" distB="0" distL="0" distR="0">
            <wp:extent cx="1381125" cy="1200150"/>
            <wp:effectExtent l="19050" t="0" r="9525" b="0"/>
            <wp:docPr id="78" name="Image 1"/>
            <wp:cNvGraphicFramePr/>
            <a:graphic xmlns:a="http://schemas.openxmlformats.org/drawingml/2006/main">
              <a:graphicData uri="http://schemas.openxmlformats.org/drawingml/2006/picture">
                <pic:pic xmlns:pic="http://schemas.openxmlformats.org/drawingml/2006/picture">
                  <pic:nvPicPr>
                    <pic:cNvPr id="4101" name="Picture 2"/>
                    <pic:cNvPicPr>
                      <a:picLocks noChangeAspect="1" noChangeArrowheads="1"/>
                    </pic:cNvPicPr>
                  </pic:nvPicPr>
                  <pic:blipFill>
                    <a:blip r:embed="rId11" cstate="print"/>
                    <a:srcRect/>
                    <a:stretch>
                      <a:fillRect/>
                    </a:stretch>
                  </pic:blipFill>
                  <pic:spPr bwMode="auto">
                    <a:xfrm>
                      <a:off x="0" y="0"/>
                      <a:ext cx="1381125" cy="1200150"/>
                    </a:xfrm>
                    <a:prstGeom prst="rect">
                      <a:avLst/>
                    </a:prstGeom>
                    <a:noFill/>
                    <a:ln w="9525">
                      <a:noFill/>
                      <a:miter lim="800000"/>
                      <a:headEnd/>
                      <a:tailEnd/>
                    </a:ln>
                  </pic:spPr>
                </pic:pic>
              </a:graphicData>
            </a:graphic>
          </wp:inline>
        </w:drawing>
      </w:r>
    </w:p>
    <w:p w:rsidR="00BF1190" w:rsidRDefault="00BF1190" w:rsidP="00BF1190">
      <w:pPr>
        <w:pStyle w:val="Lgende"/>
        <w:jc w:val="center"/>
        <w:rPr>
          <w:ins w:id="376" w:author="jerome draillard" w:date="2015-11-27T14:44:00Z"/>
          <w:noProof/>
        </w:rPr>
      </w:pPr>
      <w:r>
        <w:t xml:space="preserve">Image </w:t>
      </w:r>
      <w:fldSimple w:instr=" SEQ Image \* ARABIC ">
        <w:r>
          <w:rPr>
            <w:noProof/>
          </w:rPr>
          <w:t>1</w:t>
        </w:r>
      </w:fldSimple>
      <w:r>
        <w:rPr>
          <w:noProof/>
        </w:rPr>
        <w:t xml:space="preserve"> : </w:t>
      </w:r>
      <w:r w:rsidRPr="002626D6">
        <w:rPr>
          <w:noProof/>
        </w:rPr>
        <w:t>Représentation UML d'un composant</w:t>
      </w:r>
    </w:p>
    <w:p w:rsidR="00000000" w:rsidRDefault="00EE2A1F">
      <w:pPr>
        <w:rPr>
          <w:ins w:id="377" w:author="jerome draillard" w:date="2015-11-27T15:08:00Z"/>
        </w:rPr>
        <w:pPrChange w:id="378" w:author="jerome draillard" w:date="2015-11-27T14:44:00Z">
          <w:pPr>
            <w:pStyle w:val="Lgende"/>
            <w:jc w:val="center"/>
          </w:pPr>
        </w:pPrChange>
      </w:pPr>
    </w:p>
    <w:p w:rsidR="00000000" w:rsidRDefault="00BF1190">
      <w:pPr>
        <w:rPr>
          <w:ins w:id="379" w:author="jerome draillard" w:date="2015-11-27T15:08:00Z"/>
        </w:rPr>
        <w:pPrChange w:id="380" w:author="jerome draillard" w:date="2015-11-27T14:44:00Z">
          <w:pPr>
            <w:pStyle w:val="Lgende"/>
            <w:jc w:val="center"/>
          </w:pPr>
        </w:pPrChange>
      </w:pPr>
      <w:ins w:id="381" w:author="jerome draillard" w:date="2015-11-27T15:08:00Z">
        <w:r>
          <w:t xml:space="preserve">Les composants de </w:t>
        </w:r>
        <w:proofErr w:type="spellStart"/>
        <w:r>
          <w:t>Streamwork</w:t>
        </w:r>
        <w:proofErr w:type="spellEnd"/>
        <w:r>
          <w:t xml:space="preserve"> sont configurables via des </w:t>
        </w:r>
        <w:r w:rsidR="00D276D8" w:rsidRPr="00D276D8">
          <w:rPr>
            <w:i/>
            <w:rPrChange w:id="382" w:author="jerome draillard" w:date="2015-11-27T15:08:00Z">
              <w:rPr>
                <w:b w:val="0"/>
                <w:bCs w:val="0"/>
                <w:color w:val="0000FF" w:themeColor="hyperlink"/>
                <w:u w:val="single"/>
              </w:rPr>
            </w:rPrChange>
          </w:rPr>
          <w:t>propriétés</w:t>
        </w:r>
        <w:r>
          <w:t>.</w:t>
        </w:r>
      </w:ins>
    </w:p>
    <w:p w:rsidR="00000000" w:rsidRDefault="00BF1190">
      <w:pPr>
        <w:rPr>
          <w:rPrChange w:id="383" w:author="jerome draillard" w:date="2015-11-27T14:44:00Z">
            <w:rPr>
              <w:noProof/>
            </w:rPr>
          </w:rPrChange>
        </w:rPr>
        <w:pPrChange w:id="384" w:author="jerome draillard" w:date="2015-11-27T14:44:00Z">
          <w:pPr>
            <w:pStyle w:val="Lgende"/>
            <w:jc w:val="center"/>
          </w:pPr>
        </w:pPrChange>
      </w:pPr>
      <w:ins w:id="385" w:author="jerome draillard" w:date="2015-11-27T14:44:00Z">
        <w:r>
          <w:t xml:space="preserve">En plus de l'interaction entre eux, les composants ont accès à des </w:t>
        </w:r>
        <w:r w:rsidRPr="00F46669">
          <w:rPr>
            <w:i/>
          </w:rPr>
          <w:t>services</w:t>
        </w:r>
        <w:r>
          <w:rPr>
            <w:i/>
          </w:rPr>
          <w:t xml:space="preserve"> </w:t>
        </w:r>
        <w:r>
          <w:t xml:space="preserve">fournis par </w:t>
        </w:r>
        <w:proofErr w:type="spellStart"/>
        <w:r>
          <w:t>Streamwork</w:t>
        </w:r>
        <w:proofErr w:type="spellEnd"/>
        <w:r>
          <w:t>.</w:t>
        </w:r>
      </w:ins>
    </w:p>
    <w:p w:rsidR="00BF1190" w:rsidRDefault="00BF1190" w:rsidP="00BF1190">
      <w:pPr>
        <w:pStyle w:val="Titre2"/>
      </w:pPr>
      <w:bookmarkStart w:id="386" w:name="_Toc354145184"/>
      <w:bookmarkStart w:id="387" w:name="_Toc462985377"/>
      <w:bookmarkEnd w:id="386"/>
      <w:r>
        <w:t>Services</w:t>
      </w:r>
      <w:bookmarkEnd w:id="387"/>
    </w:p>
    <w:p w:rsidR="00BF1190" w:rsidRPr="00F80EDF" w:rsidRDefault="00BF1190" w:rsidP="00BF1190"/>
    <w:p w:rsidR="00BF1190" w:rsidRPr="00F46669" w:rsidRDefault="00BF1190" w:rsidP="00BF1190">
      <w:pPr>
        <w:rPr>
          <w:ins w:id="388" w:author="jerome draillard" w:date="2015-11-27T14:43:00Z"/>
        </w:rPr>
      </w:pPr>
      <w:ins w:id="389" w:author="jerome draillard" w:date="2015-11-27T14:44:00Z">
        <w:r>
          <w:t>F</w:t>
        </w:r>
      </w:ins>
      <w:ins w:id="390" w:author="jerome draillard" w:date="2015-11-27T14:43:00Z">
        <w:r>
          <w:t xml:space="preserve">ournis par </w:t>
        </w:r>
        <w:proofErr w:type="spellStart"/>
        <w:r>
          <w:t>Streamwork</w:t>
        </w:r>
      </w:ins>
      <w:proofErr w:type="spellEnd"/>
      <w:ins w:id="391" w:author="jerome draillard" w:date="2015-11-27T14:44:00Z">
        <w:r>
          <w:t>,</w:t>
        </w:r>
      </w:ins>
      <w:ins w:id="392" w:author="jerome draillard" w:date="2015-11-27T14:43:00Z">
        <w:r>
          <w:t xml:space="preserve"> </w:t>
        </w:r>
      </w:ins>
      <w:r>
        <w:t>l</w:t>
      </w:r>
      <w:ins w:id="393" w:author="jerome draillard" w:date="2015-11-27T14:43:00Z">
        <w:r>
          <w:t xml:space="preserve">es </w:t>
        </w:r>
        <w:r w:rsidRPr="00F46669">
          <w:rPr>
            <w:i/>
          </w:rPr>
          <w:t>services</w:t>
        </w:r>
        <w:r>
          <w:rPr>
            <w:i/>
          </w:rPr>
          <w:t xml:space="preserve"> </w:t>
        </w:r>
        <w:r>
          <w:t xml:space="preserve">sont des objets logiciels assurant une fonctionnalité précise accessible par le </w:t>
        </w:r>
        <w:proofErr w:type="spellStart"/>
        <w:r>
          <w:t>framework</w:t>
        </w:r>
        <w:proofErr w:type="spellEnd"/>
        <w:r>
          <w:t xml:space="preserve"> lui-même ainsi que tous les composants instanciés dans </w:t>
        </w:r>
        <w:proofErr w:type="spellStart"/>
        <w:r>
          <w:t>Streamwork</w:t>
        </w:r>
        <w:proofErr w:type="spellEnd"/>
        <w:r>
          <w:t xml:space="preserve"> (exemple de </w:t>
        </w:r>
      </w:ins>
      <w:r>
        <w:t>service :</w:t>
      </w:r>
      <w:ins w:id="394" w:author="jerome draillard" w:date="2015-11-27T14:43:00Z">
        <w:r>
          <w:t xml:space="preserve"> </w:t>
        </w:r>
      </w:ins>
      <w:r>
        <w:t>exécution</w:t>
      </w:r>
      <w:ins w:id="395" w:author="jerome draillard" w:date="2015-11-27T14:43:00Z">
        <w:r>
          <w:t>, sauvegarde).</w:t>
        </w:r>
      </w:ins>
    </w:p>
    <w:p w:rsidR="00BF1190" w:rsidRDefault="00BF1190" w:rsidP="00BF1190">
      <w:pPr>
        <w:rPr>
          <w:ins w:id="396" w:author="jerome draillard" w:date="2015-11-27T14:43:00Z"/>
        </w:rPr>
      </w:pPr>
    </w:p>
    <w:p w:rsidR="00BF1190" w:rsidDel="00C70F9E" w:rsidRDefault="00BF1190" w:rsidP="00BF1190">
      <w:pPr>
        <w:rPr>
          <w:del w:id="397" w:author="jerome draillard" w:date="2015-11-27T14:44:00Z"/>
        </w:rPr>
      </w:pPr>
      <w:del w:id="398" w:author="jerome draillard" w:date="2015-11-27T14:44:00Z">
        <w:r w:rsidDel="00C70F9E">
          <w:delText>Streamwork fourni des services. Un composant peut également fournir des services.</w:delText>
        </w:r>
      </w:del>
    </w:p>
    <w:p w:rsidR="00BF1190" w:rsidRDefault="00BF1190" w:rsidP="00BF1190">
      <w:del w:id="399" w:author="jerome draillard" w:date="2015-11-27T14:44:00Z">
        <w:r w:rsidDel="00C70F9E">
          <w:br/>
        </w:r>
      </w:del>
      <w:r>
        <w:t>Chaque service a un nom qui lui est propre, qui permet de l'utiliser.</w:t>
      </w:r>
    </w:p>
    <w:p w:rsidR="00BF1190" w:rsidDel="00C70F9E" w:rsidRDefault="00BF1190" w:rsidP="00BF1190">
      <w:pPr>
        <w:rPr>
          <w:del w:id="400" w:author="jerome draillard" w:date="2015-11-27T14:44:00Z"/>
        </w:rPr>
      </w:pPr>
      <w:del w:id="401" w:author="jerome draillard" w:date="2015-11-27T14:44:00Z">
        <w:r w:rsidDel="00C70F9E">
          <w:delText>Un service fourni des fonctionnalités.</w:delText>
        </w:r>
      </w:del>
    </w:p>
    <w:p w:rsidR="00BF1190" w:rsidRDefault="00BF1190" w:rsidP="00BF1190"/>
    <w:p w:rsidR="00BF1190" w:rsidRDefault="00BF1190" w:rsidP="00BF1190">
      <w:r>
        <w:t>Certains services sont natifs, comme par exemple:</w:t>
      </w:r>
    </w:p>
    <w:p w:rsidR="00BF1190" w:rsidRDefault="00BF1190" w:rsidP="00BF1190">
      <w:pPr>
        <w:pStyle w:val="Paragraphedeliste"/>
        <w:numPr>
          <w:ilvl w:val="0"/>
          <w:numId w:val="5"/>
        </w:numPr>
      </w:pPr>
      <w:r>
        <w:t>Exécution : permet d'exécuter un composant (</w:t>
      </w:r>
      <w:proofErr w:type="spellStart"/>
      <w:r>
        <w:t>start</w:t>
      </w:r>
      <w:proofErr w:type="spellEnd"/>
      <w:r>
        <w:t xml:space="preserve">, </w:t>
      </w:r>
      <w:proofErr w:type="spellStart"/>
      <w:r>
        <w:t>execute</w:t>
      </w:r>
      <w:proofErr w:type="spellEnd"/>
      <w:r>
        <w:t>, stop)</w:t>
      </w:r>
    </w:p>
    <w:p w:rsidR="00BF1190" w:rsidRDefault="00BF1190" w:rsidP="00BF1190">
      <w:pPr>
        <w:pStyle w:val="Paragraphedeliste"/>
        <w:numPr>
          <w:ilvl w:val="0"/>
          <w:numId w:val="5"/>
        </w:numPr>
      </w:pPr>
      <w:r>
        <w:t>Propriétés : paramètres de configuration accessibles depuis l'éditeur</w:t>
      </w:r>
    </w:p>
    <w:p w:rsidR="00BF1190" w:rsidDel="00BA68D8" w:rsidRDefault="00BF1190" w:rsidP="00BF1190">
      <w:pPr>
        <w:pStyle w:val="Paragraphedeliste"/>
        <w:numPr>
          <w:ilvl w:val="0"/>
          <w:numId w:val="5"/>
        </w:numPr>
        <w:rPr>
          <w:del w:id="402" w:author="jerome draillard" w:date="2015-11-27T14:45:00Z"/>
        </w:rPr>
      </w:pPr>
      <w:r>
        <w:t xml:space="preserve">Code </w:t>
      </w:r>
      <w:proofErr w:type="spellStart"/>
      <w:r>
        <w:t>timer</w:t>
      </w:r>
      <w:proofErr w:type="spellEnd"/>
      <w:r>
        <w:t xml:space="preserve"> : fonctionnalité de test et de </w:t>
      </w:r>
      <w:proofErr w:type="spellStart"/>
      <w:r>
        <w:t>debug</w:t>
      </w:r>
      <w:proofErr w:type="spellEnd"/>
    </w:p>
    <w:p w:rsidR="00000000" w:rsidRDefault="00EE2A1F">
      <w:pPr>
        <w:pStyle w:val="Paragraphedeliste"/>
        <w:numPr>
          <w:ilvl w:val="0"/>
          <w:numId w:val="5"/>
        </w:numPr>
        <w:pPrChange w:id="403" w:author="jerome draillard" w:date="2015-11-27T14:45:00Z">
          <w:pPr/>
        </w:pPrChange>
      </w:pPr>
    </w:p>
    <w:p w:rsidR="00BF1190" w:rsidRDefault="00BF1190" w:rsidP="00BF1190"/>
    <w:p w:rsidR="00BF1190" w:rsidRDefault="00BF1190" w:rsidP="00BF1190">
      <w:pPr>
        <w:pStyle w:val="Titre2"/>
      </w:pPr>
      <w:bookmarkStart w:id="404" w:name="_Toc462985378"/>
      <w:r>
        <w:t xml:space="preserve">Editeur </w:t>
      </w:r>
      <w:proofErr w:type="spellStart"/>
      <w:r>
        <w:t>Streamwork</w:t>
      </w:r>
      <w:bookmarkEnd w:id="404"/>
      <w:proofErr w:type="spellEnd"/>
    </w:p>
    <w:p w:rsidR="00BF1190" w:rsidRDefault="00BF1190" w:rsidP="00BF1190">
      <w:pPr>
        <w:pStyle w:val="Paragraphedeliste"/>
      </w:pPr>
    </w:p>
    <w:p w:rsidR="00BF1190" w:rsidRPr="00683E3F" w:rsidRDefault="00BF1190" w:rsidP="00BF1190">
      <w:pPr>
        <w:pStyle w:val="Titre3"/>
      </w:pPr>
      <w:bookmarkStart w:id="405" w:name="_Toc462985379"/>
      <w:r w:rsidRPr="00683E3F">
        <w:t>Présentation</w:t>
      </w:r>
      <w:bookmarkEnd w:id="405"/>
    </w:p>
    <w:p w:rsidR="00BF1190" w:rsidRDefault="00BF1190" w:rsidP="00BF1190">
      <w:pPr>
        <w:pStyle w:val="Paragraphedeliste"/>
      </w:pPr>
    </w:p>
    <w:p w:rsidR="00BF1190" w:rsidDel="003D186B" w:rsidRDefault="00BF1190" w:rsidP="00BF1190">
      <w:pPr>
        <w:rPr>
          <w:del w:id="406" w:author="jerome draillard" w:date="2015-11-27T14:46:00Z"/>
        </w:rPr>
      </w:pPr>
      <w:ins w:id="407" w:author="jerome draillard" w:date="2015-11-27T14:45:00Z">
        <w:r>
          <w:t xml:space="preserve">En pratique, pour assembler des composants existant, c'est </w:t>
        </w:r>
      </w:ins>
      <w:del w:id="408" w:author="jerome draillard" w:date="2015-11-27T14:45:00Z">
        <w:r w:rsidDel="003D186B">
          <w:delText>L</w:delText>
        </w:r>
      </w:del>
      <w:ins w:id="409" w:author="jerome draillard" w:date="2015-11-27T14:45:00Z">
        <w:r>
          <w:t>l</w:t>
        </w:r>
      </w:ins>
      <w:r>
        <w:t xml:space="preserve">'éditeur de </w:t>
      </w:r>
      <w:proofErr w:type="spellStart"/>
      <w:r>
        <w:t>Streamwork</w:t>
      </w:r>
      <w:proofErr w:type="spellEnd"/>
      <w:r>
        <w:t xml:space="preserve"> </w:t>
      </w:r>
      <w:ins w:id="410" w:author="jerome draillard" w:date="2015-11-27T14:45:00Z">
        <w:r>
          <w:t>qui va être utilisé.</w:t>
        </w:r>
      </w:ins>
      <w:ins w:id="411" w:author="jerome draillard" w:date="2015-11-27T14:48:00Z">
        <w:r>
          <w:t xml:space="preserve"> Il permet d'organiser ce qu'on appelle le </w:t>
        </w:r>
        <w:proofErr w:type="spellStart"/>
        <w:r w:rsidR="00D276D8" w:rsidRPr="00D276D8">
          <w:rPr>
            <w:i/>
            <w:rPrChange w:id="412" w:author="jerome draillard" w:date="2015-11-27T14:48:00Z">
              <w:rPr>
                <w:color w:val="0000FF" w:themeColor="hyperlink"/>
                <w:u w:val="single"/>
              </w:rPr>
            </w:rPrChange>
          </w:rPr>
          <w:t>stream</w:t>
        </w:r>
        <w:proofErr w:type="spellEnd"/>
        <w:r>
          <w:t>.</w:t>
        </w:r>
      </w:ins>
      <w:del w:id="413" w:author="jerome draillard" w:date="2015-11-27T14:46:00Z">
        <w:r w:rsidDel="003D186B">
          <w:delText>permet d'organiser les composants, de créer les liens</w:delText>
        </w:r>
      </w:del>
      <w:ins w:id="414" w:author="jerome draillard" w:date="2015-11-27T14:48:00Z">
        <w:r>
          <w:t xml:space="preserve"> </w:t>
        </w:r>
      </w:ins>
      <w:r>
        <w:t>On appelle</w:t>
      </w:r>
      <w:ins w:id="415" w:author="jerome draillard" w:date="2015-11-27T14:48:00Z">
        <w:r>
          <w:t xml:space="preserve"> </w:t>
        </w:r>
      </w:ins>
      <w:r>
        <w:t>« </w:t>
      </w:r>
      <w:proofErr w:type="spellStart"/>
      <w:ins w:id="416" w:author="jerome draillard" w:date="2015-11-27T14:48:00Z">
        <w:r w:rsidR="00D276D8" w:rsidRPr="00D276D8">
          <w:rPr>
            <w:i/>
            <w:rPrChange w:id="417" w:author="jerome draillard" w:date="2015-11-27T14:49:00Z">
              <w:rPr>
                <w:color w:val="0000FF" w:themeColor="hyperlink"/>
                <w:u w:val="single"/>
              </w:rPr>
            </w:rPrChange>
          </w:rPr>
          <w:t>stream</w:t>
        </w:r>
      </w:ins>
      <w:proofErr w:type="spellEnd"/>
      <w:r>
        <w:rPr>
          <w:i/>
        </w:rPr>
        <w:t> »</w:t>
      </w:r>
      <w:del w:id="418" w:author="jerome draillard" w:date="2015-11-27T14:46:00Z">
        <w:r w:rsidDel="003D186B">
          <w:delText>.</w:delText>
        </w:r>
      </w:del>
    </w:p>
    <w:p w:rsidR="00BF1190" w:rsidRDefault="00BF1190" w:rsidP="00BF1190">
      <w:pPr>
        <w:rPr>
          <w:ins w:id="419" w:author="jerome draillard" w:date="2015-11-27T14:49:00Z"/>
        </w:rPr>
      </w:pPr>
      <w:ins w:id="420" w:author="jerome draillard" w:date="2015-11-27T14:49:00Z">
        <w:r>
          <w:t xml:space="preserve"> </w:t>
        </w:r>
        <w:proofErr w:type="gramStart"/>
        <w:r>
          <w:t>l'ensemble</w:t>
        </w:r>
        <w:proofErr w:type="gramEnd"/>
        <w:r>
          <w:t xml:space="preserve"> des composants, avec leurs propriétés et les liens entre eux.</w:t>
        </w:r>
      </w:ins>
    </w:p>
    <w:p w:rsidR="00BF1190" w:rsidRPr="0089213F" w:rsidRDefault="00BF1190" w:rsidP="00BF1190">
      <w:pPr>
        <w:rPr>
          <w:ins w:id="421" w:author="jerome draillard" w:date="2015-11-27T14:46:00Z"/>
        </w:rPr>
      </w:pPr>
    </w:p>
    <w:p w:rsidR="00BF1190" w:rsidRDefault="00BF1190" w:rsidP="00BF1190">
      <w:del w:id="422" w:author="jerome draillard" w:date="2015-11-27T14:49:00Z">
        <w:r w:rsidDel="0038160E">
          <w:delText xml:space="preserve">Il </w:delText>
        </w:r>
      </w:del>
      <w:ins w:id="423" w:author="jerome draillard" w:date="2015-11-27T14:49:00Z">
        <w:r>
          <w:t xml:space="preserve">L'éditeur </w:t>
        </w:r>
      </w:ins>
      <w:r>
        <w:t>est accessible à l'adresse suivante:</w:t>
      </w:r>
    </w:p>
    <w:p w:rsidR="00000000" w:rsidRPr="00C156AC" w:rsidRDefault="00D276D8">
      <w:pPr>
        <w:rPr>
          <w:ins w:id="424" w:author="ghislain.aine" w:date="2015-10-30T10:12:00Z"/>
          <w:del w:id="425" w:author="ghislain.aine" w:date="2015-10-30T10:11:00Z"/>
          <w:rStyle w:val="Lienhypertexte"/>
          <w:lang w:val="en-US"/>
          <w:rPrChange w:id="426" w:author="Camille VACCALUT" w:date="2015-12-08T09:13:00Z">
            <w:rPr>
              <w:ins w:id="427" w:author="ghislain.aine" w:date="2015-10-30T10:12:00Z"/>
              <w:del w:id="428" w:author="ghislain.aine" w:date="2015-10-30T10:11:00Z"/>
              <w:lang w:val="en-US"/>
            </w:rPr>
          </w:rPrChange>
        </w:rPr>
        <w:pPrChange w:id="429" w:author="ghislain.aine" w:date="2015-10-30T10:12:00Z">
          <w:pPr>
            <w:jc w:val="center"/>
          </w:pPr>
        </w:pPrChange>
      </w:pPr>
      <w:ins w:id="430" w:author="ghislain.aine" w:date="2015-10-30T10:12:00Z">
        <w:r>
          <w:fldChar w:fldCharType="begin"/>
        </w:r>
        <w:r w:rsidRPr="00D276D8">
          <w:rPr>
            <w:lang w:val="en-US"/>
            <w:rPrChange w:id="431" w:author="Camille VACCALUT" w:date="2015-12-07T09:50:00Z">
              <w:rPr>
                <w:color w:val="0000FF" w:themeColor="hyperlink"/>
                <w:u w:val="single"/>
              </w:rPr>
            </w:rPrChange>
          </w:rPr>
          <w:instrText xml:space="preserve"> HYPERLINK "C:\\tt4\\Framework\\StreamWork\\Delivery\\StreamWorkEditor2\\</w:instrText>
        </w:r>
        <w:r w:rsidRPr="00D276D8">
          <w:rPr>
            <w:lang w:val="en-US"/>
            <w:rPrChange w:id="432" w:author="ghislain.aine" w:date="2015-10-30T10:12:00Z">
              <w:rPr>
                <w:color w:val="0000FF" w:themeColor="hyperlink"/>
                <w:u w:val="single"/>
              </w:rPr>
            </w:rPrChange>
          </w:rPr>
          <w:instrText xml:space="preserve">win-msvc2013-x86-QT5.5.0\\release\\StreamWorkEditor2.exe" </w:instrText>
        </w:r>
        <w:r>
          <w:fldChar w:fldCharType="separate"/>
        </w:r>
        <w:r w:rsidRPr="00D276D8">
          <w:rPr>
            <w:rStyle w:val="Lienhypertexte"/>
            <w:lang w:val="en-US"/>
            <w:rPrChange w:id="433" w:author="ghislain.aine" w:date="2015-10-30T10:12:00Z">
              <w:rPr>
                <w:rFonts w:ascii="Segoe Print" w:hAnsi="Segoe Print" w:cs="Segoe Print"/>
                <w:color w:val="0000FF" w:themeColor="hyperlink"/>
                <w:u w:val="single"/>
              </w:rPr>
            </w:rPrChange>
          </w:rPr>
          <w:t>C:\tt4\Framework\StreamWork\Delivery\StreamWorkEditor2\win-msvc2013-x86-QT</w:t>
        </w:r>
      </w:ins>
      <w:r w:rsidR="00BF1190">
        <w:rPr>
          <w:rStyle w:val="Lienhypertexte"/>
          <w:lang w:val="en-US"/>
        </w:rPr>
        <w:t>5.5.1</w:t>
      </w:r>
      <w:ins w:id="434" w:author="ghislain.aine" w:date="2015-10-30T10:12:00Z">
        <w:r w:rsidRPr="00D276D8">
          <w:rPr>
            <w:rStyle w:val="Lienhypertexte"/>
            <w:lang w:val="en-US"/>
            <w:rPrChange w:id="435" w:author="ghislain.aine" w:date="2015-10-30T10:12:00Z">
              <w:rPr>
                <w:rFonts w:ascii="Segoe Print" w:hAnsi="Segoe Print" w:cs="Segoe Print"/>
                <w:color w:val="0000FF" w:themeColor="hyperlink"/>
                <w:u w:val="single"/>
              </w:rPr>
            </w:rPrChange>
          </w:rPr>
          <w:t>\release\StreamWorkEditor2.exe</w:t>
        </w:r>
        <w:del w:id="436" w:author="ghislain.aine" w:date="2015-10-30T10:11:00Z">
          <w:r w:rsidRPr="00C156AC">
            <w:rPr>
              <w:rStyle w:val="Lienhypertexte"/>
              <w:lang w:val="en-US"/>
              <w:rPrChange w:id="437" w:author="Camille VACCALUT" w:date="2015-12-08T09:13:00Z">
                <w:rPr>
                  <w:color w:val="0000FF" w:themeColor="hyperlink"/>
                  <w:u w:val="single"/>
                  <w:lang w:val="en-US"/>
                </w:rPr>
              </w:rPrChange>
            </w:rPr>
            <w:delText>C:\tt4\Framework\StreamWork\Artifacts\StreamWorkEditor2\ia32.win.msvc2013.QT_5.4.0\releaseC:\projects\Libraries\StreamWork\bin\vc\release\ StreamWorkEditor2.exe</w:delText>
          </w:r>
        </w:del>
      </w:ins>
    </w:p>
    <w:p w:rsidR="00000000" w:rsidRDefault="00D276D8">
      <w:pPr>
        <w:rPr>
          <w:lang w:val="en-US"/>
        </w:rPr>
        <w:pPrChange w:id="438" w:author="ghislain.aine" w:date="2015-10-30T10:12:00Z">
          <w:pPr>
            <w:pStyle w:val="Paragraphedeliste"/>
          </w:pPr>
        </w:pPrChange>
      </w:pPr>
      <w:ins w:id="439" w:author="ghislain.aine" w:date="2015-10-30T10:12:00Z">
        <w:r>
          <w:fldChar w:fldCharType="end"/>
        </w:r>
      </w:ins>
    </w:p>
    <w:p w:rsidR="00BF1190" w:rsidRDefault="00EE2A1F" w:rsidP="00BF1190">
      <w:pPr>
        <w:keepNext/>
        <w:jc w:val="center"/>
      </w:pPr>
      <w:ins w:id="440" w:author="jerome draillard" w:date="2015-11-27T15:06:00Z">
        <w:r>
          <w:rPr>
            <w:noProof/>
            <w:lang w:eastAsia="fr-FR"/>
            <w:rPrChange w:id="441">
              <w:rPr>
                <w:noProof/>
                <w:color w:val="0000FF" w:themeColor="hyperlink"/>
                <w:u w:val="single"/>
                <w:lang w:eastAsia="fr-FR"/>
              </w:rPr>
            </w:rPrChange>
          </w:rPr>
          <w:drawing>
            <wp:inline distT="0" distB="0" distL="0" distR="0">
              <wp:extent cx="5756745" cy="3248363"/>
              <wp:effectExtent l="19050" t="0" r="0" b="0"/>
              <wp:docPr id="79" name="Imag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12" cstate="print"/>
                      <a:srcRect/>
                      <a:stretch>
                        <a:fillRect/>
                      </a:stretch>
                    </pic:blipFill>
                    <pic:spPr bwMode="auto">
                      <a:xfrm>
                        <a:off x="0" y="0"/>
                        <a:ext cx="5768958" cy="3255254"/>
                      </a:xfrm>
                      <a:prstGeom prst="rect">
                        <a:avLst/>
                      </a:prstGeom>
                      <a:noFill/>
                      <a:ln w="9525">
                        <a:noFill/>
                        <a:miter lim="800000"/>
                        <a:headEnd/>
                        <a:tailEnd/>
                      </a:ln>
                    </pic:spPr>
                  </pic:pic>
                </a:graphicData>
              </a:graphic>
            </wp:inline>
          </w:drawing>
        </w:r>
        <w:r w:rsidR="00BF1190">
          <w:rPr>
            <w:noProof/>
            <w:lang w:eastAsia="fr-FR"/>
          </w:rPr>
          <w:t xml:space="preserve"> </w:t>
        </w:r>
      </w:ins>
      <w:del w:id="442" w:author="jerome draillard" w:date="2015-11-27T15:06:00Z">
        <w:r>
          <w:rPr>
            <w:noProof/>
            <w:lang w:eastAsia="fr-FR"/>
            <w:rPrChange w:id="443">
              <w:rPr>
                <w:noProof/>
                <w:color w:val="0000FF" w:themeColor="hyperlink"/>
                <w:u w:val="single"/>
                <w:lang w:eastAsia="fr-FR"/>
              </w:rPr>
            </w:rPrChange>
          </w:rPr>
          <w:drawing>
            <wp:inline distT="0" distB="0" distL="0" distR="0">
              <wp:extent cx="5760720" cy="3749549"/>
              <wp:effectExtent l="19050" t="0" r="0" b="0"/>
              <wp:docPr id="80"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srcRect/>
                      <a:stretch>
                        <a:fillRect/>
                      </a:stretch>
                    </pic:blipFill>
                    <pic:spPr bwMode="auto">
                      <a:xfrm>
                        <a:off x="0" y="0"/>
                        <a:ext cx="5760720" cy="3749549"/>
                      </a:xfrm>
                      <a:prstGeom prst="rect">
                        <a:avLst/>
                      </a:prstGeom>
                      <a:noFill/>
                      <a:ln w="9525">
                        <a:noFill/>
                        <a:miter lim="800000"/>
                        <a:headEnd/>
                        <a:tailEnd/>
                      </a:ln>
                    </pic:spPr>
                  </pic:pic>
                </a:graphicData>
              </a:graphic>
            </wp:inline>
          </w:drawing>
        </w:r>
      </w:del>
    </w:p>
    <w:p w:rsidR="00BF1190" w:rsidRPr="00B702EF" w:rsidRDefault="00D276D8" w:rsidP="00BF1190">
      <w:pPr>
        <w:pStyle w:val="Lgende"/>
        <w:jc w:val="center"/>
        <w:rPr>
          <w:sz w:val="20"/>
          <w:u w:val="single"/>
          <w:rPrChange w:id="444" w:author="jerome draillard" w:date="2015-11-27T14:54:00Z">
            <w:rPr>
              <w:sz w:val="20"/>
              <w:u w:val="single"/>
              <w:lang w:val="en-US"/>
            </w:rPr>
          </w:rPrChange>
        </w:rPr>
      </w:pPr>
      <w:r w:rsidRPr="00D276D8">
        <w:rPr>
          <w:rPrChange w:id="445" w:author="jerome draillard" w:date="2015-11-27T14:54:00Z">
            <w:rPr>
              <w:color w:val="0000FF" w:themeColor="hyperlink"/>
              <w:u w:val="single"/>
              <w:lang w:val="en-US"/>
            </w:rPr>
          </w:rPrChange>
        </w:rPr>
        <w:t xml:space="preserve">Image </w:t>
      </w:r>
      <w:r>
        <w:fldChar w:fldCharType="begin"/>
      </w:r>
      <w:r w:rsidRPr="00D276D8">
        <w:rPr>
          <w:rPrChange w:id="446" w:author="jerome draillard" w:date="2015-11-27T14:54:00Z">
            <w:rPr>
              <w:color w:val="0000FF" w:themeColor="hyperlink"/>
              <w:u w:val="single"/>
              <w:lang w:val="en-US"/>
            </w:rPr>
          </w:rPrChange>
        </w:rPr>
        <w:instrText xml:space="preserve"> SEQ Image \* ARABIC </w:instrText>
      </w:r>
      <w:r>
        <w:fldChar w:fldCharType="separate"/>
      </w:r>
      <w:r w:rsidRPr="00D276D8">
        <w:rPr>
          <w:noProof/>
          <w:rPrChange w:id="447" w:author="jerome draillard" w:date="2015-11-27T14:54:00Z">
            <w:rPr>
              <w:noProof/>
              <w:color w:val="0000FF" w:themeColor="hyperlink"/>
              <w:u w:val="single"/>
              <w:lang w:val="en-US"/>
            </w:rPr>
          </w:rPrChange>
        </w:rPr>
        <w:t>2</w:t>
      </w:r>
      <w:r>
        <w:fldChar w:fldCharType="end"/>
      </w:r>
      <w:r w:rsidRPr="00D276D8">
        <w:rPr>
          <w:rPrChange w:id="448" w:author="jerome draillard" w:date="2015-11-27T14:54:00Z">
            <w:rPr>
              <w:color w:val="0000FF" w:themeColor="hyperlink"/>
              <w:u w:val="single"/>
              <w:lang w:val="en-US"/>
            </w:rPr>
          </w:rPrChange>
        </w:rPr>
        <w:t xml:space="preserve"> : </w:t>
      </w:r>
      <w:r w:rsidR="00BF1190" w:rsidRPr="00F8242E">
        <w:t>Editeur</w:t>
      </w:r>
      <w:r w:rsidR="00BF1190">
        <w:t xml:space="preserve"> </w:t>
      </w:r>
      <w:proofErr w:type="spellStart"/>
      <w:r w:rsidR="00BF1190">
        <w:t>S</w:t>
      </w:r>
      <w:r w:rsidRPr="00D276D8">
        <w:rPr>
          <w:rPrChange w:id="449" w:author="jerome draillard" w:date="2015-11-27T14:54:00Z">
            <w:rPr>
              <w:color w:val="0000FF" w:themeColor="hyperlink"/>
              <w:u w:val="single"/>
              <w:lang w:val="en-US"/>
            </w:rPr>
          </w:rPrChange>
        </w:rPr>
        <w:t>tream</w:t>
      </w:r>
      <w:r w:rsidR="00BF1190">
        <w:t>W</w:t>
      </w:r>
      <w:r w:rsidRPr="00D276D8">
        <w:rPr>
          <w:rPrChange w:id="450" w:author="jerome draillard" w:date="2015-11-27T14:54:00Z">
            <w:rPr>
              <w:color w:val="0000FF" w:themeColor="hyperlink"/>
              <w:u w:val="single"/>
              <w:lang w:val="en-US"/>
            </w:rPr>
          </w:rPrChange>
        </w:rPr>
        <w:t>ork</w:t>
      </w:r>
      <w:proofErr w:type="spellEnd"/>
    </w:p>
    <w:p w:rsidR="00BF1190" w:rsidDel="005A3319" w:rsidRDefault="00BF1190" w:rsidP="00BF1190">
      <w:pPr>
        <w:rPr>
          <w:del w:id="451" w:author="ghislain.aine" w:date="2015-11-30T17:13:00Z"/>
        </w:rPr>
      </w:pPr>
    </w:p>
    <w:p w:rsidR="00BF1190" w:rsidDel="007D4CA7" w:rsidRDefault="00BF1190" w:rsidP="00BF1190">
      <w:pPr>
        <w:spacing w:after="200" w:line="276" w:lineRule="auto"/>
        <w:jc w:val="left"/>
        <w:rPr>
          <w:del w:id="452" w:author="jerome draillard" w:date="2015-11-27T14:49:00Z"/>
          <w:color w:val="003366"/>
          <w:sz w:val="24"/>
          <w:szCs w:val="24"/>
        </w:rPr>
      </w:pPr>
      <w:r>
        <w:br w:type="page"/>
      </w:r>
    </w:p>
    <w:p w:rsidR="00000000" w:rsidRDefault="00BF1190">
      <w:pPr>
        <w:spacing w:after="200" w:line="276" w:lineRule="auto"/>
        <w:jc w:val="left"/>
        <w:rPr>
          <w:ins w:id="453" w:author="jerome draillard" w:date="2015-11-27T14:54:00Z"/>
        </w:rPr>
        <w:pPrChange w:id="454" w:author="jerome draillard" w:date="2015-11-27T14:49:00Z">
          <w:pPr>
            <w:pStyle w:val="Titre3"/>
          </w:pPr>
        </w:pPrChange>
      </w:pPr>
      <w:del w:id="455" w:author="jerome draillard" w:date="2015-11-27T14:54:00Z">
        <w:r w:rsidDel="00B702EF">
          <w:delText>Fenêtres</w:delText>
        </w:r>
      </w:del>
      <w:ins w:id="456" w:author="jerome draillard" w:date="2015-11-27T14:54:00Z">
        <w:r>
          <w:t>Au niveau de l'IHM l'éditeur se décompos</w:t>
        </w:r>
      </w:ins>
      <w:r>
        <w:t>e</w:t>
      </w:r>
      <w:ins w:id="457" w:author="jerome draillard" w:date="2015-11-27T14:54:00Z">
        <w:r>
          <w:t xml:space="preserve"> de la manière suivante :</w:t>
        </w:r>
      </w:ins>
    </w:p>
    <w:p w:rsidR="00000000" w:rsidRDefault="00BF1190">
      <w:pPr>
        <w:pStyle w:val="Paragraphedeliste"/>
        <w:numPr>
          <w:ilvl w:val="0"/>
          <w:numId w:val="110"/>
        </w:numPr>
        <w:spacing w:after="200" w:line="276" w:lineRule="auto"/>
        <w:jc w:val="left"/>
        <w:pPrChange w:id="458" w:author="jerome draillard" w:date="2015-11-27T14:49:00Z">
          <w:pPr>
            <w:pStyle w:val="Titre3"/>
          </w:pPr>
        </w:pPrChange>
      </w:pPr>
      <w:ins w:id="459" w:author="jerome draillard" w:date="2015-11-27T14:54:00Z">
        <w:r>
          <w:t xml:space="preserve">Au centre, on trouve l'espace de travail. </w:t>
        </w:r>
      </w:ins>
      <w:r>
        <w:t>On</w:t>
      </w:r>
      <w:ins w:id="460" w:author="jerome draillard" w:date="2015-11-27T14:54:00Z">
        <w:r>
          <w:t xml:space="preserve"> peut </w:t>
        </w:r>
      </w:ins>
      <w:r>
        <w:t xml:space="preserve">y </w:t>
      </w:r>
      <w:ins w:id="461" w:author="jerome draillard" w:date="2015-11-27T14:54:00Z">
        <w:r>
          <w:t>ajouter des composants, les réorganiser</w:t>
        </w:r>
      </w:ins>
      <w:ins w:id="462" w:author="jerome draillard" w:date="2015-11-27T14:55:00Z">
        <w:r>
          <w:t xml:space="preserve"> </w:t>
        </w:r>
      </w:ins>
      <w:ins w:id="463" w:author="jerome draillard" w:date="2015-11-27T15:06:00Z">
        <w:r>
          <w:t>via des</w:t>
        </w:r>
      </w:ins>
      <w:ins w:id="464" w:author="jerome draillard" w:date="2015-11-27T14:55:00Z">
        <w:r>
          <w:t xml:space="preserve"> </w:t>
        </w:r>
        <w:proofErr w:type="gramStart"/>
        <w:r>
          <w:t>drag&amp;</w:t>
        </w:r>
        <w:proofErr w:type="gramEnd"/>
        <w:r>
          <w:t>drop</w:t>
        </w:r>
      </w:ins>
      <w:ins w:id="465" w:author="jerome draillard" w:date="2015-11-27T14:54:00Z">
        <w:r>
          <w:t xml:space="preserve">, </w:t>
        </w:r>
      </w:ins>
      <w:r>
        <w:t xml:space="preserve">et </w:t>
      </w:r>
      <w:ins w:id="466" w:author="jerome draillard" w:date="2015-11-27T14:54:00Z">
        <w:r>
          <w:t>éditer les liens.</w:t>
        </w:r>
      </w:ins>
    </w:p>
    <w:p w:rsidR="00BF1190" w:rsidRDefault="00BF1190" w:rsidP="00BF1190">
      <w:pPr>
        <w:pStyle w:val="Paragraphedeliste"/>
        <w:spacing w:after="200" w:line="276" w:lineRule="auto"/>
        <w:jc w:val="left"/>
        <w:rPr>
          <w:ins w:id="467" w:author="jerome draillard" w:date="2015-11-27T14:55:00Z"/>
        </w:rPr>
      </w:pPr>
    </w:p>
    <w:p w:rsidR="00000000" w:rsidRDefault="00BF1190">
      <w:pPr>
        <w:pStyle w:val="Paragraphedeliste"/>
        <w:numPr>
          <w:ilvl w:val="0"/>
          <w:numId w:val="110"/>
        </w:numPr>
        <w:spacing w:after="200" w:line="276" w:lineRule="auto"/>
        <w:jc w:val="left"/>
        <w:rPr>
          <w:ins w:id="468" w:author="jerome draillard" w:date="2015-11-27T15:08:00Z"/>
        </w:rPr>
        <w:pPrChange w:id="469" w:author="jerome draillard" w:date="2015-11-27T14:49:00Z">
          <w:pPr>
            <w:pStyle w:val="Titre3"/>
          </w:pPr>
        </w:pPrChange>
      </w:pPr>
      <w:r>
        <w:t>E</w:t>
      </w:r>
      <w:ins w:id="470" w:author="jerome draillard" w:date="2015-11-27T14:56:00Z">
        <w:r>
          <w:t>n haut</w:t>
        </w:r>
      </w:ins>
      <w:r>
        <w:t xml:space="preserve"> à droite</w:t>
      </w:r>
      <w:ins w:id="471" w:author="jerome draillard" w:date="2015-11-27T14:56:00Z">
        <w:r>
          <w:t xml:space="preserve">, </w:t>
        </w:r>
      </w:ins>
      <w:ins w:id="472" w:author="jerome draillard" w:date="2015-11-27T15:07:00Z">
        <w:r>
          <w:t xml:space="preserve">on trouve la liste des plugins chargés par </w:t>
        </w:r>
        <w:proofErr w:type="spellStart"/>
        <w:r>
          <w:t>StreamWork</w:t>
        </w:r>
        <w:proofErr w:type="spellEnd"/>
        <w:r>
          <w:t>. En cliquant sur un plugin on voit juste à sa gauche la liste des composants qu'il permet d'instancier. On peut ensuite instancier un composant en faisant un drag&amp;drop vers l'espace de travail.</w:t>
        </w:r>
      </w:ins>
    </w:p>
    <w:p w:rsidR="00000000" w:rsidRDefault="00BF1190">
      <w:pPr>
        <w:spacing w:after="200" w:line="276" w:lineRule="auto"/>
        <w:jc w:val="left"/>
        <w:rPr>
          <w:del w:id="473" w:author="jerome draillard" w:date="2015-11-27T15:09:00Z"/>
        </w:rPr>
        <w:pPrChange w:id="474" w:author="jerome draillard" w:date="2015-11-27T14:49:00Z">
          <w:pPr>
            <w:pStyle w:val="Titre3"/>
          </w:pPr>
        </w:pPrChange>
      </w:pPr>
      <w:ins w:id="475" w:author="jerome draillard" w:date="2015-11-27T15:08:00Z">
        <w:r>
          <w:t xml:space="preserve">Finalement en bas à droite, on voit les propriétés du composant </w:t>
        </w:r>
      </w:ins>
      <w:ins w:id="476" w:author="jerome draillard" w:date="2015-11-27T15:14:00Z">
        <w:r>
          <w:t>sélectionné</w:t>
        </w:r>
      </w:ins>
      <w:ins w:id="477" w:author="jerome draillard" w:date="2015-11-27T15:08:00Z">
        <w:r>
          <w:t xml:space="preserve">. </w:t>
        </w:r>
      </w:ins>
      <w:ins w:id="478" w:author="jerome draillard" w:date="2015-11-27T15:09:00Z">
        <w:r>
          <w:t xml:space="preserve">Il est possible de </w:t>
        </w:r>
      </w:ins>
      <w:ins w:id="479" w:author="jerome draillard" w:date="2015-11-27T15:08:00Z">
        <w:r>
          <w:t>les modifier en direct.</w:t>
        </w:r>
      </w:ins>
    </w:p>
    <w:p w:rsidR="00000000" w:rsidRDefault="00EE2A1F">
      <w:pPr>
        <w:spacing w:after="200" w:line="276" w:lineRule="auto"/>
        <w:jc w:val="left"/>
        <w:pPrChange w:id="480" w:author="jerome draillard" w:date="2015-11-27T15:09:00Z">
          <w:pPr/>
        </w:pPrChange>
      </w:pPr>
    </w:p>
    <w:p w:rsidR="00BF1190" w:rsidDel="004D091E" w:rsidRDefault="00BF1190" w:rsidP="00BF1190">
      <w:pPr>
        <w:rPr>
          <w:del w:id="481" w:author="jerome draillard" w:date="2015-11-27T14:55:00Z"/>
        </w:rPr>
      </w:pPr>
      <w:del w:id="482" w:author="jerome draillard" w:date="2015-11-27T14:55:00Z">
        <w:r w:rsidDel="004D091E">
          <w:delText>L'éditeur possède plusieurs parties :</w:delText>
        </w:r>
      </w:del>
    </w:p>
    <w:p w:rsidR="00BF1190" w:rsidDel="0028524A" w:rsidRDefault="00BF1190" w:rsidP="00BF1190">
      <w:pPr>
        <w:pStyle w:val="Paragraphedeliste"/>
        <w:numPr>
          <w:ilvl w:val="0"/>
          <w:numId w:val="6"/>
        </w:numPr>
        <w:rPr>
          <w:del w:id="483" w:author="jerome draillard" w:date="2015-11-27T15:09:00Z"/>
        </w:rPr>
      </w:pPr>
      <w:del w:id="484" w:author="jerome draillard" w:date="2015-11-27T15:09:00Z">
        <w:r w:rsidDel="0028524A">
          <w:delText>La partie principale permet</w:delText>
        </w:r>
      </w:del>
      <w:del w:id="485" w:author="jerome draillard" w:date="2015-11-27T14:48:00Z">
        <w:r w:rsidDel="0089213F">
          <w:delText xml:space="preserve"> d'éditer le stream</w:delText>
        </w:r>
      </w:del>
    </w:p>
    <w:p w:rsidR="00BF1190" w:rsidDel="0028524A" w:rsidRDefault="00BF1190" w:rsidP="00BF1190">
      <w:pPr>
        <w:pStyle w:val="Paragraphedeliste"/>
        <w:numPr>
          <w:ilvl w:val="0"/>
          <w:numId w:val="6"/>
        </w:numPr>
        <w:rPr>
          <w:del w:id="486" w:author="jerome draillard" w:date="2015-11-27T15:09:00Z"/>
        </w:rPr>
      </w:pPr>
      <w:del w:id="487" w:author="jerome draillard" w:date="2015-11-27T15:09:00Z">
        <w:r w:rsidDel="0028524A">
          <w:delText xml:space="preserve">Plugins : contient la liste des plugins et des composants utilisables. Cette liste dépend des paramètres de démarrage de l'éditeur. Pour Starlinx, cette liste est définie dans le fichier </w:delText>
        </w:r>
      </w:del>
      <w:ins w:id="488" w:author="giacomo.rombaut" w:date="2015-04-14T15:12:00Z">
        <w:del w:id="489" w:author="jerome draillard" w:date="2015-11-27T15:09:00Z">
          <w:r w:rsidRPr="00EE3541" w:rsidDel="0028524A">
            <w:delText>C:\tt4\Products\Streamwork\Sources\Starlinx</w:delText>
          </w:r>
        </w:del>
      </w:ins>
      <w:del w:id="490" w:author="jerome draillard" w:date="2015-11-27T15:09:00Z">
        <w:r w:rsidRPr="00DE7CED" w:rsidDel="0028524A">
          <w:delText xml:space="preserve">C:\projects\Products\Starlinx\Basic\ </w:delText>
        </w:r>
        <w:r w:rsidDel="0028524A">
          <w:delText>devpaths.xml</w:delText>
        </w:r>
      </w:del>
      <w:ins w:id="491" w:author="giacomo.rombaut" w:date="2015-04-14T15:11:00Z">
        <w:del w:id="492" w:author="jerome draillard" w:date="2015-11-27T15:09:00Z">
          <w:r w:rsidRPr="00EE3541" w:rsidDel="0028524A">
            <w:delText>devPath.xml</w:delText>
          </w:r>
        </w:del>
      </w:ins>
    </w:p>
    <w:p w:rsidR="00BF1190" w:rsidDel="0028524A" w:rsidRDefault="00BF1190" w:rsidP="00BF1190">
      <w:pPr>
        <w:pStyle w:val="Paragraphedeliste"/>
        <w:numPr>
          <w:ilvl w:val="0"/>
          <w:numId w:val="6"/>
        </w:numPr>
        <w:rPr>
          <w:del w:id="493" w:author="jerome draillard" w:date="2015-11-27T15:09:00Z"/>
        </w:rPr>
      </w:pPr>
      <w:del w:id="494" w:author="jerome draillard" w:date="2015-11-27T15:09:00Z">
        <w:r w:rsidDel="0028524A">
          <w:delText>Interest Areas : contient la liste des groupes créés (rectangles de couleurs du stream). Les groupes se créent en faisant un cli</w:delText>
        </w:r>
      </w:del>
      <w:ins w:id="495" w:author="Alexandre Blin" w:date="2015-08-04T16:47:00Z">
        <w:del w:id="496" w:author="jerome draillard" w:date="2015-11-27T15:09:00Z">
          <w:r w:rsidDel="0028524A">
            <w:delText>c</w:delText>
          </w:r>
        </w:del>
      </w:ins>
      <w:del w:id="497" w:author="jerome draillard" w:date="2015-11-27T15:09:00Z">
        <w:r w:rsidDel="0028524A">
          <w:delText>que droit sur la fenêtre du stream</w:delText>
        </w:r>
      </w:del>
    </w:p>
    <w:p w:rsidR="00BF1190" w:rsidDel="0028524A" w:rsidRDefault="00BF1190" w:rsidP="00BF1190">
      <w:pPr>
        <w:pStyle w:val="Paragraphedeliste"/>
        <w:numPr>
          <w:ilvl w:val="0"/>
          <w:numId w:val="6"/>
        </w:numPr>
        <w:rPr>
          <w:del w:id="498" w:author="jerome draillard" w:date="2015-11-27T15:09:00Z"/>
        </w:rPr>
      </w:pPr>
      <w:del w:id="499" w:author="jerome draillard" w:date="2015-11-27T15:09:00Z">
        <w:r w:rsidDel="0028524A">
          <w:delText>Stream Tree : la liste des composants utilisés dans le stream</w:delText>
        </w:r>
      </w:del>
    </w:p>
    <w:p w:rsidR="00BF1190" w:rsidDel="0028524A" w:rsidRDefault="00BF1190" w:rsidP="00BF1190">
      <w:pPr>
        <w:pStyle w:val="Paragraphedeliste"/>
        <w:numPr>
          <w:ilvl w:val="0"/>
          <w:numId w:val="6"/>
        </w:numPr>
        <w:rPr>
          <w:del w:id="500" w:author="jerome draillard" w:date="2015-11-27T15:09:00Z"/>
        </w:rPr>
      </w:pPr>
      <w:del w:id="501" w:author="jerome draillard" w:date="2015-11-27T15:09:00Z">
        <w:r w:rsidDel="0028524A">
          <w:delText>Navigator : vue d'ensemble du stream, permet de se déplacer dans le stream</w:delText>
        </w:r>
      </w:del>
    </w:p>
    <w:p w:rsidR="00BF1190" w:rsidDel="0028524A" w:rsidRDefault="00BF1190" w:rsidP="00BF1190">
      <w:pPr>
        <w:pStyle w:val="Paragraphedeliste"/>
        <w:numPr>
          <w:ilvl w:val="0"/>
          <w:numId w:val="6"/>
        </w:numPr>
        <w:rPr>
          <w:del w:id="502" w:author="jerome draillard" w:date="2015-11-27T15:09:00Z"/>
        </w:rPr>
      </w:pPr>
      <w:del w:id="503" w:author="jerome draillard" w:date="2015-11-27T15:09:00Z">
        <w:r w:rsidDel="0028524A">
          <w:delText>Color legend : légende des couleurs utilisées</w:delText>
        </w:r>
      </w:del>
    </w:p>
    <w:p w:rsidR="00BF1190" w:rsidDel="0028524A" w:rsidRDefault="00BF1190" w:rsidP="00BF1190">
      <w:pPr>
        <w:pStyle w:val="Paragraphedeliste"/>
        <w:numPr>
          <w:ilvl w:val="0"/>
          <w:numId w:val="6"/>
        </w:numPr>
        <w:rPr>
          <w:del w:id="504" w:author="jerome draillard" w:date="2015-11-27T15:09:00Z"/>
        </w:rPr>
      </w:pPr>
      <w:del w:id="505" w:author="jerome draillard" w:date="2015-11-27T15:09:00Z">
        <w:r w:rsidDel="0028524A">
          <w:delText>Doc : documentation du composant sélectionné dans le stream</w:delText>
        </w:r>
      </w:del>
    </w:p>
    <w:p w:rsidR="00BF1190" w:rsidDel="0028524A" w:rsidRDefault="00BF1190" w:rsidP="00BF1190">
      <w:pPr>
        <w:pStyle w:val="Paragraphedeliste"/>
        <w:numPr>
          <w:ilvl w:val="0"/>
          <w:numId w:val="6"/>
        </w:numPr>
        <w:rPr>
          <w:del w:id="506" w:author="jerome draillard" w:date="2015-11-27T15:09:00Z"/>
        </w:rPr>
      </w:pPr>
      <w:del w:id="507" w:author="jerome draillard" w:date="2015-11-27T15:09:00Z">
        <w:r w:rsidDel="0028524A">
          <w:delText>Component Properties : propriétés du composant sélectionné dans le stream</w:delText>
        </w:r>
      </w:del>
    </w:p>
    <w:p w:rsidR="00BF1190" w:rsidDel="0028524A" w:rsidRDefault="00BF1190" w:rsidP="00BF1190">
      <w:pPr>
        <w:pStyle w:val="Paragraphedeliste"/>
        <w:rPr>
          <w:del w:id="508" w:author="jerome draillard" w:date="2015-11-27T15:09:00Z"/>
        </w:rPr>
      </w:pPr>
    </w:p>
    <w:p w:rsidR="00BF1190" w:rsidRDefault="00BF1190" w:rsidP="00BF1190">
      <w:pPr>
        <w:pStyle w:val="Paragraphedeliste"/>
      </w:pPr>
    </w:p>
    <w:p w:rsidR="00BF1190" w:rsidRDefault="00BF1190" w:rsidP="00BF1190">
      <w:pPr>
        <w:pStyle w:val="Titre3"/>
      </w:pPr>
      <w:bookmarkStart w:id="509" w:name="_Toc462985380"/>
      <w:r>
        <w:t>Composants</w:t>
      </w:r>
      <w:bookmarkEnd w:id="509"/>
    </w:p>
    <w:p w:rsidR="00BF1190" w:rsidRDefault="00BF1190" w:rsidP="00BF1190"/>
    <w:p w:rsidR="00BF1190" w:rsidRDefault="00BF1190" w:rsidP="00BF1190">
      <w:pPr>
        <w:keepNext/>
        <w:jc w:val="center"/>
      </w:pPr>
      <w:r>
        <w:rPr>
          <w:noProof/>
          <w:lang w:eastAsia="fr-FR"/>
        </w:rPr>
        <w:drawing>
          <wp:inline distT="0" distB="0" distL="0" distR="0">
            <wp:extent cx="2676525" cy="1028700"/>
            <wp:effectExtent l="19050" t="0" r="9525" b="0"/>
            <wp:docPr id="8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2676525" cy="1028700"/>
                    </a:xfrm>
                    <a:prstGeom prst="rect">
                      <a:avLst/>
                    </a:prstGeom>
                    <a:noFill/>
                    <a:ln w="9525">
                      <a:noFill/>
                      <a:miter lim="800000"/>
                      <a:headEnd/>
                      <a:tailEnd/>
                    </a:ln>
                  </pic:spPr>
                </pic:pic>
              </a:graphicData>
            </a:graphic>
          </wp:inline>
        </w:drawing>
      </w:r>
    </w:p>
    <w:p w:rsidR="00BF1190" w:rsidRDefault="00BF1190" w:rsidP="00BF1190">
      <w:pPr>
        <w:pStyle w:val="Lgende"/>
        <w:jc w:val="center"/>
      </w:pPr>
      <w:r>
        <w:t xml:space="preserve">Image </w:t>
      </w:r>
      <w:fldSimple w:instr=" SEQ Image \* ARABIC ">
        <w:r>
          <w:rPr>
            <w:noProof/>
          </w:rPr>
          <w:t>3</w:t>
        </w:r>
      </w:fldSimple>
      <w:r>
        <w:rPr>
          <w:noProof/>
        </w:rPr>
        <w:t xml:space="preserve"> : Exemple de composant</w:t>
      </w:r>
    </w:p>
    <w:p w:rsidR="00BF1190" w:rsidRDefault="00BF1190" w:rsidP="00BF1190"/>
    <w:p w:rsidR="00BF1190" w:rsidRDefault="00BF1190" w:rsidP="00BF1190">
      <w:r>
        <w:t xml:space="preserve">La partie Plugin permet de sélectionner les composants à utiliser dans le </w:t>
      </w:r>
      <w:proofErr w:type="spellStart"/>
      <w:r>
        <w:t>stream</w:t>
      </w:r>
      <w:proofErr w:type="spellEnd"/>
      <w:r>
        <w:t>.</w:t>
      </w:r>
    </w:p>
    <w:p w:rsidR="00BF1190" w:rsidRDefault="00BF1190" w:rsidP="00BF1190"/>
    <w:p w:rsidR="00BF1190" w:rsidRDefault="00BF1190" w:rsidP="00BF1190">
      <w:r>
        <w:t>Dans la partie de droite se trouvent les plugins utilisables. Dans la partie de gauche, les composants présents dans le plugin sélectionné.</w:t>
      </w:r>
    </w:p>
    <w:p w:rsidR="00BF1190" w:rsidRDefault="00BF1190" w:rsidP="00BF1190"/>
    <w:p w:rsidR="00BF1190" w:rsidRDefault="00BF1190" w:rsidP="00BF1190">
      <w:r>
        <w:t>Il est possible de rechercher un composant à l'aide du champ de recherche.</w:t>
      </w:r>
    </w:p>
    <w:p w:rsidR="00BF1190" w:rsidRDefault="00BF1190" w:rsidP="00BF1190">
      <w:pPr>
        <w:keepNext/>
        <w:jc w:val="center"/>
      </w:pPr>
      <w:r>
        <w:rPr>
          <w:noProof/>
          <w:lang w:eastAsia="fr-FR"/>
        </w:rPr>
        <w:drawing>
          <wp:inline distT="0" distB="0" distL="0" distR="0">
            <wp:extent cx="4191000" cy="300659"/>
            <wp:effectExtent l="19050" t="0" r="0" b="0"/>
            <wp:docPr id="83"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srcRect/>
                    <a:stretch>
                      <a:fillRect/>
                    </a:stretch>
                  </pic:blipFill>
                  <pic:spPr bwMode="auto">
                    <a:xfrm>
                      <a:off x="0" y="0"/>
                      <a:ext cx="4191000" cy="300659"/>
                    </a:xfrm>
                    <a:prstGeom prst="rect">
                      <a:avLst/>
                    </a:prstGeom>
                    <a:noFill/>
                    <a:ln w="9525">
                      <a:noFill/>
                      <a:miter lim="800000"/>
                      <a:headEnd/>
                      <a:tailEnd/>
                    </a:ln>
                  </pic:spPr>
                </pic:pic>
              </a:graphicData>
            </a:graphic>
          </wp:inline>
        </w:drawing>
      </w:r>
    </w:p>
    <w:p w:rsidR="00BF1190" w:rsidRPr="00F80EDF" w:rsidRDefault="00BF1190" w:rsidP="00BF1190">
      <w:pPr>
        <w:pStyle w:val="Lgende"/>
        <w:jc w:val="center"/>
        <w:rPr>
          <w:sz w:val="20"/>
          <w:u w:val="single"/>
        </w:rPr>
      </w:pPr>
      <w:r>
        <w:t xml:space="preserve">Image </w:t>
      </w:r>
      <w:fldSimple w:instr=" SEQ Image \* ARABIC ">
        <w:r>
          <w:rPr>
            <w:noProof/>
          </w:rPr>
          <w:t>4</w:t>
        </w:r>
      </w:fldSimple>
      <w:r>
        <w:t xml:space="preserve"> : </w:t>
      </w:r>
      <w:r w:rsidRPr="00D51B9E">
        <w:t>Champ de recherche de composant</w:t>
      </w:r>
    </w:p>
    <w:p w:rsidR="00BF1190" w:rsidRDefault="00BF1190" w:rsidP="00BF1190"/>
    <w:p w:rsidR="00BF1190" w:rsidRDefault="00BF1190" w:rsidP="00BF1190">
      <w:r>
        <w:t xml:space="preserve">Les composants se mettent dans le </w:t>
      </w:r>
      <w:proofErr w:type="spellStart"/>
      <w:r w:rsidR="00D276D8" w:rsidRPr="00D276D8">
        <w:rPr>
          <w:i/>
          <w:rPrChange w:id="510" w:author="jerome draillard" w:date="2015-11-27T15:09:00Z">
            <w:rPr>
              <w:color w:val="0000FF" w:themeColor="hyperlink"/>
              <w:u w:val="single"/>
            </w:rPr>
          </w:rPrChange>
        </w:rPr>
        <w:t>stream</w:t>
      </w:r>
      <w:proofErr w:type="spellEnd"/>
      <w:r>
        <w:t xml:space="preserve"> par "glisser / </w:t>
      </w:r>
      <w:del w:id="511" w:author="jerome draillard" w:date="2015-11-27T15:09:00Z">
        <w:r w:rsidDel="00DF7B0B">
          <w:delText>déplacer</w:delText>
        </w:r>
      </w:del>
      <w:ins w:id="512" w:author="jerome draillard" w:date="2015-11-27T15:09:00Z">
        <w:r>
          <w:t>déposer</w:t>
        </w:r>
      </w:ins>
      <w:r>
        <w:t>".</w:t>
      </w:r>
    </w:p>
    <w:p w:rsidR="00BF1190" w:rsidRDefault="00BF1190" w:rsidP="00BF1190">
      <w:r>
        <w:t xml:space="preserve">Il est possible de modifier l'agencement des pins et des interfaces dans un composant. Pour cela, maintenir la touche "contrôle" appuyée, cliquer sur l'interface ou </w:t>
      </w:r>
      <w:proofErr w:type="gramStart"/>
      <w:r>
        <w:t>la</w:t>
      </w:r>
      <w:proofErr w:type="gramEnd"/>
      <w:r>
        <w:t xml:space="preserve"> pin, et la déplacer.</w:t>
      </w:r>
    </w:p>
    <w:p w:rsidR="00BF1190" w:rsidRDefault="00BF1190" w:rsidP="00BF1190"/>
    <w:p w:rsidR="00BF1190" w:rsidRDefault="00BF1190" w:rsidP="00BF1190">
      <w:r>
        <w:t xml:space="preserve">Le nom du composant dans le </w:t>
      </w:r>
      <w:proofErr w:type="spellStart"/>
      <w:r w:rsidR="00D276D8" w:rsidRPr="00D276D8">
        <w:rPr>
          <w:i/>
          <w:rPrChange w:id="513" w:author="jerome draillard" w:date="2015-11-27T15:09:00Z">
            <w:rPr>
              <w:color w:val="0000FF" w:themeColor="hyperlink"/>
              <w:u w:val="single"/>
            </w:rPr>
          </w:rPrChange>
        </w:rPr>
        <w:t>stream</w:t>
      </w:r>
      <w:proofErr w:type="spellEnd"/>
      <w:r>
        <w:t xml:space="preserve"> est éditable dans l'onglet "Component </w:t>
      </w:r>
      <w:proofErr w:type="spellStart"/>
      <w:r>
        <w:t>Properties</w:t>
      </w:r>
      <w:proofErr w:type="spellEnd"/>
      <w:r>
        <w:t>".</w:t>
      </w:r>
    </w:p>
    <w:p w:rsidR="00BF1190" w:rsidRDefault="00BF1190" w:rsidP="00BF1190">
      <w:r>
        <w:t>Cet onglet contient également toutes les propriétés paramétrables du composant</w:t>
      </w:r>
      <w:del w:id="514" w:author="Alexandre Blin" w:date="2015-08-04T16:49:00Z">
        <w:r w:rsidDel="00FC3DE6">
          <w:delText>s</w:delText>
        </w:r>
      </w:del>
      <w:r>
        <w:t>.</w:t>
      </w:r>
    </w:p>
    <w:p w:rsidR="00BF1190" w:rsidRDefault="00BF1190" w:rsidP="00BF1190">
      <w:pPr>
        <w:pStyle w:val="Paragraphedeliste"/>
      </w:pPr>
    </w:p>
    <w:p w:rsidR="00BF1190" w:rsidRDefault="00BF1190" w:rsidP="00BF1190">
      <w:pPr>
        <w:spacing w:after="200" w:line="276" w:lineRule="auto"/>
        <w:jc w:val="left"/>
      </w:pPr>
      <w:r>
        <w:br w:type="page"/>
      </w:r>
    </w:p>
    <w:p w:rsidR="00BF1190" w:rsidRDefault="00BF1190" w:rsidP="00BF1190">
      <w:r>
        <w:lastRenderedPageBreak/>
        <w:t>Légende:</w:t>
      </w:r>
    </w:p>
    <w:p w:rsidR="00BF1190" w:rsidRDefault="00BF1190" w:rsidP="00BF1190"/>
    <w:p w:rsidR="00BF1190" w:rsidRDefault="00BF1190" w:rsidP="00BF1190">
      <w:pPr>
        <w:pStyle w:val="Paragraphedeliste"/>
        <w:numPr>
          <w:ilvl w:val="0"/>
          <w:numId w:val="5"/>
        </w:numPr>
        <w:tabs>
          <w:tab w:val="left" w:pos="1276"/>
        </w:tabs>
      </w:pPr>
      <w:r>
        <w:rPr>
          <w:noProof/>
          <w:lang w:eastAsia="fr-FR"/>
        </w:rPr>
        <w:drawing>
          <wp:inline distT="0" distB="0" distL="0" distR="0">
            <wp:extent cx="180975" cy="180975"/>
            <wp:effectExtent l="19050" t="0" r="9525" b="0"/>
            <wp:docPr id="84"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cstate="print"/>
                    <a:srcRect/>
                    <a:stretch>
                      <a:fillRect/>
                    </a:stretch>
                  </pic:blipFill>
                  <pic:spPr bwMode="auto">
                    <a:xfrm>
                      <a:off x="0" y="0"/>
                      <a:ext cx="180975" cy="180975"/>
                    </a:xfrm>
                    <a:prstGeom prst="rect">
                      <a:avLst/>
                    </a:prstGeom>
                    <a:noFill/>
                    <a:ln w="9525">
                      <a:noFill/>
                      <a:miter lim="800000"/>
                      <a:headEnd/>
                      <a:tailEnd/>
                    </a:ln>
                  </pic:spPr>
                </pic:pic>
              </a:graphicData>
            </a:graphic>
          </wp:inline>
        </w:drawing>
      </w:r>
      <w:r>
        <w:t xml:space="preserve"> </w:t>
      </w:r>
      <w:r>
        <w:tab/>
        <w:t>: composant désactivé</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180975"/>
            <wp:effectExtent l="19050" t="0" r="0" b="0"/>
            <wp:docPr id="86" name="Imag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7"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t xml:space="preserve"> </w:t>
      </w:r>
      <w:r>
        <w:tab/>
        <w:t>: composant exécutable</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219075"/>
            <wp:effectExtent l="19050" t="0" r="0" b="0"/>
            <wp:docPr id="87" name="Imag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18" cstate="print"/>
                    <a:srcRect/>
                    <a:stretch>
                      <a:fillRect/>
                    </a:stretch>
                  </pic:blipFill>
                  <pic:spPr bwMode="auto">
                    <a:xfrm>
                      <a:off x="0" y="0"/>
                      <a:ext cx="190500" cy="219075"/>
                    </a:xfrm>
                    <a:prstGeom prst="rect">
                      <a:avLst/>
                    </a:prstGeom>
                    <a:noFill/>
                    <a:ln w="9525">
                      <a:noFill/>
                      <a:miter lim="800000"/>
                      <a:headEnd/>
                      <a:tailEnd/>
                    </a:ln>
                  </pic:spPr>
                </pic:pic>
              </a:graphicData>
            </a:graphic>
          </wp:inline>
        </w:drawing>
      </w:r>
      <w:r>
        <w:t xml:space="preserve"> </w:t>
      </w:r>
      <w:r>
        <w:tab/>
        <w:t>: composant en cours d'exécution</w:t>
      </w:r>
    </w:p>
    <w:p w:rsidR="00BF1190" w:rsidRDefault="00BF1190" w:rsidP="00BF1190">
      <w:pPr>
        <w:pStyle w:val="Paragraphedeliste"/>
        <w:numPr>
          <w:ilvl w:val="0"/>
          <w:numId w:val="5"/>
        </w:numPr>
        <w:tabs>
          <w:tab w:val="left" w:pos="1276"/>
        </w:tabs>
      </w:pPr>
      <w:r>
        <w:rPr>
          <w:noProof/>
          <w:lang w:eastAsia="fr-FR"/>
        </w:rPr>
        <w:drawing>
          <wp:inline distT="0" distB="0" distL="0" distR="0">
            <wp:extent cx="219075" cy="209550"/>
            <wp:effectExtent l="19050" t="0" r="9525" b="0"/>
            <wp:docPr id="8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9" cstate="print"/>
                    <a:srcRect/>
                    <a:stretch>
                      <a:fillRect/>
                    </a:stretch>
                  </pic:blipFill>
                  <pic:spPr bwMode="auto">
                    <a:xfrm>
                      <a:off x="0" y="0"/>
                      <a:ext cx="219075" cy="209550"/>
                    </a:xfrm>
                    <a:prstGeom prst="rect">
                      <a:avLst/>
                    </a:prstGeom>
                    <a:noFill/>
                    <a:ln w="9525">
                      <a:noFill/>
                      <a:miter lim="800000"/>
                      <a:headEnd/>
                      <a:tailEnd/>
                    </a:ln>
                  </pic:spPr>
                </pic:pic>
              </a:graphicData>
            </a:graphic>
          </wp:inline>
        </w:drawing>
      </w:r>
      <w:r>
        <w:tab/>
        <w:t>: pin</w:t>
      </w:r>
    </w:p>
    <w:p w:rsidR="00BF1190" w:rsidRDefault="00BF1190" w:rsidP="00BF1190">
      <w:pPr>
        <w:pStyle w:val="Paragraphedeliste"/>
        <w:numPr>
          <w:ilvl w:val="0"/>
          <w:numId w:val="5"/>
        </w:numPr>
        <w:tabs>
          <w:tab w:val="left" w:pos="1276"/>
        </w:tabs>
      </w:pPr>
      <w:r>
        <w:rPr>
          <w:noProof/>
          <w:lang w:eastAsia="fr-FR"/>
        </w:rPr>
        <w:drawing>
          <wp:inline distT="0" distB="0" distL="0" distR="0">
            <wp:extent cx="171450" cy="190500"/>
            <wp:effectExtent l="19050" t="0" r="0" b="0"/>
            <wp:docPr id="89"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0"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tab/>
        <w:t>: interface fournie</w:t>
      </w:r>
    </w:p>
    <w:p w:rsidR="00BF1190" w:rsidRDefault="00BF1190" w:rsidP="00BF1190">
      <w:pPr>
        <w:pStyle w:val="Paragraphedeliste"/>
        <w:numPr>
          <w:ilvl w:val="0"/>
          <w:numId w:val="5"/>
        </w:numPr>
        <w:tabs>
          <w:tab w:val="left" w:pos="1276"/>
        </w:tabs>
      </w:pPr>
      <w:r>
        <w:rPr>
          <w:noProof/>
          <w:lang w:eastAsia="fr-FR"/>
        </w:rPr>
        <w:drawing>
          <wp:inline distT="0" distB="0" distL="0" distR="0">
            <wp:extent cx="171450" cy="190500"/>
            <wp:effectExtent l="19050" t="0" r="0" b="0"/>
            <wp:docPr id="90" name="Imag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cstate="print"/>
                    <a:srcRect/>
                    <a:stretch>
                      <a:fillRect/>
                    </a:stretch>
                  </pic:blipFill>
                  <pic:spPr bwMode="auto">
                    <a:xfrm>
                      <a:off x="0" y="0"/>
                      <a:ext cx="171450" cy="190500"/>
                    </a:xfrm>
                    <a:prstGeom prst="rect">
                      <a:avLst/>
                    </a:prstGeom>
                    <a:noFill/>
                    <a:ln w="9525">
                      <a:noFill/>
                      <a:miter lim="800000"/>
                      <a:headEnd/>
                      <a:tailEnd/>
                    </a:ln>
                  </pic:spPr>
                </pic:pic>
              </a:graphicData>
            </a:graphic>
          </wp:inline>
        </w:drawing>
      </w:r>
      <w:r>
        <w:t xml:space="preserve"> </w:t>
      </w:r>
      <w:r>
        <w:tab/>
        <w:t>: interface consommée (utilisée)</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180975"/>
            <wp:effectExtent l="19050" t="0" r="0" b="0"/>
            <wp:docPr id="91"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2" cstate="print"/>
                    <a:srcRect/>
                    <a:stretch>
                      <a:fillRect/>
                    </a:stretch>
                  </pic:blipFill>
                  <pic:spPr bwMode="auto">
                    <a:xfrm>
                      <a:off x="0" y="0"/>
                      <a:ext cx="190500" cy="180975"/>
                    </a:xfrm>
                    <a:prstGeom prst="rect">
                      <a:avLst/>
                    </a:prstGeom>
                    <a:noFill/>
                    <a:ln w="9525">
                      <a:noFill/>
                      <a:miter lim="800000"/>
                      <a:headEnd/>
                      <a:tailEnd/>
                    </a:ln>
                  </pic:spPr>
                </pic:pic>
              </a:graphicData>
            </a:graphic>
          </wp:inline>
        </w:drawing>
      </w:r>
      <w:r>
        <w:tab/>
        <w:t>: modèle utilisé</w:t>
      </w:r>
    </w:p>
    <w:p w:rsidR="00BF1190" w:rsidRDefault="00BF1190" w:rsidP="00BF1190">
      <w:pPr>
        <w:pStyle w:val="Paragraphedeliste"/>
        <w:numPr>
          <w:ilvl w:val="0"/>
          <w:numId w:val="5"/>
        </w:numPr>
        <w:tabs>
          <w:tab w:val="left" w:pos="1276"/>
        </w:tabs>
      </w:pPr>
      <w:r>
        <w:rPr>
          <w:noProof/>
          <w:lang w:eastAsia="fr-FR"/>
        </w:rPr>
        <w:drawing>
          <wp:inline distT="0" distB="0" distL="0" distR="0">
            <wp:extent cx="219075" cy="190500"/>
            <wp:effectExtent l="19050" t="0" r="9525" b="0"/>
            <wp:docPr id="93"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cstate="print"/>
                    <a:srcRect/>
                    <a:stretch>
                      <a:fillRect/>
                    </a:stretch>
                  </pic:blipFill>
                  <pic:spPr bwMode="auto">
                    <a:xfrm>
                      <a:off x="0" y="0"/>
                      <a:ext cx="219075" cy="190500"/>
                    </a:xfrm>
                    <a:prstGeom prst="rect">
                      <a:avLst/>
                    </a:prstGeom>
                    <a:noFill/>
                    <a:ln w="9525">
                      <a:noFill/>
                      <a:miter lim="800000"/>
                      <a:headEnd/>
                      <a:tailEnd/>
                    </a:ln>
                  </pic:spPr>
                </pic:pic>
              </a:graphicData>
            </a:graphic>
          </wp:inline>
        </w:drawing>
      </w:r>
      <w:r>
        <w:t xml:space="preserve"> </w:t>
      </w:r>
      <w:r>
        <w:tab/>
        <w:t>: modèle fourni</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190500"/>
            <wp:effectExtent l="19050" t="0" r="0" b="0"/>
            <wp:docPr id="9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4"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tab/>
        <w:t>: action utilisée</w:t>
      </w:r>
    </w:p>
    <w:p w:rsidR="00BF1190" w:rsidRDefault="00BF1190" w:rsidP="00BF1190">
      <w:pPr>
        <w:pStyle w:val="Paragraphedeliste"/>
        <w:numPr>
          <w:ilvl w:val="0"/>
          <w:numId w:val="5"/>
        </w:numPr>
        <w:tabs>
          <w:tab w:val="left" w:pos="1276"/>
        </w:tabs>
      </w:pPr>
      <w:r>
        <w:rPr>
          <w:noProof/>
          <w:lang w:eastAsia="fr-FR"/>
        </w:rPr>
        <w:drawing>
          <wp:inline distT="0" distB="0" distL="0" distR="0">
            <wp:extent cx="200025" cy="200025"/>
            <wp:effectExtent l="19050" t="0" r="9525" b="0"/>
            <wp:docPr id="95"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25" cstate="print"/>
                    <a:srcRect/>
                    <a:stretch>
                      <a:fillRect/>
                    </a:stretch>
                  </pic:blipFill>
                  <pic:spPr bwMode="auto">
                    <a:xfrm>
                      <a:off x="0" y="0"/>
                      <a:ext cx="200025" cy="200025"/>
                    </a:xfrm>
                    <a:prstGeom prst="rect">
                      <a:avLst/>
                    </a:prstGeom>
                    <a:noFill/>
                    <a:ln w="9525">
                      <a:noFill/>
                      <a:miter lim="800000"/>
                      <a:headEnd/>
                      <a:tailEnd/>
                    </a:ln>
                  </pic:spPr>
                </pic:pic>
              </a:graphicData>
            </a:graphic>
          </wp:inline>
        </w:drawing>
      </w:r>
      <w:r>
        <w:t xml:space="preserve"> </w:t>
      </w:r>
      <w:r>
        <w:tab/>
        <w:t>: action fournie</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200025"/>
            <wp:effectExtent l="19050" t="0" r="0" b="0"/>
            <wp:docPr id="96"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6" cstate="print"/>
                    <a:srcRect/>
                    <a:stretch>
                      <a:fillRect/>
                    </a:stretch>
                  </pic:blipFill>
                  <pic:spPr bwMode="auto">
                    <a:xfrm>
                      <a:off x="0" y="0"/>
                      <a:ext cx="190500" cy="200025"/>
                    </a:xfrm>
                    <a:prstGeom prst="rect">
                      <a:avLst/>
                    </a:prstGeom>
                    <a:noFill/>
                    <a:ln w="9525">
                      <a:noFill/>
                      <a:miter lim="800000"/>
                      <a:headEnd/>
                      <a:tailEnd/>
                    </a:ln>
                  </pic:spPr>
                </pic:pic>
              </a:graphicData>
            </a:graphic>
          </wp:inline>
        </w:drawing>
      </w:r>
      <w:r>
        <w:t xml:space="preserve"> </w:t>
      </w:r>
      <w:r>
        <w:tab/>
        <w:t xml:space="preserve">: </w:t>
      </w:r>
      <w:proofErr w:type="spellStart"/>
      <w:r>
        <w:t>widget</w:t>
      </w:r>
      <w:proofErr w:type="spellEnd"/>
      <w:r>
        <w:t xml:space="preserve"> (fenêtre) fourni</w:t>
      </w:r>
    </w:p>
    <w:p w:rsidR="00BF1190" w:rsidRDefault="00BF1190" w:rsidP="00BF1190">
      <w:pPr>
        <w:pStyle w:val="Paragraphedeliste"/>
        <w:numPr>
          <w:ilvl w:val="0"/>
          <w:numId w:val="5"/>
        </w:numPr>
        <w:tabs>
          <w:tab w:val="left" w:pos="1276"/>
        </w:tabs>
      </w:pPr>
      <w:r>
        <w:rPr>
          <w:noProof/>
          <w:lang w:eastAsia="fr-FR"/>
        </w:rPr>
        <w:drawing>
          <wp:inline distT="0" distB="0" distL="0" distR="0">
            <wp:extent cx="171450" cy="200025"/>
            <wp:effectExtent l="19050" t="0" r="0" b="0"/>
            <wp:docPr id="97"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7" cstate="print"/>
                    <a:srcRect/>
                    <a:stretch>
                      <a:fillRect/>
                    </a:stretch>
                  </pic:blipFill>
                  <pic:spPr bwMode="auto">
                    <a:xfrm>
                      <a:off x="0" y="0"/>
                      <a:ext cx="171450" cy="200025"/>
                    </a:xfrm>
                    <a:prstGeom prst="rect">
                      <a:avLst/>
                    </a:prstGeom>
                    <a:noFill/>
                    <a:ln w="9525">
                      <a:noFill/>
                      <a:miter lim="800000"/>
                      <a:headEnd/>
                      <a:tailEnd/>
                    </a:ln>
                  </pic:spPr>
                </pic:pic>
              </a:graphicData>
            </a:graphic>
          </wp:inline>
        </w:drawing>
      </w:r>
      <w:r>
        <w:t xml:space="preserve"> </w:t>
      </w:r>
      <w:r>
        <w:tab/>
        <w:t xml:space="preserve">: </w:t>
      </w:r>
      <w:proofErr w:type="spellStart"/>
      <w:r>
        <w:t>widget</w:t>
      </w:r>
      <w:proofErr w:type="spellEnd"/>
      <w:r>
        <w:t xml:space="preserve"> utilisé</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190500"/>
            <wp:effectExtent l="19050" t="0" r="0" b="0"/>
            <wp:docPr id="98"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r>
        <w:t xml:space="preserve"> </w:t>
      </w:r>
      <w:r>
        <w:tab/>
        <w:t>: remplace l'icône du composant lorsqu'elle n'a pas été définie</w:t>
      </w:r>
    </w:p>
    <w:p w:rsidR="00BF1190" w:rsidRDefault="00BF1190" w:rsidP="00BF1190">
      <w:pPr>
        <w:pStyle w:val="Paragraphedeliste"/>
        <w:numPr>
          <w:ilvl w:val="0"/>
          <w:numId w:val="5"/>
        </w:numPr>
        <w:tabs>
          <w:tab w:val="left" w:pos="1276"/>
        </w:tabs>
      </w:pPr>
      <w:r>
        <w:rPr>
          <w:noProof/>
          <w:lang w:eastAsia="fr-FR"/>
        </w:rPr>
        <w:drawing>
          <wp:inline distT="0" distB="0" distL="0" distR="0">
            <wp:extent cx="190500" cy="171450"/>
            <wp:effectExtent l="19050" t="0" r="0" b="0"/>
            <wp:docPr id="99" name="Imag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29" cstate="print"/>
                    <a:srcRect/>
                    <a:stretch>
                      <a:fillRect/>
                    </a:stretch>
                  </pic:blipFill>
                  <pic:spPr bwMode="auto">
                    <a:xfrm>
                      <a:off x="0" y="0"/>
                      <a:ext cx="190500" cy="171450"/>
                    </a:xfrm>
                    <a:prstGeom prst="rect">
                      <a:avLst/>
                    </a:prstGeom>
                    <a:noFill/>
                    <a:ln w="9525">
                      <a:noFill/>
                      <a:miter lim="800000"/>
                      <a:headEnd/>
                      <a:tailEnd/>
                    </a:ln>
                  </pic:spPr>
                </pic:pic>
              </a:graphicData>
            </a:graphic>
          </wp:inline>
        </w:drawing>
      </w:r>
      <w:r>
        <w:t xml:space="preserve"> </w:t>
      </w:r>
      <w:r>
        <w:tab/>
        <w:t>: sous-</w:t>
      </w:r>
      <w:proofErr w:type="spellStart"/>
      <w:r>
        <w:t>stream</w:t>
      </w:r>
      <w:proofErr w:type="spellEnd"/>
    </w:p>
    <w:p w:rsidR="00BF1190" w:rsidRDefault="00BF1190" w:rsidP="00BF1190"/>
    <w:p w:rsidR="00BF1190" w:rsidRDefault="00BF1190" w:rsidP="00BF1190">
      <w:pPr>
        <w:pStyle w:val="Titre3"/>
      </w:pPr>
      <w:bookmarkStart w:id="515" w:name="_Toc462985381"/>
      <w:r w:rsidRPr="00B5234E">
        <w:t>Stream</w:t>
      </w:r>
      <w:bookmarkEnd w:id="515"/>
    </w:p>
    <w:p w:rsidR="00BF1190" w:rsidRDefault="00BF1190" w:rsidP="00BF1190">
      <w:pPr>
        <w:pStyle w:val="Paragraphedeliste"/>
      </w:pPr>
    </w:p>
    <w:p w:rsidR="00BF1190" w:rsidRDefault="00BF1190" w:rsidP="00BF1190">
      <w:r>
        <w:t>L'ensemble constitué par les composants, les liens</w:t>
      </w:r>
      <w:ins w:id="516" w:author="jerome draillard" w:date="2015-10-29T11:03:00Z">
        <w:r>
          <w:t xml:space="preserve"> entre les composants</w:t>
        </w:r>
      </w:ins>
      <w:r>
        <w:t xml:space="preserve"> et le</w:t>
      </w:r>
      <w:ins w:id="517" w:author="jerome draillard" w:date="2015-10-29T11:03:00Z">
        <w:r>
          <w:t>ur</w:t>
        </w:r>
      </w:ins>
      <w:r>
        <w:t xml:space="preserve">s paramètres est appelé </w:t>
      </w:r>
      <w:ins w:id="518" w:author="jerome draillard" w:date="2015-11-27T15:10:00Z">
        <w:r>
          <w:t xml:space="preserve">le </w:t>
        </w:r>
      </w:ins>
      <w:del w:id="519" w:author="jerome draillard" w:date="2015-11-27T15:10:00Z">
        <w:r w:rsidDel="00131094">
          <w:delText>"</w:delText>
        </w:r>
      </w:del>
      <w:proofErr w:type="spellStart"/>
      <w:r w:rsidR="00D276D8" w:rsidRPr="00D276D8">
        <w:rPr>
          <w:i/>
          <w:rPrChange w:id="520" w:author="jerome draillard" w:date="2015-11-27T15:10:00Z">
            <w:rPr>
              <w:color w:val="0000FF" w:themeColor="hyperlink"/>
              <w:u w:val="single"/>
            </w:rPr>
          </w:rPrChange>
        </w:rPr>
        <w:t>stream</w:t>
      </w:r>
      <w:proofErr w:type="spellEnd"/>
      <w:del w:id="521" w:author="jerome draillard" w:date="2015-11-27T15:10:00Z">
        <w:r w:rsidDel="00131094">
          <w:delText>"</w:delText>
        </w:r>
      </w:del>
      <w:r>
        <w:t>.</w:t>
      </w:r>
    </w:p>
    <w:p w:rsidR="00BF1190" w:rsidRDefault="00BF1190" w:rsidP="00BF1190">
      <w:r>
        <w:t xml:space="preserve">Les </w:t>
      </w:r>
      <w:proofErr w:type="spellStart"/>
      <w:r w:rsidR="00D276D8" w:rsidRPr="00D276D8">
        <w:rPr>
          <w:i/>
          <w:rPrChange w:id="522" w:author="jerome draillard" w:date="2015-11-27T15:10:00Z">
            <w:rPr>
              <w:color w:val="0000FF" w:themeColor="hyperlink"/>
              <w:u w:val="single"/>
            </w:rPr>
          </w:rPrChange>
        </w:rPr>
        <w:t>streams</w:t>
      </w:r>
      <w:proofErr w:type="spellEnd"/>
      <w:r>
        <w:t xml:space="preserve"> sont sauvegardés </w:t>
      </w:r>
      <w:del w:id="523" w:author="jerome draillard" w:date="2015-11-27T15:10:00Z">
        <w:r w:rsidDel="00823FD0">
          <w:delText>dans des fichiers de type xml.</w:delText>
        </w:r>
      </w:del>
      <w:ins w:id="524" w:author="jerome draillard" w:date="2015-11-27T15:10:00Z">
        <w:r>
          <w:t xml:space="preserve">sous forme de fichier </w:t>
        </w:r>
        <w:proofErr w:type="spellStart"/>
        <w:r>
          <w:t>xml</w:t>
        </w:r>
        <w:proofErr w:type="spellEnd"/>
        <w:r>
          <w:t>.</w:t>
        </w:r>
      </w:ins>
    </w:p>
    <w:p w:rsidR="00BF1190" w:rsidRDefault="00BF1190" w:rsidP="00BF1190"/>
    <w:p w:rsidR="00BF1190" w:rsidRDefault="00BF1190" w:rsidP="00BF1190">
      <w:pPr>
        <w:jc w:val="center"/>
      </w:pPr>
      <w:r>
        <w:rPr>
          <w:noProof/>
          <w:lang w:eastAsia="fr-FR"/>
        </w:rPr>
        <w:drawing>
          <wp:inline distT="0" distB="0" distL="0" distR="0">
            <wp:extent cx="5025653" cy="2543175"/>
            <wp:effectExtent l="19050" t="0" r="3547" b="0"/>
            <wp:docPr id="100"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0" cstate="print"/>
                    <a:srcRect/>
                    <a:stretch>
                      <a:fillRect/>
                    </a:stretch>
                  </pic:blipFill>
                  <pic:spPr bwMode="auto">
                    <a:xfrm>
                      <a:off x="0" y="0"/>
                      <a:ext cx="5032449" cy="2546614"/>
                    </a:xfrm>
                    <a:prstGeom prst="rect">
                      <a:avLst/>
                    </a:prstGeom>
                    <a:noFill/>
                    <a:ln w="9525">
                      <a:noFill/>
                      <a:miter lim="800000"/>
                      <a:headEnd/>
                      <a:tailEnd/>
                    </a:ln>
                  </pic:spPr>
                </pic:pic>
              </a:graphicData>
            </a:graphic>
          </wp:inline>
        </w:drawing>
      </w:r>
    </w:p>
    <w:p w:rsidR="00BF1190" w:rsidRPr="00F80EDF" w:rsidRDefault="00BF1190" w:rsidP="00BF1190">
      <w:pPr>
        <w:pStyle w:val="Lgende"/>
        <w:jc w:val="center"/>
        <w:rPr>
          <w:sz w:val="20"/>
          <w:u w:val="single"/>
        </w:rPr>
      </w:pPr>
      <w:r>
        <w:t xml:space="preserve">Image </w:t>
      </w:r>
      <w:fldSimple w:instr=" SEQ Image \* ARABIC ">
        <w:r>
          <w:rPr>
            <w:noProof/>
          </w:rPr>
          <w:t>5</w:t>
        </w:r>
      </w:fldSimple>
      <w:r>
        <w:t xml:space="preserve"> : </w:t>
      </w:r>
      <w:r w:rsidRPr="000B1471">
        <w:t>Exemple de Stream, "SxModelTerminalL16Simple"</w:t>
      </w:r>
    </w:p>
    <w:p w:rsidR="00BF1190" w:rsidRDefault="00BF1190" w:rsidP="00BF1190">
      <w:pPr>
        <w:rPr>
          <w:ins w:id="525" w:author="jerome draillard" w:date="2015-11-27T15:10:00Z"/>
        </w:rPr>
      </w:pPr>
    </w:p>
    <w:p w:rsidR="00BF1190" w:rsidRDefault="00BF1190" w:rsidP="00BF1190">
      <w:pPr>
        <w:rPr>
          <w:ins w:id="526" w:author="jerome draillard" w:date="2015-11-27T15:10:00Z"/>
        </w:rPr>
      </w:pPr>
    </w:p>
    <w:p w:rsidR="00BF1190" w:rsidRDefault="00BF1190" w:rsidP="00BF1190">
      <w:pPr>
        <w:rPr>
          <w:ins w:id="527" w:author="jerome draillard" w:date="2015-11-27T15:10:00Z"/>
        </w:rPr>
      </w:pPr>
    </w:p>
    <w:p w:rsidR="00BF1190" w:rsidRDefault="00BF1190" w:rsidP="00BF1190">
      <w:pPr>
        <w:rPr>
          <w:ins w:id="528" w:author="jerome draillard" w:date="2015-11-27T15:10:00Z"/>
        </w:rPr>
      </w:pPr>
    </w:p>
    <w:p w:rsidR="00BF1190" w:rsidRDefault="00BF1190" w:rsidP="00BF1190">
      <w:pPr>
        <w:rPr>
          <w:ins w:id="529" w:author="jerome draillard" w:date="2015-11-27T15:10:00Z"/>
        </w:rPr>
      </w:pPr>
    </w:p>
    <w:p w:rsidR="00BF1190" w:rsidRDefault="00BF1190" w:rsidP="00BF1190"/>
    <w:p w:rsidR="00BF1190" w:rsidRDefault="00BF1190" w:rsidP="00BF1190">
      <w:pPr>
        <w:pStyle w:val="Titre3"/>
      </w:pPr>
      <w:bookmarkStart w:id="530" w:name="_Toc462985382"/>
      <w:r>
        <w:t>Implémentation</w:t>
      </w:r>
      <w:bookmarkEnd w:id="530"/>
    </w:p>
    <w:p w:rsidR="00BF1190" w:rsidRPr="00F3403A" w:rsidRDefault="00BF1190" w:rsidP="00BF1190"/>
    <w:p w:rsidR="00BF1190" w:rsidDel="00A83307" w:rsidRDefault="00BF1190" w:rsidP="00BF1190">
      <w:pPr>
        <w:rPr>
          <w:del w:id="531" w:author="jerome draillard" w:date="2015-10-29T11:04:00Z"/>
        </w:rPr>
      </w:pPr>
      <w:del w:id="532" w:author="jerome draillard" w:date="2015-11-27T15:10:00Z">
        <w:r w:rsidDel="00A425D0">
          <w:delText>La création</w:delText>
        </w:r>
      </w:del>
      <w:ins w:id="533" w:author="jerome draillard" w:date="2015-11-27T15:10:00Z">
        <w:r>
          <w:t>Créer un nouveau</w:t>
        </w:r>
      </w:ins>
      <w:del w:id="534" w:author="jerome draillard" w:date="2015-11-27T15:10:00Z">
        <w:r w:rsidDel="00A425D0">
          <w:delText xml:space="preserve"> d'un</w:delText>
        </w:r>
      </w:del>
      <w:r>
        <w:t xml:space="preserve"> composant</w:t>
      </w:r>
      <w:ins w:id="535" w:author="jerome draillard" w:date="2015-11-27T15:10:00Z">
        <w:r>
          <w:t xml:space="preserve">, c'est créer une classe qui hérite de </w:t>
        </w:r>
      </w:ins>
      <w:del w:id="536" w:author="jerome draillard" w:date="2015-11-27T15:11:00Z">
        <w:r w:rsidDel="00A425D0">
          <w:delText xml:space="preserve"> est facilitée par plusieurs outils</w:delText>
        </w:r>
      </w:del>
      <w:del w:id="537" w:author="jerome draillard" w:date="2015-10-29T11:04:00Z">
        <w:r w:rsidDel="00A83307">
          <w:delText>:</w:delText>
        </w:r>
      </w:del>
    </w:p>
    <w:p w:rsidR="00000000" w:rsidRDefault="00BF1190">
      <w:pPr>
        <w:pStyle w:val="Paragraphedeliste"/>
        <w:rPr>
          <w:del w:id="538" w:author="jerome draillard" w:date="2015-10-29T11:04:00Z"/>
        </w:rPr>
        <w:pPrChange w:id="539" w:author="jerome draillard" w:date="2015-10-29T11:04:00Z">
          <w:pPr>
            <w:pStyle w:val="Paragraphedeliste"/>
            <w:numPr>
              <w:numId w:val="7"/>
            </w:numPr>
            <w:ind w:hanging="360"/>
          </w:pPr>
        </w:pPrChange>
      </w:pPr>
      <w:del w:id="540" w:author="jerome draillard" w:date="2015-10-29T11:04:00Z">
        <w:r w:rsidDel="00A83307">
          <w:delText>Le logiciel "SwGenerator"</w:delText>
        </w:r>
      </w:del>
    </w:p>
    <w:p w:rsidR="00000000" w:rsidRDefault="00BF1190">
      <w:pPr>
        <w:rPr>
          <w:ins w:id="541" w:author="jerome draillard" w:date="2015-11-27T15:10:00Z"/>
        </w:rPr>
        <w:pPrChange w:id="542" w:author="jerome draillard" w:date="2015-10-29T11:04:00Z">
          <w:pPr>
            <w:pStyle w:val="Paragraphedeliste"/>
            <w:numPr>
              <w:numId w:val="7"/>
            </w:numPr>
            <w:ind w:hanging="360"/>
          </w:pPr>
        </w:pPrChange>
      </w:pPr>
      <w:del w:id="543" w:author="jerome draillard" w:date="2015-10-29T11:04:00Z">
        <w:r w:rsidDel="00A83307">
          <w:delText>La</w:delText>
        </w:r>
      </w:del>
      <w:proofErr w:type="gramStart"/>
      <w:ins w:id="544" w:author="jerome draillard" w:date="2015-10-29T11:04:00Z">
        <w:r>
          <w:t>la</w:t>
        </w:r>
      </w:ins>
      <w:proofErr w:type="gramEnd"/>
      <w:r>
        <w:t xml:space="preserve"> classe "</w:t>
      </w:r>
      <w:proofErr w:type="spellStart"/>
      <w:r>
        <w:t>SwAssistedComponent</w:t>
      </w:r>
      <w:proofErr w:type="spellEnd"/>
      <w:r>
        <w:t>"</w:t>
      </w:r>
    </w:p>
    <w:p w:rsidR="00000000" w:rsidRDefault="00EE2A1F">
      <w:pPr>
        <w:pPrChange w:id="545" w:author="jerome draillard" w:date="2015-10-29T11:04:00Z">
          <w:pPr>
            <w:pStyle w:val="Paragraphedeliste"/>
            <w:numPr>
              <w:numId w:val="7"/>
            </w:numPr>
            <w:ind w:hanging="360"/>
          </w:pPr>
        </w:pPrChange>
      </w:pPr>
    </w:p>
    <w:p w:rsidR="00BF1190" w:rsidDel="00A83307" w:rsidRDefault="00BF1190" w:rsidP="00BF1190">
      <w:pPr>
        <w:pStyle w:val="Paragraphedeliste"/>
        <w:numPr>
          <w:ilvl w:val="0"/>
          <w:numId w:val="7"/>
        </w:numPr>
        <w:rPr>
          <w:del w:id="546" w:author="jerome draillard" w:date="2015-10-29T11:04:00Z"/>
        </w:rPr>
      </w:pPr>
      <w:del w:id="547" w:author="jerome draillard" w:date="2015-10-29T11:04:00Z">
        <w:r w:rsidDel="00A83307">
          <w:delText>L'ODP</w:delText>
        </w:r>
      </w:del>
    </w:p>
    <w:p w:rsidR="00BF1190" w:rsidRDefault="00BF1190" w:rsidP="00BF1190">
      <w:r>
        <w:t xml:space="preserve">Des </w:t>
      </w:r>
      <w:proofErr w:type="spellStart"/>
      <w:r>
        <w:t>namespaces</w:t>
      </w:r>
      <w:proofErr w:type="spellEnd"/>
      <w:r>
        <w:t xml:space="preserve"> permettent de classer les composants, de la même façon qu'en C++ classique. Trois niveaux de </w:t>
      </w:r>
      <w:proofErr w:type="spellStart"/>
      <w:r>
        <w:t>namespaces</w:t>
      </w:r>
      <w:proofErr w:type="spellEnd"/>
      <w:r>
        <w:t xml:space="preserve"> sont utilisés.</w:t>
      </w:r>
    </w:p>
    <w:p w:rsidR="00BF1190" w:rsidRDefault="00BF1190" w:rsidP="00BF1190">
      <w:pPr>
        <w:pStyle w:val="Paragraphedeliste"/>
        <w:numPr>
          <w:ilvl w:val="0"/>
          <w:numId w:val="8"/>
        </w:numPr>
      </w:pPr>
      <w:commentRangeStart w:id="548"/>
      <w:r>
        <w:t xml:space="preserve">L'application. Pour </w:t>
      </w:r>
      <w:proofErr w:type="spellStart"/>
      <w:r>
        <w:t>Starlinx</w:t>
      </w:r>
      <w:proofErr w:type="spellEnd"/>
      <w:r>
        <w:t xml:space="preserve">, le premier </w:t>
      </w:r>
      <w:proofErr w:type="spellStart"/>
      <w:r>
        <w:t>namespace</w:t>
      </w:r>
      <w:proofErr w:type="spellEnd"/>
      <w:r>
        <w:t xml:space="preserve"> est "</w:t>
      </w:r>
      <w:proofErr w:type="spellStart"/>
      <w:r>
        <w:t>sx</w:t>
      </w:r>
      <w:proofErr w:type="spellEnd"/>
      <w:r>
        <w:t>"</w:t>
      </w:r>
    </w:p>
    <w:p w:rsidR="00BF1190" w:rsidRDefault="00BF1190" w:rsidP="00BF1190">
      <w:pPr>
        <w:pStyle w:val="Paragraphedeliste"/>
        <w:numPr>
          <w:ilvl w:val="0"/>
          <w:numId w:val="8"/>
        </w:numPr>
      </w:pPr>
      <w:r>
        <w:t>La solution, qui englobe plusieurs plugins (exemple: Ihs)</w:t>
      </w:r>
    </w:p>
    <w:p w:rsidR="00BF1190" w:rsidRDefault="00BF1190" w:rsidP="00BF1190">
      <w:pPr>
        <w:pStyle w:val="Paragraphedeliste"/>
        <w:numPr>
          <w:ilvl w:val="0"/>
          <w:numId w:val="8"/>
        </w:numPr>
      </w:pPr>
      <w:r>
        <w:t>Le projet (exemple: Ihs\</w:t>
      </w:r>
      <w:proofErr w:type="spellStart"/>
      <w:r>
        <w:t>carto</w:t>
      </w:r>
      <w:proofErr w:type="spellEnd"/>
      <w:r>
        <w:t>)</w:t>
      </w:r>
    </w:p>
    <w:commentRangeEnd w:id="548"/>
    <w:p w:rsidR="00BF1190" w:rsidRDefault="00BF1190" w:rsidP="00BF1190">
      <w:r>
        <w:rPr>
          <w:rStyle w:val="Marquedecommentaire"/>
        </w:rPr>
        <w:commentReference w:id="548"/>
      </w:r>
    </w:p>
    <w:p w:rsidR="00BF1190" w:rsidRDefault="00BF1190" w:rsidP="00BF1190">
      <w:proofErr w:type="spellStart"/>
      <w:r>
        <w:t>Streamwork</w:t>
      </w:r>
      <w:proofErr w:type="spellEnd"/>
      <w:r>
        <w:t xml:space="preserve"> utilise la notion de "pointeurs à références comptées". Cela permet de gérer les pointeurs sans avoir à se soucier de la libération de la mémoire.</w:t>
      </w:r>
    </w:p>
    <w:p w:rsidR="00BF1190" w:rsidRDefault="00BF1190" w:rsidP="00BF1190">
      <w:r>
        <w:t xml:space="preserve">Les pointeurs à références comptées sont </w:t>
      </w:r>
      <w:del w:id="549" w:author="Alexandre Blin" w:date="2015-08-04T16:51:00Z">
        <w:r w:rsidDel="00FC3DE6">
          <w:delText>définies</w:delText>
        </w:r>
      </w:del>
      <w:ins w:id="550" w:author="Alexandre Blin" w:date="2015-08-04T16:51:00Z">
        <w:r>
          <w:t>définis</w:t>
        </w:r>
      </w:ins>
      <w:r>
        <w:t xml:space="preserve"> par "</w:t>
      </w:r>
      <w:proofErr w:type="spellStart"/>
      <w:r>
        <w:t>SwRefPtr</w:t>
      </w:r>
      <w:proofErr w:type="spellEnd"/>
      <w:r>
        <w:t>".</w:t>
      </w:r>
    </w:p>
    <w:p w:rsidR="00BF1190" w:rsidRDefault="00BF1190" w:rsidP="00BF1190"/>
    <w:p w:rsidR="00BF1190" w:rsidRDefault="00BF1190" w:rsidP="00BF1190">
      <w:r>
        <w:t>Exemple :</w:t>
      </w:r>
    </w:p>
    <w:p w:rsidR="00BF1190" w:rsidRPr="006E71DF" w:rsidRDefault="00BF1190" w:rsidP="00BF1190">
      <w:pPr>
        <w:pStyle w:val="Code"/>
      </w:pPr>
      <w:proofErr w:type="spellStart"/>
      <w:r w:rsidRPr="006E71DF">
        <w:t>SwRefPtr</w:t>
      </w:r>
      <w:proofErr w:type="spellEnd"/>
      <w:r w:rsidRPr="006E71DF">
        <w:t xml:space="preserve">&lt;classe&gt; </w:t>
      </w:r>
      <w:proofErr w:type="spellStart"/>
      <w:r w:rsidRPr="006E71DF">
        <w:t>_myObject</w:t>
      </w:r>
      <w:proofErr w:type="spellEnd"/>
      <w:r w:rsidRPr="006E71DF">
        <w:t>;</w:t>
      </w:r>
    </w:p>
    <w:p w:rsidR="00BF1190" w:rsidRDefault="00BF1190" w:rsidP="00BF1190"/>
    <w:p w:rsidR="00BF1190" w:rsidRDefault="00BF1190" w:rsidP="00BF1190">
      <w:proofErr w:type="gramStart"/>
      <w:r>
        <w:t>remplace</w:t>
      </w:r>
      <w:proofErr w:type="gramEnd"/>
      <w:r>
        <w:t xml:space="preserve"> la déclaration :</w:t>
      </w:r>
    </w:p>
    <w:p w:rsidR="00BF1190" w:rsidRDefault="00BF1190" w:rsidP="00BF1190">
      <w:pPr>
        <w:pStyle w:val="Code"/>
      </w:pPr>
      <w:proofErr w:type="gramStart"/>
      <w:r>
        <w:t>classe</w:t>
      </w:r>
      <w:proofErr w:type="gramEnd"/>
      <w:r>
        <w:t xml:space="preserve"> * </w:t>
      </w:r>
      <w:proofErr w:type="spellStart"/>
      <w:r>
        <w:t>_myObject</w:t>
      </w:r>
      <w:proofErr w:type="spellEnd"/>
      <w:r>
        <w:t>;</w:t>
      </w:r>
    </w:p>
    <w:p w:rsidR="00BF1190" w:rsidRDefault="00BF1190" w:rsidP="00BF1190">
      <w:pPr>
        <w:jc w:val="center"/>
      </w:pPr>
    </w:p>
    <w:p w:rsidR="00BF1190" w:rsidRDefault="00BF1190" w:rsidP="00BF1190">
      <w:r>
        <w:t>Les composants sont de type "</w:t>
      </w:r>
      <w:proofErr w:type="spellStart"/>
      <w:r>
        <w:t>SwRef</w:t>
      </w:r>
      <w:proofErr w:type="spellEnd"/>
      <w:r>
        <w:t>". Il n'est donc pas nécessaire de les libérer en fin d'utilisation. Ce processus se fait automatiquement lorsque le pointeur n'est plus utilisé</w:t>
      </w:r>
      <w:ins w:id="551" w:author="Alexandre Blin" w:date="2015-08-04T16:52:00Z">
        <w:r>
          <w:t xml:space="preserve"> et</w:t>
        </w:r>
      </w:ins>
      <w:del w:id="552" w:author="Alexandre Blin" w:date="2015-08-04T16:52:00Z">
        <w:r w:rsidDel="00FC3DE6">
          <w:delText>,</w:delText>
        </w:r>
      </w:del>
      <w:r>
        <w:t xml:space="preserve"> qu'il n'est plus référencé.</w:t>
      </w:r>
    </w:p>
    <w:p w:rsidR="00BF1190" w:rsidRDefault="00BF1190" w:rsidP="00BF1190"/>
    <w:p w:rsidR="00BF1190" w:rsidRDefault="00BF1190" w:rsidP="00BF1190"/>
    <w:p w:rsidR="00BF1190" w:rsidRPr="008B5251" w:rsidRDefault="00BF1190" w:rsidP="00BF1190">
      <w:pPr>
        <w:pStyle w:val="Titre4"/>
      </w:pPr>
      <w:proofErr w:type="spellStart"/>
      <w:r w:rsidRPr="008B5251">
        <w:t>SwAssistedComponent</w:t>
      </w:r>
      <w:proofErr w:type="spellEnd"/>
    </w:p>
    <w:p w:rsidR="00BF1190" w:rsidRDefault="00BF1190" w:rsidP="00BF1190">
      <w:pPr>
        <w:pStyle w:val="Paragraphedeliste"/>
      </w:pPr>
    </w:p>
    <w:p w:rsidR="00BF1190" w:rsidRDefault="00BF1190" w:rsidP="00BF1190">
      <w:pPr>
        <w:rPr>
          <w:ins w:id="553" w:author="jerome draillard" w:date="2015-11-27T15:12:00Z"/>
        </w:rPr>
      </w:pPr>
      <w:ins w:id="554" w:author="jerome draillard" w:date="2015-11-27T15:11:00Z">
        <w:r>
          <w:t>Comme dit plus haut, c</w:t>
        </w:r>
      </w:ins>
      <w:ins w:id="555" w:author="jerome draillard" w:date="2015-10-29T11:04:00Z">
        <w:r>
          <w:t xml:space="preserve">réer un composant c'est </w:t>
        </w:r>
        <w:proofErr w:type="gramStart"/>
        <w:r>
          <w:t>créer</w:t>
        </w:r>
        <w:proofErr w:type="gramEnd"/>
        <w:r>
          <w:t xml:space="preserve"> une classe qui hérite de </w:t>
        </w:r>
        <w:proofErr w:type="spellStart"/>
        <w:r>
          <w:t>SwAssistedComponent</w:t>
        </w:r>
        <w:proofErr w:type="spellEnd"/>
        <w:r>
          <w:t>.</w:t>
        </w:r>
      </w:ins>
    </w:p>
    <w:p w:rsidR="00BF1190" w:rsidRDefault="00BF1190" w:rsidP="00BF1190">
      <w:pPr>
        <w:rPr>
          <w:ins w:id="556" w:author="jerome draillard" w:date="2015-11-27T15:12:00Z"/>
        </w:rPr>
      </w:pPr>
    </w:p>
    <w:p w:rsidR="00BF1190" w:rsidRDefault="00BF1190" w:rsidP="00BF1190">
      <w:pPr>
        <w:rPr>
          <w:ins w:id="557" w:author="jerome draillard" w:date="2015-11-27T15:16:00Z"/>
        </w:rPr>
      </w:pPr>
      <w:ins w:id="558" w:author="jerome draillard" w:date="2015-11-27T15:12:00Z">
        <w:r>
          <w:t xml:space="preserve">Lorsqu'on créée un composant on va lui ajouter différentes fonctionnalités, en s'aidant des méthodes fournies par </w:t>
        </w:r>
        <w:proofErr w:type="spellStart"/>
        <w:r>
          <w:t>SwAssistedComponent</w:t>
        </w:r>
        <w:proofErr w:type="spellEnd"/>
        <w:r>
          <w:t>.</w:t>
        </w:r>
      </w:ins>
    </w:p>
    <w:p w:rsidR="00BF1190" w:rsidRDefault="00BF1190" w:rsidP="00BF1190">
      <w:pPr>
        <w:rPr>
          <w:ins w:id="559" w:author="jerome draillard" w:date="2015-11-27T15:16:00Z"/>
        </w:rPr>
      </w:pPr>
    </w:p>
    <w:p w:rsidR="00BF1190" w:rsidRDefault="00BF1190" w:rsidP="00BF1190">
      <w:pPr>
        <w:rPr>
          <w:ins w:id="560" w:author="jerome draillard" w:date="2015-11-27T15:16:00Z"/>
        </w:rPr>
      </w:pPr>
      <w:ins w:id="561" w:author="jerome draillard" w:date="2015-11-27T15:16:00Z">
        <w:r>
          <w:t>Ces fonctionnalités peuvent être par exemple :</w:t>
        </w:r>
      </w:ins>
    </w:p>
    <w:p w:rsidR="00000000" w:rsidRDefault="00BF1190">
      <w:pPr>
        <w:pStyle w:val="Paragraphedeliste"/>
        <w:numPr>
          <w:ilvl w:val="0"/>
          <w:numId w:val="103"/>
        </w:numPr>
        <w:rPr>
          <w:ins w:id="562" w:author="jerome draillard" w:date="2015-11-27T15:16:00Z"/>
        </w:rPr>
        <w:pPrChange w:id="563" w:author="jerome draillard" w:date="2015-11-27T15:17:00Z">
          <w:pPr/>
        </w:pPrChange>
      </w:pPr>
      <w:ins w:id="564" w:author="jerome draillard" w:date="2015-11-27T15:16:00Z">
        <w:r>
          <w:t xml:space="preserve">rendre le composant </w:t>
        </w:r>
        <w:del w:id="565" w:author="Camille VACCALUT" w:date="2015-12-08T10:43:00Z">
          <w:r w:rsidDel="00ED2077">
            <w:delText>consammateur</w:delText>
          </w:r>
        </w:del>
      </w:ins>
      <w:ins w:id="566" w:author="Camille VACCALUT" w:date="2015-12-08T10:43:00Z">
        <w:r>
          <w:t>consommateur</w:t>
        </w:r>
      </w:ins>
      <w:ins w:id="567" w:author="jerome draillard" w:date="2015-11-27T15:16:00Z">
        <w:r>
          <w:t xml:space="preserve"> d'une interface</w:t>
        </w:r>
      </w:ins>
    </w:p>
    <w:p w:rsidR="00000000" w:rsidRDefault="00BF1190">
      <w:pPr>
        <w:pStyle w:val="Paragraphedeliste"/>
        <w:numPr>
          <w:ilvl w:val="0"/>
          <w:numId w:val="103"/>
        </w:numPr>
        <w:rPr>
          <w:ins w:id="568" w:author="jerome draillard" w:date="2015-11-27T15:16:00Z"/>
        </w:rPr>
        <w:pPrChange w:id="569" w:author="jerome draillard" w:date="2015-11-27T15:17:00Z">
          <w:pPr/>
        </w:pPrChange>
      </w:pPr>
      <w:ins w:id="570" w:author="jerome draillard" w:date="2015-11-27T15:16:00Z">
        <w:r>
          <w:t>rendre le composant fournisseur d'une interface</w:t>
        </w:r>
      </w:ins>
    </w:p>
    <w:p w:rsidR="00000000" w:rsidRDefault="00BF1190">
      <w:pPr>
        <w:pStyle w:val="Paragraphedeliste"/>
        <w:numPr>
          <w:ilvl w:val="0"/>
          <w:numId w:val="103"/>
        </w:numPr>
        <w:rPr>
          <w:ins w:id="571" w:author="jerome draillard" w:date="2015-11-27T15:17:00Z"/>
        </w:rPr>
        <w:pPrChange w:id="572" w:author="jerome draillard" w:date="2015-11-27T15:17:00Z">
          <w:pPr/>
        </w:pPrChange>
      </w:pPr>
      <w:ins w:id="573" w:author="jerome draillard" w:date="2015-11-27T15:17:00Z">
        <w:r>
          <w:t xml:space="preserve">rendre le composant </w:t>
        </w:r>
        <w:del w:id="574" w:author="Camille VACCALUT" w:date="2015-12-08T10:43:00Z">
          <w:r w:rsidDel="00ED2077">
            <w:delText>executable</w:delText>
          </w:r>
        </w:del>
      </w:ins>
      <w:ins w:id="575" w:author="Camille VACCALUT" w:date="2015-12-08T10:43:00Z">
        <w:r>
          <w:t>exécutable</w:t>
        </w:r>
      </w:ins>
    </w:p>
    <w:p w:rsidR="00000000" w:rsidRDefault="00BF1190">
      <w:pPr>
        <w:pStyle w:val="Paragraphedeliste"/>
        <w:numPr>
          <w:ilvl w:val="0"/>
          <w:numId w:val="103"/>
        </w:numPr>
        <w:rPr>
          <w:ins w:id="576" w:author="jerome draillard" w:date="2015-10-29T11:04:00Z"/>
        </w:rPr>
        <w:pPrChange w:id="577" w:author="jerome draillard" w:date="2015-11-27T15:17:00Z">
          <w:pPr/>
        </w:pPrChange>
      </w:pPr>
      <w:ins w:id="578" w:author="jerome draillard" w:date="2015-11-27T15:17:00Z">
        <w:r>
          <w:t>...</w:t>
        </w:r>
      </w:ins>
    </w:p>
    <w:p w:rsidR="00BF1190" w:rsidRDefault="00BF1190" w:rsidP="00BF1190">
      <w:pPr>
        <w:rPr>
          <w:ins w:id="579" w:author="jerome draillard" w:date="2015-10-29T11:04:00Z"/>
        </w:rPr>
      </w:pPr>
    </w:p>
    <w:p w:rsidR="00BF1190" w:rsidDel="00674A9A" w:rsidRDefault="00BF1190" w:rsidP="00BF1190">
      <w:pPr>
        <w:rPr>
          <w:del w:id="580" w:author="jerome draillard" w:date="2015-11-27T15:17:00Z"/>
        </w:rPr>
      </w:pPr>
      <w:del w:id="581" w:author="jerome draillard" w:date="2015-11-27T15:17:00Z">
        <w:r w:rsidDel="00674A9A">
          <w:delText>Classe de base dont doivent hériter les composants pour implémenter les services de bases:</w:delText>
        </w:r>
      </w:del>
    </w:p>
    <w:p w:rsidR="00BF1190" w:rsidDel="00674A9A" w:rsidRDefault="00BF1190" w:rsidP="00BF1190">
      <w:pPr>
        <w:pStyle w:val="Paragraphedeliste"/>
        <w:numPr>
          <w:ilvl w:val="0"/>
          <w:numId w:val="9"/>
        </w:numPr>
        <w:rPr>
          <w:del w:id="582" w:author="jerome draillard" w:date="2015-11-27T15:17:00Z"/>
        </w:rPr>
      </w:pPr>
      <w:del w:id="583" w:author="jerome draillard" w:date="2015-11-27T15:17:00Z">
        <w:r w:rsidDel="00674A9A">
          <w:delText>pins</w:delText>
        </w:r>
      </w:del>
    </w:p>
    <w:p w:rsidR="00BF1190" w:rsidDel="00674A9A" w:rsidRDefault="00BF1190" w:rsidP="00BF1190">
      <w:pPr>
        <w:pStyle w:val="Paragraphedeliste"/>
        <w:numPr>
          <w:ilvl w:val="0"/>
          <w:numId w:val="9"/>
        </w:numPr>
        <w:rPr>
          <w:del w:id="584" w:author="jerome draillard" w:date="2015-11-27T15:17:00Z"/>
        </w:rPr>
      </w:pPr>
      <w:del w:id="585" w:author="jerome draillard" w:date="2015-11-27T15:17:00Z">
        <w:r w:rsidDel="00674A9A">
          <w:delText>interfaces</w:delText>
        </w:r>
      </w:del>
    </w:p>
    <w:p w:rsidR="00BF1190" w:rsidDel="00674A9A" w:rsidRDefault="00BF1190" w:rsidP="00BF1190">
      <w:pPr>
        <w:pStyle w:val="Paragraphedeliste"/>
        <w:numPr>
          <w:ilvl w:val="0"/>
          <w:numId w:val="9"/>
        </w:numPr>
        <w:rPr>
          <w:del w:id="586" w:author="jerome draillard" w:date="2015-11-27T15:17:00Z"/>
        </w:rPr>
      </w:pPr>
      <w:del w:id="587" w:author="jerome draillard" w:date="2015-11-27T15:17:00Z">
        <w:r w:rsidDel="00674A9A">
          <w:delText>exécutable</w:delText>
        </w:r>
      </w:del>
    </w:p>
    <w:p w:rsidR="00BF1190" w:rsidDel="00674A9A" w:rsidRDefault="00BF1190" w:rsidP="00BF1190">
      <w:pPr>
        <w:pStyle w:val="Paragraphedeliste"/>
        <w:numPr>
          <w:ilvl w:val="0"/>
          <w:numId w:val="9"/>
        </w:numPr>
        <w:rPr>
          <w:del w:id="588" w:author="jerome draillard" w:date="2015-11-27T15:17:00Z"/>
        </w:rPr>
      </w:pPr>
      <w:del w:id="589" w:author="jerome draillard" w:date="2015-11-27T15:17:00Z">
        <w:r w:rsidDel="00674A9A">
          <w:delText>service de sauvegarde</w:delText>
        </w:r>
      </w:del>
    </w:p>
    <w:p w:rsidR="00BF1190" w:rsidDel="00674A9A" w:rsidRDefault="00BF1190" w:rsidP="00BF1190">
      <w:pPr>
        <w:pStyle w:val="Paragraphedeliste"/>
        <w:numPr>
          <w:ilvl w:val="0"/>
          <w:numId w:val="9"/>
        </w:numPr>
        <w:rPr>
          <w:del w:id="590" w:author="jerome draillard" w:date="2015-11-27T15:17:00Z"/>
        </w:rPr>
      </w:pPr>
      <w:del w:id="591" w:author="jerome draillard" w:date="2015-11-27T15:17:00Z">
        <w:r w:rsidDel="00674A9A">
          <w:delText>...</w:delText>
        </w:r>
      </w:del>
    </w:p>
    <w:p w:rsidR="00BF1190" w:rsidRDefault="00BF1190" w:rsidP="00BF1190"/>
    <w:p w:rsidR="00BF1190" w:rsidRDefault="00BF1190" w:rsidP="00BF1190">
      <w:del w:id="592" w:author="jerome draillard" w:date="2015-11-27T15:17:00Z">
        <w:r w:rsidDel="005D32F1">
          <w:delText>L'activation des services doit se faire dans le constructeur du composant.</w:delText>
        </w:r>
      </w:del>
      <w:ins w:id="593" w:author="jerome draillard" w:date="2015-11-27T15:17:00Z">
        <w:r>
          <w:t>Nous verrons au cours du TP comment, en pratique, ajouter ces fonctionnalités à un composant.</w:t>
        </w:r>
      </w:ins>
    </w:p>
    <w:p w:rsidR="00BF1190" w:rsidRDefault="00BF1190" w:rsidP="00BF1190"/>
    <w:p w:rsidR="00BF1190" w:rsidDel="005D32F1" w:rsidRDefault="00BF1190" w:rsidP="00BF1190">
      <w:pPr>
        <w:rPr>
          <w:del w:id="594" w:author="jerome draillard" w:date="2015-11-27T15:17:00Z"/>
        </w:rPr>
      </w:pPr>
      <w:del w:id="595" w:author="jerome draillard" w:date="2015-11-27T15:17:00Z">
        <w:r w:rsidDel="005D32F1">
          <w:delText>A chaque service correspond un certain nombre de fonctions à implémenter. La documentation, de type doxygen, présente dans le fichier "SwAssistedComponent.h" permet de rendre son utilisation très simple. Il est donc conseillé de lire les commentaires pour comprendre les fonctions à utiliser en fonction du besoin.</w:delText>
        </w:r>
      </w:del>
    </w:p>
    <w:p w:rsidR="00BF1190" w:rsidDel="005D32F1" w:rsidRDefault="00BF1190" w:rsidP="00BF1190">
      <w:pPr>
        <w:rPr>
          <w:del w:id="596" w:author="jerome draillard" w:date="2015-11-27T15:17:00Z"/>
        </w:rPr>
      </w:pPr>
    </w:p>
    <w:p w:rsidR="00BF1190" w:rsidDel="005D32F1" w:rsidRDefault="00BF1190" w:rsidP="00BF1190">
      <w:pPr>
        <w:rPr>
          <w:del w:id="597" w:author="jerome draillard" w:date="2015-11-27T15:17:00Z"/>
        </w:rPr>
      </w:pPr>
      <w:del w:id="598" w:author="jerome draillard" w:date="2015-11-27T15:17:00Z">
        <w:r w:rsidDel="005D32F1">
          <w:delText>Une classe ne peut gérer qu'un seul service. Un composant encapsulant plusieurs classes peut gérer plusieurs services. Par exemple, SwAssistedComponent encapsule plusieurs classes, gérant chacune un service, pour pouvoir gérer un ensemble de services.</w:delText>
        </w:r>
      </w:del>
    </w:p>
    <w:p w:rsidR="00BF1190" w:rsidDel="005D32F1" w:rsidRDefault="00BF1190" w:rsidP="00BF1190">
      <w:pPr>
        <w:rPr>
          <w:del w:id="599" w:author="jerome draillard" w:date="2015-11-27T15:17:00Z"/>
        </w:rPr>
      </w:pPr>
      <w:del w:id="600" w:author="jerome draillard" w:date="2015-11-27T15:17:00Z">
        <w:r w:rsidDel="005D32F1">
          <w:delText>Certains services sont fournis directement par l'application Streamwork (SwApp). Par exemple, la récupération des arguments de lancement de l'application.</w:delText>
        </w:r>
      </w:del>
    </w:p>
    <w:p w:rsidR="00000000" w:rsidRDefault="00EE2A1F">
      <w:pPr>
        <w:rPr>
          <w:del w:id="601" w:author="jerome draillard" w:date="2015-11-27T15:17:00Z"/>
        </w:rPr>
        <w:pPrChange w:id="602" w:author="ghislain.aine" w:date="2015-10-30T10:15:00Z">
          <w:pPr>
            <w:pStyle w:val="Paragraphedeliste"/>
          </w:pPr>
        </w:pPrChange>
      </w:pPr>
    </w:p>
    <w:p w:rsidR="00BF1190" w:rsidRPr="0096359B" w:rsidDel="005D32F1" w:rsidRDefault="00BF1190" w:rsidP="00BF1190">
      <w:pPr>
        <w:pStyle w:val="Paragraphedeliste"/>
        <w:rPr>
          <w:del w:id="603" w:author="jerome draillard" w:date="2015-11-27T15:17:00Z"/>
        </w:rPr>
      </w:pPr>
    </w:p>
    <w:p w:rsidR="00BF1190" w:rsidDel="0041326C" w:rsidRDefault="00BF1190" w:rsidP="00BF1190">
      <w:pPr>
        <w:pStyle w:val="Titre4"/>
        <w:rPr>
          <w:del w:id="604" w:author="jerome draillard" w:date="2015-10-29T11:03:00Z"/>
        </w:rPr>
      </w:pPr>
      <w:del w:id="605" w:author="jerome draillard" w:date="2015-10-29T11:03:00Z">
        <w:r w:rsidDel="0041326C">
          <w:delText>SWGenerator</w:delText>
        </w:r>
      </w:del>
    </w:p>
    <w:p w:rsidR="00BF1190" w:rsidDel="0041326C" w:rsidRDefault="00BF1190" w:rsidP="00BF1190">
      <w:pPr>
        <w:pStyle w:val="Paragraphedeliste"/>
        <w:rPr>
          <w:del w:id="606" w:author="jerome draillard" w:date="2015-10-29T11:03:00Z"/>
        </w:rPr>
      </w:pPr>
    </w:p>
    <w:p w:rsidR="00BF1190" w:rsidDel="0041326C" w:rsidRDefault="00BF1190" w:rsidP="00BF1190">
      <w:pPr>
        <w:rPr>
          <w:del w:id="607" w:author="jerome draillard" w:date="2015-10-29T11:03:00Z"/>
        </w:rPr>
      </w:pPr>
      <w:del w:id="608" w:author="jerome draillard" w:date="2015-10-29T11:03:00Z">
        <w:r w:rsidDel="0041326C">
          <w:delText>Le "SwGenerator" permet de générer un plugin ou un composant avec les fichiers et les informations de base. Il est également possible de rajouter manuellement des composants dans un plugin existant.</w:delText>
        </w:r>
      </w:del>
    </w:p>
    <w:p w:rsidR="00BF1190" w:rsidDel="0041326C" w:rsidRDefault="00BF1190" w:rsidP="00BF1190">
      <w:pPr>
        <w:rPr>
          <w:del w:id="609" w:author="jerome draillard" w:date="2015-10-29T11:03:00Z"/>
        </w:rPr>
      </w:pPr>
    </w:p>
    <w:p w:rsidR="00BF1190" w:rsidDel="0041326C" w:rsidRDefault="00BF1190" w:rsidP="00BF1190">
      <w:pPr>
        <w:rPr>
          <w:del w:id="610" w:author="jerome draillard" w:date="2015-10-29T11:03:00Z"/>
        </w:rPr>
      </w:pPr>
      <w:del w:id="611" w:author="jerome draillard" w:date="2015-10-29T11:03:00Z">
        <w:r w:rsidDel="0041326C">
          <w:delText>Le générateur est accessible depuis l'éditeur, dans le menu Streams.</w:delText>
        </w:r>
      </w:del>
    </w:p>
    <w:p w:rsidR="00BF1190" w:rsidDel="0041326C" w:rsidRDefault="00EE2A1F" w:rsidP="00BF1190">
      <w:pPr>
        <w:keepNext/>
        <w:jc w:val="center"/>
        <w:rPr>
          <w:del w:id="612" w:author="jerome draillard" w:date="2015-10-29T11:03:00Z"/>
        </w:rPr>
      </w:pPr>
      <w:del w:id="613" w:author="jerome draillard" w:date="2015-10-29T11:03:00Z">
        <w:r>
          <w:rPr>
            <w:noProof/>
            <w:lang w:eastAsia="fr-FR"/>
            <w:rPrChange w:id="614">
              <w:rPr>
                <w:noProof/>
                <w:color w:val="0000FF" w:themeColor="hyperlink"/>
                <w:u w:val="single"/>
                <w:lang w:eastAsia="fr-FR"/>
              </w:rPr>
            </w:rPrChange>
          </w:rPr>
          <w:drawing>
            <wp:inline distT="0" distB="0" distL="0" distR="0">
              <wp:extent cx="2324100" cy="1975890"/>
              <wp:effectExtent l="19050" t="0" r="0" b="0"/>
              <wp:docPr id="101"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1" cstate="print"/>
                      <a:srcRect/>
                      <a:stretch>
                        <a:fillRect/>
                      </a:stretch>
                    </pic:blipFill>
                    <pic:spPr bwMode="auto">
                      <a:xfrm>
                        <a:off x="0" y="0"/>
                        <a:ext cx="2324100" cy="1975890"/>
                      </a:xfrm>
                      <a:prstGeom prst="rect">
                        <a:avLst/>
                      </a:prstGeom>
                      <a:noFill/>
                      <a:ln w="9525">
                        <a:noFill/>
                        <a:miter lim="800000"/>
                        <a:headEnd/>
                        <a:tailEnd/>
                      </a:ln>
                    </pic:spPr>
                  </pic:pic>
                </a:graphicData>
              </a:graphic>
            </wp:inline>
          </w:drawing>
        </w:r>
      </w:del>
    </w:p>
    <w:p w:rsidR="00BF1190" w:rsidDel="0041326C" w:rsidRDefault="00BF1190" w:rsidP="00BF1190">
      <w:pPr>
        <w:pStyle w:val="Lgende"/>
        <w:jc w:val="center"/>
        <w:rPr>
          <w:del w:id="615" w:author="jerome draillard" w:date="2015-10-29T11:03:00Z"/>
          <w:sz w:val="20"/>
          <w:u w:val="single"/>
        </w:rPr>
      </w:pPr>
      <w:del w:id="616" w:author="jerome draillard" w:date="2015-10-29T11:03:00Z">
        <w:r w:rsidDel="0041326C">
          <w:delText xml:space="preserve">Image </w:delText>
        </w:r>
        <w:r w:rsidR="00D276D8" w:rsidDel="0041326C">
          <w:fldChar w:fldCharType="begin"/>
        </w:r>
        <w:r w:rsidDel="0041326C">
          <w:delInstrText xml:space="preserve"> SEQ Image \* ARABIC </w:delInstrText>
        </w:r>
        <w:r w:rsidR="00D276D8" w:rsidDel="0041326C">
          <w:fldChar w:fldCharType="separate"/>
        </w:r>
        <w:r w:rsidDel="0041326C">
          <w:rPr>
            <w:noProof/>
          </w:rPr>
          <w:delText>6</w:delText>
        </w:r>
        <w:r w:rsidR="00D276D8" w:rsidDel="0041326C">
          <w:fldChar w:fldCharType="end"/>
        </w:r>
        <w:r w:rsidDel="0041326C">
          <w:delText xml:space="preserve"> : </w:delText>
        </w:r>
        <w:r w:rsidRPr="005B5A42" w:rsidDel="0041326C">
          <w:delText>Accès au SwGenerator</w:delText>
        </w:r>
        <w:r w:rsidRPr="000E359C" w:rsidDel="0041326C">
          <w:rPr>
            <w:sz w:val="20"/>
            <w:u w:val="single"/>
          </w:rPr>
          <w:delText xml:space="preserve"> </w:delText>
        </w:r>
      </w:del>
    </w:p>
    <w:p w:rsidR="00BF1190" w:rsidDel="005D32F1" w:rsidRDefault="00BF1190" w:rsidP="00BF1190">
      <w:pPr>
        <w:rPr>
          <w:del w:id="617" w:author="jerome draillard" w:date="2015-11-27T15:17:00Z"/>
        </w:rPr>
      </w:pPr>
    </w:p>
    <w:p w:rsidR="00BF1190" w:rsidRDefault="00BF1190" w:rsidP="00BF1190">
      <w:pPr>
        <w:rPr>
          <w:ins w:id="618" w:author="jerome draillard" w:date="2015-10-29T10:58:00Z"/>
        </w:rPr>
      </w:pPr>
    </w:p>
    <w:p w:rsidR="00BF1190" w:rsidRDefault="00BF1190" w:rsidP="00BF1190">
      <w:pPr>
        <w:rPr>
          <w:ins w:id="619" w:author="jerome draillard" w:date="2015-10-29T10:58:00Z"/>
        </w:rPr>
      </w:pPr>
    </w:p>
    <w:p w:rsidR="00BF1190" w:rsidRDefault="00BF1190" w:rsidP="00BF1190">
      <w:pPr>
        <w:rPr>
          <w:ins w:id="620" w:author="jerome draillard" w:date="2015-10-29T10:58:00Z"/>
        </w:rPr>
      </w:pPr>
    </w:p>
    <w:p w:rsidR="00BF1190" w:rsidRDefault="00BF1190" w:rsidP="00BF1190">
      <w:pPr>
        <w:spacing w:after="200" w:line="276" w:lineRule="auto"/>
        <w:jc w:val="left"/>
        <w:rPr>
          <w:ins w:id="621" w:author="ghislain.aine" w:date="2015-10-30T10:15:00Z"/>
          <w:rFonts w:cs="Arial"/>
          <w:b/>
          <w:color w:val="003366"/>
          <w:sz w:val="36"/>
          <w:szCs w:val="36"/>
        </w:rPr>
      </w:pPr>
      <w:ins w:id="622" w:author="ghislain.aine" w:date="2015-10-30T10:15:00Z">
        <w:r>
          <w:br w:type="page"/>
        </w:r>
      </w:ins>
    </w:p>
    <w:p w:rsidR="00BF1190" w:rsidDel="006A1F79" w:rsidRDefault="00BF1190" w:rsidP="00BF1190">
      <w:pPr>
        <w:rPr>
          <w:del w:id="623" w:author="jerome draillard" w:date="2015-10-29T11:04:00Z"/>
        </w:rPr>
      </w:pPr>
      <w:bookmarkStart w:id="624" w:name="_Toc462404842"/>
      <w:bookmarkStart w:id="625" w:name="_Toc462985383"/>
      <w:bookmarkEnd w:id="624"/>
      <w:bookmarkEnd w:id="625"/>
    </w:p>
    <w:p w:rsidR="00BF1190" w:rsidDel="006A1F79" w:rsidRDefault="00BF1190" w:rsidP="00BF1190">
      <w:pPr>
        <w:rPr>
          <w:del w:id="626" w:author="jerome draillard" w:date="2015-10-29T11:04:00Z"/>
        </w:rPr>
      </w:pPr>
      <w:bookmarkStart w:id="627" w:name="_Toc462404843"/>
      <w:bookmarkStart w:id="628" w:name="_Toc462985384"/>
      <w:bookmarkEnd w:id="627"/>
      <w:bookmarkEnd w:id="628"/>
    </w:p>
    <w:p w:rsidR="00BF1190" w:rsidRDefault="00BF1190" w:rsidP="00BF1190">
      <w:pPr>
        <w:pStyle w:val="Titre1"/>
        <w:rPr>
          <w:ins w:id="629" w:author="jerome draillard" w:date="2015-10-29T11:05:00Z"/>
        </w:rPr>
      </w:pPr>
      <w:bookmarkStart w:id="630" w:name="_Toc462985385"/>
      <w:r>
        <w:t xml:space="preserve">TP </w:t>
      </w:r>
      <w:proofErr w:type="spellStart"/>
      <w:r>
        <w:t>Streamwork</w:t>
      </w:r>
      <w:bookmarkEnd w:id="630"/>
      <w:proofErr w:type="spellEnd"/>
    </w:p>
    <w:p w:rsidR="00000000" w:rsidRDefault="00EE2A1F">
      <w:pPr>
        <w:rPr>
          <w:ins w:id="631" w:author="jerome draillard" w:date="2015-10-29T11:04:00Z"/>
        </w:rPr>
        <w:pPrChange w:id="632" w:author="jerome draillard" w:date="2015-10-29T11:05:00Z">
          <w:pPr>
            <w:pStyle w:val="Titre1"/>
          </w:pPr>
        </w:pPrChange>
      </w:pPr>
    </w:p>
    <w:p w:rsidR="00000000" w:rsidRDefault="00BF1190">
      <w:pPr>
        <w:pStyle w:val="Titre2"/>
        <w:rPr>
          <w:ins w:id="633" w:author="jerome draillard" w:date="2015-10-29T11:09:00Z"/>
        </w:rPr>
        <w:pPrChange w:id="634" w:author="jerome draillard" w:date="2015-10-29T11:05:00Z">
          <w:pPr>
            <w:pStyle w:val="Titre1"/>
          </w:pPr>
        </w:pPrChange>
      </w:pPr>
      <w:bookmarkStart w:id="635" w:name="_Toc462985386"/>
      <w:ins w:id="636" w:author="jerome draillard" w:date="2015-10-29T11:05:00Z">
        <w:r>
          <w:t>Mise en place de l'environnement du TP</w:t>
        </w:r>
      </w:ins>
      <w:bookmarkEnd w:id="635"/>
    </w:p>
    <w:p w:rsidR="00000000" w:rsidRDefault="00EE2A1F">
      <w:pPr>
        <w:rPr>
          <w:ins w:id="637" w:author="jerome draillard" w:date="2015-10-29T11:09:00Z"/>
        </w:rPr>
        <w:pPrChange w:id="638" w:author="jerome draillard" w:date="2015-10-29T11:09:00Z">
          <w:pPr>
            <w:pStyle w:val="Titre1"/>
          </w:pPr>
        </w:pPrChange>
      </w:pPr>
    </w:p>
    <w:p w:rsidR="00000000" w:rsidRDefault="00BF1190">
      <w:pPr>
        <w:rPr>
          <w:ins w:id="639" w:author="jerome draillard" w:date="2015-10-29T11:10:00Z"/>
        </w:rPr>
        <w:pPrChange w:id="640" w:author="jerome draillard" w:date="2015-10-29T11:09:00Z">
          <w:pPr>
            <w:pStyle w:val="Titre1"/>
          </w:pPr>
        </w:pPrChange>
      </w:pPr>
      <w:ins w:id="641" w:author="jerome draillard" w:date="2015-10-29T11:09:00Z">
        <w:r>
          <w:t xml:space="preserve">Avant de commencer à implémenter nos classes héritant de </w:t>
        </w:r>
        <w:proofErr w:type="spellStart"/>
        <w:r>
          <w:t>SwAssistedComponent</w:t>
        </w:r>
        <w:proofErr w:type="spellEnd"/>
        <w:r>
          <w:t xml:space="preserve">, on va créer une arborescence de fichier </w:t>
        </w:r>
      </w:ins>
      <w:ins w:id="642" w:author="jerome draillard" w:date="2015-10-29T11:10:00Z">
        <w:r>
          <w:t xml:space="preserve">et un projet </w:t>
        </w:r>
        <w:proofErr w:type="spellStart"/>
        <w:r>
          <w:t>Qt</w:t>
        </w:r>
        <w:proofErr w:type="spellEnd"/>
        <w:r>
          <w:t xml:space="preserve"> </w:t>
        </w:r>
      </w:ins>
      <w:ins w:id="643" w:author="jerome draillard" w:date="2015-10-29T11:09:00Z">
        <w:r>
          <w:t xml:space="preserve">qui va les accueillir. </w:t>
        </w:r>
      </w:ins>
    </w:p>
    <w:p w:rsidR="00000000" w:rsidRDefault="00EE2A1F">
      <w:pPr>
        <w:rPr>
          <w:ins w:id="644" w:author="jerome draillard" w:date="2015-10-29T11:09:00Z"/>
        </w:rPr>
        <w:pPrChange w:id="645" w:author="jerome draillard" w:date="2015-10-29T11:09:00Z">
          <w:pPr>
            <w:pStyle w:val="Titre1"/>
          </w:pPr>
        </w:pPrChange>
      </w:pPr>
    </w:p>
    <w:p w:rsidR="00000000" w:rsidRDefault="00BF1190">
      <w:pPr>
        <w:pStyle w:val="Titre3"/>
        <w:rPr>
          <w:ins w:id="646" w:author="jerome draillard" w:date="2015-10-29T11:05:00Z"/>
        </w:rPr>
        <w:pPrChange w:id="647" w:author="jerome draillard" w:date="2015-10-29T11:09:00Z">
          <w:pPr>
            <w:pStyle w:val="Titre1"/>
          </w:pPr>
        </w:pPrChange>
      </w:pPr>
      <w:bookmarkStart w:id="648" w:name="_Toc462985387"/>
      <w:ins w:id="649" w:author="jerome draillard" w:date="2015-10-29T11:09:00Z">
        <w:r>
          <w:t>Création de l'arborescence</w:t>
        </w:r>
      </w:ins>
      <w:bookmarkEnd w:id="648"/>
    </w:p>
    <w:p w:rsidR="00000000" w:rsidRDefault="00EE2A1F">
      <w:pPr>
        <w:rPr>
          <w:ins w:id="650" w:author="jerome draillard" w:date="2015-10-29T11:05:00Z"/>
        </w:rPr>
        <w:pPrChange w:id="651" w:author="jerome draillard" w:date="2015-10-29T11:05:00Z">
          <w:pPr>
            <w:pStyle w:val="Titre1"/>
          </w:pPr>
        </w:pPrChange>
      </w:pPr>
    </w:p>
    <w:p w:rsidR="00000000" w:rsidRDefault="00BF1190">
      <w:pPr>
        <w:rPr>
          <w:ins w:id="652" w:author="jerome draillard" w:date="2015-10-29T11:05:00Z"/>
        </w:rPr>
        <w:pPrChange w:id="653" w:author="jerome draillard" w:date="2015-10-29T11:05:00Z">
          <w:pPr>
            <w:jc w:val="center"/>
          </w:pPr>
        </w:pPrChange>
      </w:pPr>
      <w:ins w:id="654" w:author="jerome draillard" w:date="2015-10-29T11:05:00Z">
        <w:r>
          <w:t xml:space="preserve">Créer les répertoires </w:t>
        </w:r>
      </w:ins>
      <w:ins w:id="655" w:author="ghislain.aine" w:date="2015-10-29T15:16:00Z">
        <w:r>
          <w:t>:</w:t>
        </w:r>
      </w:ins>
    </w:p>
    <w:p w:rsidR="00000000" w:rsidRDefault="00EE2A1F">
      <w:pPr>
        <w:rPr>
          <w:ins w:id="656" w:author="jerome draillard" w:date="2015-10-29T11:05:00Z"/>
        </w:rPr>
        <w:pPrChange w:id="657" w:author="jerome draillard" w:date="2015-10-29T11:05:00Z">
          <w:pPr>
            <w:jc w:val="center"/>
          </w:pPr>
        </w:pPrChange>
      </w:pPr>
    </w:p>
    <w:p w:rsidR="00000000" w:rsidRDefault="00D276D8">
      <w:pPr>
        <w:pStyle w:val="Paragraphedeliste"/>
        <w:numPr>
          <w:ilvl w:val="0"/>
          <w:numId w:val="98"/>
        </w:numPr>
        <w:rPr>
          <w:ins w:id="658" w:author="jerome draillard" w:date="2015-10-29T11:06:00Z"/>
          <w:lang w:val="en-US"/>
        </w:rPr>
        <w:pPrChange w:id="659" w:author="jerome draillard" w:date="2015-10-29T11:05:00Z">
          <w:pPr>
            <w:jc w:val="center"/>
          </w:pPr>
        </w:pPrChange>
      </w:pPr>
      <w:ins w:id="660" w:author="jerome draillard" w:date="2015-10-29T11:05:00Z">
        <w:r w:rsidRPr="00D276D8">
          <w:rPr>
            <w:lang w:val="en-US"/>
            <w:rPrChange w:id="661" w:author="jerome draillard" w:date="2015-10-29T11:05:00Z">
              <w:rPr>
                <w:color w:val="0000FF" w:themeColor="hyperlink"/>
                <w:u w:val="single"/>
                <w:lang w:val="en-US"/>
              </w:rPr>
            </w:rPrChange>
          </w:rPr>
          <w:t>C:\tt4\TP</w:t>
        </w:r>
      </w:ins>
      <w:ins w:id="662" w:author="ghislain.aine" w:date="2015-10-30T11:45:00Z">
        <w:r w:rsidR="00BF1190">
          <w:rPr>
            <w:lang w:val="en-US"/>
          </w:rPr>
          <w:t>\</w:t>
        </w:r>
      </w:ins>
      <w:ins w:id="663" w:author="jerome draillard" w:date="2015-10-29T11:05:00Z">
        <w:del w:id="664" w:author="ghislain.aine" w:date="2015-10-30T11:49:00Z">
          <w:r w:rsidRPr="00D276D8">
            <w:rPr>
              <w:lang w:val="en-US"/>
              <w:rPrChange w:id="665" w:author="jerome draillard" w:date="2015-10-29T11:05:00Z">
                <w:rPr>
                  <w:color w:val="0000FF" w:themeColor="hyperlink"/>
                  <w:u w:val="single"/>
                  <w:lang w:val="en-US"/>
                </w:rPr>
              </w:rPrChange>
            </w:rPr>
            <w:delText>\</w:delText>
          </w:r>
        </w:del>
        <w:r w:rsidRPr="00D276D8">
          <w:rPr>
            <w:lang w:val="en-US"/>
            <w:rPrChange w:id="666" w:author="jerome draillard" w:date="2015-10-29T11:05:00Z">
              <w:rPr>
                <w:color w:val="0000FF" w:themeColor="hyperlink"/>
                <w:u w:val="single"/>
                <w:lang w:val="en-US"/>
              </w:rPr>
            </w:rPrChange>
          </w:rPr>
          <w:t>Sources</w:t>
        </w:r>
      </w:ins>
    </w:p>
    <w:p w:rsidR="00000000" w:rsidRDefault="00BF1190">
      <w:pPr>
        <w:pStyle w:val="Paragraphedeliste"/>
        <w:numPr>
          <w:ilvl w:val="0"/>
          <w:numId w:val="98"/>
        </w:numPr>
        <w:rPr>
          <w:ins w:id="667" w:author="jerome draillard" w:date="2015-10-29T11:05:00Z"/>
          <w:del w:id="668" w:author="ghislain.aine" w:date="2015-10-29T15:16:00Z"/>
          <w:lang w:val="en-US"/>
          <w:rPrChange w:id="669" w:author="jerome draillard" w:date="2015-10-29T11:06:00Z">
            <w:rPr>
              <w:ins w:id="670" w:author="jerome draillard" w:date="2015-10-29T11:05:00Z"/>
              <w:del w:id="671" w:author="ghislain.aine" w:date="2015-10-29T15:16:00Z"/>
            </w:rPr>
          </w:rPrChange>
        </w:rPr>
        <w:pPrChange w:id="672" w:author="jerome draillard" w:date="2015-10-29T11:06:00Z">
          <w:pPr>
            <w:jc w:val="center"/>
          </w:pPr>
        </w:pPrChange>
      </w:pPr>
      <w:ins w:id="673" w:author="jerome draillard" w:date="2015-10-29T11:06:00Z">
        <w:del w:id="674" w:author="ghislain.aine" w:date="2015-10-29T15:16:00Z">
          <w:r w:rsidRPr="003C51B3" w:rsidDel="009965F3">
            <w:rPr>
              <w:lang w:val="en-US"/>
            </w:rPr>
            <w:delText>C:\tt4\TP\Sources</w:delText>
          </w:r>
          <w:r w:rsidDel="009965F3">
            <w:rPr>
              <w:lang w:val="en-US"/>
            </w:rPr>
            <w:delText>\_project</w:delText>
          </w:r>
        </w:del>
      </w:ins>
    </w:p>
    <w:p w:rsidR="00000000" w:rsidRDefault="00D276D8">
      <w:pPr>
        <w:pStyle w:val="Paragraphedeliste"/>
        <w:numPr>
          <w:ilvl w:val="0"/>
          <w:numId w:val="98"/>
        </w:numPr>
        <w:rPr>
          <w:ins w:id="675" w:author="jerome draillard" w:date="2015-10-29T11:07:00Z"/>
          <w:lang w:val="en-US"/>
        </w:rPr>
        <w:pPrChange w:id="676" w:author="jerome draillard" w:date="2015-10-29T11:05:00Z">
          <w:pPr>
            <w:jc w:val="center"/>
          </w:pPr>
        </w:pPrChange>
      </w:pPr>
      <w:ins w:id="677" w:author="jerome draillard" w:date="2015-10-29T11:05:00Z">
        <w:r w:rsidRPr="00D276D8">
          <w:rPr>
            <w:lang w:val="en-US"/>
            <w:rPrChange w:id="678" w:author="jerome draillard" w:date="2015-10-29T11:05:00Z">
              <w:rPr>
                <w:color w:val="0000FF" w:themeColor="hyperlink"/>
                <w:u w:val="single"/>
                <w:lang w:val="en-US"/>
              </w:rPr>
            </w:rPrChange>
          </w:rPr>
          <w:t>C:\tt4\TP</w:t>
        </w:r>
        <w:del w:id="679" w:author="ghislain.aine" w:date="2015-10-30T11:45:00Z">
          <w:r w:rsidRPr="00D276D8">
            <w:rPr>
              <w:lang w:val="en-US"/>
              <w:rPrChange w:id="680" w:author="jerome draillard" w:date="2015-10-29T11:05:00Z">
                <w:rPr>
                  <w:color w:val="0000FF" w:themeColor="hyperlink"/>
                  <w:u w:val="single"/>
                  <w:lang w:val="en-US"/>
                </w:rPr>
              </w:rPrChange>
            </w:rPr>
            <w:delText>\</w:delText>
          </w:r>
        </w:del>
      </w:ins>
      <w:ins w:id="681" w:author="ghislain.aine" w:date="2015-10-30T11:45:00Z">
        <w:r w:rsidR="00BF1190">
          <w:rPr>
            <w:lang w:val="en-US"/>
          </w:rPr>
          <w:t>\</w:t>
        </w:r>
      </w:ins>
      <w:ins w:id="682" w:author="jerome draillard" w:date="2015-10-29T11:05:00Z">
        <w:r w:rsidRPr="00D276D8">
          <w:rPr>
            <w:lang w:val="en-US"/>
            <w:rPrChange w:id="683" w:author="jerome draillard" w:date="2015-10-29T11:05:00Z">
              <w:rPr>
                <w:color w:val="0000FF" w:themeColor="hyperlink"/>
                <w:u w:val="single"/>
                <w:lang w:val="en-US"/>
              </w:rPr>
            </w:rPrChange>
          </w:rPr>
          <w:t>Delivery</w:t>
        </w:r>
      </w:ins>
    </w:p>
    <w:p w:rsidR="00000000" w:rsidRDefault="00EE2A1F">
      <w:pPr>
        <w:pStyle w:val="Paragraphedeliste"/>
        <w:rPr>
          <w:ins w:id="684" w:author="jerome draillard" w:date="2015-10-29T11:06:00Z"/>
          <w:lang w:val="en-US"/>
        </w:rPr>
        <w:pPrChange w:id="685" w:author="jerome draillard" w:date="2015-10-29T11:07:00Z">
          <w:pPr>
            <w:jc w:val="center"/>
          </w:pPr>
        </w:pPrChange>
      </w:pPr>
    </w:p>
    <w:p w:rsidR="00000000" w:rsidRDefault="00D276D8">
      <w:pPr>
        <w:pStyle w:val="Paragraphedeliste"/>
        <w:ind w:left="0"/>
        <w:pPrChange w:id="686" w:author="ghislain.aine" w:date="2015-10-29T15:18:00Z">
          <w:pPr/>
        </w:pPrChange>
      </w:pPr>
      <w:ins w:id="687" w:author="ghislain.aine" w:date="2015-10-29T15:16:00Z">
        <w:r w:rsidRPr="00D276D8">
          <w:rPr>
            <w:rPrChange w:id="688" w:author="ghislain.aine" w:date="2015-10-29T15:17:00Z">
              <w:rPr>
                <w:color w:val="0000FF" w:themeColor="hyperlink"/>
                <w:u w:val="single"/>
                <w:lang w:val="en-US"/>
              </w:rPr>
            </w:rPrChange>
          </w:rPr>
          <w:t>Dans S</w:t>
        </w:r>
      </w:ins>
      <w:ins w:id="689" w:author="ghislain.aine" w:date="2015-10-29T15:17:00Z">
        <w:r w:rsidR="00BF1190">
          <w:t>o</w:t>
        </w:r>
      </w:ins>
      <w:ins w:id="690" w:author="ghislain.aine" w:date="2015-10-29T15:16:00Z">
        <w:r w:rsidRPr="00D276D8">
          <w:rPr>
            <w:rPrChange w:id="691" w:author="ghislain.aine" w:date="2015-10-29T15:17:00Z">
              <w:rPr>
                <w:color w:val="0000FF" w:themeColor="hyperlink"/>
                <w:u w:val="single"/>
              </w:rPr>
            </w:rPrChange>
          </w:rPr>
          <w:t>urces, fai</w:t>
        </w:r>
      </w:ins>
      <w:r w:rsidR="00BF1190">
        <w:t>t</w:t>
      </w:r>
      <w:ins w:id="692" w:author="ghislain.aine" w:date="2015-10-29T15:16:00Z">
        <w:r w:rsidRPr="00D276D8">
          <w:rPr>
            <w:rPrChange w:id="693" w:author="ghislain.aine" w:date="2015-10-29T15:17:00Z">
              <w:rPr>
                <w:color w:val="0000FF" w:themeColor="hyperlink"/>
                <w:u w:val="single"/>
              </w:rPr>
            </w:rPrChange>
          </w:rPr>
          <w:t>e</w:t>
        </w:r>
      </w:ins>
      <w:r w:rsidR="00BF1190">
        <w:t>s</w:t>
      </w:r>
      <w:ins w:id="694" w:author="ghislain.aine" w:date="2015-10-29T15:16:00Z">
        <w:r w:rsidRPr="00D276D8">
          <w:rPr>
            <w:rPrChange w:id="695" w:author="ghislain.aine" w:date="2015-10-29T15:17:00Z">
              <w:rPr>
                <w:color w:val="0000FF" w:themeColor="hyperlink"/>
                <w:u w:val="single"/>
              </w:rPr>
            </w:rPrChange>
          </w:rPr>
          <w:t xml:space="preserve"> </w:t>
        </w:r>
      </w:ins>
      <w:ins w:id="696" w:author="ghislain.aine" w:date="2015-10-30T10:16:00Z">
        <w:r w:rsidR="00BF1190" w:rsidRPr="007A020B">
          <w:rPr>
            <w:i/>
          </w:rPr>
          <w:t>C</w:t>
        </w:r>
      </w:ins>
      <w:ins w:id="697" w:author="ghislain.aine" w:date="2015-10-29T15:16:00Z">
        <w:r w:rsidRPr="00D276D8">
          <w:rPr>
            <w:i/>
            <w:rPrChange w:id="698" w:author="ghislain.aine" w:date="2015-10-29T15:17:00Z">
              <w:rPr>
                <w:color w:val="0000FF" w:themeColor="hyperlink"/>
                <w:u w:val="single"/>
                <w:lang w:val="en-US"/>
              </w:rPr>
            </w:rPrChange>
          </w:rPr>
          <w:t>lic droit &gt; LDT</w:t>
        </w:r>
      </w:ins>
      <w:ins w:id="699" w:author="ghislain.aine" w:date="2015-10-29T15:17:00Z">
        <w:r w:rsidR="00BF1190" w:rsidRPr="007A020B">
          <w:rPr>
            <w:i/>
          </w:rPr>
          <w:t xml:space="preserve"> T</w:t>
        </w:r>
      </w:ins>
      <w:ins w:id="700" w:author="ghislain.aine" w:date="2015-10-29T15:16:00Z">
        <w:r w:rsidRPr="00D276D8">
          <w:rPr>
            <w:i/>
            <w:rPrChange w:id="701" w:author="ghislain.aine" w:date="2015-10-29T15:17:00Z">
              <w:rPr>
                <w:color w:val="0000FF" w:themeColor="hyperlink"/>
                <w:u w:val="single"/>
              </w:rPr>
            </w:rPrChange>
          </w:rPr>
          <w:t xml:space="preserve">ools &gt; </w:t>
        </w:r>
      </w:ins>
      <w:r w:rsidR="00BF1190" w:rsidRPr="007A020B">
        <w:rPr>
          <w:i/>
        </w:rPr>
        <w:t xml:space="preserve">Open </w:t>
      </w:r>
      <w:proofErr w:type="spellStart"/>
      <w:r w:rsidR="00BF1190" w:rsidRPr="007A020B">
        <w:rPr>
          <w:i/>
        </w:rPr>
        <w:t>LDToolsUI</w:t>
      </w:r>
      <w:proofErr w:type="spellEnd"/>
      <w:r w:rsidR="00BF1190">
        <w:t>. Une fenêtre s’ouvre. Cliquez sur le bouton « </w:t>
      </w:r>
      <w:proofErr w:type="spellStart"/>
      <w:r w:rsidR="00BF1190">
        <w:t>Generate</w:t>
      </w:r>
      <w:proofErr w:type="spellEnd"/>
      <w:r w:rsidR="00BF1190">
        <w:t xml:space="preserve"> </w:t>
      </w:r>
      <w:proofErr w:type="spellStart"/>
      <w:r w:rsidR="00BF1190">
        <w:t>_project</w:t>
      </w:r>
      <w:proofErr w:type="spellEnd"/>
      <w:r w:rsidR="00BF1190">
        <w:t xml:space="preserve"> directory ».</w:t>
      </w:r>
    </w:p>
    <w:p w:rsidR="00000000" w:rsidRDefault="00D276D8">
      <w:pPr>
        <w:pStyle w:val="Paragraphedeliste"/>
        <w:ind w:left="0"/>
        <w:rPr>
          <w:ins w:id="702" w:author="jerome draillard" w:date="2015-10-29T11:06:00Z"/>
          <w:del w:id="703" w:author="ghislain.aine" w:date="2015-10-29T15:18:00Z"/>
          <w:rPrChange w:id="704" w:author="ghislain.aine" w:date="2015-10-30T09:53:00Z">
            <w:rPr>
              <w:ins w:id="705" w:author="jerome draillard" w:date="2015-10-29T11:06:00Z"/>
              <w:del w:id="706" w:author="ghislain.aine" w:date="2015-10-29T15:18:00Z"/>
              <w:lang w:val="en-US"/>
            </w:rPr>
          </w:rPrChange>
        </w:rPr>
        <w:pPrChange w:id="707" w:author="ghislain.aine" w:date="2015-10-29T15:18:00Z">
          <w:pPr>
            <w:jc w:val="center"/>
          </w:pPr>
        </w:pPrChange>
      </w:pPr>
      <w:ins w:id="708" w:author="jerome draillard" w:date="2015-10-29T11:07:00Z">
        <w:del w:id="709" w:author="ghislain.aine" w:date="2015-10-29T15:18:00Z">
          <w:r w:rsidRPr="00D276D8">
            <w:rPr>
              <w:rPrChange w:id="710" w:author="ghislain.aine" w:date="2015-10-30T09:53:00Z">
                <w:rPr>
                  <w:color w:val="0000FF" w:themeColor="hyperlink"/>
                  <w:u w:val="single"/>
                  <w:lang w:val="en-US"/>
                </w:rPr>
              </w:rPrChange>
            </w:rPr>
            <w:delText>C:\tt4\Sources\_project\_project.dgx</w:delText>
          </w:r>
        </w:del>
      </w:ins>
    </w:p>
    <w:p w:rsidR="00000000" w:rsidRDefault="00EE2A1F">
      <w:pPr>
        <w:pStyle w:val="Paragraphedeliste"/>
        <w:ind w:left="0"/>
        <w:rPr>
          <w:ins w:id="711" w:author="jerome draillard" w:date="2015-10-29T11:05:00Z"/>
          <w:del w:id="712" w:author="ghislain.aine" w:date="2015-10-29T15:18:00Z"/>
          <w:rPrChange w:id="713" w:author="ghislain.aine" w:date="2015-10-30T09:53:00Z">
            <w:rPr>
              <w:ins w:id="714" w:author="jerome draillard" w:date="2015-10-29T11:05:00Z"/>
              <w:del w:id="715" w:author="ghislain.aine" w:date="2015-10-29T15:18:00Z"/>
              <w:lang w:val="en-US"/>
            </w:rPr>
          </w:rPrChange>
        </w:rPr>
        <w:pPrChange w:id="716" w:author="ghislain.aine" w:date="2015-10-29T15:18:00Z">
          <w:pPr>
            <w:jc w:val="center"/>
          </w:pPr>
        </w:pPrChange>
      </w:pPr>
    </w:p>
    <w:p w:rsidR="00000000" w:rsidRDefault="00D276D8">
      <w:pPr>
        <w:pStyle w:val="Paragraphedeliste"/>
        <w:ind w:left="0"/>
        <w:rPr>
          <w:ins w:id="717" w:author="jerome draillard" w:date="2015-10-29T11:09:00Z"/>
        </w:rPr>
        <w:pPrChange w:id="718" w:author="jerome draillard" w:date="2015-10-29T11:05:00Z">
          <w:pPr>
            <w:pStyle w:val="Titre1"/>
          </w:pPr>
        </w:pPrChange>
      </w:pPr>
      <w:ins w:id="719" w:author="jerome draillard" w:date="2015-10-29T11:07:00Z">
        <w:del w:id="720" w:author="ghislain.aine" w:date="2015-10-29T15:18:00Z">
          <w:r w:rsidRPr="00D276D8">
            <w:rPr>
              <w:rPrChange w:id="721" w:author="jerome draillard" w:date="2015-10-29T11:07:00Z">
                <w:rPr>
                  <w:b w:val="0"/>
                  <w:color w:val="0000FF" w:themeColor="hyperlink"/>
                  <w:u w:val="single"/>
                  <w:lang w:val="en-US"/>
                </w:rPr>
              </w:rPrChange>
            </w:rPr>
            <w:delText>Astuce : Pour créer le dossier _project et le fi</w:delText>
          </w:r>
          <w:r w:rsidR="00BF1190" w:rsidDel="009965F3">
            <w:delText>c</w:delText>
          </w:r>
          <w:r w:rsidRPr="00D276D8">
            <w:rPr>
              <w:rPrChange w:id="722" w:author="jerome draillard" w:date="2015-10-29T11:07:00Z">
                <w:rPr>
                  <w:b w:val="0"/>
                  <w:color w:val="0000FF" w:themeColor="hyperlink"/>
                  <w:u w:val="single"/>
                  <w:lang w:val="en-US"/>
                </w:rPr>
              </w:rPrChange>
            </w:rPr>
            <w:delText>hier _project.dgx</w:delText>
          </w:r>
          <w:r w:rsidR="00BF1190" w:rsidDel="009965F3">
            <w:delText>, à partir du dossier sources faire clique droit--&gt;LDTools--&gt;</w:delText>
          </w:r>
        </w:del>
      </w:ins>
      <w:ins w:id="723" w:author="jerome draillard" w:date="2015-10-29T11:08:00Z">
        <w:del w:id="724" w:author="ghislain.aine" w:date="2015-10-29T15:18:00Z">
          <w:r w:rsidR="00BF1190" w:rsidDel="009965F3">
            <w:delText>generate _project directory</w:delText>
          </w:r>
        </w:del>
      </w:ins>
    </w:p>
    <w:p w:rsidR="00000000" w:rsidRDefault="00BF1190">
      <w:pPr>
        <w:pStyle w:val="Titre3"/>
        <w:rPr>
          <w:ins w:id="725" w:author="jerome draillard" w:date="2015-10-29T11:16:00Z"/>
        </w:rPr>
        <w:pPrChange w:id="726" w:author="jerome draillard" w:date="2015-10-29T11:09:00Z">
          <w:pPr>
            <w:pStyle w:val="Titre1"/>
          </w:pPr>
        </w:pPrChange>
      </w:pPr>
      <w:bookmarkStart w:id="727" w:name="_Toc462985388"/>
      <w:ins w:id="728" w:author="jerome draillard" w:date="2015-10-29T11:09:00Z">
        <w:r>
          <w:t>Configuration du projet</w:t>
        </w:r>
      </w:ins>
      <w:bookmarkEnd w:id="727"/>
    </w:p>
    <w:p w:rsidR="00000000" w:rsidRDefault="00EE2A1F">
      <w:pPr>
        <w:rPr>
          <w:ins w:id="729" w:author="jerome draillard" w:date="2015-10-29T11:11:00Z"/>
        </w:rPr>
        <w:pPrChange w:id="730" w:author="jerome draillard" w:date="2015-10-29T11:16:00Z">
          <w:pPr>
            <w:pStyle w:val="Titre1"/>
          </w:pPr>
        </w:pPrChange>
      </w:pPr>
    </w:p>
    <w:p w:rsidR="00000000" w:rsidRDefault="00BF1190">
      <w:pPr>
        <w:rPr>
          <w:ins w:id="731" w:author="jerome draillard" w:date="2015-10-29T11:11:00Z"/>
        </w:rPr>
        <w:pPrChange w:id="732" w:author="jerome draillard" w:date="2015-10-29T11:11:00Z">
          <w:pPr>
            <w:pStyle w:val="Titre1"/>
          </w:pPr>
        </w:pPrChange>
      </w:pPr>
      <w:ins w:id="733" w:author="jerome draillard" w:date="2015-10-29T11:11:00Z">
        <w:del w:id="734" w:author="ghislain.aine" w:date="2015-11-04T16:41:00Z">
          <w:r w:rsidDel="003230A6">
            <w:delText>Ecraser</w:delText>
          </w:r>
        </w:del>
      </w:ins>
      <w:ins w:id="735" w:author="ghislain.aine" w:date="2015-11-04T16:41:00Z">
        <w:r>
          <w:t>Rempl</w:t>
        </w:r>
      </w:ins>
      <w:ins w:id="736" w:author="ghislain.aine" w:date="2015-11-04T16:42:00Z">
        <w:r>
          <w:t>a</w:t>
        </w:r>
      </w:ins>
      <w:ins w:id="737" w:author="ghislain.aine" w:date="2015-11-04T16:41:00Z">
        <w:r>
          <w:t>cer le contenu du</w:t>
        </w:r>
      </w:ins>
      <w:ins w:id="738" w:author="jerome draillard" w:date="2015-10-29T11:11:00Z">
        <w:del w:id="739" w:author="ghislain.aine" w:date="2015-11-04T16:42:00Z">
          <w:r w:rsidDel="003230A6">
            <w:delText xml:space="preserve"> le</w:delText>
          </w:r>
        </w:del>
        <w:r>
          <w:t xml:space="preserve"> fichier _project.dgx  avec celui-ci:</w:t>
        </w:r>
      </w:ins>
    </w:p>
    <w:p w:rsidR="00000000" w:rsidRDefault="00D276D8">
      <w:pPr>
        <w:rPr>
          <w:ins w:id="740" w:author="ghislain.aine" w:date="2015-11-04T16:40:00Z"/>
        </w:rPr>
        <w:pPrChange w:id="741" w:author="jerome draillard" w:date="2015-10-29T11:11:00Z">
          <w:pPr>
            <w:pStyle w:val="Titre1"/>
          </w:pPr>
        </w:pPrChange>
      </w:pPr>
      <w:ins w:id="742" w:author="ghislain.aine" w:date="2015-11-04T16:41:00Z">
        <w:r w:rsidR="00C156AC">
          <w:pict>
            <v:shape id="_x0000_s1282" type="#_x0000_t202" style="width:497.25pt;height:109.9pt;mso-height-percent:200;mso-position-horizontal-relative:char;mso-position-vertical-relative:line;mso-height-percent:200;mso-width-relative:margin;mso-height-relative:margin">
              <v:textbox style="mso-next-textbox:#_x0000_s1282;mso-fit-shape-to-text:t">
                <w:txbxContent>
                  <w:p w:rsidR="00BF1190" w:rsidRPr="003230A6" w:rsidRDefault="00D276D8" w:rsidP="00BF1190">
                    <w:pPr>
                      <w:autoSpaceDE w:val="0"/>
                      <w:autoSpaceDN w:val="0"/>
                      <w:adjustRightInd w:val="0"/>
                      <w:jc w:val="left"/>
                      <w:rPr>
                        <w:ins w:id="743" w:author="ghislain.aine" w:date="2015-11-04T16:41:00Z"/>
                        <w:rFonts w:ascii="Courier New" w:hAnsi="Courier New" w:cs="Courier New"/>
                        <w:b/>
                        <w:bCs/>
                        <w:color w:val="000000"/>
                        <w:sz w:val="20"/>
                        <w:szCs w:val="20"/>
                        <w:highlight w:val="white"/>
                        <w:lang w:val="en-US"/>
                        <w:rPrChange w:id="744" w:author="ghislain.aine" w:date="2015-11-04T16:41:00Z">
                          <w:rPr>
                            <w:ins w:id="745" w:author="ghislain.aine" w:date="2015-11-04T16:41:00Z"/>
                            <w:rFonts w:ascii="Courier New" w:hAnsi="Courier New" w:cs="Courier New"/>
                            <w:b/>
                            <w:bCs/>
                            <w:color w:val="000000"/>
                            <w:sz w:val="20"/>
                            <w:szCs w:val="20"/>
                            <w:highlight w:val="white"/>
                          </w:rPr>
                        </w:rPrChange>
                      </w:rPr>
                    </w:pPr>
                    <w:ins w:id="746" w:author="ghislain.aine" w:date="2015-11-04T16:41:00Z">
                      <w:r w:rsidRPr="00D276D8">
                        <w:rPr>
                          <w:rFonts w:ascii="Courier New" w:hAnsi="Courier New" w:cs="Courier New"/>
                          <w:color w:val="0000FF"/>
                          <w:sz w:val="20"/>
                          <w:szCs w:val="20"/>
                          <w:highlight w:val="white"/>
                          <w:lang w:val="en-US"/>
                          <w:rPrChange w:id="747" w:author="ghislain.aine" w:date="2015-11-04T16:41:00Z">
                            <w:rPr>
                              <w:rFonts w:ascii="Courier New" w:hAnsi="Courier New" w:cs="Courier New"/>
                              <w:color w:val="0000FF"/>
                              <w:sz w:val="20"/>
                              <w:szCs w:val="20"/>
                              <w:highlight w:val="white"/>
                            </w:rPr>
                          </w:rPrChange>
                        </w:rPr>
                        <w:t>&lt;Project</w:t>
                      </w:r>
                      <w:r w:rsidRPr="00D276D8">
                        <w:rPr>
                          <w:rFonts w:ascii="Courier New" w:hAnsi="Courier New" w:cs="Courier New"/>
                          <w:color w:val="000000"/>
                          <w:sz w:val="20"/>
                          <w:szCs w:val="20"/>
                          <w:highlight w:val="white"/>
                          <w:lang w:val="en-US"/>
                          <w:rPrChange w:id="748" w:author="ghislain.aine" w:date="2015-11-04T16:4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749" w:author="ghislain.aine" w:date="2015-11-04T16:41:00Z">
                            <w:rPr>
                              <w:rFonts w:ascii="Courier New" w:hAnsi="Courier New" w:cs="Courier New"/>
                              <w:color w:val="FF0000"/>
                              <w:sz w:val="20"/>
                              <w:szCs w:val="20"/>
                              <w:highlight w:val="white"/>
                            </w:rPr>
                          </w:rPrChange>
                        </w:rPr>
                        <w:t>name</w:t>
                      </w:r>
                      <w:r w:rsidRPr="00D276D8">
                        <w:rPr>
                          <w:rFonts w:ascii="Courier New" w:hAnsi="Courier New" w:cs="Courier New"/>
                          <w:color w:val="000000"/>
                          <w:sz w:val="20"/>
                          <w:szCs w:val="20"/>
                          <w:highlight w:val="white"/>
                          <w:lang w:val="en-US"/>
                          <w:rPrChange w:id="750" w:author="ghislain.aine" w:date="2015-11-04T16:4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751" w:author="ghislain.aine" w:date="2015-11-04T16:41:00Z">
                            <w:rPr>
                              <w:rFonts w:ascii="Courier New" w:hAnsi="Courier New" w:cs="Courier New"/>
                              <w:b/>
                              <w:bCs/>
                              <w:color w:val="8000FF"/>
                              <w:sz w:val="20"/>
                              <w:szCs w:val="20"/>
                              <w:highlight w:val="white"/>
                            </w:rPr>
                          </w:rPrChange>
                        </w:rPr>
                        <w:t>"Demo"</w:t>
                      </w:r>
                      <w:r w:rsidRPr="00D276D8">
                        <w:rPr>
                          <w:rFonts w:ascii="Courier New" w:hAnsi="Courier New" w:cs="Courier New"/>
                          <w:color w:val="000000"/>
                          <w:sz w:val="20"/>
                          <w:szCs w:val="20"/>
                          <w:highlight w:val="white"/>
                          <w:lang w:val="en-US"/>
                          <w:rPrChange w:id="752" w:author="ghislain.aine" w:date="2015-11-04T16:4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753" w:author="ghislain.aine" w:date="2015-11-04T16:41:00Z">
                            <w:rPr>
                              <w:rFonts w:ascii="Courier New" w:hAnsi="Courier New" w:cs="Courier New"/>
                              <w:color w:val="FF0000"/>
                              <w:sz w:val="20"/>
                              <w:szCs w:val="20"/>
                              <w:highlight w:val="white"/>
                            </w:rPr>
                          </w:rPrChange>
                        </w:rPr>
                        <w:t>path</w:t>
                      </w:r>
                      <w:r w:rsidRPr="00D276D8">
                        <w:rPr>
                          <w:rFonts w:ascii="Courier New" w:hAnsi="Courier New" w:cs="Courier New"/>
                          <w:color w:val="000000"/>
                          <w:sz w:val="20"/>
                          <w:szCs w:val="20"/>
                          <w:highlight w:val="white"/>
                          <w:lang w:val="en-US"/>
                          <w:rPrChange w:id="754" w:author="ghislain.aine" w:date="2015-11-04T16:4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755" w:author="ghislain.aine" w:date="2015-11-04T16:41:00Z">
                            <w:rPr>
                              <w:rFonts w:ascii="Courier New" w:hAnsi="Courier New" w:cs="Courier New"/>
                              <w:b/>
                              <w:bCs/>
                              <w:color w:val="8000FF"/>
                              <w:sz w:val="20"/>
                              <w:szCs w:val="20"/>
                              <w:highlight w:val="white"/>
                            </w:rPr>
                          </w:rPrChange>
                        </w:rPr>
                        <w:t>"Demo"</w:t>
                      </w:r>
                      <w:r w:rsidRPr="00D276D8">
                        <w:rPr>
                          <w:rFonts w:ascii="Courier New" w:hAnsi="Courier New" w:cs="Courier New"/>
                          <w:color w:val="0000FF"/>
                          <w:sz w:val="20"/>
                          <w:szCs w:val="20"/>
                          <w:highlight w:val="white"/>
                          <w:lang w:val="en-US"/>
                          <w:rPrChange w:id="756" w:author="ghislain.aine" w:date="2015-11-04T16:41:00Z">
                            <w:rPr>
                              <w:rFonts w:ascii="Courier New" w:hAnsi="Courier New" w:cs="Courier New"/>
                              <w:color w:val="0000FF"/>
                              <w:sz w:val="20"/>
                              <w:szCs w:val="20"/>
                              <w:highlight w:val="white"/>
                            </w:rPr>
                          </w:rPrChange>
                        </w:rPr>
                        <w:t>&gt;</w:t>
                      </w:r>
                    </w:ins>
                  </w:p>
                  <w:p w:rsidR="00BF1190" w:rsidRPr="003230A6" w:rsidRDefault="00D276D8" w:rsidP="00BF1190">
                    <w:pPr>
                      <w:autoSpaceDE w:val="0"/>
                      <w:autoSpaceDN w:val="0"/>
                      <w:adjustRightInd w:val="0"/>
                      <w:jc w:val="left"/>
                      <w:rPr>
                        <w:ins w:id="757" w:author="ghislain.aine" w:date="2015-11-04T16:41:00Z"/>
                        <w:rFonts w:ascii="Courier New" w:hAnsi="Courier New" w:cs="Courier New"/>
                        <w:b/>
                        <w:bCs/>
                        <w:color w:val="000000"/>
                        <w:sz w:val="20"/>
                        <w:szCs w:val="20"/>
                        <w:highlight w:val="white"/>
                        <w:lang w:val="en-US"/>
                        <w:rPrChange w:id="758" w:author="ghislain.aine" w:date="2015-11-04T16:41:00Z">
                          <w:rPr>
                            <w:ins w:id="759" w:author="ghislain.aine" w:date="2015-11-04T16:41:00Z"/>
                            <w:rFonts w:ascii="Courier New" w:hAnsi="Courier New" w:cs="Courier New"/>
                            <w:b/>
                            <w:bCs/>
                            <w:color w:val="000000"/>
                            <w:sz w:val="20"/>
                            <w:szCs w:val="20"/>
                            <w:highlight w:val="white"/>
                          </w:rPr>
                        </w:rPrChange>
                      </w:rPr>
                    </w:pPr>
                    <w:ins w:id="760" w:author="ghislain.aine" w:date="2015-11-04T16:41:00Z">
                      <w:r w:rsidRPr="00D276D8">
                        <w:rPr>
                          <w:rFonts w:ascii="Courier New" w:hAnsi="Courier New" w:cs="Courier New"/>
                          <w:b/>
                          <w:bCs/>
                          <w:color w:val="000000"/>
                          <w:sz w:val="20"/>
                          <w:szCs w:val="20"/>
                          <w:highlight w:val="white"/>
                          <w:lang w:val="en-US"/>
                          <w:rPrChange w:id="761" w:author="ghislain.aine" w:date="2015-11-04T16:41:00Z">
                            <w:rPr>
                              <w:rFonts w:ascii="Courier New" w:hAnsi="Courier New" w:cs="Courier New"/>
                              <w:b/>
                              <w:bCs/>
                              <w:color w:val="000000"/>
                              <w:sz w:val="20"/>
                              <w:szCs w:val="20"/>
                              <w:highlight w:val="white"/>
                            </w:rPr>
                          </w:rPrChange>
                        </w:rPr>
                        <w:t xml:space="preserve">    </w:t>
                      </w:r>
                      <w:r w:rsidRPr="00D276D8">
                        <w:rPr>
                          <w:rFonts w:ascii="Courier New" w:hAnsi="Courier New" w:cs="Courier New"/>
                          <w:color w:val="0000FF"/>
                          <w:sz w:val="20"/>
                          <w:szCs w:val="20"/>
                          <w:highlight w:val="white"/>
                          <w:lang w:val="en-US"/>
                          <w:rPrChange w:id="762" w:author="ghislain.aine" w:date="2015-11-04T16:41:00Z">
                            <w:rPr>
                              <w:rFonts w:ascii="Courier New" w:hAnsi="Courier New" w:cs="Courier New"/>
                              <w:color w:val="0000FF"/>
                              <w:sz w:val="20"/>
                              <w:szCs w:val="20"/>
                              <w:highlight w:val="white"/>
                            </w:rPr>
                          </w:rPrChange>
                        </w:rPr>
                        <w:t>&lt;Target</w:t>
                      </w:r>
                      <w:r w:rsidRPr="00D276D8">
                        <w:rPr>
                          <w:rFonts w:ascii="Courier New" w:hAnsi="Courier New" w:cs="Courier New"/>
                          <w:color w:val="000000"/>
                          <w:sz w:val="20"/>
                          <w:szCs w:val="20"/>
                          <w:highlight w:val="white"/>
                          <w:lang w:val="en-US"/>
                          <w:rPrChange w:id="763" w:author="ghislain.aine" w:date="2015-11-04T16:4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764" w:author="ghislain.aine" w:date="2015-11-04T16:41:00Z">
                            <w:rPr>
                              <w:rFonts w:ascii="Courier New" w:hAnsi="Courier New" w:cs="Courier New"/>
                              <w:color w:val="FF0000"/>
                              <w:sz w:val="20"/>
                              <w:szCs w:val="20"/>
                              <w:highlight w:val="white"/>
                            </w:rPr>
                          </w:rPrChange>
                        </w:rPr>
                        <w:t>type</w:t>
                      </w:r>
                      <w:r w:rsidRPr="00D276D8">
                        <w:rPr>
                          <w:rFonts w:ascii="Courier New" w:hAnsi="Courier New" w:cs="Courier New"/>
                          <w:color w:val="000000"/>
                          <w:sz w:val="20"/>
                          <w:szCs w:val="20"/>
                          <w:highlight w:val="white"/>
                          <w:lang w:val="en-US"/>
                          <w:rPrChange w:id="765" w:author="ghislain.aine" w:date="2015-11-04T16:4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766" w:author="ghislain.aine" w:date="2015-11-04T16:41:00Z">
                            <w:rPr>
                              <w:rFonts w:ascii="Courier New" w:hAnsi="Courier New" w:cs="Courier New"/>
                              <w:b/>
                              <w:bCs/>
                              <w:color w:val="8000FF"/>
                              <w:sz w:val="20"/>
                              <w:szCs w:val="20"/>
                              <w:highlight w:val="white"/>
                            </w:rPr>
                          </w:rPrChange>
                        </w:rPr>
                        <w:t>"SHARED_LIB"</w:t>
                      </w:r>
                      <w:r w:rsidRPr="00D276D8">
                        <w:rPr>
                          <w:rFonts w:ascii="Courier New" w:hAnsi="Courier New" w:cs="Courier New"/>
                          <w:color w:val="000000"/>
                          <w:sz w:val="20"/>
                          <w:szCs w:val="20"/>
                          <w:highlight w:val="white"/>
                          <w:lang w:val="en-US"/>
                          <w:rPrChange w:id="767" w:author="ghislain.aine" w:date="2015-11-04T16:4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768" w:author="ghislain.aine" w:date="2015-11-04T16:41:00Z">
                            <w:rPr>
                              <w:rFonts w:ascii="Courier New" w:hAnsi="Courier New" w:cs="Courier New"/>
                              <w:color w:val="FF0000"/>
                              <w:sz w:val="20"/>
                              <w:szCs w:val="20"/>
                              <w:highlight w:val="white"/>
                            </w:rPr>
                          </w:rPrChange>
                        </w:rPr>
                        <w:t>ext</w:t>
                      </w:r>
                      <w:r w:rsidRPr="00D276D8">
                        <w:rPr>
                          <w:rFonts w:ascii="Courier New" w:hAnsi="Courier New" w:cs="Courier New"/>
                          <w:color w:val="000000"/>
                          <w:sz w:val="20"/>
                          <w:szCs w:val="20"/>
                          <w:highlight w:val="white"/>
                          <w:lang w:val="en-US"/>
                          <w:rPrChange w:id="769" w:author="ghislain.aine" w:date="2015-11-04T16:4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770" w:author="ghislain.aine" w:date="2015-11-04T16:41:00Z">
                            <w:rPr>
                              <w:rFonts w:ascii="Courier New" w:hAnsi="Courier New" w:cs="Courier New"/>
                              <w:b/>
                              <w:bCs/>
                              <w:color w:val="8000FF"/>
                              <w:sz w:val="20"/>
                              <w:szCs w:val="20"/>
                              <w:highlight w:val="white"/>
                            </w:rPr>
                          </w:rPrChange>
                        </w:rPr>
                        <w:t>"</w:t>
                      </w:r>
                      <w:proofErr w:type="spellStart"/>
                      <w:r w:rsidRPr="00D276D8">
                        <w:rPr>
                          <w:rFonts w:ascii="Courier New" w:hAnsi="Courier New" w:cs="Courier New"/>
                          <w:b/>
                          <w:bCs/>
                          <w:color w:val="8000FF"/>
                          <w:sz w:val="20"/>
                          <w:szCs w:val="20"/>
                          <w:highlight w:val="white"/>
                          <w:lang w:val="en-US"/>
                          <w:rPrChange w:id="771" w:author="ghislain.aine" w:date="2015-11-04T16:41:00Z">
                            <w:rPr>
                              <w:rFonts w:ascii="Courier New" w:hAnsi="Courier New" w:cs="Courier New"/>
                              <w:b/>
                              <w:bCs/>
                              <w:color w:val="8000FF"/>
                              <w:sz w:val="20"/>
                              <w:szCs w:val="20"/>
                              <w:highlight w:val="white"/>
                            </w:rPr>
                          </w:rPrChange>
                        </w:rPr>
                        <w:t>swdl</w:t>
                      </w:r>
                      <w:proofErr w:type="spellEnd"/>
                      <w:r w:rsidRPr="00D276D8">
                        <w:rPr>
                          <w:rFonts w:ascii="Courier New" w:hAnsi="Courier New" w:cs="Courier New"/>
                          <w:b/>
                          <w:bCs/>
                          <w:color w:val="8000FF"/>
                          <w:sz w:val="20"/>
                          <w:szCs w:val="20"/>
                          <w:highlight w:val="white"/>
                          <w:lang w:val="en-US"/>
                          <w:rPrChange w:id="772" w:author="ghislain.aine" w:date="2015-11-04T16:41:00Z">
                            <w:rPr>
                              <w:rFonts w:ascii="Courier New" w:hAnsi="Courier New" w:cs="Courier New"/>
                              <w:b/>
                              <w:bCs/>
                              <w:color w:val="8000FF"/>
                              <w:sz w:val="20"/>
                              <w:szCs w:val="20"/>
                              <w:highlight w:val="white"/>
                            </w:rPr>
                          </w:rPrChange>
                        </w:rPr>
                        <w:t>"</w:t>
                      </w:r>
                      <w:r w:rsidRPr="00D276D8">
                        <w:rPr>
                          <w:rFonts w:ascii="Courier New" w:hAnsi="Courier New" w:cs="Courier New"/>
                          <w:color w:val="0000FF"/>
                          <w:sz w:val="20"/>
                          <w:szCs w:val="20"/>
                          <w:highlight w:val="white"/>
                          <w:lang w:val="en-US"/>
                          <w:rPrChange w:id="773" w:author="ghislain.aine" w:date="2015-11-04T16:41:00Z">
                            <w:rPr>
                              <w:rFonts w:ascii="Courier New" w:hAnsi="Courier New" w:cs="Courier New"/>
                              <w:color w:val="0000FF"/>
                              <w:sz w:val="20"/>
                              <w:szCs w:val="20"/>
                              <w:highlight w:val="white"/>
                            </w:rPr>
                          </w:rPrChange>
                        </w:rPr>
                        <w:t>/&gt;</w:t>
                      </w:r>
                    </w:ins>
                  </w:p>
                  <w:p w:rsidR="00BF1190" w:rsidRPr="003230A6" w:rsidRDefault="00D276D8" w:rsidP="00BF1190">
                    <w:pPr>
                      <w:autoSpaceDE w:val="0"/>
                      <w:autoSpaceDN w:val="0"/>
                      <w:adjustRightInd w:val="0"/>
                      <w:jc w:val="left"/>
                      <w:rPr>
                        <w:ins w:id="774" w:author="ghislain.aine" w:date="2015-11-04T16:41:00Z"/>
                        <w:rFonts w:ascii="Courier New" w:hAnsi="Courier New" w:cs="Courier New"/>
                        <w:b/>
                        <w:bCs/>
                        <w:color w:val="000000"/>
                        <w:sz w:val="20"/>
                        <w:szCs w:val="20"/>
                        <w:highlight w:val="white"/>
                        <w:lang w:val="en-US"/>
                        <w:rPrChange w:id="775" w:author="ghislain.aine" w:date="2015-11-04T16:41:00Z">
                          <w:rPr>
                            <w:ins w:id="776" w:author="ghislain.aine" w:date="2015-11-04T16:41:00Z"/>
                            <w:rFonts w:ascii="Courier New" w:hAnsi="Courier New" w:cs="Courier New"/>
                            <w:b/>
                            <w:bCs/>
                            <w:color w:val="000000"/>
                            <w:sz w:val="20"/>
                            <w:szCs w:val="20"/>
                            <w:highlight w:val="white"/>
                          </w:rPr>
                        </w:rPrChange>
                      </w:rPr>
                    </w:pPr>
                    <w:ins w:id="777" w:author="ghislain.aine" w:date="2015-11-04T16:41:00Z">
                      <w:r w:rsidRPr="00D276D8">
                        <w:rPr>
                          <w:rFonts w:ascii="Courier New" w:hAnsi="Courier New" w:cs="Courier New"/>
                          <w:b/>
                          <w:bCs/>
                          <w:color w:val="000000"/>
                          <w:sz w:val="20"/>
                          <w:szCs w:val="20"/>
                          <w:highlight w:val="white"/>
                          <w:lang w:val="en-US"/>
                          <w:rPrChange w:id="778" w:author="ghislain.aine" w:date="2015-11-04T16:41:00Z">
                            <w:rPr>
                              <w:rFonts w:ascii="Courier New" w:hAnsi="Courier New" w:cs="Courier New"/>
                              <w:b/>
                              <w:bCs/>
                              <w:color w:val="000000"/>
                              <w:sz w:val="20"/>
                              <w:szCs w:val="20"/>
                              <w:highlight w:val="white"/>
                            </w:rPr>
                          </w:rPrChange>
                        </w:rPr>
                        <w:t xml:space="preserve">    </w:t>
                      </w:r>
                      <w:r w:rsidRPr="00D276D8">
                        <w:rPr>
                          <w:rFonts w:ascii="Courier New" w:hAnsi="Courier New" w:cs="Courier New"/>
                          <w:color w:val="0000FF"/>
                          <w:sz w:val="20"/>
                          <w:szCs w:val="20"/>
                          <w:highlight w:val="white"/>
                          <w:lang w:val="en-US"/>
                          <w:rPrChange w:id="779" w:author="ghislain.aine" w:date="2015-11-04T16:41:00Z">
                            <w:rPr>
                              <w:rFonts w:ascii="Courier New" w:hAnsi="Courier New" w:cs="Courier New"/>
                              <w:color w:val="0000FF"/>
                              <w:sz w:val="20"/>
                              <w:szCs w:val="20"/>
                              <w:highlight w:val="white"/>
                            </w:rPr>
                          </w:rPrChange>
                        </w:rPr>
                        <w:t>&lt;Dependencies&gt;</w:t>
                      </w:r>
                    </w:ins>
                  </w:p>
                  <w:p w:rsidR="00BF1190" w:rsidRPr="003230A6" w:rsidRDefault="00D276D8" w:rsidP="00BF1190">
                    <w:pPr>
                      <w:autoSpaceDE w:val="0"/>
                      <w:autoSpaceDN w:val="0"/>
                      <w:adjustRightInd w:val="0"/>
                      <w:jc w:val="left"/>
                      <w:rPr>
                        <w:ins w:id="780" w:author="ghislain.aine" w:date="2015-11-04T16:41:00Z"/>
                        <w:rFonts w:ascii="Courier New" w:hAnsi="Courier New" w:cs="Courier New"/>
                        <w:b/>
                        <w:bCs/>
                        <w:color w:val="000000"/>
                        <w:sz w:val="20"/>
                        <w:szCs w:val="20"/>
                        <w:highlight w:val="white"/>
                        <w:lang w:val="en-US"/>
                        <w:rPrChange w:id="781" w:author="ghislain.aine" w:date="2015-11-04T16:41:00Z">
                          <w:rPr>
                            <w:ins w:id="782" w:author="ghislain.aine" w:date="2015-11-04T16:41:00Z"/>
                            <w:rFonts w:ascii="Courier New" w:hAnsi="Courier New" w:cs="Courier New"/>
                            <w:b/>
                            <w:bCs/>
                            <w:color w:val="000000"/>
                            <w:sz w:val="20"/>
                            <w:szCs w:val="20"/>
                            <w:highlight w:val="white"/>
                          </w:rPr>
                        </w:rPrChange>
                      </w:rPr>
                    </w:pPr>
                    <w:ins w:id="783" w:author="ghislain.aine" w:date="2015-11-04T16:41:00Z">
                      <w:r w:rsidRPr="00D276D8">
                        <w:rPr>
                          <w:rFonts w:ascii="Courier New" w:hAnsi="Courier New" w:cs="Courier New"/>
                          <w:b/>
                          <w:bCs/>
                          <w:color w:val="000000"/>
                          <w:sz w:val="20"/>
                          <w:szCs w:val="20"/>
                          <w:highlight w:val="white"/>
                          <w:lang w:val="en-US"/>
                          <w:rPrChange w:id="784" w:author="ghislain.aine" w:date="2015-11-04T16:41:00Z">
                            <w:rPr>
                              <w:rFonts w:ascii="Courier New" w:hAnsi="Courier New" w:cs="Courier New"/>
                              <w:b/>
                              <w:bCs/>
                              <w:color w:val="000000"/>
                              <w:sz w:val="20"/>
                              <w:szCs w:val="20"/>
                              <w:highlight w:val="white"/>
                            </w:rPr>
                          </w:rPrChange>
                        </w:rPr>
                        <w:tab/>
                      </w:r>
                      <w:r w:rsidRPr="00D276D8">
                        <w:rPr>
                          <w:rFonts w:ascii="Courier New" w:hAnsi="Courier New" w:cs="Courier New"/>
                          <w:b/>
                          <w:bCs/>
                          <w:color w:val="000000"/>
                          <w:sz w:val="20"/>
                          <w:szCs w:val="20"/>
                          <w:highlight w:val="white"/>
                          <w:lang w:val="en-US"/>
                          <w:rPrChange w:id="785" w:author="ghislain.aine" w:date="2015-11-04T16:41:00Z">
                            <w:rPr>
                              <w:rFonts w:ascii="Courier New" w:hAnsi="Courier New" w:cs="Courier New"/>
                              <w:b/>
                              <w:bCs/>
                              <w:color w:val="000000"/>
                              <w:sz w:val="20"/>
                              <w:szCs w:val="20"/>
                              <w:highlight w:val="white"/>
                            </w:rPr>
                          </w:rPrChange>
                        </w:rPr>
                        <w:tab/>
                      </w:r>
                      <w:r w:rsidRPr="00D276D8">
                        <w:rPr>
                          <w:rFonts w:ascii="Courier New" w:hAnsi="Courier New" w:cs="Courier New"/>
                          <w:color w:val="0000FF"/>
                          <w:sz w:val="20"/>
                          <w:szCs w:val="20"/>
                          <w:highlight w:val="white"/>
                          <w:lang w:val="en-US"/>
                          <w:rPrChange w:id="786" w:author="ghislain.aine" w:date="2015-11-04T16:41:00Z">
                            <w:rPr>
                              <w:rFonts w:ascii="Courier New" w:hAnsi="Courier New" w:cs="Courier New"/>
                              <w:color w:val="0000FF"/>
                              <w:sz w:val="20"/>
                              <w:szCs w:val="20"/>
                              <w:highlight w:val="white"/>
                            </w:rPr>
                          </w:rPrChange>
                        </w:rPr>
                        <w:t>&lt;Artifact</w:t>
                      </w:r>
                      <w:r w:rsidRPr="00D276D8">
                        <w:rPr>
                          <w:rFonts w:ascii="Courier New" w:hAnsi="Courier New" w:cs="Courier New"/>
                          <w:color w:val="000000"/>
                          <w:sz w:val="20"/>
                          <w:szCs w:val="20"/>
                          <w:highlight w:val="white"/>
                          <w:lang w:val="en-US"/>
                          <w:rPrChange w:id="787" w:author="ghislain.aine" w:date="2015-11-04T16:4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788" w:author="ghislain.aine" w:date="2015-11-04T16:41:00Z">
                            <w:rPr>
                              <w:rFonts w:ascii="Courier New" w:hAnsi="Courier New" w:cs="Courier New"/>
                              <w:color w:val="FF0000"/>
                              <w:sz w:val="20"/>
                              <w:szCs w:val="20"/>
                              <w:highlight w:val="white"/>
                            </w:rPr>
                          </w:rPrChange>
                        </w:rPr>
                        <w:t>name</w:t>
                      </w:r>
                      <w:r w:rsidRPr="00D276D8">
                        <w:rPr>
                          <w:rFonts w:ascii="Courier New" w:hAnsi="Courier New" w:cs="Courier New"/>
                          <w:color w:val="000000"/>
                          <w:sz w:val="20"/>
                          <w:szCs w:val="20"/>
                          <w:highlight w:val="white"/>
                          <w:lang w:val="en-US"/>
                          <w:rPrChange w:id="789" w:author="ghislain.aine" w:date="2015-11-04T16:4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790" w:author="ghislain.aine" w:date="2015-11-04T16:41:00Z">
                            <w:rPr>
                              <w:rFonts w:ascii="Courier New" w:hAnsi="Courier New" w:cs="Courier New"/>
                              <w:b/>
                              <w:bCs/>
                              <w:color w:val="8000FF"/>
                              <w:sz w:val="20"/>
                              <w:szCs w:val="20"/>
                              <w:highlight w:val="white"/>
                            </w:rPr>
                          </w:rPrChange>
                        </w:rPr>
                        <w:t>"</w:t>
                      </w:r>
                      <w:proofErr w:type="spellStart"/>
                      <w:r w:rsidRPr="00D276D8">
                        <w:rPr>
                          <w:rFonts w:ascii="Courier New" w:hAnsi="Courier New" w:cs="Courier New"/>
                          <w:b/>
                          <w:bCs/>
                          <w:color w:val="8000FF"/>
                          <w:sz w:val="20"/>
                          <w:szCs w:val="20"/>
                          <w:highlight w:val="white"/>
                          <w:lang w:val="en-US"/>
                          <w:rPrChange w:id="791" w:author="ghislain.aine" w:date="2015-11-04T16:41:00Z">
                            <w:rPr>
                              <w:rFonts w:ascii="Courier New" w:hAnsi="Courier New" w:cs="Courier New"/>
                              <w:b/>
                              <w:bCs/>
                              <w:color w:val="8000FF"/>
                              <w:sz w:val="20"/>
                              <w:szCs w:val="20"/>
                              <w:highlight w:val="white"/>
                            </w:rPr>
                          </w:rPrChange>
                        </w:rPr>
                        <w:t>SwCore</w:t>
                      </w:r>
                      <w:proofErr w:type="spellEnd"/>
                      <w:r w:rsidRPr="00D276D8">
                        <w:rPr>
                          <w:rFonts w:ascii="Courier New" w:hAnsi="Courier New" w:cs="Courier New"/>
                          <w:b/>
                          <w:bCs/>
                          <w:color w:val="8000FF"/>
                          <w:sz w:val="20"/>
                          <w:szCs w:val="20"/>
                          <w:highlight w:val="white"/>
                          <w:lang w:val="en-US"/>
                          <w:rPrChange w:id="792" w:author="ghislain.aine" w:date="2015-11-04T16:41:00Z">
                            <w:rPr>
                              <w:rFonts w:ascii="Courier New" w:hAnsi="Courier New" w:cs="Courier New"/>
                              <w:b/>
                              <w:bCs/>
                              <w:color w:val="8000FF"/>
                              <w:sz w:val="20"/>
                              <w:szCs w:val="20"/>
                              <w:highlight w:val="white"/>
                            </w:rPr>
                          </w:rPrChange>
                        </w:rPr>
                        <w:t>"</w:t>
                      </w:r>
                      <w:r w:rsidRPr="00D276D8">
                        <w:rPr>
                          <w:rFonts w:ascii="Courier New" w:hAnsi="Courier New" w:cs="Courier New"/>
                          <w:color w:val="0000FF"/>
                          <w:sz w:val="20"/>
                          <w:szCs w:val="20"/>
                          <w:highlight w:val="white"/>
                          <w:lang w:val="en-US"/>
                          <w:rPrChange w:id="793" w:author="ghislain.aine" w:date="2015-11-04T16:41:00Z">
                            <w:rPr>
                              <w:rFonts w:ascii="Courier New" w:hAnsi="Courier New" w:cs="Courier New"/>
                              <w:color w:val="0000FF"/>
                              <w:sz w:val="20"/>
                              <w:szCs w:val="20"/>
                              <w:highlight w:val="white"/>
                            </w:rPr>
                          </w:rPrChange>
                        </w:rPr>
                        <w:t>/&gt;</w:t>
                      </w:r>
                    </w:ins>
                  </w:p>
                  <w:p w:rsidR="00BF1190" w:rsidRDefault="00D276D8" w:rsidP="00BF1190">
                    <w:pPr>
                      <w:autoSpaceDE w:val="0"/>
                      <w:autoSpaceDN w:val="0"/>
                      <w:adjustRightInd w:val="0"/>
                      <w:jc w:val="left"/>
                      <w:rPr>
                        <w:ins w:id="794" w:author="ghislain.aine" w:date="2015-11-04T16:41:00Z"/>
                        <w:rFonts w:ascii="Courier New" w:hAnsi="Courier New" w:cs="Courier New"/>
                        <w:b/>
                        <w:bCs/>
                        <w:color w:val="000000"/>
                        <w:sz w:val="20"/>
                        <w:szCs w:val="20"/>
                        <w:highlight w:val="white"/>
                        <w:lang w:val="en-US"/>
                        <w:rPrChange w:id="795" w:author="ghislain.aine" w:date="2015-11-04T16:41:00Z">
                          <w:rPr>
                            <w:ins w:id="796" w:author="ghislain.aine" w:date="2015-11-04T16:41:00Z"/>
                            <w:rFonts w:ascii="Courier New" w:hAnsi="Courier New" w:cs="Courier New"/>
                            <w:b/>
                            <w:bCs/>
                            <w:color w:val="000000"/>
                            <w:sz w:val="20"/>
                            <w:szCs w:val="20"/>
                            <w:highlight w:val="white"/>
                          </w:rPr>
                        </w:rPrChange>
                      </w:rPr>
                    </w:pPr>
                    <w:ins w:id="797" w:author="ghislain.aine" w:date="2015-11-04T16:41:00Z">
                      <w:r w:rsidRPr="00D276D8">
                        <w:rPr>
                          <w:rFonts w:ascii="Courier New" w:hAnsi="Courier New" w:cs="Courier New"/>
                          <w:b/>
                          <w:bCs/>
                          <w:color w:val="000000"/>
                          <w:sz w:val="20"/>
                          <w:szCs w:val="20"/>
                          <w:highlight w:val="white"/>
                          <w:lang w:val="en-US"/>
                          <w:rPrChange w:id="798" w:author="ghislain.aine" w:date="2015-11-04T16:41:00Z">
                            <w:rPr>
                              <w:rFonts w:ascii="Courier New" w:hAnsi="Courier New" w:cs="Courier New"/>
                              <w:b/>
                              <w:bCs/>
                              <w:color w:val="000000"/>
                              <w:sz w:val="20"/>
                              <w:szCs w:val="20"/>
                              <w:highlight w:val="white"/>
                            </w:rPr>
                          </w:rPrChange>
                        </w:rPr>
                        <w:tab/>
                      </w:r>
                      <w:r w:rsidRPr="00D276D8">
                        <w:rPr>
                          <w:rFonts w:ascii="Courier New" w:hAnsi="Courier New" w:cs="Courier New"/>
                          <w:b/>
                          <w:bCs/>
                          <w:color w:val="000000"/>
                          <w:sz w:val="20"/>
                          <w:szCs w:val="20"/>
                          <w:highlight w:val="white"/>
                          <w:lang w:val="en-US"/>
                          <w:rPrChange w:id="799" w:author="ghislain.aine" w:date="2015-11-04T16:41:00Z">
                            <w:rPr>
                              <w:rFonts w:ascii="Courier New" w:hAnsi="Courier New" w:cs="Courier New"/>
                              <w:b/>
                              <w:bCs/>
                              <w:color w:val="000000"/>
                              <w:sz w:val="20"/>
                              <w:szCs w:val="20"/>
                              <w:highlight w:val="white"/>
                            </w:rPr>
                          </w:rPrChange>
                        </w:rPr>
                        <w:tab/>
                      </w:r>
                      <w:r w:rsidRPr="00D276D8">
                        <w:rPr>
                          <w:rFonts w:ascii="Courier New" w:hAnsi="Courier New" w:cs="Courier New"/>
                          <w:color w:val="0000FF"/>
                          <w:sz w:val="20"/>
                          <w:szCs w:val="20"/>
                          <w:highlight w:val="white"/>
                          <w:lang w:val="en-US"/>
                          <w:rPrChange w:id="800" w:author="ghislain.aine" w:date="2015-11-04T16:41:00Z">
                            <w:rPr>
                              <w:rFonts w:ascii="Courier New" w:hAnsi="Courier New" w:cs="Courier New"/>
                              <w:color w:val="0000FF"/>
                              <w:sz w:val="20"/>
                              <w:szCs w:val="20"/>
                              <w:highlight w:val="white"/>
                            </w:rPr>
                          </w:rPrChange>
                        </w:rPr>
                        <w:t>&lt;Artifact</w:t>
                      </w:r>
                      <w:r w:rsidRPr="00D276D8">
                        <w:rPr>
                          <w:rFonts w:ascii="Courier New" w:hAnsi="Courier New" w:cs="Courier New"/>
                          <w:color w:val="000000"/>
                          <w:sz w:val="20"/>
                          <w:szCs w:val="20"/>
                          <w:highlight w:val="white"/>
                          <w:lang w:val="en-US"/>
                          <w:rPrChange w:id="801" w:author="ghislain.aine" w:date="2015-11-04T16:4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802" w:author="ghislain.aine" w:date="2015-11-04T16:41:00Z">
                            <w:rPr>
                              <w:rFonts w:ascii="Courier New" w:hAnsi="Courier New" w:cs="Courier New"/>
                              <w:color w:val="FF0000"/>
                              <w:sz w:val="20"/>
                              <w:szCs w:val="20"/>
                              <w:highlight w:val="white"/>
                            </w:rPr>
                          </w:rPrChange>
                        </w:rPr>
                        <w:t>name</w:t>
                      </w:r>
                      <w:r w:rsidRPr="00D276D8">
                        <w:rPr>
                          <w:rFonts w:ascii="Courier New" w:hAnsi="Courier New" w:cs="Courier New"/>
                          <w:color w:val="000000"/>
                          <w:sz w:val="20"/>
                          <w:szCs w:val="20"/>
                          <w:highlight w:val="white"/>
                          <w:lang w:val="en-US"/>
                          <w:rPrChange w:id="803" w:author="ghislain.aine" w:date="2015-11-04T16:4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804" w:author="ghislain.aine" w:date="2015-11-04T16:41:00Z">
                            <w:rPr>
                              <w:rFonts w:ascii="Courier New" w:hAnsi="Courier New" w:cs="Courier New"/>
                              <w:b/>
                              <w:bCs/>
                              <w:color w:val="8000FF"/>
                              <w:sz w:val="20"/>
                              <w:szCs w:val="20"/>
                              <w:highlight w:val="white"/>
                            </w:rPr>
                          </w:rPrChange>
                        </w:rPr>
                        <w:t>"</w:t>
                      </w:r>
                      <w:proofErr w:type="spellStart"/>
                      <w:r w:rsidRPr="00D276D8">
                        <w:rPr>
                          <w:rFonts w:ascii="Courier New" w:hAnsi="Courier New" w:cs="Courier New"/>
                          <w:b/>
                          <w:bCs/>
                          <w:color w:val="8000FF"/>
                          <w:sz w:val="20"/>
                          <w:szCs w:val="20"/>
                          <w:highlight w:val="white"/>
                          <w:lang w:val="en-US"/>
                          <w:rPrChange w:id="805" w:author="ghislain.aine" w:date="2015-11-04T16:41:00Z">
                            <w:rPr>
                              <w:rFonts w:ascii="Courier New" w:hAnsi="Courier New" w:cs="Courier New"/>
                              <w:b/>
                              <w:bCs/>
                              <w:color w:val="8000FF"/>
                              <w:sz w:val="20"/>
                              <w:szCs w:val="20"/>
                              <w:highlight w:val="white"/>
                            </w:rPr>
                          </w:rPrChange>
                        </w:rPr>
                        <w:t>SwFoundation</w:t>
                      </w:r>
                      <w:proofErr w:type="spellEnd"/>
                      <w:r w:rsidRPr="00D276D8">
                        <w:rPr>
                          <w:rFonts w:ascii="Courier New" w:hAnsi="Courier New" w:cs="Courier New"/>
                          <w:b/>
                          <w:bCs/>
                          <w:color w:val="8000FF"/>
                          <w:sz w:val="20"/>
                          <w:szCs w:val="20"/>
                          <w:highlight w:val="white"/>
                          <w:lang w:val="en-US"/>
                          <w:rPrChange w:id="806" w:author="ghislain.aine" w:date="2015-11-04T16:41:00Z">
                            <w:rPr>
                              <w:rFonts w:ascii="Courier New" w:hAnsi="Courier New" w:cs="Courier New"/>
                              <w:b/>
                              <w:bCs/>
                              <w:color w:val="8000FF"/>
                              <w:sz w:val="20"/>
                              <w:szCs w:val="20"/>
                              <w:highlight w:val="white"/>
                            </w:rPr>
                          </w:rPrChange>
                        </w:rPr>
                        <w:t>"</w:t>
                      </w:r>
                      <w:r w:rsidRPr="00D276D8">
                        <w:rPr>
                          <w:rFonts w:ascii="Courier New" w:hAnsi="Courier New" w:cs="Courier New"/>
                          <w:color w:val="0000FF"/>
                          <w:sz w:val="20"/>
                          <w:szCs w:val="20"/>
                          <w:highlight w:val="white"/>
                          <w:lang w:val="en-US"/>
                          <w:rPrChange w:id="807" w:author="ghislain.aine" w:date="2015-11-04T16:41:00Z">
                            <w:rPr>
                              <w:rFonts w:ascii="Courier New" w:hAnsi="Courier New" w:cs="Courier New"/>
                              <w:color w:val="0000FF"/>
                              <w:sz w:val="20"/>
                              <w:szCs w:val="20"/>
                              <w:highlight w:val="white"/>
                            </w:rPr>
                          </w:rPrChange>
                        </w:rPr>
                        <w:t>/&gt;</w:t>
                      </w:r>
                    </w:ins>
                  </w:p>
                  <w:p w:rsidR="00BF1190" w:rsidRPr="003230A6" w:rsidRDefault="00D276D8" w:rsidP="00BF1190">
                    <w:pPr>
                      <w:autoSpaceDE w:val="0"/>
                      <w:autoSpaceDN w:val="0"/>
                      <w:adjustRightInd w:val="0"/>
                      <w:jc w:val="left"/>
                      <w:rPr>
                        <w:ins w:id="808" w:author="ghislain.aine" w:date="2015-11-04T16:41:00Z"/>
                        <w:rFonts w:ascii="Courier New" w:hAnsi="Courier New" w:cs="Courier New"/>
                        <w:b/>
                        <w:bCs/>
                        <w:color w:val="000000"/>
                        <w:sz w:val="20"/>
                        <w:szCs w:val="20"/>
                        <w:highlight w:val="white"/>
                        <w:lang w:val="en-US"/>
                        <w:rPrChange w:id="809" w:author="ghislain.aine" w:date="2015-11-04T16:41:00Z">
                          <w:rPr>
                            <w:ins w:id="810" w:author="ghislain.aine" w:date="2015-11-04T16:41:00Z"/>
                            <w:rFonts w:ascii="Courier New" w:hAnsi="Courier New" w:cs="Courier New"/>
                            <w:b/>
                            <w:bCs/>
                            <w:color w:val="000000"/>
                            <w:sz w:val="20"/>
                            <w:szCs w:val="20"/>
                            <w:highlight w:val="white"/>
                          </w:rPr>
                        </w:rPrChange>
                      </w:rPr>
                    </w:pPr>
                    <w:ins w:id="811" w:author="ghislain.aine" w:date="2015-11-04T16:41:00Z">
                      <w:r w:rsidRPr="00D276D8">
                        <w:rPr>
                          <w:rFonts w:ascii="Courier New" w:hAnsi="Courier New" w:cs="Courier New"/>
                          <w:b/>
                          <w:bCs/>
                          <w:color w:val="000000"/>
                          <w:sz w:val="20"/>
                          <w:szCs w:val="20"/>
                          <w:highlight w:val="white"/>
                          <w:lang w:val="en-US"/>
                          <w:rPrChange w:id="812" w:author="ghislain.aine" w:date="2015-11-04T16:41:00Z">
                            <w:rPr>
                              <w:rFonts w:ascii="Courier New" w:hAnsi="Courier New" w:cs="Courier New"/>
                              <w:b/>
                              <w:bCs/>
                              <w:color w:val="000000"/>
                              <w:sz w:val="20"/>
                              <w:szCs w:val="20"/>
                              <w:highlight w:val="white"/>
                            </w:rPr>
                          </w:rPrChange>
                        </w:rPr>
                        <w:t xml:space="preserve">    </w:t>
                      </w:r>
                      <w:r w:rsidRPr="00D276D8">
                        <w:rPr>
                          <w:rFonts w:ascii="Courier New" w:hAnsi="Courier New" w:cs="Courier New"/>
                          <w:color w:val="0000FF"/>
                          <w:sz w:val="20"/>
                          <w:szCs w:val="20"/>
                          <w:highlight w:val="white"/>
                          <w:lang w:val="en-US"/>
                          <w:rPrChange w:id="813" w:author="ghislain.aine" w:date="2015-11-04T16:41:00Z">
                            <w:rPr>
                              <w:rFonts w:ascii="Courier New" w:hAnsi="Courier New" w:cs="Courier New"/>
                              <w:color w:val="0000FF"/>
                              <w:sz w:val="20"/>
                              <w:szCs w:val="20"/>
                              <w:highlight w:val="white"/>
                            </w:rPr>
                          </w:rPrChange>
                        </w:rPr>
                        <w:t>&lt;/Dependencies&gt;</w:t>
                      </w:r>
                      <w:r w:rsidRPr="00D276D8">
                        <w:rPr>
                          <w:rFonts w:ascii="Courier New" w:hAnsi="Courier New" w:cs="Courier New"/>
                          <w:b/>
                          <w:bCs/>
                          <w:color w:val="000000"/>
                          <w:sz w:val="20"/>
                          <w:szCs w:val="20"/>
                          <w:highlight w:val="white"/>
                          <w:lang w:val="en-US"/>
                          <w:rPrChange w:id="814" w:author="ghislain.aine" w:date="2015-11-04T16:41:00Z">
                            <w:rPr>
                              <w:rFonts w:ascii="Courier New" w:hAnsi="Courier New" w:cs="Courier New"/>
                              <w:b/>
                              <w:bCs/>
                              <w:color w:val="000000"/>
                              <w:sz w:val="20"/>
                              <w:szCs w:val="20"/>
                              <w:highlight w:val="white"/>
                            </w:rPr>
                          </w:rPrChange>
                        </w:rPr>
                        <w:t xml:space="preserve"> </w:t>
                      </w:r>
                    </w:ins>
                  </w:p>
                  <w:p w:rsidR="00BF1190" w:rsidRPr="003230A6" w:rsidRDefault="00D276D8" w:rsidP="00BF1190">
                    <w:pPr>
                      <w:autoSpaceDE w:val="0"/>
                      <w:autoSpaceDN w:val="0"/>
                      <w:adjustRightInd w:val="0"/>
                      <w:jc w:val="left"/>
                      <w:rPr>
                        <w:ins w:id="815" w:author="ghislain.aine" w:date="2015-11-04T16:41:00Z"/>
                        <w:rFonts w:ascii="Courier New" w:hAnsi="Courier New" w:cs="Courier New"/>
                        <w:b/>
                        <w:bCs/>
                        <w:color w:val="000000"/>
                        <w:sz w:val="20"/>
                        <w:szCs w:val="20"/>
                        <w:highlight w:val="white"/>
                        <w:lang w:val="en-US"/>
                        <w:rPrChange w:id="816" w:author="ghislain.aine" w:date="2015-11-04T16:41:00Z">
                          <w:rPr>
                            <w:ins w:id="817" w:author="ghislain.aine" w:date="2015-11-04T16:41:00Z"/>
                            <w:rFonts w:ascii="Courier New" w:hAnsi="Courier New" w:cs="Courier New"/>
                            <w:b/>
                            <w:bCs/>
                            <w:color w:val="000000"/>
                            <w:sz w:val="20"/>
                            <w:szCs w:val="20"/>
                            <w:highlight w:val="white"/>
                          </w:rPr>
                        </w:rPrChange>
                      </w:rPr>
                    </w:pPr>
                    <w:ins w:id="818" w:author="ghislain.aine" w:date="2015-11-04T16:41:00Z">
                      <w:r w:rsidRPr="00D276D8">
                        <w:rPr>
                          <w:rFonts w:ascii="Courier New" w:hAnsi="Courier New" w:cs="Courier New"/>
                          <w:b/>
                          <w:bCs/>
                          <w:color w:val="000000"/>
                          <w:sz w:val="20"/>
                          <w:szCs w:val="20"/>
                          <w:highlight w:val="white"/>
                          <w:lang w:val="en-US"/>
                          <w:rPrChange w:id="819" w:author="ghislain.aine" w:date="2015-11-04T16:41:00Z">
                            <w:rPr>
                              <w:rFonts w:ascii="Courier New" w:hAnsi="Courier New" w:cs="Courier New"/>
                              <w:b/>
                              <w:bCs/>
                              <w:color w:val="000000"/>
                              <w:sz w:val="20"/>
                              <w:szCs w:val="20"/>
                              <w:highlight w:val="white"/>
                            </w:rPr>
                          </w:rPrChange>
                        </w:rPr>
                        <w:t xml:space="preserve">    </w:t>
                      </w:r>
                      <w:r w:rsidRPr="00D276D8">
                        <w:rPr>
                          <w:rFonts w:ascii="Courier New" w:hAnsi="Courier New" w:cs="Courier New"/>
                          <w:color w:val="0000FF"/>
                          <w:sz w:val="20"/>
                          <w:szCs w:val="20"/>
                          <w:highlight w:val="white"/>
                          <w:lang w:val="en-US"/>
                          <w:rPrChange w:id="820" w:author="ghislain.aine" w:date="2015-11-04T16:41:00Z">
                            <w:rPr>
                              <w:rFonts w:ascii="Courier New" w:hAnsi="Courier New" w:cs="Courier New"/>
                              <w:color w:val="0000FF"/>
                              <w:sz w:val="20"/>
                              <w:szCs w:val="20"/>
                              <w:highlight w:val="white"/>
                            </w:rPr>
                          </w:rPrChange>
                        </w:rPr>
                        <w:t>&lt;</w:t>
                      </w:r>
                      <w:proofErr w:type="spellStart"/>
                      <w:r w:rsidRPr="00D276D8">
                        <w:rPr>
                          <w:rFonts w:ascii="Courier New" w:hAnsi="Courier New" w:cs="Courier New"/>
                          <w:color w:val="0000FF"/>
                          <w:sz w:val="20"/>
                          <w:szCs w:val="20"/>
                          <w:highlight w:val="white"/>
                          <w:lang w:val="en-US"/>
                          <w:rPrChange w:id="821" w:author="ghislain.aine" w:date="2015-11-04T16:41:00Z">
                            <w:rPr>
                              <w:rFonts w:ascii="Courier New" w:hAnsi="Courier New" w:cs="Courier New"/>
                              <w:color w:val="0000FF"/>
                              <w:sz w:val="20"/>
                              <w:szCs w:val="20"/>
                              <w:highlight w:val="white"/>
                            </w:rPr>
                          </w:rPrChange>
                        </w:rPr>
                        <w:t>QTDependencies</w:t>
                      </w:r>
                      <w:proofErr w:type="spellEnd"/>
                      <w:r w:rsidRPr="00D276D8">
                        <w:rPr>
                          <w:rFonts w:ascii="Courier New" w:hAnsi="Courier New" w:cs="Courier New"/>
                          <w:color w:val="0000FF"/>
                          <w:sz w:val="20"/>
                          <w:szCs w:val="20"/>
                          <w:highlight w:val="white"/>
                          <w:lang w:val="en-US"/>
                          <w:rPrChange w:id="822" w:author="ghislain.aine" w:date="2015-11-04T16:41:00Z">
                            <w:rPr>
                              <w:rFonts w:ascii="Courier New" w:hAnsi="Courier New" w:cs="Courier New"/>
                              <w:color w:val="0000FF"/>
                              <w:sz w:val="20"/>
                              <w:szCs w:val="20"/>
                              <w:highlight w:val="white"/>
                            </w:rPr>
                          </w:rPrChange>
                        </w:rPr>
                        <w:t>&gt;</w:t>
                      </w:r>
                    </w:ins>
                  </w:p>
                  <w:p w:rsidR="00BF1190" w:rsidRDefault="00D276D8" w:rsidP="00BF1190">
                    <w:pPr>
                      <w:autoSpaceDE w:val="0"/>
                      <w:autoSpaceDN w:val="0"/>
                      <w:adjustRightInd w:val="0"/>
                      <w:jc w:val="left"/>
                      <w:rPr>
                        <w:ins w:id="823" w:author="ghislain.aine" w:date="2015-11-04T16:41:00Z"/>
                        <w:rFonts w:ascii="Courier New" w:hAnsi="Courier New" w:cs="Courier New"/>
                        <w:b/>
                        <w:bCs/>
                        <w:color w:val="000000"/>
                        <w:sz w:val="20"/>
                        <w:szCs w:val="20"/>
                        <w:highlight w:val="white"/>
                      </w:rPr>
                    </w:pPr>
                    <w:ins w:id="824" w:author="ghislain.aine" w:date="2015-11-04T16:41:00Z">
                      <w:r w:rsidRPr="00D276D8">
                        <w:rPr>
                          <w:rFonts w:ascii="Courier New" w:hAnsi="Courier New" w:cs="Courier New"/>
                          <w:b/>
                          <w:bCs/>
                          <w:color w:val="000000"/>
                          <w:sz w:val="20"/>
                          <w:szCs w:val="20"/>
                          <w:highlight w:val="white"/>
                          <w:lang w:val="en-US"/>
                          <w:rPrChange w:id="825" w:author="ghislain.aine" w:date="2015-11-04T16:41:00Z">
                            <w:rPr>
                              <w:rFonts w:ascii="Courier New" w:hAnsi="Courier New" w:cs="Courier New"/>
                              <w:b/>
                              <w:bCs/>
                              <w:color w:val="000000"/>
                              <w:sz w:val="20"/>
                              <w:szCs w:val="20"/>
                              <w:highlight w:val="white"/>
                            </w:rPr>
                          </w:rPrChange>
                        </w:rPr>
                        <w:t xml:space="preserve">    </w:t>
                      </w:r>
                      <w:r w:rsidR="00BF1190">
                        <w:rPr>
                          <w:rFonts w:ascii="Courier New" w:hAnsi="Courier New" w:cs="Courier New"/>
                          <w:color w:val="0000FF"/>
                          <w:sz w:val="20"/>
                          <w:szCs w:val="20"/>
                          <w:highlight w:val="white"/>
                        </w:rPr>
                        <w:t>&lt;/</w:t>
                      </w:r>
                      <w:proofErr w:type="spellStart"/>
                      <w:r w:rsidR="00BF1190">
                        <w:rPr>
                          <w:rFonts w:ascii="Courier New" w:hAnsi="Courier New" w:cs="Courier New"/>
                          <w:color w:val="0000FF"/>
                          <w:sz w:val="20"/>
                          <w:szCs w:val="20"/>
                          <w:highlight w:val="white"/>
                        </w:rPr>
                        <w:t>QTDependencies</w:t>
                      </w:r>
                      <w:proofErr w:type="spellEnd"/>
                      <w:r w:rsidR="00BF1190">
                        <w:rPr>
                          <w:rFonts w:ascii="Courier New" w:hAnsi="Courier New" w:cs="Courier New"/>
                          <w:color w:val="0000FF"/>
                          <w:sz w:val="20"/>
                          <w:szCs w:val="20"/>
                          <w:highlight w:val="white"/>
                        </w:rPr>
                        <w:t>&gt;</w:t>
                      </w:r>
                    </w:ins>
                  </w:p>
                  <w:p w:rsidR="00000000" w:rsidRDefault="00BF1190">
                    <w:pPr>
                      <w:autoSpaceDE w:val="0"/>
                      <w:autoSpaceDN w:val="0"/>
                      <w:adjustRightInd w:val="0"/>
                      <w:jc w:val="left"/>
                      <w:rPr>
                        <w:del w:id="826" w:author="ghislain.aine" w:date="2015-11-04T16:41:00Z"/>
                        <w:rFonts w:ascii="Courier New" w:eastAsia="Times New Roman" w:hAnsi="Courier New" w:cs="Courier New"/>
                        <w:color w:val="804000"/>
                        <w:sz w:val="16"/>
                        <w:szCs w:val="16"/>
                        <w:lang w:val="en-US" w:eastAsia="fr-FR"/>
                      </w:rPr>
                      <w:pPrChange w:id="827" w:author="ghislain.aine" w:date="2015-11-04T16:41:00Z">
                        <w:pPr>
                          <w:shd w:val="clear" w:color="auto" w:fill="FFFFFF"/>
                          <w:jc w:val="left"/>
                        </w:pPr>
                      </w:pPrChange>
                    </w:pPr>
                    <w:ins w:id="828" w:author="ghislain.aine" w:date="2015-11-04T16:41:00Z">
                      <w:r>
                        <w:rPr>
                          <w:rFonts w:ascii="Courier New" w:hAnsi="Courier New" w:cs="Courier New"/>
                          <w:color w:val="0000FF"/>
                          <w:sz w:val="20"/>
                          <w:szCs w:val="20"/>
                          <w:highlight w:val="white"/>
                        </w:rPr>
                        <w:t>&lt;/Project&gt;</w:t>
                      </w:r>
                    </w:ins>
                    <w:del w:id="829" w:author="ghislain.aine" w:date="2015-11-04T16:41:00Z">
                      <w:r w:rsidRPr="00BE2837" w:rsidDel="003230A6">
                        <w:rPr>
                          <w:rFonts w:ascii="Courier New" w:eastAsia="Times New Roman" w:hAnsi="Courier New" w:cs="Courier New"/>
                          <w:color w:val="804000"/>
                          <w:sz w:val="16"/>
                          <w:szCs w:val="16"/>
                          <w:lang w:val="en-US" w:eastAsia="fr-FR"/>
                        </w:rPr>
                        <w:delText>#pragma once</w:delText>
                      </w:r>
                    </w:del>
                  </w:p>
                  <w:p w:rsidR="00BF1190" w:rsidRPr="00124EEF" w:rsidDel="003230A6" w:rsidRDefault="00BF1190" w:rsidP="00BF1190">
                    <w:pPr>
                      <w:shd w:val="clear" w:color="auto" w:fill="FFFFFF"/>
                      <w:jc w:val="left"/>
                      <w:rPr>
                        <w:del w:id="830" w:author="ghislain.aine" w:date="2015-11-04T16:41:00Z"/>
                        <w:rFonts w:ascii="Courier New" w:eastAsia="Times New Roman" w:hAnsi="Courier New" w:cs="Courier New"/>
                        <w:color w:val="000000"/>
                        <w:sz w:val="16"/>
                        <w:szCs w:val="16"/>
                        <w:lang w:val="en-US" w:eastAsia="fr-FR"/>
                      </w:rPr>
                    </w:pPr>
                  </w:p>
                  <w:p w:rsidR="00BF1190" w:rsidRPr="00124EEF" w:rsidDel="003230A6" w:rsidRDefault="00BF1190" w:rsidP="00BF1190">
                    <w:pPr>
                      <w:shd w:val="clear" w:color="auto" w:fill="FFFFFF"/>
                      <w:jc w:val="left"/>
                      <w:rPr>
                        <w:del w:id="831" w:author="ghislain.aine" w:date="2015-11-04T16:41:00Z"/>
                        <w:rFonts w:ascii="Courier New" w:eastAsia="Times New Roman" w:hAnsi="Courier New" w:cs="Courier New"/>
                        <w:color w:val="008000"/>
                        <w:sz w:val="16"/>
                        <w:szCs w:val="16"/>
                        <w:lang w:val="en-US" w:eastAsia="fr-FR"/>
                      </w:rPr>
                    </w:pPr>
                    <w:del w:id="832" w:author="ghislain.aine" w:date="2015-11-04T16:41:00Z">
                      <w:r w:rsidRPr="00BE2837" w:rsidDel="003230A6">
                        <w:rPr>
                          <w:rFonts w:ascii="Courier New" w:eastAsia="Times New Roman" w:hAnsi="Courier New" w:cs="Courier New"/>
                          <w:color w:val="008000"/>
                          <w:sz w:val="16"/>
                          <w:szCs w:val="16"/>
                          <w:lang w:val="en-US" w:eastAsia="fr-FR"/>
                        </w:rPr>
                        <w:delText>/*</w:delText>
                      </w:r>
                    </w:del>
                  </w:p>
                  <w:p w:rsidR="00BF1190" w:rsidRPr="00124EEF" w:rsidDel="003230A6" w:rsidRDefault="00BF1190" w:rsidP="00BF1190">
                    <w:pPr>
                      <w:shd w:val="clear" w:color="auto" w:fill="FFFFFF"/>
                      <w:jc w:val="left"/>
                      <w:rPr>
                        <w:del w:id="833" w:author="ghislain.aine" w:date="2015-11-04T16:41:00Z"/>
                        <w:rFonts w:ascii="Courier New" w:eastAsia="Times New Roman" w:hAnsi="Courier New" w:cs="Courier New"/>
                        <w:color w:val="008000"/>
                        <w:sz w:val="16"/>
                        <w:szCs w:val="16"/>
                        <w:lang w:val="en-US" w:eastAsia="fr-FR"/>
                      </w:rPr>
                    </w:pPr>
                    <w:del w:id="834" w:author="ghislain.aine" w:date="2015-11-04T16:41:00Z">
                      <w:r w:rsidRPr="00BE2837" w:rsidDel="003230A6">
                        <w:rPr>
                          <w:rFonts w:ascii="Courier New" w:eastAsia="Times New Roman" w:hAnsi="Courier New" w:cs="Courier New"/>
                          <w:color w:val="008000"/>
                          <w:sz w:val="16"/>
                          <w:szCs w:val="16"/>
                          <w:lang w:val="en-US" w:eastAsia="fr-FR"/>
                        </w:rPr>
                        <w:delText xml:space="preserve">  * INCLUDES LOCAUX</w:delText>
                      </w:r>
                    </w:del>
                  </w:p>
                  <w:p w:rsidR="00BF1190" w:rsidRPr="00124EEF" w:rsidDel="003230A6" w:rsidRDefault="00BF1190" w:rsidP="00BF1190">
                    <w:pPr>
                      <w:shd w:val="clear" w:color="auto" w:fill="FFFFFF"/>
                      <w:jc w:val="left"/>
                      <w:rPr>
                        <w:del w:id="835" w:author="ghislain.aine" w:date="2015-11-04T16:41:00Z"/>
                        <w:rFonts w:ascii="Courier New" w:eastAsia="Times New Roman" w:hAnsi="Courier New" w:cs="Courier New"/>
                        <w:color w:val="000000"/>
                        <w:sz w:val="16"/>
                        <w:szCs w:val="16"/>
                        <w:lang w:val="en-US" w:eastAsia="fr-FR"/>
                      </w:rPr>
                    </w:pPr>
                    <w:del w:id="836" w:author="ghislain.aine" w:date="2015-11-04T16:41:00Z">
                      <w:r w:rsidRPr="00BE2837" w:rsidDel="003230A6">
                        <w:rPr>
                          <w:rFonts w:ascii="Courier New" w:eastAsia="Times New Roman" w:hAnsi="Courier New" w:cs="Courier New"/>
                          <w:color w:val="008000"/>
                          <w:sz w:val="16"/>
                          <w:szCs w:val="16"/>
                          <w:lang w:val="en-US" w:eastAsia="fr-FR"/>
                        </w:rPr>
                        <w:delText xml:space="preserve">  */</w:delText>
                      </w:r>
                    </w:del>
                  </w:p>
                  <w:p w:rsidR="00BF1190" w:rsidRPr="00124EEF" w:rsidDel="003230A6" w:rsidRDefault="00BF1190" w:rsidP="00BF1190">
                    <w:pPr>
                      <w:shd w:val="clear" w:color="auto" w:fill="FFFFFF"/>
                      <w:jc w:val="left"/>
                      <w:rPr>
                        <w:del w:id="837" w:author="ghislain.aine" w:date="2015-11-04T16:41:00Z"/>
                        <w:rFonts w:ascii="Courier New" w:eastAsia="Times New Roman" w:hAnsi="Courier New" w:cs="Courier New"/>
                        <w:color w:val="804000"/>
                        <w:sz w:val="16"/>
                        <w:szCs w:val="16"/>
                        <w:lang w:val="en-US" w:eastAsia="fr-FR"/>
                      </w:rPr>
                    </w:pPr>
                    <w:del w:id="838" w:author="ghislain.aine" w:date="2015-11-04T16:41:00Z">
                      <w:r w:rsidRPr="00BE2837" w:rsidDel="003230A6">
                        <w:rPr>
                          <w:rFonts w:ascii="Courier New" w:eastAsia="Times New Roman" w:hAnsi="Courier New" w:cs="Courier New"/>
                          <w:color w:val="804000"/>
                          <w:sz w:val="16"/>
                          <w:szCs w:val="16"/>
                          <w:lang w:val="en-US" w:eastAsia="fr-FR"/>
                        </w:rPr>
                        <w:delText>#include &lt;QGlobal.h&gt;</w:delText>
                      </w:r>
                    </w:del>
                  </w:p>
                  <w:p w:rsidR="00BF1190" w:rsidRPr="00124EEF" w:rsidDel="003230A6" w:rsidRDefault="00BF1190" w:rsidP="00BF1190">
                    <w:pPr>
                      <w:shd w:val="clear" w:color="auto" w:fill="FFFFFF"/>
                      <w:jc w:val="left"/>
                      <w:rPr>
                        <w:del w:id="839" w:author="ghislain.aine" w:date="2015-11-04T16:41:00Z"/>
                        <w:rFonts w:ascii="Courier New" w:eastAsia="Times New Roman" w:hAnsi="Courier New" w:cs="Courier New"/>
                        <w:color w:val="008000"/>
                        <w:sz w:val="16"/>
                        <w:szCs w:val="16"/>
                        <w:lang w:val="en-US" w:eastAsia="fr-FR"/>
                      </w:rPr>
                    </w:pPr>
                    <w:del w:id="840" w:author="ghislain.aine" w:date="2015-11-04T16:41:00Z">
                      <w:r w:rsidRPr="00BE2837" w:rsidDel="003230A6">
                        <w:rPr>
                          <w:rFonts w:ascii="Courier New" w:eastAsia="Times New Roman" w:hAnsi="Courier New" w:cs="Courier New"/>
                          <w:color w:val="008000"/>
                          <w:sz w:val="16"/>
                          <w:szCs w:val="16"/>
                          <w:lang w:val="en-US" w:eastAsia="fr-FR"/>
                        </w:rPr>
                        <w:delText>//Export via les DLL</w:delText>
                      </w:r>
                    </w:del>
                  </w:p>
                  <w:p w:rsidR="00BF1190" w:rsidRPr="00124EEF" w:rsidDel="003230A6" w:rsidRDefault="00BF1190" w:rsidP="00BF1190">
                    <w:pPr>
                      <w:shd w:val="clear" w:color="auto" w:fill="FFFFFF"/>
                      <w:jc w:val="left"/>
                      <w:rPr>
                        <w:del w:id="841" w:author="ghislain.aine" w:date="2015-11-04T16:41:00Z"/>
                        <w:rFonts w:ascii="Courier New" w:eastAsia="Times New Roman" w:hAnsi="Courier New" w:cs="Courier New"/>
                        <w:color w:val="804000"/>
                        <w:sz w:val="16"/>
                        <w:szCs w:val="16"/>
                        <w:lang w:val="en-US" w:eastAsia="fr-FR"/>
                      </w:rPr>
                    </w:pPr>
                    <w:del w:id="842" w:author="ghislain.aine" w:date="2015-11-04T16:41:00Z">
                      <w:r w:rsidRPr="00BE2837" w:rsidDel="003230A6">
                        <w:rPr>
                          <w:rFonts w:ascii="Courier New" w:eastAsia="Times New Roman" w:hAnsi="Courier New" w:cs="Courier New"/>
                          <w:color w:val="804000"/>
                          <w:sz w:val="16"/>
                          <w:szCs w:val="16"/>
                          <w:lang w:val="en-US" w:eastAsia="fr-FR"/>
                        </w:rPr>
                        <w:delText>#include &lt;SwMacros.h&gt;</w:delText>
                      </w:r>
                    </w:del>
                  </w:p>
                  <w:p w:rsidR="00BF1190" w:rsidRPr="00124EEF" w:rsidDel="003230A6" w:rsidRDefault="00BF1190" w:rsidP="00BF1190">
                    <w:pPr>
                      <w:shd w:val="clear" w:color="auto" w:fill="FFFFFF"/>
                      <w:jc w:val="left"/>
                      <w:rPr>
                        <w:del w:id="843" w:author="ghislain.aine" w:date="2015-11-04T16:41:00Z"/>
                        <w:rFonts w:ascii="Courier New" w:eastAsia="Times New Roman" w:hAnsi="Courier New" w:cs="Courier New"/>
                        <w:color w:val="000000"/>
                        <w:sz w:val="16"/>
                        <w:szCs w:val="16"/>
                        <w:lang w:val="en-US" w:eastAsia="fr-FR"/>
                      </w:rPr>
                    </w:pPr>
                  </w:p>
                  <w:p w:rsidR="00BF1190" w:rsidRPr="00124EEF" w:rsidDel="003230A6" w:rsidRDefault="00BF1190" w:rsidP="00BF1190">
                    <w:pPr>
                      <w:shd w:val="clear" w:color="auto" w:fill="FFFFFF"/>
                      <w:jc w:val="left"/>
                      <w:rPr>
                        <w:del w:id="844" w:author="ghislain.aine" w:date="2015-11-04T16:41:00Z"/>
                        <w:rFonts w:ascii="Courier New" w:eastAsia="Times New Roman" w:hAnsi="Courier New" w:cs="Courier New"/>
                        <w:color w:val="804000"/>
                        <w:sz w:val="16"/>
                        <w:szCs w:val="16"/>
                        <w:lang w:val="en-US" w:eastAsia="fr-FR"/>
                      </w:rPr>
                    </w:pPr>
                    <w:del w:id="845" w:author="ghislain.aine" w:date="2015-11-04T16:41:00Z">
                      <w:r w:rsidRPr="00BE2837" w:rsidDel="003230A6">
                        <w:rPr>
                          <w:rFonts w:ascii="Courier New" w:eastAsia="Times New Roman" w:hAnsi="Courier New" w:cs="Courier New"/>
                          <w:color w:val="804000"/>
                          <w:sz w:val="16"/>
                          <w:szCs w:val="16"/>
                          <w:lang w:val="en-US" w:eastAsia="fr-FR"/>
                        </w:rPr>
                        <w:delText>#ifdef DEMO_LIB</w:delText>
                      </w:r>
                    </w:del>
                  </w:p>
                  <w:p w:rsidR="00BF1190" w:rsidRPr="00124EEF" w:rsidDel="003230A6" w:rsidRDefault="00BF1190" w:rsidP="00BF1190">
                    <w:pPr>
                      <w:shd w:val="clear" w:color="auto" w:fill="FFFFFF"/>
                      <w:jc w:val="left"/>
                      <w:rPr>
                        <w:del w:id="846" w:author="ghislain.aine" w:date="2015-11-04T16:41:00Z"/>
                        <w:rFonts w:ascii="Courier New" w:eastAsia="Times New Roman" w:hAnsi="Courier New" w:cs="Courier New"/>
                        <w:color w:val="804000"/>
                        <w:sz w:val="16"/>
                        <w:szCs w:val="16"/>
                        <w:lang w:val="en-US" w:eastAsia="fr-FR"/>
                      </w:rPr>
                    </w:pPr>
                    <w:del w:id="847"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DEMO_EXPORT Q_DECL_EXPORT</w:delText>
                      </w:r>
                    </w:del>
                  </w:p>
                  <w:p w:rsidR="00BF1190" w:rsidRPr="00124EEF" w:rsidDel="003230A6" w:rsidRDefault="00BF1190" w:rsidP="00BF1190">
                    <w:pPr>
                      <w:shd w:val="clear" w:color="auto" w:fill="FFFFFF"/>
                      <w:jc w:val="left"/>
                      <w:rPr>
                        <w:del w:id="848" w:author="ghislain.aine" w:date="2015-11-04T16:41:00Z"/>
                        <w:rFonts w:ascii="Courier New" w:eastAsia="Times New Roman" w:hAnsi="Courier New" w:cs="Courier New"/>
                        <w:color w:val="804000"/>
                        <w:sz w:val="16"/>
                        <w:szCs w:val="16"/>
                        <w:lang w:val="en-US" w:eastAsia="fr-FR"/>
                      </w:rPr>
                    </w:pPr>
                    <w:del w:id="849"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DEMO_DECLARE_UUID(name) SW_EXTERN_C Q_DECL_EXPORT const StreamWork::SwCore::SwUUID name;</w:delText>
                      </w:r>
                    </w:del>
                  </w:p>
                  <w:p w:rsidR="00BF1190" w:rsidRPr="00124EEF" w:rsidDel="003230A6" w:rsidRDefault="00BF1190" w:rsidP="00BF1190">
                    <w:pPr>
                      <w:shd w:val="clear" w:color="auto" w:fill="FFFFFF"/>
                      <w:jc w:val="left"/>
                      <w:rPr>
                        <w:del w:id="850" w:author="ghislain.aine" w:date="2015-11-04T16:41:00Z"/>
                        <w:rFonts w:ascii="Courier New" w:eastAsia="Times New Roman" w:hAnsi="Courier New" w:cs="Courier New"/>
                        <w:color w:val="804000"/>
                        <w:sz w:val="16"/>
                        <w:szCs w:val="16"/>
                        <w:lang w:val="en-US" w:eastAsia="fr-FR"/>
                      </w:rPr>
                    </w:pPr>
                    <w:del w:id="851" w:author="ghislain.aine" w:date="2015-11-04T16:41:00Z">
                      <w:r w:rsidRPr="00BE2837" w:rsidDel="003230A6">
                        <w:rPr>
                          <w:rFonts w:ascii="Courier New" w:eastAsia="Times New Roman" w:hAnsi="Courier New" w:cs="Courier New"/>
                          <w:color w:val="804000"/>
                          <w:sz w:val="16"/>
                          <w:szCs w:val="16"/>
                          <w:lang w:val="en-US" w:eastAsia="fr-FR"/>
                        </w:rPr>
                        <w:delText>#else</w:delText>
                      </w:r>
                    </w:del>
                  </w:p>
                  <w:p w:rsidR="00BF1190" w:rsidRPr="00124EEF" w:rsidDel="003230A6" w:rsidRDefault="00BF1190" w:rsidP="00BF1190">
                    <w:pPr>
                      <w:shd w:val="clear" w:color="auto" w:fill="FFFFFF"/>
                      <w:jc w:val="left"/>
                      <w:rPr>
                        <w:del w:id="852" w:author="ghislain.aine" w:date="2015-11-04T16:41:00Z"/>
                        <w:rFonts w:ascii="Courier New" w:eastAsia="Times New Roman" w:hAnsi="Courier New" w:cs="Courier New"/>
                        <w:color w:val="804000"/>
                        <w:sz w:val="16"/>
                        <w:szCs w:val="16"/>
                        <w:lang w:val="en-US" w:eastAsia="fr-FR"/>
                      </w:rPr>
                    </w:pPr>
                    <w:del w:id="853"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DEMO_EXPORT Q_DECL_IMPORT</w:delText>
                      </w:r>
                    </w:del>
                  </w:p>
                  <w:p w:rsidR="00BF1190" w:rsidRPr="00124EEF" w:rsidDel="003230A6" w:rsidRDefault="00BF1190" w:rsidP="00BF1190">
                    <w:pPr>
                      <w:shd w:val="clear" w:color="auto" w:fill="FFFFFF"/>
                      <w:jc w:val="left"/>
                      <w:rPr>
                        <w:del w:id="854" w:author="ghislain.aine" w:date="2015-11-04T16:41:00Z"/>
                        <w:rFonts w:ascii="Courier New" w:eastAsia="Times New Roman" w:hAnsi="Courier New" w:cs="Courier New"/>
                        <w:color w:val="804000"/>
                        <w:sz w:val="16"/>
                        <w:szCs w:val="16"/>
                        <w:lang w:val="en-US" w:eastAsia="fr-FR"/>
                      </w:rPr>
                    </w:pPr>
                    <w:del w:id="855" w:author="ghislain.aine" w:date="2015-11-04T16:41:00Z">
                      <w:r w:rsidRPr="00BE2837" w:rsidDel="003230A6">
                        <w:rPr>
                          <w:rFonts w:ascii="Courier New" w:eastAsia="Times New Roman" w:hAnsi="Courier New" w:cs="Courier New"/>
                          <w:color w:val="000000"/>
                          <w:sz w:val="16"/>
                          <w:szCs w:val="16"/>
                          <w:lang w:val="en-US" w:eastAsia="fr-FR"/>
                        </w:rPr>
                        <w:delText xml:space="preserve">    </w:delText>
                      </w:r>
                      <w:r w:rsidRPr="00BE2837" w:rsidDel="003230A6">
                        <w:rPr>
                          <w:rFonts w:ascii="Courier New" w:eastAsia="Times New Roman" w:hAnsi="Courier New" w:cs="Courier New"/>
                          <w:color w:val="804000"/>
                          <w:sz w:val="16"/>
                          <w:szCs w:val="16"/>
                          <w:lang w:val="en-US" w:eastAsia="fr-FR"/>
                        </w:rPr>
                        <w:delText>#define DEMO_DECLARE_UUID(name) SW_EXTERN_C Q_DECL_IMPORT const StreamWork::SwCore::SwUUID name;</w:delText>
                      </w:r>
                    </w:del>
                  </w:p>
                  <w:p w:rsidR="00BF1190" w:rsidRDefault="00BF1190" w:rsidP="00BF1190">
                    <w:pPr>
                      <w:shd w:val="clear" w:color="auto" w:fill="FFFFFF"/>
                      <w:jc w:val="left"/>
                    </w:pPr>
                    <w:del w:id="856" w:author="ghislain.aine" w:date="2015-11-04T16:41:00Z">
                      <w:r w:rsidRPr="00BE2837" w:rsidDel="003230A6">
                        <w:rPr>
                          <w:rFonts w:ascii="Courier New" w:eastAsia="Times New Roman" w:hAnsi="Courier New" w:cs="Courier New"/>
                          <w:color w:val="804000"/>
                          <w:sz w:val="16"/>
                          <w:szCs w:val="16"/>
                          <w:lang w:eastAsia="fr-FR"/>
                        </w:rPr>
                        <w:delText>#endif</w:delText>
                      </w:r>
                    </w:del>
                  </w:p>
                </w:txbxContent>
              </v:textbox>
              <w10:wrap type="none"/>
              <w10:anchorlock/>
            </v:shape>
          </w:pict>
        </w:r>
      </w:ins>
    </w:p>
    <w:p w:rsidR="00BF1190" w:rsidRDefault="00BF1190" w:rsidP="00BF1190">
      <w:pPr>
        <w:rPr>
          <w:u w:val="single"/>
        </w:rPr>
      </w:pPr>
    </w:p>
    <w:p w:rsidR="00BF1190" w:rsidRPr="00D62ACE" w:rsidRDefault="00BF1190" w:rsidP="00BF1190">
      <w:r w:rsidRPr="00D62ACE">
        <w:rPr>
          <w:u w:val="single"/>
        </w:rPr>
        <w:t>Attention :</w:t>
      </w:r>
      <w:r>
        <w:t xml:space="preserve"> N’ayez pas une ligne vide à la fin. </w:t>
      </w:r>
    </w:p>
    <w:p w:rsidR="00000000" w:rsidRDefault="00EE2A1F">
      <w:pPr>
        <w:rPr>
          <w:ins w:id="857" w:author="jerome draillard" w:date="2015-10-29T11:11:00Z"/>
          <w:del w:id="858" w:author="ghislain.aine" w:date="2015-11-04T16:41:00Z"/>
        </w:rPr>
        <w:pPrChange w:id="859" w:author="jerome draillard" w:date="2015-10-29T11:11:00Z">
          <w:pPr>
            <w:pStyle w:val="Titre1"/>
          </w:pPr>
        </w:pPrChange>
      </w:pPr>
    </w:p>
    <w:p w:rsidR="00BF1190" w:rsidRPr="00D62ACE" w:rsidDel="003230A6" w:rsidRDefault="00D276D8" w:rsidP="00BF1190">
      <w:pPr>
        <w:shd w:val="clear" w:color="auto" w:fill="FFFFFF"/>
        <w:jc w:val="left"/>
        <w:rPr>
          <w:ins w:id="860" w:author="jerome draillard" w:date="2015-10-29T11:11:00Z"/>
          <w:del w:id="861" w:author="ghislain.aine" w:date="2015-11-04T16:41:00Z"/>
          <w:rFonts w:ascii="Courier New" w:eastAsia="Times New Roman" w:hAnsi="Courier New" w:cs="Courier New"/>
          <w:color w:val="000000"/>
          <w:sz w:val="20"/>
          <w:lang w:eastAsia="fr-FR"/>
        </w:rPr>
      </w:pPr>
      <w:ins w:id="862" w:author="jerome draillard" w:date="2015-10-29T11:11:00Z">
        <w:del w:id="863" w:author="ghislain.aine" w:date="2015-11-04T16:41:00Z">
          <w:r w:rsidRPr="00D276D8">
            <w:rPr>
              <w:rFonts w:ascii="Courier New" w:eastAsia="Times New Roman" w:hAnsi="Courier New" w:cs="Courier New"/>
              <w:color w:val="000000"/>
              <w:sz w:val="20"/>
              <w:lang w:eastAsia="fr-FR"/>
              <w:rPrChange w:id="864" w:author="jerome draillard" w:date="2015-10-29T11:11:00Z">
                <w:rPr>
                  <w:rFonts w:ascii="Courier New" w:eastAsia="Times New Roman" w:hAnsi="Courier New" w:cs="Courier New"/>
                  <w:color w:val="000000"/>
                  <w:sz w:val="20"/>
                  <w:u w:val="single"/>
                  <w:lang w:eastAsia="fr-FR"/>
                </w:rPr>
              </w:rPrChange>
            </w:rPr>
            <w:delText>&lt;Project name="Demo" path="Demo"&gt;</w:delText>
          </w:r>
        </w:del>
      </w:ins>
    </w:p>
    <w:p w:rsidR="00BF1190" w:rsidRPr="00D62ACE" w:rsidDel="003230A6" w:rsidRDefault="00D276D8" w:rsidP="00BF1190">
      <w:pPr>
        <w:shd w:val="clear" w:color="auto" w:fill="FFFFFF"/>
        <w:jc w:val="left"/>
        <w:rPr>
          <w:ins w:id="865" w:author="jerome draillard" w:date="2015-10-29T11:11:00Z"/>
          <w:del w:id="866" w:author="ghislain.aine" w:date="2015-11-04T16:41:00Z"/>
          <w:rFonts w:ascii="Courier New" w:eastAsia="Times New Roman" w:hAnsi="Courier New" w:cs="Courier New"/>
          <w:color w:val="000000"/>
          <w:sz w:val="20"/>
          <w:lang w:eastAsia="fr-FR"/>
        </w:rPr>
      </w:pPr>
      <w:ins w:id="867" w:author="jerome draillard" w:date="2015-10-29T11:11:00Z">
        <w:del w:id="868" w:author="ghislain.aine" w:date="2015-11-04T16:41:00Z">
          <w:r w:rsidRPr="00D276D8">
            <w:rPr>
              <w:rFonts w:ascii="Courier New" w:eastAsia="Times New Roman" w:hAnsi="Courier New" w:cs="Courier New"/>
              <w:color w:val="000000"/>
              <w:sz w:val="20"/>
              <w:lang w:eastAsia="fr-FR"/>
              <w:rPrChange w:id="869" w:author="jerome draillard" w:date="2015-10-29T11:11:00Z">
                <w:rPr>
                  <w:rFonts w:ascii="Courier New" w:eastAsia="Times New Roman" w:hAnsi="Courier New" w:cs="Courier New"/>
                  <w:color w:val="000000"/>
                  <w:sz w:val="20"/>
                  <w:u w:val="single"/>
                  <w:lang w:eastAsia="fr-FR"/>
                </w:rPr>
              </w:rPrChange>
            </w:rPr>
            <w:delText xml:space="preserve">    &lt;Target type="SHARED_LIB" ext="swdl"/&gt;</w:delText>
          </w:r>
        </w:del>
      </w:ins>
    </w:p>
    <w:p w:rsidR="00BF1190" w:rsidRPr="00D62ACE" w:rsidDel="003230A6" w:rsidRDefault="00D276D8" w:rsidP="00BF1190">
      <w:pPr>
        <w:shd w:val="clear" w:color="auto" w:fill="FFFFFF"/>
        <w:jc w:val="left"/>
        <w:rPr>
          <w:ins w:id="870" w:author="jerome draillard" w:date="2015-10-29T11:15:00Z"/>
          <w:del w:id="871" w:author="ghislain.aine" w:date="2015-11-04T16:41:00Z"/>
          <w:rFonts w:ascii="Courier New" w:eastAsia="Times New Roman" w:hAnsi="Courier New" w:cs="Courier New"/>
          <w:color w:val="000000"/>
          <w:sz w:val="20"/>
          <w:lang w:eastAsia="fr-FR"/>
        </w:rPr>
      </w:pPr>
      <w:ins w:id="872" w:author="jerome draillard" w:date="2015-10-29T11:11:00Z">
        <w:del w:id="873" w:author="ghislain.aine" w:date="2015-11-04T16:41:00Z">
          <w:r w:rsidRPr="00D276D8">
            <w:rPr>
              <w:rFonts w:ascii="Courier New" w:eastAsia="Times New Roman" w:hAnsi="Courier New" w:cs="Courier New"/>
              <w:color w:val="000000"/>
              <w:sz w:val="20"/>
              <w:lang w:eastAsia="fr-FR"/>
              <w:rPrChange w:id="874" w:author="jerome draillard" w:date="2015-10-29T11:11:00Z">
                <w:rPr>
                  <w:rFonts w:ascii="Courier New" w:eastAsia="Times New Roman" w:hAnsi="Courier New" w:cs="Courier New"/>
                  <w:color w:val="000000"/>
                  <w:sz w:val="20"/>
                  <w:u w:val="single"/>
                  <w:lang w:eastAsia="fr-FR"/>
                </w:rPr>
              </w:rPrChange>
            </w:rPr>
            <w:delText xml:space="preserve">    &lt;Dependencies&gt;</w:delText>
          </w:r>
        </w:del>
      </w:ins>
    </w:p>
    <w:p w:rsidR="00BF1190" w:rsidRPr="00D62ACE" w:rsidDel="003230A6" w:rsidRDefault="00BF1190" w:rsidP="00BF1190">
      <w:pPr>
        <w:shd w:val="clear" w:color="auto" w:fill="FFFFFF"/>
        <w:jc w:val="left"/>
        <w:rPr>
          <w:ins w:id="875" w:author="jerome draillard" w:date="2015-10-29T11:15:00Z"/>
          <w:del w:id="876" w:author="ghislain.aine" w:date="2015-11-04T16:41:00Z"/>
          <w:rFonts w:ascii="Courier New" w:eastAsia="Times New Roman" w:hAnsi="Courier New" w:cs="Courier New"/>
          <w:color w:val="000000"/>
          <w:sz w:val="20"/>
          <w:lang w:eastAsia="fr-FR"/>
        </w:rPr>
      </w:pPr>
      <w:ins w:id="877" w:author="jerome draillard" w:date="2015-10-29T11:15:00Z">
        <w:del w:id="878" w:author="ghislain.aine" w:date="2015-11-04T16:41:00Z">
          <w:r w:rsidRPr="00D62ACE" w:rsidDel="003230A6">
            <w:rPr>
              <w:rFonts w:ascii="Courier New" w:eastAsia="Times New Roman" w:hAnsi="Courier New" w:cs="Courier New"/>
              <w:color w:val="000000"/>
              <w:sz w:val="20"/>
              <w:lang w:eastAsia="fr-FR"/>
            </w:rPr>
            <w:delText xml:space="preserve">        &lt;Artifact name="SwCore"/&gt;</w:delText>
          </w:r>
        </w:del>
      </w:ins>
    </w:p>
    <w:p w:rsidR="00BF1190" w:rsidRPr="00D62ACE" w:rsidDel="003230A6" w:rsidRDefault="00BF1190" w:rsidP="00BF1190">
      <w:pPr>
        <w:shd w:val="clear" w:color="auto" w:fill="FFFFFF"/>
        <w:jc w:val="left"/>
        <w:rPr>
          <w:ins w:id="879" w:author="jerome draillard" w:date="2015-10-29T11:11:00Z"/>
          <w:del w:id="880" w:author="ghislain.aine" w:date="2015-11-04T16:41:00Z"/>
          <w:rFonts w:ascii="Courier New" w:eastAsia="Times New Roman" w:hAnsi="Courier New" w:cs="Courier New"/>
          <w:color w:val="000000"/>
          <w:sz w:val="20"/>
          <w:lang w:eastAsia="fr-FR"/>
        </w:rPr>
      </w:pPr>
      <w:ins w:id="881" w:author="jerome draillard" w:date="2015-10-29T11:15:00Z">
        <w:del w:id="882" w:author="ghislain.aine" w:date="2015-11-04T16:41:00Z">
          <w:r w:rsidRPr="00D62ACE" w:rsidDel="003230A6">
            <w:rPr>
              <w:rFonts w:ascii="Courier New" w:eastAsia="Times New Roman" w:hAnsi="Courier New" w:cs="Courier New"/>
              <w:color w:val="000000"/>
              <w:sz w:val="20"/>
              <w:lang w:eastAsia="fr-FR"/>
            </w:rPr>
            <w:tab/>
            <w:delText xml:space="preserve">  &lt;Artifact name="SwFoundation"/&gt;</w:delText>
          </w:r>
        </w:del>
      </w:ins>
    </w:p>
    <w:p w:rsidR="00BF1190" w:rsidRPr="00F37020" w:rsidDel="003230A6" w:rsidRDefault="00D276D8" w:rsidP="00BF1190">
      <w:pPr>
        <w:shd w:val="clear" w:color="auto" w:fill="FFFFFF"/>
        <w:jc w:val="left"/>
        <w:rPr>
          <w:ins w:id="883" w:author="jerome draillard" w:date="2015-10-29T11:11:00Z"/>
          <w:del w:id="884" w:author="ghislain.aine" w:date="2015-11-04T16:41:00Z"/>
          <w:rFonts w:ascii="Courier New" w:eastAsia="Times New Roman" w:hAnsi="Courier New" w:cs="Courier New"/>
          <w:color w:val="000000"/>
          <w:sz w:val="20"/>
          <w:lang w:eastAsia="fr-FR"/>
        </w:rPr>
      </w:pPr>
      <w:ins w:id="885" w:author="jerome draillard" w:date="2015-10-29T11:11:00Z">
        <w:del w:id="886" w:author="ghislain.aine" w:date="2015-11-04T16:41:00Z">
          <w:r w:rsidRPr="00D276D8">
            <w:rPr>
              <w:rFonts w:ascii="Courier New" w:eastAsia="Times New Roman" w:hAnsi="Courier New" w:cs="Courier New"/>
              <w:color w:val="000000"/>
              <w:sz w:val="20"/>
              <w:lang w:eastAsia="fr-FR"/>
              <w:rPrChange w:id="887" w:author="jerome draillard" w:date="2015-10-29T11:11: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0000"/>
              <w:sz w:val="20"/>
              <w:lang w:eastAsia="fr-FR"/>
              <w:rPrChange w:id="888" w:author="jerome draillard" w:date="2015-10-29T12:50:00Z">
                <w:rPr>
                  <w:rFonts w:ascii="Courier New" w:eastAsia="Times New Roman" w:hAnsi="Courier New" w:cs="Courier New"/>
                  <w:color w:val="000000"/>
                  <w:sz w:val="20"/>
                  <w:u w:val="single"/>
                  <w:lang w:eastAsia="fr-FR"/>
                </w:rPr>
              </w:rPrChange>
            </w:rPr>
            <w:delText xml:space="preserve">&lt;/Dependencies&gt; </w:delText>
          </w:r>
        </w:del>
      </w:ins>
    </w:p>
    <w:p w:rsidR="00BF1190" w:rsidRPr="00F37020" w:rsidDel="003230A6" w:rsidRDefault="00D276D8" w:rsidP="00BF1190">
      <w:pPr>
        <w:shd w:val="clear" w:color="auto" w:fill="FFFFFF"/>
        <w:jc w:val="left"/>
        <w:rPr>
          <w:ins w:id="889" w:author="jerome draillard" w:date="2015-10-29T11:11:00Z"/>
          <w:del w:id="890" w:author="ghislain.aine" w:date="2015-11-04T16:41:00Z"/>
          <w:rFonts w:ascii="Courier New" w:eastAsia="Times New Roman" w:hAnsi="Courier New" w:cs="Courier New"/>
          <w:color w:val="000000"/>
          <w:sz w:val="20"/>
          <w:lang w:eastAsia="fr-FR"/>
        </w:rPr>
      </w:pPr>
      <w:ins w:id="891" w:author="jerome draillard" w:date="2015-10-29T11:11:00Z">
        <w:del w:id="892" w:author="ghislain.aine" w:date="2015-11-04T16:41:00Z">
          <w:r w:rsidRPr="00D276D8">
            <w:rPr>
              <w:rFonts w:ascii="Courier New" w:eastAsia="Times New Roman" w:hAnsi="Courier New" w:cs="Courier New"/>
              <w:color w:val="000000"/>
              <w:sz w:val="20"/>
              <w:lang w:eastAsia="fr-FR"/>
              <w:rPrChange w:id="893" w:author="jerome draillard" w:date="2015-10-29T12:50:00Z">
                <w:rPr>
                  <w:rFonts w:ascii="Courier New" w:eastAsia="Times New Roman" w:hAnsi="Courier New" w:cs="Courier New"/>
                  <w:color w:val="000000"/>
                  <w:sz w:val="20"/>
                  <w:u w:val="single"/>
                  <w:lang w:val="en-US" w:eastAsia="fr-FR"/>
                </w:rPr>
              </w:rPrChange>
            </w:rPr>
            <w:delText xml:space="preserve">    &lt;QTDependencies&gt;</w:delText>
          </w:r>
        </w:del>
      </w:ins>
    </w:p>
    <w:p w:rsidR="00BF1190" w:rsidRPr="00915FCF" w:rsidDel="003230A6" w:rsidRDefault="00D276D8" w:rsidP="00BF1190">
      <w:pPr>
        <w:shd w:val="clear" w:color="auto" w:fill="FFFFFF"/>
        <w:jc w:val="left"/>
        <w:rPr>
          <w:ins w:id="894" w:author="jerome draillard" w:date="2015-10-29T11:11:00Z"/>
          <w:del w:id="895" w:author="ghislain.aine" w:date="2015-11-04T16:41:00Z"/>
          <w:rFonts w:ascii="Courier New" w:eastAsia="Times New Roman" w:hAnsi="Courier New" w:cs="Courier New"/>
          <w:color w:val="000000"/>
          <w:sz w:val="20"/>
          <w:lang w:eastAsia="fr-FR"/>
        </w:rPr>
      </w:pPr>
      <w:ins w:id="896" w:author="jerome draillard" w:date="2015-10-29T11:11:00Z">
        <w:del w:id="897" w:author="ghislain.aine" w:date="2015-11-04T16:41:00Z">
          <w:r w:rsidRPr="00D276D8">
            <w:rPr>
              <w:rFonts w:ascii="Courier New" w:eastAsia="Times New Roman" w:hAnsi="Courier New" w:cs="Courier New"/>
              <w:color w:val="000000"/>
              <w:sz w:val="20"/>
              <w:lang w:eastAsia="fr-FR"/>
              <w:rPrChange w:id="898" w:author="jerome draillard" w:date="2015-10-29T12:50:00Z">
                <w:rPr>
                  <w:rFonts w:ascii="Courier New" w:eastAsia="Times New Roman" w:hAnsi="Courier New" w:cs="Courier New"/>
                  <w:color w:val="000000"/>
                  <w:sz w:val="20"/>
                  <w:u w:val="single"/>
                  <w:lang w:eastAsia="fr-FR"/>
                </w:rPr>
              </w:rPrChange>
            </w:rPr>
            <w:delText xml:space="preserve">    </w:delText>
          </w:r>
          <w:r w:rsidR="00BF1190" w:rsidRPr="00915FCF" w:rsidDel="003230A6">
            <w:rPr>
              <w:rFonts w:ascii="Courier New" w:eastAsia="Times New Roman" w:hAnsi="Courier New" w:cs="Courier New"/>
              <w:color w:val="000000"/>
              <w:sz w:val="20"/>
              <w:lang w:eastAsia="fr-FR"/>
            </w:rPr>
            <w:delText>&lt;/QTDependencies&gt;</w:delText>
          </w:r>
        </w:del>
      </w:ins>
    </w:p>
    <w:p w:rsidR="00BF1190" w:rsidRPr="00915FCF" w:rsidDel="003230A6" w:rsidRDefault="00BF1190" w:rsidP="00BF1190">
      <w:pPr>
        <w:shd w:val="clear" w:color="auto" w:fill="FFFFFF"/>
        <w:jc w:val="left"/>
        <w:rPr>
          <w:ins w:id="899" w:author="jerome draillard" w:date="2015-10-29T11:11:00Z"/>
          <w:del w:id="900" w:author="ghislain.aine" w:date="2015-11-04T16:41:00Z"/>
          <w:rFonts w:ascii="Courier New" w:eastAsia="Times New Roman" w:hAnsi="Courier New" w:cs="Courier New"/>
          <w:color w:val="000000"/>
          <w:sz w:val="20"/>
          <w:lang w:eastAsia="fr-FR"/>
        </w:rPr>
      </w:pPr>
      <w:ins w:id="901" w:author="jerome draillard" w:date="2015-10-29T11:11:00Z">
        <w:del w:id="902" w:author="ghislain.aine" w:date="2015-11-04T16:41:00Z">
          <w:r w:rsidRPr="00915FCF" w:rsidDel="003230A6">
            <w:rPr>
              <w:rFonts w:ascii="Courier New" w:eastAsia="Times New Roman" w:hAnsi="Courier New" w:cs="Courier New"/>
              <w:color w:val="000000"/>
              <w:sz w:val="20"/>
              <w:lang w:eastAsia="fr-FR"/>
            </w:rPr>
            <w:delText>&lt;/Project&gt;</w:delText>
          </w:r>
        </w:del>
      </w:ins>
    </w:p>
    <w:p w:rsidR="00000000" w:rsidRDefault="00EE2A1F">
      <w:pPr>
        <w:rPr>
          <w:ins w:id="903" w:author="ghislain.aine" w:date="2015-10-29T15:18:00Z"/>
        </w:rPr>
        <w:pPrChange w:id="904" w:author="jerome draillard" w:date="2015-10-29T11:11:00Z">
          <w:pPr>
            <w:pStyle w:val="Titre1"/>
          </w:pPr>
        </w:pPrChange>
      </w:pPr>
    </w:p>
    <w:p w:rsidR="00000000" w:rsidRDefault="00BF1190">
      <w:pPr>
        <w:rPr>
          <w:ins w:id="905" w:author="jerome draillard" w:date="2015-10-29T11:12:00Z"/>
        </w:rPr>
        <w:pPrChange w:id="906" w:author="jerome draillard" w:date="2015-10-29T11:11:00Z">
          <w:pPr>
            <w:pStyle w:val="Titre1"/>
          </w:pPr>
        </w:pPrChange>
      </w:pPr>
      <w:ins w:id="907" w:author="ghislain.aine" w:date="2015-10-29T15:18:00Z">
        <w:r>
          <w:t>Ex</w:t>
        </w:r>
      </w:ins>
      <w:ins w:id="908" w:author="ghislain.aine" w:date="2015-10-29T15:19:00Z">
        <w:r>
          <w:t>p</w:t>
        </w:r>
      </w:ins>
      <w:ins w:id="909" w:author="ghislain.aine" w:date="2015-10-29T15:18:00Z">
        <w:r>
          <w:t>lication</w:t>
        </w:r>
      </w:ins>
      <w:ins w:id="910" w:author="ghislain.aine" w:date="2015-10-30T10:16:00Z">
        <w:r>
          <w:t>s</w:t>
        </w:r>
      </w:ins>
      <w:ins w:id="911" w:author="ghislain.aine" w:date="2015-10-29T15:18:00Z">
        <w:r>
          <w:t xml:space="preserve"> :</w:t>
        </w:r>
      </w:ins>
    </w:p>
    <w:p w:rsidR="00000000" w:rsidRDefault="00BF1190">
      <w:pPr>
        <w:rPr>
          <w:ins w:id="912" w:author="jerome draillard" w:date="2015-10-29T11:12:00Z"/>
        </w:rPr>
        <w:pPrChange w:id="913" w:author="jerome draillard" w:date="2015-10-29T11:11:00Z">
          <w:pPr>
            <w:pStyle w:val="Titre1"/>
          </w:pPr>
        </w:pPrChange>
      </w:pPr>
      <w:ins w:id="914" w:author="ghislain.aine" w:date="2015-10-29T15:19:00Z">
        <w:r>
          <w:t xml:space="preserve">- </w:t>
        </w:r>
      </w:ins>
      <w:ins w:id="915" w:author="jerome draillard" w:date="2015-10-29T11:12:00Z">
        <w:r>
          <w:t xml:space="preserve">Notre projet portera le nom </w:t>
        </w:r>
        <w:proofErr w:type="spellStart"/>
        <w:r>
          <w:t>Demo</w:t>
        </w:r>
        <w:proofErr w:type="spellEnd"/>
        <w:r>
          <w:t>.</w:t>
        </w:r>
      </w:ins>
    </w:p>
    <w:p w:rsidR="00000000" w:rsidRDefault="00BF1190">
      <w:pPr>
        <w:rPr>
          <w:ins w:id="916" w:author="jerome draillard" w:date="2015-10-29T11:12:00Z"/>
        </w:rPr>
        <w:pPrChange w:id="917" w:author="jerome draillard" w:date="2015-10-29T11:11:00Z">
          <w:pPr>
            <w:pStyle w:val="Titre1"/>
          </w:pPr>
        </w:pPrChange>
      </w:pPr>
      <w:ins w:id="918" w:author="ghislain.aine" w:date="2015-10-29T15:19:00Z">
        <w:r>
          <w:t xml:space="preserve">- </w:t>
        </w:r>
      </w:ins>
      <w:ins w:id="919" w:author="jerome draillard" w:date="2015-10-29T11:12:00Z">
        <w:r>
          <w:t>L</w:t>
        </w:r>
        <w:del w:id="920" w:author="ghislain.aine" w:date="2015-10-30T10:16:00Z">
          <w:r w:rsidDel="0013549D">
            <w:delText>a</w:delText>
          </w:r>
        </w:del>
      </w:ins>
      <w:ins w:id="921" w:author="ghislain.aine" w:date="2015-10-30T10:16:00Z">
        <w:r>
          <w:t>e</w:t>
        </w:r>
      </w:ins>
      <w:ins w:id="922" w:author="jerome draillard" w:date="2015-10-29T11:12:00Z">
        <w:r>
          <w:t xml:space="preserve"> binaire résultant sera placé après compilation dans </w:t>
        </w:r>
        <w:proofErr w:type="spellStart"/>
        <w:r>
          <w:t>Delivery</w:t>
        </w:r>
        <w:proofErr w:type="spellEnd"/>
        <w:r>
          <w:t>/</w:t>
        </w:r>
        <w:proofErr w:type="spellStart"/>
        <w:r>
          <w:t>Demo</w:t>
        </w:r>
        <w:proofErr w:type="spellEnd"/>
        <w:r>
          <w:t xml:space="preserve"> (d'où </w:t>
        </w:r>
        <w:proofErr w:type="spellStart"/>
        <w:r>
          <w:t>path</w:t>
        </w:r>
        <w:proofErr w:type="spellEnd"/>
        <w:r>
          <w:t>="</w:t>
        </w:r>
        <w:proofErr w:type="spellStart"/>
        <w:r>
          <w:t>Demo</w:t>
        </w:r>
        <w:proofErr w:type="spellEnd"/>
        <w:r>
          <w:t>")</w:t>
        </w:r>
      </w:ins>
    </w:p>
    <w:p w:rsidR="00000000" w:rsidRDefault="00BF1190">
      <w:pPr>
        <w:rPr>
          <w:ins w:id="923" w:author="jerome draillard" w:date="2015-10-29T11:13:00Z"/>
        </w:rPr>
        <w:pPrChange w:id="924" w:author="jerome draillard" w:date="2015-10-29T11:11:00Z">
          <w:pPr>
            <w:pStyle w:val="Titre1"/>
          </w:pPr>
        </w:pPrChange>
      </w:pPr>
      <w:ins w:id="925" w:author="ghislain.aine" w:date="2015-10-29T15:19:00Z">
        <w:r>
          <w:t xml:space="preserve">- </w:t>
        </w:r>
      </w:ins>
      <w:ins w:id="926" w:author="jerome draillard" w:date="2015-10-29T11:13:00Z">
        <w:r>
          <w:t xml:space="preserve">Il sera du type SHARED_LIB c'est à dire une librairie dynamique (communément .dll sous </w:t>
        </w:r>
        <w:proofErr w:type="spellStart"/>
        <w:r>
          <w:t>windows</w:t>
        </w:r>
        <w:proofErr w:type="spellEnd"/>
        <w:r>
          <w:t>).</w:t>
        </w:r>
      </w:ins>
    </w:p>
    <w:p w:rsidR="00000000" w:rsidRDefault="00BF1190">
      <w:pPr>
        <w:rPr>
          <w:ins w:id="927" w:author="jerome draillard" w:date="2015-10-29T11:14:00Z"/>
          <w:del w:id="928" w:author="ghislain.aine" w:date="2015-10-29T15:19:00Z"/>
        </w:rPr>
        <w:pPrChange w:id="929" w:author="jerome draillard" w:date="2015-10-29T11:11:00Z">
          <w:pPr>
            <w:pStyle w:val="Titre1"/>
          </w:pPr>
        </w:pPrChange>
      </w:pPr>
      <w:ins w:id="930" w:author="ghislain.aine" w:date="2015-10-29T15:19:00Z">
        <w:r>
          <w:t xml:space="preserve">- </w:t>
        </w:r>
      </w:ins>
      <w:ins w:id="931" w:author="jerome draillard" w:date="2015-10-29T11:13:00Z">
        <w:r>
          <w:t xml:space="preserve">C'est un </w:t>
        </w:r>
        <w:r w:rsidR="00D276D8" w:rsidRPr="00D276D8">
          <w:rPr>
            <w:rPrChange w:id="932" w:author="ghislain.aine" w:date="2015-10-29T15:19:00Z">
              <w:rPr>
                <w:color w:val="0000FF" w:themeColor="hyperlink"/>
                <w:u w:val="single"/>
              </w:rPr>
            </w:rPrChange>
          </w:rPr>
          <w:t>plugin</w:t>
        </w:r>
        <w:r>
          <w:t xml:space="preserve"> </w:t>
        </w:r>
        <w:proofErr w:type="spellStart"/>
        <w:r>
          <w:t>Streamwork</w:t>
        </w:r>
        <w:proofErr w:type="spellEnd"/>
        <w:r>
          <w:t xml:space="preserve">, c'est à dire il contient des composants </w:t>
        </w:r>
      </w:ins>
      <w:proofErr w:type="spellStart"/>
      <w:ins w:id="933" w:author="jerome draillard" w:date="2015-10-29T11:14:00Z">
        <w:r>
          <w:t>S</w:t>
        </w:r>
      </w:ins>
      <w:ins w:id="934" w:author="jerome draillard" w:date="2015-10-29T11:13:00Z">
        <w:r>
          <w:t>treamwork</w:t>
        </w:r>
        <w:proofErr w:type="spellEnd"/>
        <w:r>
          <w:t xml:space="preserve"> </w:t>
        </w:r>
      </w:ins>
      <w:ins w:id="935" w:author="ghislain.aine" w:date="2015-10-29T15:19:00Z">
        <w:r>
          <w:t xml:space="preserve">; </w:t>
        </w:r>
      </w:ins>
      <w:ins w:id="936" w:author="jerome draillard" w:date="2015-10-29T11:13:00Z">
        <w:r>
          <w:t>on lui donne donc l'</w:t>
        </w:r>
        <w:del w:id="937" w:author="ghislain.aine" w:date="2015-10-29T15:18:00Z">
          <w:r w:rsidDel="009965F3">
            <w:delText>extenstion</w:delText>
          </w:r>
        </w:del>
      </w:ins>
      <w:ins w:id="938" w:author="ghislain.aine" w:date="2015-10-29T15:18:00Z">
        <w:r>
          <w:t>extension</w:t>
        </w:r>
      </w:ins>
      <w:ins w:id="939" w:author="jerome draillard" w:date="2015-10-29T11:13:00Z">
        <w:r>
          <w:t xml:space="preserve"> </w:t>
        </w:r>
        <w:del w:id="940" w:author="ghislain.aine" w:date="2015-11-05T10:18:00Z">
          <w:r w:rsidDel="008F03B7">
            <w:delText>"</w:delText>
          </w:r>
        </w:del>
        <w:r>
          <w:t>.</w:t>
        </w:r>
        <w:proofErr w:type="spellStart"/>
        <w:r>
          <w:t>swdl</w:t>
        </w:r>
        <w:proofErr w:type="spellEnd"/>
        <w:del w:id="941" w:author="ghislain.aine" w:date="2015-11-05T10:18:00Z">
          <w:r w:rsidDel="008F03B7">
            <w:delText>"</w:delText>
          </w:r>
        </w:del>
        <w:r>
          <w:t>.</w:t>
        </w:r>
      </w:ins>
    </w:p>
    <w:p w:rsidR="00000000" w:rsidRDefault="00EE2A1F">
      <w:pPr>
        <w:rPr>
          <w:ins w:id="942" w:author="jerome draillard" w:date="2015-10-29T11:14:00Z"/>
        </w:rPr>
        <w:pPrChange w:id="943" w:author="jerome draillard" w:date="2015-10-29T11:11:00Z">
          <w:pPr>
            <w:pStyle w:val="Titre1"/>
          </w:pPr>
        </w:pPrChange>
      </w:pPr>
    </w:p>
    <w:p w:rsidR="00000000" w:rsidRDefault="00BF1190">
      <w:pPr>
        <w:rPr>
          <w:ins w:id="944" w:author="jerome draillard" w:date="2015-10-29T11:14:00Z"/>
        </w:rPr>
        <w:pPrChange w:id="945" w:author="jerome draillard" w:date="2015-10-29T11:11:00Z">
          <w:pPr>
            <w:pStyle w:val="Titre1"/>
          </w:pPr>
        </w:pPrChange>
      </w:pPr>
      <w:ins w:id="946" w:author="ghislain.aine" w:date="2015-10-29T15:19:00Z">
        <w:r>
          <w:t xml:space="preserve">- </w:t>
        </w:r>
      </w:ins>
      <w:ins w:id="947" w:author="jerome draillard" w:date="2015-10-29T11:14:00Z">
        <w:r>
          <w:t>Notre projet dépend</w:t>
        </w:r>
        <w:del w:id="948" w:author="ghislain.aine" w:date="2015-10-29T15:18:00Z">
          <w:r w:rsidDel="009965F3">
            <w:delText>s</w:delText>
          </w:r>
        </w:del>
        <w:r>
          <w:t xml:space="preserve"> des projets </w:t>
        </w:r>
        <w:proofErr w:type="spellStart"/>
        <w:r>
          <w:t>SwCore</w:t>
        </w:r>
        <w:proofErr w:type="spellEnd"/>
        <w:r>
          <w:t xml:space="preserve"> et </w:t>
        </w:r>
        <w:proofErr w:type="spellStart"/>
        <w:r>
          <w:t>SwFondation</w:t>
        </w:r>
        <w:proofErr w:type="spellEnd"/>
        <w:r>
          <w:t xml:space="preserve"> comme tous les plugins </w:t>
        </w:r>
        <w:proofErr w:type="spellStart"/>
        <w:r>
          <w:t>streamwork</w:t>
        </w:r>
        <w:proofErr w:type="spellEnd"/>
        <w:r>
          <w:t>.</w:t>
        </w:r>
      </w:ins>
    </w:p>
    <w:p w:rsidR="00000000" w:rsidRDefault="00EE2A1F">
      <w:pPr>
        <w:rPr>
          <w:ins w:id="949" w:author="jerome draillard" w:date="2015-10-29T11:12:00Z"/>
        </w:rPr>
        <w:pPrChange w:id="950" w:author="jerome draillard" w:date="2015-10-29T11:11:00Z">
          <w:pPr>
            <w:pStyle w:val="Titre1"/>
          </w:pPr>
        </w:pPrChange>
      </w:pPr>
    </w:p>
    <w:p w:rsidR="00000000" w:rsidRDefault="00BF1190">
      <w:pPr>
        <w:rPr>
          <w:ins w:id="951" w:author="ghislain.aine" w:date="2015-10-30T10:17:00Z"/>
        </w:rPr>
        <w:pPrChange w:id="952" w:author="jerome draillard" w:date="2015-10-29T11:11:00Z">
          <w:pPr>
            <w:pStyle w:val="Titre1"/>
          </w:pPr>
        </w:pPrChange>
      </w:pPr>
      <w:ins w:id="953" w:author="jerome draillard" w:date="2015-10-29T11:12:00Z">
        <w:r>
          <w:t xml:space="preserve">Notre projet est pour l'instant vide il n'y a donc aucune </w:t>
        </w:r>
      </w:ins>
      <w:ins w:id="954" w:author="jerome draillard" w:date="2015-10-29T11:14:00Z">
        <w:r>
          <w:t xml:space="preserve">autre </w:t>
        </w:r>
      </w:ins>
      <w:ins w:id="955" w:author="jerome draillard" w:date="2015-10-29T11:12:00Z">
        <w:r>
          <w:t>dépendance.</w:t>
        </w:r>
      </w:ins>
    </w:p>
    <w:p w:rsidR="00000000" w:rsidRDefault="00EE2A1F">
      <w:pPr>
        <w:rPr>
          <w:ins w:id="956" w:author="jerome draillard" w:date="2015-10-29T11:20:00Z"/>
        </w:rPr>
        <w:pPrChange w:id="957" w:author="jerome draillard" w:date="2015-10-29T11:11:00Z">
          <w:pPr>
            <w:pStyle w:val="Titre1"/>
          </w:pPr>
        </w:pPrChange>
      </w:pPr>
    </w:p>
    <w:p w:rsidR="00000000" w:rsidRDefault="00BF1190">
      <w:pPr>
        <w:spacing w:after="200" w:line="276" w:lineRule="auto"/>
        <w:jc w:val="left"/>
        <w:rPr>
          <w:del w:id="958" w:author="ghislain.aine" w:date="2015-10-29T15:19:00Z"/>
        </w:rPr>
        <w:pPrChange w:id="959" w:author="jerome draillard" w:date="2015-10-29T11:20:00Z">
          <w:pPr>
            <w:pStyle w:val="Titre1"/>
          </w:pPr>
        </w:pPrChange>
      </w:pPr>
      <w:ins w:id="960" w:author="jerome draillard" w:date="2015-10-29T11:20:00Z">
        <w:del w:id="961" w:author="ghislain.aine" w:date="2015-10-29T15:19:00Z">
          <w:r w:rsidDel="009965F3">
            <w:delText>et d</w:delText>
          </w:r>
        </w:del>
      </w:ins>
      <w:ins w:id="962" w:author="ghislain.aine" w:date="2015-10-29T15:19:00Z">
        <w:r>
          <w:t>D</w:t>
        </w:r>
      </w:ins>
      <w:ins w:id="963" w:author="jerome draillard" w:date="2015-10-29T11:20:00Z">
        <w:r>
          <w:t>ouble clique</w:t>
        </w:r>
      </w:ins>
      <w:r>
        <w:t>z</w:t>
      </w:r>
      <w:ins w:id="964" w:author="jerome draillard" w:date="2015-10-29T11:20:00Z">
        <w:r>
          <w:t xml:space="preserve"> sur le fichier </w:t>
        </w:r>
        <w:del w:id="965" w:author="ghislain.aine" w:date="2015-11-05T10:18:00Z">
          <w:r w:rsidDel="008F03B7">
            <w:delText>"</w:delText>
          </w:r>
        </w:del>
        <w:r>
          <w:t>_project.dgx</w:t>
        </w:r>
        <w:del w:id="966" w:author="ghislain.aine" w:date="2015-11-05T10:18:00Z">
          <w:r w:rsidDel="008F03B7">
            <w:delText>"</w:delText>
          </w:r>
        </w:del>
        <w:r>
          <w:t>.</w:t>
        </w:r>
      </w:ins>
      <w:ins w:id="967" w:author="ghislain.aine" w:date="2015-10-29T15:19:00Z">
        <w:r>
          <w:t xml:space="preserve"> </w:t>
        </w:r>
      </w:ins>
    </w:p>
    <w:p w:rsidR="00BF1190" w:rsidRDefault="00BF1190" w:rsidP="00BF1190">
      <w:pPr>
        <w:spacing w:after="200" w:line="276" w:lineRule="auto"/>
        <w:jc w:val="left"/>
        <w:rPr>
          <w:ins w:id="968" w:author="jerome draillard" w:date="2015-11-27T15:18:00Z"/>
        </w:rPr>
      </w:pPr>
    </w:p>
    <w:p w:rsidR="00BF1190" w:rsidDel="0013549D" w:rsidRDefault="00BF1190" w:rsidP="00BF1190">
      <w:pPr>
        <w:spacing w:after="200" w:line="276" w:lineRule="auto"/>
        <w:jc w:val="left"/>
        <w:rPr>
          <w:ins w:id="969" w:author="jerome draillard" w:date="2015-10-29T11:20:00Z"/>
          <w:del w:id="970" w:author="ghislain.aine" w:date="2015-10-30T10:17:00Z"/>
        </w:rPr>
      </w:pPr>
      <w:ins w:id="971" w:author="jerome draillard" w:date="2015-10-29T11:20:00Z">
        <w:r>
          <w:t>Que vient-il de se passer</w:t>
        </w:r>
      </w:ins>
      <w:ins w:id="972" w:author="ghislain.aine" w:date="2015-10-30T10:17:00Z">
        <w:r>
          <w:t xml:space="preserve"> </w:t>
        </w:r>
      </w:ins>
      <w:ins w:id="973" w:author="jerome draillard" w:date="2015-10-29T11:20:00Z">
        <w:r>
          <w:t>?</w:t>
        </w:r>
      </w:ins>
    </w:p>
    <w:p w:rsidR="00000000" w:rsidRDefault="00EE2A1F">
      <w:pPr>
        <w:spacing w:after="200" w:line="276" w:lineRule="auto"/>
        <w:jc w:val="left"/>
        <w:rPr>
          <w:ins w:id="974" w:author="ghislain.aine" w:date="2015-10-30T10:17:00Z"/>
        </w:rPr>
        <w:pPrChange w:id="975" w:author="jerome draillard" w:date="2015-10-29T11:20:00Z">
          <w:pPr>
            <w:pStyle w:val="Titre1"/>
          </w:pPr>
        </w:pPrChange>
      </w:pPr>
    </w:p>
    <w:p w:rsidR="00000000" w:rsidRDefault="00BF1190">
      <w:pPr>
        <w:spacing w:after="200" w:line="276" w:lineRule="auto"/>
        <w:jc w:val="left"/>
        <w:rPr>
          <w:ins w:id="976" w:author="jerome draillard" w:date="2015-10-29T11:20:00Z"/>
        </w:rPr>
        <w:pPrChange w:id="977" w:author="jerome draillard" w:date="2015-10-29T11:20:00Z">
          <w:pPr>
            <w:pStyle w:val="Titre1"/>
          </w:pPr>
        </w:pPrChange>
      </w:pPr>
      <w:ins w:id="978" w:author="jerome draillard" w:date="2015-10-29T11:20:00Z">
        <w:r>
          <w:t xml:space="preserve">Un fichier </w:t>
        </w:r>
        <w:del w:id="979" w:author="ghislain.aine" w:date="2015-11-05T10:18:00Z">
          <w:r w:rsidDel="008F03B7">
            <w:delText>"</w:delText>
          </w:r>
        </w:del>
        <w:r>
          <w:t>Demo.pro</w:t>
        </w:r>
        <w:del w:id="980" w:author="ghislain.aine" w:date="2015-11-05T10:18:00Z">
          <w:r w:rsidDel="008F03B7">
            <w:delText>"</w:delText>
          </w:r>
        </w:del>
        <w:r>
          <w:t xml:space="preserve"> et un fichier </w:t>
        </w:r>
        <w:del w:id="981" w:author="ghislain.aine" w:date="2015-11-05T10:18:00Z">
          <w:r w:rsidDel="008F03B7">
            <w:delText>"</w:delText>
          </w:r>
        </w:del>
        <w:proofErr w:type="spellStart"/>
        <w:r>
          <w:t>Demo.vcxproj</w:t>
        </w:r>
        <w:proofErr w:type="spellEnd"/>
        <w:del w:id="982" w:author="ghislain.aine" w:date="2015-11-05T10:18:00Z">
          <w:r w:rsidDel="008F03B7">
            <w:delText>"</w:delText>
          </w:r>
        </w:del>
        <w:r>
          <w:t xml:space="preserve"> </w:t>
        </w:r>
        <w:del w:id="983" w:author="ghislain.aine" w:date="2015-10-29T15:19:00Z">
          <w:r w:rsidDel="009965F3">
            <w:delText>vient</w:delText>
          </w:r>
        </w:del>
      </w:ins>
      <w:ins w:id="984" w:author="ghislain.aine" w:date="2015-10-29T15:19:00Z">
        <w:r>
          <w:t>vienne</w:t>
        </w:r>
      </w:ins>
      <w:ins w:id="985" w:author="ghislain.aine" w:date="2015-10-29T15:20:00Z">
        <w:r>
          <w:t>n</w:t>
        </w:r>
      </w:ins>
      <w:ins w:id="986" w:author="ghislain.aine" w:date="2015-10-29T15:19:00Z">
        <w:r>
          <w:t xml:space="preserve">t </w:t>
        </w:r>
      </w:ins>
      <w:ins w:id="987" w:author="jerome draillard" w:date="2015-10-29T11:20:00Z">
        <w:del w:id="988" w:author="ghislain.aine" w:date="2015-10-29T15:20:00Z">
          <w:r w:rsidDel="009965F3">
            <w:delText xml:space="preserve"> </w:delText>
          </w:r>
        </w:del>
        <w:r>
          <w:t>d'être cré</w:t>
        </w:r>
      </w:ins>
      <w:ins w:id="989" w:author="ghislain.aine" w:date="2015-10-29T15:20:00Z">
        <w:r>
          <w:t>és</w:t>
        </w:r>
      </w:ins>
      <w:ins w:id="990" w:author="jerome draillard" w:date="2015-10-29T11:20:00Z">
        <w:del w:id="991" w:author="ghislain.aine" w:date="2015-10-29T15:20:00Z">
          <w:r w:rsidDel="009965F3">
            <w:delText>e</w:delText>
          </w:r>
        </w:del>
        <w:r>
          <w:t>, générés à partir du .</w:t>
        </w:r>
        <w:proofErr w:type="spellStart"/>
        <w:r>
          <w:t>dgx</w:t>
        </w:r>
        <w:proofErr w:type="spellEnd"/>
        <w:r>
          <w:t xml:space="preserve"> par le </w:t>
        </w:r>
        <w:proofErr w:type="spellStart"/>
        <w:r>
          <w:t>LD</w:t>
        </w:r>
        <w:del w:id="992" w:author="ghislain.aine" w:date="2015-10-29T15:21:00Z">
          <w:r w:rsidDel="009965F3">
            <w:delText>T</w:delText>
          </w:r>
        </w:del>
      </w:ins>
      <w:ins w:id="993" w:author="ghislain.aine" w:date="2015-10-29T15:20:00Z">
        <w:r>
          <w:t>T</w:t>
        </w:r>
      </w:ins>
      <w:ins w:id="994" w:author="jerome draillard" w:date="2015-10-29T11:20:00Z">
        <w:r>
          <w:t>ools</w:t>
        </w:r>
        <w:proofErr w:type="spellEnd"/>
        <w:r>
          <w:t>.</w:t>
        </w:r>
      </w:ins>
    </w:p>
    <w:p w:rsidR="00000000" w:rsidRDefault="00BF1190">
      <w:pPr>
        <w:spacing w:after="200" w:line="276" w:lineRule="auto"/>
        <w:jc w:val="left"/>
        <w:rPr>
          <w:ins w:id="995" w:author="jerome draillard" w:date="2015-10-29T11:21:00Z"/>
        </w:rPr>
        <w:pPrChange w:id="996" w:author="jerome draillard" w:date="2015-10-29T11:20:00Z">
          <w:pPr>
            <w:pStyle w:val="Titre1"/>
          </w:pPr>
        </w:pPrChange>
      </w:pPr>
      <w:ins w:id="997" w:author="jerome draillard" w:date="2015-10-29T11:20:00Z">
        <w:r>
          <w:lastRenderedPageBreak/>
          <w:t xml:space="preserve">Ces deux fichiers définissent notre projet pour manipulation avec </w:t>
        </w:r>
        <w:del w:id="998" w:author="ghislain.aine" w:date="2015-10-29T15:21:00Z">
          <w:r w:rsidDel="009965F3">
            <w:delText>v</w:delText>
          </w:r>
        </w:del>
      </w:ins>
      <w:ins w:id="999" w:author="ghislain.aine" w:date="2015-10-29T15:21:00Z">
        <w:r>
          <w:t>V</w:t>
        </w:r>
      </w:ins>
      <w:ins w:id="1000" w:author="jerome draillard" w:date="2015-10-29T11:20:00Z">
        <w:r>
          <w:t xml:space="preserve">isual 2013 muni de </w:t>
        </w:r>
      </w:ins>
      <w:ins w:id="1001" w:author="ghislain.aine" w:date="2015-10-29T15:21:00Z">
        <w:r>
          <w:t>Q</w:t>
        </w:r>
      </w:ins>
      <w:ins w:id="1002" w:author="jerome draillard" w:date="2015-10-29T11:20:00Z">
        <w:del w:id="1003" w:author="ghislain.aine" w:date="2015-10-29T15:21:00Z">
          <w:r w:rsidDel="009965F3">
            <w:delText>q</w:delText>
          </w:r>
        </w:del>
        <w:r>
          <w:t>t</w:t>
        </w:r>
      </w:ins>
      <w:ins w:id="1004" w:author="jerome draillard" w:date="2015-10-29T11:21:00Z">
        <w:r>
          <w:t>5.5</w:t>
        </w:r>
      </w:ins>
      <w:ins w:id="1005" w:author="jerome draillard" w:date="2015-10-29T11:20:00Z">
        <w:r>
          <w:t>.</w:t>
        </w:r>
      </w:ins>
    </w:p>
    <w:p w:rsidR="00000000" w:rsidRDefault="00BF1190">
      <w:pPr>
        <w:spacing w:after="200" w:line="276" w:lineRule="auto"/>
        <w:jc w:val="left"/>
        <w:rPr>
          <w:ins w:id="1006" w:author="jerome draillard" w:date="2015-10-29T11:21:00Z"/>
        </w:rPr>
        <w:pPrChange w:id="1007" w:author="jerome draillard" w:date="2015-10-29T11:20:00Z">
          <w:pPr>
            <w:pStyle w:val="Titre1"/>
          </w:pPr>
        </w:pPrChange>
      </w:pPr>
      <w:ins w:id="1008" w:author="jerome draillard" w:date="2015-10-29T11:21:00Z">
        <w:r>
          <w:t xml:space="preserve">Le </w:t>
        </w:r>
        <w:proofErr w:type="spellStart"/>
        <w:r>
          <w:t>LDTools</w:t>
        </w:r>
        <w:proofErr w:type="spellEnd"/>
        <w:r>
          <w:t xml:space="preserve"> a automatiquement rajouté au projet tout fichier contenu dans le dossier Sources et ses sous</w:t>
        </w:r>
        <w:del w:id="1009" w:author="ghislain.aine" w:date="2015-10-29T15:22:00Z">
          <w:r w:rsidDel="009965F3">
            <w:delText xml:space="preserve"> </w:delText>
          </w:r>
        </w:del>
      </w:ins>
      <w:ins w:id="1010" w:author="ghislain.aine" w:date="2015-10-29T15:22:00Z">
        <w:r>
          <w:t>-</w:t>
        </w:r>
      </w:ins>
      <w:ins w:id="1011" w:author="jerome draillard" w:date="2015-10-29T11:21:00Z">
        <w:r>
          <w:t>dossier</w:t>
        </w:r>
      </w:ins>
      <w:ins w:id="1012" w:author="ghislain.aine" w:date="2015-10-29T15:22:00Z">
        <w:r>
          <w:t>s</w:t>
        </w:r>
      </w:ins>
      <w:ins w:id="1013" w:author="jerome draillard" w:date="2015-10-29T11:21:00Z">
        <w:r>
          <w:t>.</w:t>
        </w:r>
      </w:ins>
    </w:p>
    <w:p w:rsidR="00000000" w:rsidRDefault="00BF1190">
      <w:pPr>
        <w:spacing w:after="200" w:line="276" w:lineRule="auto"/>
        <w:jc w:val="left"/>
        <w:rPr>
          <w:ins w:id="1014" w:author="jerome draillard" w:date="2015-10-29T11:16:00Z"/>
        </w:rPr>
        <w:pPrChange w:id="1015" w:author="jerome draillard" w:date="2015-10-29T11:20:00Z">
          <w:pPr>
            <w:pStyle w:val="Titre1"/>
          </w:pPr>
        </w:pPrChange>
      </w:pPr>
      <w:ins w:id="1016" w:author="jerome draillard" w:date="2015-10-29T11:21:00Z">
        <w:r>
          <w:t>C'est à dire pour l'instant aucun.</w:t>
        </w:r>
      </w:ins>
      <w:ins w:id="1017" w:author="jerome draillard" w:date="2015-11-27T15:19:00Z">
        <w:r>
          <w:t xml:space="preserve"> Lorsque l'on ajoute un nouveau fichier .h ou .</w:t>
        </w:r>
        <w:proofErr w:type="spellStart"/>
        <w:r>
          <w:t>cpp</w:t>
        </w:r>
        <w:proofErr w:type="spellEnd"/>
        <w:r>
          <w:t xml:space="preserve"> il faudra </w:t>
        </w:r>
      </w:ins>
      <w:r>
        <w:t>régénérer</w:t>
      </w:r>
      <w:ins w:id="1018" w:author="jerome draillard" w:date="2015-11-27T15:19:00Z">
        <w:r>
          <w:t xml:space="preserve"> le .pro en double-cliquant sur le .</w:t>
        </w:r>
        <w:proofErr w:type="spellStart"/>
        <w:r>
          <w:t>dgx</w:t>
        </w:r>
        <w:proofErr w:type="spellEnd"/>
        <w:r>
          <w:t xml:space="preserve"> pour les ajouter au </w:t>
        </w:r>
        <w:proofErr w:type="spellStart"/>
        <w:r>
          <w:t>vcxproj</w:t>
        </w:r>
        <w:proofErr w:type="spellEnd"/>
        <w:r>
          <w:t xml:space="preserve"> et les voir dans </w:t>
        </w:r>
        <w:proofErr w:type="spellStart"/>
        <w:r>
          <w:t>visual</w:t>
        </w:r>
        <w:proofErr w:type="spellEnd"/>
        <w:r>
          <w:t>.</w:t>
        </w:r>
      </w:ins>
    </w:p>
    <w:p w:rsidR="00000000" w:rsidRDefault="00EE2A1F">
      <w:pPr>
        <w:rPr>
          <w:ins w:id="1019" w:author="jerome draillard" w:date="2015-10-29T11:16:00Z"/>
          <w:del w:id="1020" w:author="ghislain.aine" w:date="2015-10-30T10:16:00Z"/>
        </w:rPr>
        <w:pPrChange w:id="1021" w:author="jerome draillard" w:date="2015-10-29T11:11:00Z">
          <w:pPr>
            <w:pStyle w:val="Titre1"/>
          </w:pPr>
        </w:pPrChange>
      </w:pPr>
    </w:p>
    <w:p w:rsidR="00000000" w:rsidRDefault="00EE2A1F">
      <w:pPr>
        <w:rPr>
          <w:ins w:id="1022" w:author="jerome draillard" w:date="2015-10-29T11:16:00Z"/>
          <w:del w:id="1023" w:author="ghislain.aine" w:date="2015-10-29T15:22:00Z"/>
        </w:rPr>
        <w:pPrChange w:id="1024" w:author="jerome draillard" w:date="2015-10-29T11:11:00Z">
          <w:pPr>
            <w:pStyle w:val="Titre1"/>
          </w:pPr>
        </w:pPrChange>
      </w:pPr>
    </w:p>
    <w:p w:rsidR="00000000" w:rsidRDefault="00EE2A1F">
      <w:pPr>
        <w:rPr>
          <w:ins w:id="1025" w:author="jerome draillard" w:date="2015-10-29T11:16:00Z"/>
          <w:del w:id="1026" w:author="ghislain.aine" w:date="2015-10-30T10:16:00Z"/>
        </w:rPr>
        <w:pPrChange w:id="1027" w:author="jerome draillard" w:date="2015-10-29T11:11:00Z">
          <w:pPr>
            <w:pStyle w:val="Titre1"/>
          </w:pPr>
        </w:pPrChange>
      </w:pPr>
    </w:p>
    <w:p w:rsidR="00000000" w:rsidRDefault="00EE2A1F">
      <w:pPr>
        <w:rPr>
          <w:del w:id="1028" w:author="ghislain.aine" w:date="2015-10-30T10:16:00Z"/>
        </w:rPr>
        <w:pPrChange w:id="1029" w:author="jerome draillard" w:date="2015-10-29T11:11:00Z">
          <w:pPr>
            <w:pStyle w:val="Titre1"/>
          </w:pPr>
        </w:pPrChange>
      </w:pPr>
    </w:p>
    <w:p w:rsidR="00BF1190" w:rsidRPr="00330713" w:rsidRDefault="00BF1190" w:rsidP="00BF1190">
      <w:pPr>
        <w:pStyle w:val="Paragraphedeliste"/>
      </w:pPr>
    </w:p>
    <w:p w:rsidR="00BF1190" w:rsidRDefault="00BF1190" w:rsidP="00BF1190">
      <w:pPr>
        <w:pStyle w:val="Titre2"/>
      </w:pPr>
      <w:bookmarkStart w:id="1030" w:name="_Toc462985389"/>
      <w:r w:rsidRPr="00275838">
        <w:t xml:space="preserve">Création d'un plugin </w:t>
      </w:r>
      <w:r>
        <w:t xml:space="preserve">et de </w:t>
      </w:r>
      <w:r w:rsidRPr="00275838">
        <w:t>composant</w:t>
      </w:r>
      <w:r>
        <w:t>s</w:t>
      </w:r>
      <w:bookmarkEnd w:id="1030"/>
    </w:p>
    <w:p w:rsidR="00BF1190" w:rsidRPr="005600A2" w:rsidRDefault="00BF1190" w:rsidP="00BF1190"/>
    <w:p w:rsidR="00BF1190" w:rsidRDefault="00BF1190" w:rsidP="00BF1190">
      <w:pPr>
        <w:rPr>
          <w:ins w:id="1031" w:author="jerome draillard" w:date="2015-10-29T11:25:00Z"/>
        </w:rPr>
      </w:pPr>
      <w:r>
        <w:t xml:space="preserve">Le premier TP consiste à un créer un nouveau plugin </w:t>
      </w:r>
      <w:ins w:id="1032" w:author="jerome draillard" w:date="2015-10-29T11:16:00Z">
        <w:r>
          <w:t>(correspondant au projet que l'on vient de créer</w:t>
        </w:r>
        <w:del w:id="1033" w:author="ghislain.aine" w:date="2015-10-29T15:22:00Z">
          <w:r w:rsidDel="009965F3">
            <w:delText xml:space="preserve"> </w:delText>
          </w:r>
        </w:del>
        <w:r>
          <w:t xml:space="preserve">). </w:t>
        </w:r>
      </w:ins>
    </w:p>
    <w:p w:rsidR="00BF1190" w:rsidRDefault="00BF1190" w:rsidP="00BF1190">
      <w:pPr>
        <w:rPr>
          <w:ins w:id="1034" w:author="jerome draillard" w:date="2015-10-29T11:25:00Z"/>
        </w:rPr>
      </w:pPr>
    </w:p>
    <w:p w:rsidR="00BF1190" w:rsidRDefault="00BF1190" w:rsidP="00BF1190">
      <w:ins w:id="1035" w:author="jerome draillard" w:date="2015-10-29T11:16:00Z">
        <w:r>
          <w:t>Ce</w:t>
        </w:r>
      </w:ins>
      <w:ins w:id="1036" w:author="jerome draillard" w:date="2015-10-29T11:17:00Z">
        <w:r>
          <w:t xml:space="preserve"> </w:t>
        </w:r>
      </w:ins>
      <w:ins w:id="1037" w:author="jerome draillard" w:date="2015-10-29T11:16:00Z">
        <w:r>
          <w:t xml:space="preserve">plugin </w:t>
        </w:r>
      </w:ins>
      <w:r>
        <w:t>cont</w:t>
      </w:r>
      <w:ins w:id="1038" w:author="jerome draillard" w:date="2015-10-29T11:16:00Z">
        <w:r>
          <w:t>i</w:t>
        </w:r>
      </w:ins>
      <w:r>
        <w:t>en</w:t>
      </w:r>
      <w:ins w:id="1039" w:author="jerome draillard" w:date="2015-10-29T11:16:00Z">
        <w:r>
          <w:t>t</w:t>
        </w:r>
      </w:ins>
      <w:del w:id="1040" w:author="jerome draillard" w:date="2015-10-29T11:16:00Z">
        <w:r w:rsidDel="002C06DD">
          <w:delText>ant</w:delText>
        </w:r>
      </w:del>
      <w:r>
        <w:t xml:space="preserve"> deux composants</w:t>
      </w:r>
      <w:del w:id="1041" w:author="jerome draillard" w:date="2015-10-29T10:50:00Z">
        <w:r w:rsidDel="00F634BC">
          <w:delText>, en utilisant deux méthodes : le SwGenerator, et création manuelle.</w:delText>
        </w:r>
      </w:del>
      <w:ins w:id="1042" w:author="jerome draillard" w:date="2015-10-29T10:50:00Z">
        <w:r>
          <w:t>.</w:t>
        </w:r>
      </w:ins>
    </w:p>
    <w:p w:rsidR="00BF1190" w:rsidRDefault="00BF1190" w:rsidP="00BF1190"/>
    <w:p w:rsidR="00BF1190" w:rsidRDefault="00BF1190" w:rsidP="00BF1190">
      <w:pPr>
        <w:pStyle w:val="Paragraphedeliste"/>
        <w:numPr>
          <w:ilvl w:val="0"/>
          <w:numId w:val="10"/>
        </w:numPr>
      </w:pPr>
      <w:r>
        <w:t xml:space="preserve">Le premier composant, </w:t>
      </w:r>
      <w:del w:id="1043" w:author="ghislain.aine" w:date="2015-11-04T16:42:00Z">
        <w:r w:rsidDel="003230A6">
          <w:delText>Demo</w:delText>
        </w:r>
      </w:del>
      <w:proofErr w:type="spellStart"/>
      <w:r>
        <w:t>CoreComponent</w:t>
      </w:r>
      <w:proofErr w:type="spellEnd"/>
      <w:ins w:id="1044" w:author="jerome draillard" w:date="2015-10-29T10:50:00Z">
        <w:r>
          <w:t xml:space="preserve"> </w:t>
        </w:r>
      </w:ins>
      <w:del w:id="1045" w:author="jerome draillard" w:date="2015-10-29T10:50:00Z">
        <w:r w:rsidDel="00117B35">
          <w:delText xml:space="preserve">, est créé avec le SwGenerator. Il </w:delText>
        </w:r>
      </w:del>
      <w:r>
        <w:t>contient une variable dont la valeur est définie dans le constructeur. Il fourni une interface qui permet de récupérer la valeur de la variable.</w:t>
      </w:r>
    </w:p>
    <w:p w:rsidR="00BF1190" w:rsidRDefault="00BF1190" w:rsidP="00BF1190"/>
    <w:p w:rsidR="00BF1190" w:rsidRDefault="00BF1190" w:rsidP="00BF1190">
      <w:pPr>
        <w:pStyle w:val="Paragraphedeliste"/>
        <w:numPr>
          <w:ilvl w:val="0"/>
          <w:numId w:val="10"/>
        </w:numPr>
      </w:pPr>
      <w:r>
        <w:t xml:space="preserve">Le deuxième composant, </w:t>
      </w:r>
      <w:del w:id="1046" w:author="ghislain.aine" w:date="2015-11-04T16:42:00Z">
        <w:r w:rsidDel="003230A6">
          <w:delText>Demo</w:delText>
        </w:r>
      </w:del>
      <w:proofErr w:type="spellStart"/>
      <w:ins w:id="1047" w:author="ghislain.aine" w:date="2015-11-04T16:42:00Z">
        <w:r>
          <w:t>Value</w:t>
        </w:r>
      </w:ins>
      <w:r>
        <w:t>U</w:t>
      </w:r>
      <w:del w:id="1048" w:author="ghislain.aine" w:date="2015-11-04T16:42:00Z">
        <w:r w:rsidDel="003230A6">
          <w:delText>I</w:delText>
        </w:r>
      </w:del>
      <w:ins w:id="1049" w:author="ghislain.aine" w:date="2015-11-04T16:42:00Z">
        <w:r>
          <w:t>i</w:t>
        </w:r>
      </w:ins>
      <w:r>
        <w:t>Component</w:t>
      </w:r>
      <w:proofErr w:type="spellEnd"/>
      <w:ins w:id="1050" w:author="jerome draillard" w:date="2015-10-29T10:51:00Z">
        <w:r>
          <w:t xml:space="preserve"> </w:t>
        </w:r>
      </w:ins>
      <w:del w:id="1051" w:author="jerome draillard" w:date="2015-10-29T10:51:00Z">
        <w:r w:rsidDel="00F16AF1">
          <w:delText xml:space="preserve">, est </w:delText>
        </w:r>
      </w:del>
      <w:del w:id="1052" w:author="jerome draillard" w:date="2015-10-29T10:50:00Z">
        <w:r w:rsidDel="00F16AF1">
          <w:delText xml:space="preserve">créé manuellement. Il </w:delText>
        </w:r>
      </w:del>
      <w:r>
        <w:t>récupère la valeur de la variable détenue par le premier composant via une interface, et l'affiche dans une fenêtre.</w:t>
      </w:r>
    </w:p>
    <w:p w:rsidR="00BF1190" w:rsidDel="003230A6" w:rsidRDefault="00BF1190" w:rsidP="00BF1190">
      <w:pPr>
        <w:pStyle w:val="Paragraphedeliste"/>
        <w:rPr>
          <w:del w:id="1053" w:author="ghislain.aine" w:date="2015-11-04T16:43:00Z"/>
        </w:rPr>
      </w:pPr>
    </w:p>
    <w:p w:rsidR="00BF1190" w:rsidDel="003230A6" w:rsidRDefault="00BF1190" w:rsidP="00BF1190">
      <w:pPr>
        <w:rPr>
          <w:del w:id="1054" w:author="ghislain.aine" w:date="2015-11-04T16:43:00Z"/>
        </w:rPr>
      </w:pPr>
      <w:del w:id="1055" w:author="ghislain.aine" w:date="2015-11-04T16:43:00Z">
        <w:r w:rsidDel="003230A6">
          <w:delText>Chaque composant est créé dans un répertoire indépendant.</w:delText>
        </w:r>
      </w:del>
    </w:p>
    <w:p w:rsidR="00BF1190" w:rsidDel="003230A6" w:rsidRDefault="00BF1190" w:rsidP="00BF1190">
      <w:pPr>
        <w:pStyle w:val="Paragraphedeliste"/>
        <w:rPr>
          <w:del w:id="1056" w:author="ghislain.aine" w:date="2015-11-04T16:43:00Z"/>
        </w:rPr>
      </w:pPr>
    </w:p>
    <w:p w:rsidR="00BF1190" w:rsidRDefault="00BF1190" w:rsidP="00BF1190">
      <w:pPr>
        <w:pStyle w:val="Paragraphedeliste"/>
      </w:pPr>
    </w:p>
    <w:p w:rsidR="00BF1190" w:rsidRDefault="00BF1190" w:rsidP="00BF1190">
      <w:pPr>
        <w:pStyle w:val="Titre3"/>
      </w:pPr>
      <w:bookmarkStart w:id="1057" w:name="_Toc462985390"/>
      <w:commentRangeStart w:id="1058"/>
      <w:r>
        <w:t>Création du plugin et du premier composant</w:t>
      </w:r>
      <w:commentRangeEnd w:id="1058"/>
      <w:r>
        <w:rPr>
          <w:rStyle w:val="Marquedecommentaire"/>
          <w:color w:val="auto"/>
        </w:rPr>
        <w:commentReference w:id="1058"/>
      </w:r>
      <w:bookmarkEnd w:id="1057"/>
    </w:p>
    <w:p w:rsidR="00BF1190" w:rsidRDefault="00BF1190" w:rsidP="00BF1190">
      <w:pPr>
        <w:pStyle w:val="Paragraphedeliste"/>
      </w:pPr>
    </w:p>
    <w:p w:rsidR="00BF1190" w:rsidRDefault="00BF1190" w:rsidP="00BF1190">
      <w:pPr>
        <w:pStyle w:val="Titre4"/>
        <w:rPr>
          <w:ins w:id="1059" w:author="jerome draillard" w:date="2015-10-29T11:26:00Z"/>
        </w:rPr>
      </w:pPr>
      <w:del w:id="1060" w:author="jerome draillard" w:date="2015-10-29T10:56:00Z">
        <w:r w:rsidDel="000A4D2E">
          <w:delText>Génération</w:delText>
        </w:r>
      </w:del>
      <w:ins w:id="1061" w:author="jerome draillard" w:date="2015-10-29T11:24:00Z">
        <w:r>
          <w:t>Plugin</w:t>
        </w:r>
      </w:ins>
    </w:p>
    <w:p w:rsidR="00000000" w:rsidRDefault="00EE2A1F">
      <w:pPr>
        <w:rPr>
          <w:ins w:id="1062" w:author="jerome draillard" w:date="2015-10-29T11:25:00Z"/>
        </w:rPr>
        <w:pPrChange w:id="1063" w:author="jerome draillard" w:date="2015-10-29T11:26:00Z">
          <w:pPr>
            <w:pStyle w:val="Titre4"/>
          </w:pPr>
        </w:pPrChange>
      </w:pPr>
    </w:p>
    <w:p w:rsidR="00000000" w:rsidRDefault="00BF1190">
      <w:pPr>
        <w:rPr>
          <w:ins w:id="1064" w:author="jerome draillard" w:date="2015-10-29T11:25:00Z"/>
        </w:rPr>
        <w:pPrChange w:id="1065" w:author="jerome draillard" w:date="2015-10-29T11:25:00Z">
          <w:pPr>
            <w:pStyle w:val="Titre4"/>
          </w:pPr>
        </w:pPrChange>
      </w:pPr>
      <w:ins w:id="1066" w:author="jerome draillard" w:date="2015-10-29T11:25:00Z">
        <w:r>
          <w:t>La première chose à faire est de créer le plugin qui va accueillir nos deux nouveaux composants.</w:t>
        </w:r>
      </w:ins>
    </w:p>
    <w:p w:rsidR="00000000" w:rsidRDefault="00BF1190">
      <w:pPr>
        <w:pPrChange w:id="1067" w:author="jerome draillard" w:date="2015-10-29T11:25:00Z">
          <w:pPr>
            <w:pStyle w:val="Titre4"/>
          </w:pPr>
        </w:pPrChange>
      </w:pPr>
      <w:ins w:id="1068" w:author="jerome draillard" w:date="2015-10-29T11:25:00Z">
        <w:r>
          <w:t>Un plugin est une librairie dynamique .</w:t>
        </w:r>
        <w:proofErr w:type="spellStart"/>
        <w:r>
          <w:t>swdl</w:t>
        </w:r>
      </w:ins>
      <w:proofErr w:type="spellEnd"/>
      <w:ins w:id="1069" w:author="jerome draillard" w:date="2015-11-27T15:25:00Z">
        <w:r>
          <w:t xml:space="preserve"> muni d'un point d'entrée spécifique qui va permettre à </w:t>
        </w:r>
        <w:proofErr w:type="spellStart"/>
        <w:r>
          <w:t>Streamwork</w:t>
        </w:r>
        <w:proofErr w:type="spellEnd"/>
        <w:r>
          <w:t xml:space="preserve"> de la charger dynamiquement.</w:t>
        </w:r>
      </w:ins>
    </w:p>
    <w:p w:rsidR="00BF1190" w:rsidRDefault="00BF1190" w:rsidP="00BF1190">
      <w:pPr>
        <w:rPr>
          <w:ins w:id="1070" w:author="jerome draillard" w:date="2015-11-27T15:26:00Z"/>
        </w:rPr>
      </w:pPr>
    </w:p>
    <w:p w:rsidR="00000000" w:rsidRDefault="00BF1190">
      <w:pPr>
        <w:pPrChange w:id="1071" w:author="jerome draillard" w:date="2015-11-27T15:26:00Z">
          <w:pPr>
            <w:pStyle w:val="Titre4"/>
          </w:pPr>
        </w:pPrChange>
      </w:pPr>
      <w:ins w:id="1072" w:author="jerome draillard" w:date="2015-11-27T15:26:00Z">
        <w:r>
          <w:t xml:space="preserve">Ce point d'entrée permettra à </w:t>
        </w:r>
        <w:proofErr w:type="spellStart"/>
        <w:r>
          <w:t>Streamwork</w:t>
        </w:r>
        <w:proofErr w:type="spellEnd"/>
        <w:r>
          <w:t xml:space="preserve"> d'</w:t>
        </w:r>
      </w:ins>
      <w:r>
        <w:t>accéder</w:t>
      </w:r>
      <w:ins w:id="1073" w:author="jerome draillard" w:date="2015-10-29T11:25:00Z">
        <w:r>
          <w:t xml:space="preserve"> </w:t>
        </w:r>
      </w:ins>
      <w:ins w:id="1074" w:author="jerome draillard" w:date="2015-11-27T15:26:00Z">
        <w:r>
          <w:t xml:space="preserve">à la </w:t>
        </w:r>
      </w:ins>
      <w:ins w:id="1075" w:author="jerome draillard" w:date="2015-10-29T11:25:00Z">
        <w:r>
          <w:t xml:space="preserve">classe </w:t>
        </w:r>
      </w:ins>
      <w:proofErr w:type="spellStart"/>
      <w:ins w:id="1076" w:author="jerome draillard" w:date="2015-10-29T11:26:00Z">
        <w:r w:rsidRPr="000F2109">
          <w:t>SwPluginFactory_Class</w:t>
        </w:r>
        <w:proofErr w:type="spellEnd"/>
        <w:r>
          <w:t xml:space="preserve"> </w:t>
        </w:r>
      </w:ins>
      <w:ins w:id="1077" w:author="jerome draillard" w:date="2015-11-27T15:26:00Z">
        <w:r>
          <w:t>que l'on va définir</w:t>
        </w:r>
      </w:ins>
      <w:ins w:id="1078" w:author="jerome draillard" w:date="2015-10-29T11:26:00Z">
        <w:r>
          <w:t xml:space="preserve"> dans le projet </w:t>
        </w:r>
        <w:proofErr w:type="spellStart"/>
        <w:r>
          <w:t>SwCore</w:t>
        </w:r>
        <w:proofErr w:type="spellEnd"/>
        <w:r>
          <w:t>.</w:t>
        </w:r>
      </w:ins>
      <w:ins w:id="1079" w:author="jerome draillard" w:date="2015-11-27T15:26:00Z">
        <w:r>
          <w:t xml:space="preserve"> Cette </w:t>
        </w:r>
        <w:proofErr w:type="spellStart"/>
        <w:r>
          <w:t>factory</w:t>
        </w:r>
        <w:proofErr w:type="spellEnd"/>
        <w:r>
          <w:t xml:space="preserve"> permettra d'instancier les composants que contient le plugin.</w:t>
        </w:r>
      </w:ins>
    </w:p>
    <w:p w:rsidR="00BF1190" w:rsidRDefault="00BF1190" w:rsidP="00BF1190"/>
    <w:p w:rsidR="00BF1190" w:rsidDel="007E3053" w:rsidRDefault="00BF1190" w:rsidP="00BF1190">
      <w:pPr>
        <w:rPr>
          <w:del w:id="1080" w:author="jerome draillard" w:date="2015-10-29T11:17:00Z"/>
        </w:rPr>
      </w:pPr>
      <w:del w:id="1081" w:author="jerome draillard" w:date="2015-10-29T11:17:00Z">
        <w:r w:rsidDel="007E3053">
          <w:delText>Avant de créer le plugin, il faut définir son arborescence de base.</w:delText>
        </w:r>
      </w:del>
    </w:p>
    <w:p w:rsidR="00BF1190" w:rsidDel="006A1F79" w:rsidRDefault="00BF1190" w:rsidP="00BF1190">
      <w:pPr>
        <w:rPr>
          <w:del w:id="1082" w:author="jerome draillard" w:date="2015-10-29T11:05:00Z"/>
        </w:rPr>
      </w:pPr>
      <w:del w:id="1083" w:author="jerome draillard" w:date="2015-10-29T11:05:00Z">
        <w:r w:rsidDel="006A1F79">
          <w:delText>Pour cela, créer les répertoire</w:delText>
        </w:r>
      </w:del>
      <w:ins w:id="1084" w:author="Alexandre Blin" w:date="2015-08-04T16:55:00Z">
        <w:del w:id="1085" w:author="jerome draillard" w:date="2015-10-29T11:05:00Z">
          <w:r w:rsidDel="006A1F79">
            <w:delText>s</w:delText>
          </w:r>
        </w:del>
      </w:ins>
      <w:del w:id="1086" w:author="jerome draillard" w:date="2015-10-29T11:05:00Z">
        <w:r w:rsidDel="006A1F79">
          <w:delText xml:space="preserve"> "Tp</w:delText>
        </w:r>
      </w:del>
      <w:ins w:id="1087" w:author="giacomo.rombaut" w:date="2015-04-14T15:19:00Z">
        <w:del w:id="1088" w:author="jerome draillard" w:date="2015-10-29T11:05:00Z">
          <w:r w:rsidDel="006A1F79">
            <w:delText>Sources</w:delText>
          </w:r>
        </w:del>
      </w:ins>
      <w:del w:id="1089" w:author="jerome draillard" w:date="2015-10-29T11:05:00Z">
        <w:r w:rsidDel="006A1F79">
          <w:delText>" et "</w:delText>
        </w:r>
      </w:del>
      <w:ins w:id="1090" w:author="giacomo.rombaut" w:date="2015-04-14T15:20:00Z">
        <w:del w:id="1091" w:author="jerome draillard" w:date="2015-10-29T10:48:00Z">
          <w:r w:rsidRPr="00EE3541" w:rsidDel="001E2601">
            <w:delText>Artifacts</w:delText>
          </w:r>
        </w:del>
      </w:ins>
      <w:del w:id="1092" w:author="jerome draillard" w:date="2015-10-29T11:05:00Z">
        <w:r w:rsidDel="006A1F79">
          <w:delText>src" selon l'arborescence suivante:</w:delText>
        </w:r>
      </w:del>
    </w:p>
    <w:p w:rsidR="00BF1190" w:rsidDel="006A1F79" w:rsidRDefault="00BF1190" w:rsidP="00BF1190">
      <w:pPr>
        <w:jc w:val="center"/>
        <w:rPr>
          <w:ins w:id="1093" w:author="giacomo.rombaut" w:date="2015-04-14T15:20:00Z"/>
          <w:del w:id="1094" w:author="jerome draillard" w:date="2015-10-29T11:05:00Z"/>
          <w:lang w:val="en-US"/>
        </w:rPr>
      </w:pPr>
      <w:ins w:id="1095" w:author="giacomo.rombaut" w:date="2015-04-14T15:20:00Z">
        <w:del w:id="1096" w:author="jerome draillard" w:date="2015-10-29T11:05:00Z">
          <w:r w:rsidRPr="00EE3541" w:rsidDel="006A1F79">
            <w:rPr>
              <w:lang w:val="en-US"/>
            </w:rPr>
            <w:delText>C:\tt4\TP\</w:delText>
          </w:r>
          <w:r w:rsidR="00D276D8" w:rsidRPr="00D276D8">
            <w:rPr>
              <w:lang w:val="en-US"/>
              <w:rPrChange w:id="1097" w:author="giacomo.rombaut" w:date="2015-04-14T16:32:00Z">
                <w:rPr>
                  <w:color w:val="0000FF" w:themeColor="hyperlink"/>
                  <w:u w:val="single"/>
                </w:rPr>
              </w:rPrChange>
            </w:rPr>
            <w:delText>Sources</w:delText>
          </w:r>
        </w:del>
      </w:ins>
    </w:p>
    <w:p w:rsidR="00BF1190" w:rsidRPr="006B6ED9" w:rsidDel="006A1F79" w:rsidRDefault="00BF1190" w:rsidP="00BF1190">
      <w:pPr>
        <w:jc w:val="center"/>
        <w:rPr>
          <w:del w:id="1098" w:author="jerome draillard" w:date="2015-10-29T11:05:00Z"/>
          <w:lang w:val="en-US"/>
        </w:rPr>
      </w:pPr>
      <w:del w:id="1099" w:author="jerome draillard" w:date="2015-10-29T11:05:00Z">
        <w:r w:rsidRPr="006B6ED9" w:rsidDel="006A1F79">
          <w:rPr>
            <w:lang w:val="en-US"/>
          </w:rPr>
          <w:delText>C:\projects\Modules\Starlinx\TP\src</w:delText>
        </w:r>
      </w:del>
      <w:ins w:id="1100" w:author="giacomo.rombaut" w:date="2015-04-14T15:20:00Z">
        <w:del w:id="1101" w:author="jerome draillard" w:date="2015-10-29T11:05:00Z">
          <w:r w:rsidRPr="00EE3541" w:rsidDel="006A1F79">
            <w:rPr>
              <w:lang w:val="en-US"/>
            </w:rPr>
            <w:delText>C:\tt4\TP\</w:delText>
          </w:r>
        </w:del>
        <w:del w:id="1102" w:author="jerome draillard" w:date="2015-10-29T10:48:00Z">
          <w:r w:rsidRPr="00EE3541" w:rsidDel="001E2601">
            <w:rPr>
              <w:lang w:val="en-US"/>
            </w:rPr>
            <w:delText>Artifacts</w:delText>
          </w:r>
        </w:del>
      </w:ins>
    </w:p>
    <w:p w:rsidR="00BF1190" w:rsidDel="006A1F79" w:rsidRDefault="00BF1190" w:rsidP="00BF1190">
      <w:pPr>
        <w:rPr>
          <w:del w:id="1103" w:author="jerome draillard" w:date="2015-10-29T11:05:00Z"/>
          <w:lang w:val="en-US"/>
        </w:rPr>
      </w:pPr>
    </w:p>
    <w:p w:rsidR="00BF1190" w:rsidDel="000A4D2E" w:rsidRDefault="00BF1190" w:rsidP="00BF1190">
      <w:pPr>
        <w:rPr>
          <w:del w:id="1104" w:author="jerome draillard" w:date="2015-10-29T10:56:00Z"/>
        </w:rPr>
      </w:pPr>
      <w:del w:id="1105" w:author="jerome draillard" w:date="2015-10-29T10:56:00Z">
        <w:r w:rsidRPr="006B6ED9" w:rsidDel="000A4D2E">
          <w:delText>La création du premier composant se fait à l'a</w:delText>
        </w:r>
        <w:r w:rsidDel="000A4D2E">
          <w:delText>ide du SwGenerator.</w:delText>
        </w:r>
      </w:del>
    </w:p>
    <w:p w:rsidR="00BF1190" w:rsidDel="000A4D2E" w:rsidRDefault="00BF1190" w:rsidP="00BF1190">
      <w:pPr>
        <w:rPr>
          <w:del w:id="1106" w:author="jerome draillard" w:date="2015-10-29T10:56:00Z"/>
        </w:rPr>
      </w:pPr>
      <w:del w:id="1107" w:author="jerome draillard" w:date="2015-10-29T10:56:00Z">
        <w:r w:rsidDel="000A4D2E">
          <w:delText>Lancer le générateur, et suivre les indications, en remplissant les champs avec les informations présentes dans l'illustration.</w:delText>
        </w:r>
      </w:del>
    </w:p>
    <w:p w:rsidR="00BF1190" w:rsidDel="000A5387" w:rsidRDefault="00BF1190" w:rsidP="00BF1190">
      <w:pPr>
        <w:pStyle w:val="Paragraphedeliste"/>
        <w:rPr>
          <w:del w:id="1108" w:author="jerome draillard" w:date="2015-10-29T10:57:00Z"/>
        </w:rPr>
      </w:pPr>
    </w:p>
    <w:p w:rsidR="00BF1190" w:rsidDel="000A5387" w:rsidRDefault="00EE2A1F" w:rsidP="00BF1190">
      <w:pPr>
        <w:keepNext/>
        <w:jc w:val="center"/>
        <w:rPr>
          <w:del w:id="1109" w:author="jerome draillard" w:date="2015-10-29T10:57:00Z"/>
        </w:rPr>
      </w:pPr>
      <w:del w:id="1110" w:author="jerome draillard" w:date="2015-10-29T10:56:00Z">
        <w:r>
          <w:rPr>
            <w:noProof/>
            <w:lang w:eastAsia="fr-FR"/>
            <w:rPrChange w:id="1111">
              <w:rPr>
                <w:noProof/>
                <w:color w:val="0000FF" w:themeColor="hyperlink"/>
                <w:u w:val="single"/>
                <w:lang w:eastAsia="fr-FR"/>
              </w:rPr>
            </w:rPrChange>
          </w:rPr>
          <w:drawing>
            <wp:inline distT="0" distB="0" distL="0" distR="0">
              <wp:extent cx="5495925" cy="1000125"/>
              <wp:effectExtent l="19050" t="0" r="9525" b="0"/>
              <wp:docPr id="10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cstate="print"/>
                      <a:srcRect/>
                      <a:stretch>
                        <a:fillRect/>
                      </a:stretch>
                    </pic:blipFill>
                    <pic:spPr bwMode="auto">
                      <a:xfrm>
                        <a:off x="0" y="0"/>
                        <a:ext cx="5495925" cy="1000125"/>
                      </a:xfrm>
                      <a:prstGeom prst="rect">
                        <a:avLst/>
                      </a:prstGeom>
                      <a:noFill/>
                      <a:ln w="9525">
                        <a:noFill/>
                        <a:miter lim="800000"/>
                        <a:headEnd/>
                        <a:tailEnd/>
                      </a:ln>
                    </pic:spPr>
                  </pic:pic>
                </a:graphicData>
              </a:graphic>
            </wp:inline>
          </w:drawing>
        </w:r>
      </w:del>
    </w:p>
    <w:p w:rsidR="00BF1190" w:rsidRPr="000E359C" w:rsidDel="000A5387" w:rsidRDefault="00BF1190" w:rsidP="00BF1190">
      <w:pPr>
        <w:pStyle w:val="Lgende"/>
        <w:jc w:val="center"/>
        <w:rPr>
          <w:del w:id="1112" w:author="jerome draillard" w:date="2015-10-29T10:57:00Z"/>
          <w:sz w:val="20"/>
          <w:u w:val="single"/>
        </w:rPr>
      </w:pPr>
      <w:del w:id="1113" w:author="jerome draillard" w:date="2015-10-29T10:57:00Z">
        <w:r w:rsidDel="000A5387">
          <w:delText xml:space="preserve">Image </w:delText>
        </w:r>
        <w:r w:rsidR="00D276D8" w:rsidDel="000A5387">
          <w:fldChar w:fldCharType="begin"/>
        </w:r>
        <w:r w:rsidDel="000A5387">
          <w:delInstrText xml:space="preserve"> SEQ Image \* ARABIC </w:delInstrText>
        </w:r>
        <w:r w:rsidR="00D276D8" w:rsidDel="000A5387">
          <w:fldChar w:fldCharType="separate"/>
        </w:r>
        <w:r w:rsidDel="000A5387">
          <w:rPr>
            <w:noProof/>
          </w:rPr>
          <w:delText>7</w:delText>
        </w:r>
        <w:r w:rsidR="00D276D8" w:rsidDel="000A5387">
          <w:fldChar w:fldCharType="end"/>
        </w:r>
        <w:r w:rsidDel="000A5387">
          <w:delText xml:space="preserve"> : </w:delText>
        </w:r>
        <w:r w:rsidRPr="000D776E" w:rsidDel="000A5387">
          <w:delText>Création d'un Plugin et d'un Composant</w:delText>
        </w:r>
        <w:r w:rsidRPr="000E359C" w:rsidDel="000A5387">
          <w:rPr>
            <w:sz w:val="20"/>
            <w:u w:val="single"/>
          </w:rPr>
          <w:delText xml:space="preserve"> </w:delText>
        </w:r>
      </w:del>
    </w:p>
    <w:p w:rsidR="00BF1190" w:rsidDel="007E3053" w:rsidRDefault="00BF1190" w:rsidP="00BF1190">
      <w:pPr>
        <w:rPr>
          <w:del w:id="1114" w:author="jerome draillard" w:date="2015-10-29T11:17:00Z"/>
        </w:rPr>
      </w:pPr>
    </w:p>
    <w:p w:rsidR="00BF1190" w:rsidDel="000A5387" w:rsidRDefault="00EE2A1F" w:rsidP="00BF1190">
      <w:pPr>
        <w:keepNext/>
        <w:jc w:val="center"/>
        <w:rPr>
          <w:del w:id="1115" w:author="jerome draillard" w:date="2015-10-29T10:57:00Z"/>
        </w:rPr>
      </w:pPr>
      <w:del w:id="1116" w:author="jerome draillard" w:date="2015-10-29T10:56:00Z">
        <w:r>
          <w:rPr>
            <w:noProof/>
            <w:lang w:eastAsia="fr-FR"/>
            <w:rPrChange w:id="1117">
              <w:rPr>
                <w:noProof/>
                <w:color w:val="0000FF" w:themeColor="hyperlink"/>
                <w:u w:val="single"/>
                <w:lang w:eastAsia="fr-FR"/>
              </w:rPr>
            </w:rPrChange>
          </w:rPr>
          <w:drawing>
            <wp:inline distT="0" distB="0" distL="0" distR="0">
              <wp:extent cx="4772025" cy="4772025"/>
              <wp:effectExtent l="19050" t="0" r="9525" b="0"/>
              <wp:docPr id="103" name="Imag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3" cstate="print"/>
                      <a:srcRect/>
                      <a:stretch>
                        <a:fillRect/>
                      </a:stretch>
                    </pic:blipFill>
                    <pic:spPr bwMode="auto">
                      <a:xfrm>
                        <a:off x="0" y="0"/>
                        <a:ext cx="4772025" cy="4772025"/>
                      </a:xfrm>
                      <a:prstGeom prst="rect">
                        <a:avLst/>
                      </a:prstGeom>
                      <a:noFill/>
                      <a:ln w="9525">
                        <a:noFill/>
                        <a:miter lim="800000"/>
                        <a:headEnd/>
                        <a:tailEnd/>
                      </a:ln>
                    </pic:spPr>
                  </pic:pic>
                </a:graphicData>
              </a:graphic>
            </wp:inline>
          </w:drawing>
        </w:r>
      </w:del>
    </w:p>
    <w:p w:rsidR="00BF1190" w:rsidRPr="000E359C" w:rsidDel="000A5387" w:rsidRDefault="00BF1190" w:rsidP="00BF1190">
      <w:pPr>
        <w:pStyle w:val="Lgende"/>
        <w:jc w:val="center"/>
        <w:rPr>
          <w:del w:id="1118" w:author="jerome draillard" w:date="2015-10-29T10:57:00Z"/>
          <w:sz w:val="20"/>
          <w:u w:val="single"/>
        </w:rPr>
      </w:pPr>
      <w:del w:id="1119" w:author="jerome draillard" w:date="2015-10-29T10:57:00Z">
        <w:r w:rsidDel="000A5387">
          <w:delText xml:space="preserve">Image </w:delText>
        </w:r>
        <w:r w:rsidR="00D276D8" w:rsidDel="000A5387">
          <w:fldChar w:fldCharType="begin"/>
        </w:r>
        <w:r w:rsidDel="000A5387">
          <w:delInstrText xml:space="preserve"> SEQ Image \* ARABIC </w:delInstrText>
        </w:r>
        <w:r w:rsidR="00D276D8" w:rsidDel="000A5387">
          <w:fldChar w:fldCharType="separate"/>
        </w:r>
        <w:r w:rsidDel="000A5387">
          <w:rPr>
            <w:noProof/>
          </w:rPr>
          <w:delText>8</w:delText>
        </w:r>
        <w:r w:rsidR="00D276D8" w:rsidDel="000A5387">
          <w:fldChar w:fldCharType="end"/>
        </w:r>
        <w:r w:rsidDel="000A5387">
          <w:delText xml:space="preserve"> : </w:delText>
        </w:r>
        <w:r w:rsidRPr="009A46EA" w:rsidDel="000A5387">
          <w:delText>Création du plugin</w:delText>
        </w:r>
        <w:r w:rsidRPr="000E359C" w:rsidDel="000A5387">
          <w:rPr>
            <w:sz w:val="20"/>
            <w:u w:val="single"/>
          </w:rPr>
          <w:delText xml:space="preserve"> </w:delText>
        </w:r>
      </w:del>
    </w:p>
    <w:p w:rsidR="00000000" w:rsidRDefault="00EE2A1F">
      <w:pPr>
        <w:keepNext/>
        <w:jc w:val="center"/>
        <w:rPr>
          <w:del w:id="1120" w:author="jerome draillard" w:date="2015-10-29T11:17:00Z"/>
        </w:rPr>
        <w:pPrChange w:id="1121" w:author="jerome draillard" w:date="2015-10-29T10:57:00Z">
          <w:pPr>
            <w:jc w:val="center"/>
          </w:pPr>
        </w:pPrChange>
      </w:pPr>
    </w:p>
    <w:p w:rsidR="00BF1190" w:rsidDel="007E3053" w:rsidRDefault="00EE2A1F" w:rsidP="00BF1190">
      <w:pPr>
        <w:keepNext/>
        <w:jc w:val="center"/>
        <w:rPr>
          <w:del w:id="1122" w:author="jerome draillard" w:date="2015-10-29T11:17:00Z"/>
        </w:rPr>
      </w:pPr>
      <w:del w:id="1123" w:author="jerome draillard" w:date="2015-10-29T10:57:00Z">
        <w:r>
          <w:rPr>
            <w:noProof/>
            <w:lang w:eastAsia="fr-FR"/>
            <w:rPrChange w:id="1124">
              <w:rPr>
                <w:noProof/>
                <w:color w:val="0000FF" w:themeColor="hyperlink"/>
                <w:u w:val="single"/>
                <w:lang w:eastAsia="fr-FR"/>
              </w:rPr>
            </w:rPrChange>
          </w:rPr>
          <w:drawing>
            <wp:inline distT="0" distB="0" distL="0" distR="0">
              <wp:extent cx="5476875" cy="1276350"/>
              <wp:effectExtent l="19050" t="0" r="9525" b="0"/>
              <wp:docPr id="105"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cstate="print"/>
                      <a:srcRect/>
                      <a:stretch>
                        <a:fillRect/>
                      </a:stretch>
                    </pic:blipFill>
                    <pic:spPr bwMode="auto">
                      <a:xfrm>
                        <a:off x="0" y="0"/>
                        <a:ext cx="5476875" cy="1276350"/>
                      </a:xfrm>
                      <a:prstGeom prst="rect">
                        <a:avLst/>
                      </a:prstGeom>
                      <a:noFill/>
                      <a:ln w="9525">
                        <a:noFill/>
                        <a:miter lim="800000"/>
                        <a:headEnd/>
                        <a:tailEnd/>
                      </a:ln>
                    </pic:spPr>
                  </pic:pic>
                </a:graphicData>
              </a:graphic>
            </wp:inline>
          </w:drawing>
        </w:r>
      </w:del>
    </w:p>
    <w:p w:rsidR="00BF1190" w:rsidRPr="000E359C" w:rsidDel="000A5387" w:rsidRDefault="00BF1190" w:rsidP="00BF1190">
      <w:pPr>
        <w:pStyle w:val="Lgende"/>
        <w:jc w:val="center"/>
        <w:rPr>
          <w:del w:id="1125" w:author="jerome draillard" w:date="2015-10-29T10:57:00Z"/>
          <w:sz w:val="20"/>
          <w:u w:val="single"/>
        </w:rPr>
      </w:pPr>
      <w:del w:id="1126" w:author="jerome draillard" w:date="2015-10-29T10:57:00Z">
        <w:r w:rsidDel="000A5387">
          <w:delText xml:space="preserve">Image </w:delText>
        </w:r>
        <w:r w:rsidR="00D276D8" w:rsidDel="000A5387">
          <w:fldChar w:fldCharType="begin"/>
        </w:r>
        <w:r w:rsidDel="000A5387">
          <w:delInstrText xml:space="preserve"> SEQ Image \* ARABIC </w:delInstrText>
        </w:r>
        <w:r w:rsidR="00D276D8" w:rsidDel="000A5387">
          <w:fldChar w:fldCharType="separate"/>
        </w:r>
        <w:r w:rsidDel="000A5387">
          <w:rPr>
            <w:noProof/>
          </w:rPr>
          <w:delText>9</w:delText>
        </w:r>
        <w:r w:rsidR="00D276D8" w:rsidDel="000A5387">
          <w:fldChar w:fldCharType="end"/>
        </w:r>
        <w:r w:rsidDel="000A5387">
          <w:delText xml:space="preserve"> : </w:delText>
        </w:r>
        <w:r w:rsidRPr="00A55CDF" w:rsidDel="000A5387">
          <w:delText>Choix du nombre de composants à créer</w:delText>
        </w:r>
        <w:r w:rsidRPr="000E359C" w:rsidDel="000A5387">
          <w:rPr>
            <w:sz w:val="20"/>
            <w:u w:val="single"/>
          </w:rPr>
          <w:delText xml:space="preserve"> </w:delText>
        </w:r>
      </w:del>
    </w:p>
    <w:p w:rsidR="00BF1190" w:rsidDel="007E3053" w:rsidRDefault="00BF1190" w:rsidP="00BF1190">
      <w:pPr>
        <w:jc w:val="center"/>
        <w:rPr>
          <w:del w:id="1127" w:author="jerome draillard" w:date="2015-10-29T11:17:00Z"/>
        </w:rPr>
      </w:pPr>
    </w:p>
    <w:p w:rsidR="00BF1190" w:rsidDel="007E3053" w:rsidRDefault="00EE2A1F" w:rsidP="00BF1190">
      <w:pPr>
        <w:keepNext/>
        <w:jc w:val="center"/>
        <w:rPr>
          <w:del w:id="1128" w:author="jerome draillard" w:date="2015-10-29T11:17:00Z"/>
        </w:rPr>
      </w:pPr>
      <w:del w:id="1129" w:author="jerome draillard" w:date="2015-10-29T10:57:00Z">
        <w:r>
          <w:rPr>
            <w:noProof/>
            <w:lang w:eastAsia="fr-FR"/>
            <w:rPrChange w:id="1130">
              <w:rPr>
                <w:noProof/>
                <w:color w:val="0000FF" w:themeColor="hyperlink"/>
                <w:u w:val="single"/>
                <w:lang w:eastAsia="fr-FR"/>
              </w:rPr>
            </w:rPrChange>
          </w:rPr>
          <w:drawing>
            <wp:inline distT="0" distB="0" distL="0" distR="0">
              <wp:extent cx="5514975" cy="3905250"/>
              <wp:effectExtent l="19050" t="0" r="9525" b="0"/>
              <wp:docPr id="106" name="Imag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35" cstate="print"/>
                      <a:srcRect/>
                      <a:stretch>
                        <a:fillRect/>
                      </a:stretch>
                    </pic:blipFill>
                    <pic:spPr bwMode="auto">
                      <a:xfrm>
                        <a:off x="0" y="0"/>
                        <a:ext cx="5514975" cy="3905250"/>
                      </a:xfrm>
                      <a:prstGeom prst="rect">
                        <a:avLst/>
                      </a:prstGeom>
                      <a:noFill/>
                      <a:ln w="9525">
                        <a:noFill/>
                        <a:miter lim="800000"/>
                        <a:headEnd/>
                        <a:tailEnd/>
                      </a:ln>
                    </pic:spPr>
                  </pic:pic>
                </a:graphicData>
              </a:graphic>
            </wp:inline>
          </w:drawing>
        </w:r>
      </w:del>
    </w:p>
    <w:p w:rsidR="00BF1190" w:rsidRPr="000E359C" w:rsidDel="000A5387" w:rsidRDefault="00BF1190" w:rsidP="00BF1190">
      <w:pPr>
        <w:pStyle w:val="Lgende"/>
        <w:jc w:val="center"/>
        <w:rPr>
          <w:del w:id="1131" w:author="jerome draillard" w:date="2015-10-29T10:57:00Z"/>
          <w:sz w:val="20"/>
          <w:u w:val="single"/>
        </w:rPr>
      </w:pPr>
      <w:del w:id="1132" w:author="jerome draillard" w:date="2015-10-29T10:57:00Z">
        <w:r w:rsidDel="000A5387">
          <w:delText xml:space="preserve">Image </w:delText>
        </w:r>
        <w:r w:rsidR="00D276D8" w:rsidDel="000A5387">
          <w:fldChar w:fldCharType="begin"/>
        </w:r>
        <w:r w:rsidDel="000A5387">
          <w:delInstrText xml:space="preserve"> SEQ Image \* ARABIC </w:delInstrText>
        </w:r>
        <w:r w:rsidR="00D276D8" w:rsidDel="000A5387">
          <w:fldChar w:fldCharType="separate"/>
        </w:r>
        <w:r w:rsidDel="000A5387">
          <w:rPr>
            <w:noProof/>
          </w:rPr>
          <w:delText>10</w:delText>
        </w:r>
        <w:r w:rsidR="00D276D8" w:rsidDel="000A5387">
          <w:fldChar w:fldCharType="end"/>
        </w:r>
        <w:r w:rsidDel="000A5387">
          <w:delText xml:space="preserve"> : </w:delText>
        </w:r>
        <w:r w:rsidRPr="00B64552" w:rsidDel="000A5387">
          <w:delText>Création du composant</w:delText>
        </w:r>
        <w:r w:rsidRPr="000E359C" w:rsidDel="000A5387">
          <w:rPr>
            <w:sz w:val="20"/>
            <w:u w:val="single"/>
          </w:rPr>
          <w:delText xml:space="preserve"> </w:delText>
        </w:r>
      </w:del>
    </w:p>
    <w:p w:rsidR="00BF1190" w:rsidDel="000A5387" w:rsidRDefault="00BF1190" w:rsidP="00BF1190">
      <w:pPr>
        <w:rPr>
          <w:del w:id="1133" w:author="jerome draillard" w:date="2015-10-29T10:57:00Z"/>
        </w:rPr>
      </w:pPr>
    </w:p>
    <w:p w:rsidR="00BF1190" w:rsidDel="000A5387" w:rsidRDefault="00BF1190" w:rsidP="00BF1190">
      <w:pPr>
        <w:spacing w:after="200" w:line="276" w:lineRule="auto"/>
        <w:jc w:val="left"/>
        <w:rPr>
          <w:del w:id="1134" w:author="jerome draillard" w:date="2015-10-29T10:57:00Z"/>
        </w:rPr>
      </w:pPr>
      <w:del w:id="1135" w:author="jerome draillard" w:date="2015-10-29T10:57:00Z">
        <w:r w:rsidDel="000A5387">
          <w:delText>Cliquer sur l'icône pour générer.</w:delText>
        </w:r>
      </w:del>
    </w:p>
    <w:p w:rsidR="00BF1190" w:rsidDel="000A5387" w:rsidRDefault="00D276D8" w:rsidP="00BF1190">
      <w:pPr>
        <w:jc w:val="center"/>
        <w:rPr>
          <w:del w:id="1136" w:author="jerome draillard" w:date="2015-10-29T10:57:00Z"/>
        </w:rPr>
      </w:pPr>
      <w:del w:id="1137" w:author="jerome draillard" w:date="2015-10-29T10:57:00Z">
        <w:r>
          <w:rPr>
            <w:noProof/>
            <w:lang w:eastAsia="fr-FR"/>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217" type="#_x0000_t13" style="position:absolute;left:0;text-align:left;margin-left:137.65pt;margin-top:137.1pt;width:45pt;height:18pt;z-index:251661312" fillcolor="white [3201]" strokecolor="#9bbb59 [3206]" strokeweight="2.5pt">
              <v:shadow color="#868686"/>
            </v:shape>
          </w:pict>
        </w:r>
        <w:r w:rsidR="00EE2A1F">
          <w:rPr>
            <w:noProof/>
            <w:lang w:eastAsia="fr-FR"/>
            <w:rPrChange w:id="1138">
              <w:rPr>
                <w:noProof/>
                <w:color w:val="0000FF" w:themeColor="hyperlink"/>
                <w:u w:val="single"/>
                <w:lang w:eastAsia="fr-FR"/>
              </w:rPr>
            </w:rPrChange>
          </w:rPr>
          <w:drawing>
            <wp:inline distT="0" distB="0" distL="0" distR="0">
              <wp:extent cx="5419725" cy="2647950"/>
              <wp:effectExtent l="19050" t="0" r="9525" b="0"/>
              <wp:docPr id="107"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6" cstate="print"/>
                      <a:srcRect/>
                      <a:stretch>
                        <a:fillRect/>
                      </a:stretch>
                    </pic:blipFill>
                    <pic:spPr bwMode="auto">
                      <a:xfrm>
                        <a:off x="0" y="0"/>
                        <a:ext cx="5419725" cy="2647950"/>
                      </a:xfrm>
                      <a:prstGeom prst="rect">
                        <a:avLst/>
                      </a:prstGeom>
                      <a:noFill/>
                      <a:ln w="9525">
                        <a:noFill/>
                        <a:miter lim="800000"/>
                        <a:headEnd/>
                        <a:tailEnd/>
                      </a:ln>
                    </pic:spPr>
                  </pic:pic>
                </a:graphicData>
              </a:graphic>
            </wp:inline>
          </w:drawing>
        </w:r>
      </w:del>
    </w:p>
    <w:p w:rsidR="00BF1190" w:rsidRPr="000E359C" w:rsidDel="000A5387" w:rsidRDefault="00BF1190" w:rsidP="00BF1190">
      <w:pPr>
        <w:pStyle w:val="Lgende"/>
        <w:jc w:val="center"/>
        <w:rPr>
          <w:del w:id="1139" w:author="jerome draillard" w:date="2015-10-29T10:57:00Z"/>
          <w:sz w:val="20"/>
          <w:u w:val="single"/>
        </w:rPr>
      </w:pPr>
      <w:del w:id="1140" w:author="jerome draillard" w:date="2015-10-29T10:57:00Z">
        <w:r w:rsidDel="000A5387">
          <w:delText xml:space="preserve">Image </w:delText>
        </w:r>
        <w:r w:rsidR="00D276D8" w:rsidDel="000A5387">
          <w:fldChar w:fldCharType="begin"/>
        </w:r>
        <w:r w:rsidDel="000A5387">
          <w:delInstrText xml:space="preserve"> SEQ Image \* ARABIC </w:delInstrText>
        </w:r>
        <w:r w:rsidR="00D276D8" w:rsidDel="000A5387">
          <w:fldChar w:fldCharType="separate"/>
        </w:r>
        <w:r w:rsidDel="000A5387">
          <w:rPr>
            <w:noProof/>
          </w:rPr>
          <w:delText>11</w:delText>
        </w:r>
        <w:r w:rsidR="00D276D8" w:rsidDel="000A5387">
          <w:fldChar w:fldCharType="end"/>
        </w:r>
        <w:r w:rsidDel="000A5387">
          <w:delText xml:space="preserve"> : </w:delText>
        </w:r>
        <w:r w:rsidRPr="00266891" w:rsidDel="000A5387">
          <w:delText>Génération du plugin et du composant</w:delText>
        </w:r>
      </w:del>
    </w:p>
    <w:p w:rsidR="00BF1190" w:rsidDel="007E3053" w:rsidRDefault="00BF1190" w:rsidP="00BF1190">
      <w:pPr>
        <w:pStyle w:val="Paragraphedeliste"/>
        <w:rPr>
          <w:del w:id="1141" w:author="jerome draillard" w:date="2015-10-29T11:17:00Z"/>
        </w:rPr>
      </w:pPr>
    </w:p>
    <w:p w:rsidR="00BF1190" w:rsidDel="007E3053" w:rsidRDefault="00BF1190" w:rsidP="00BF1190">
      <w:pPr>
        <w:pStyle w:val="Paragraphedeliste"/>
        <w:rPr>
          <w:del w:id="1142" w:author="jerome draillard" w:date="2015-10-29T11:17:00Z"/>
        </w:rPr>
      </w:pPr>
    </w:p>
    <w:p w:rsidR="00BF1190" w:rsidDel="007E3053" w:rsidRDefault="00BF1190" w:rsidP="00BF1190">
      <w:pPr>
        <w:pStyle w:val="Paragraphedeliste"/>
        <w:rPr>
          <w:del w:id="1143" w:author="jerome draillard" w:date="2015-10-29T11:17:00Z"/>
        </w:rPr>
      </w:pPr>
    </w:p>
    <w:p w:rsidR="00BF1190" w:rsidDel="007E3053" w:rsidRDefault="00BF1190" w:rsidP="00BF1190">
      <w:pPr>
        <w:spacing w:after="200" w:line="276" w:lineRule="auto"/>
        <w:jc w:val="left"/>
        <w:rPr>
          <w:del w:id="1144" w:author="jerome draillard" w:date="2015-10-29T11:17:00Z"/>
          <w:i/>
          <w:color w:val="000078"/>
        </w:rPr>
      </w:pPr>
      <w:del w:id="1145" w:author="jerome draillard" w:date="2015-10-29T11:17:00Z">
        <w:r w:rsidDel="007E3053">
          <w:br w:type="page"/>
        </w:r>
      </w:del>
    </w:p>
    <w:p w:rsidR="00BF1190" w:rsidDel="007E3053" w:rsidRDefault="00BF1190" w:rsidP="00BF1190">
      <w:pPr>
        <w:pStyle w:val="Titre4"/>
        <w:rPr>
          <w:del w:id="1146" w:author="jerome draillard" w:date="2015-10-29T11:17:00Z"/>
        </w:rPr>
      </w:pPr>
      <w:del w:id="1147" w:author="jerome draillard" w:date="2015-10-29T11:17:00Z">
        <w:r w:rsidDel="007E3053">
          <w:delText>Configuration du projet</w:delText>
        </w:r>
      </w:del>
    </w:p>
    <w:p w:rsidR="00BF1190" w:rsidDel="007E3053" w:rsidRDefault="00BF1190" w:rsidP="00BF1190">
      <w:pPr>
        <w:rPr>
          <w:del w:id="1148" w:author="jerome draillard" w:date="2015-10-29T11:17:00Z"/>
        </w:rPr>
      </w:pPr>
    </w:p>
    <w:p w:rsidR="00BF1190" w:rsidDel="007E3053" w:rsidRDefault="00BF1190" w:rsidP="00BF1190">
      <w:pPr>
        <w:rPr>
          <w:del w:id="1149" w:author="jerome draillard" w:date="2015-10-29T11:17:00Z"/>
        </w:rPr>
      </w:pPr>
      <w:del w:id="1150" w:author="jerome draillard" w:date="2015-10-29T11:17:00Z">
        <w:r w:rsidDel="007E3053">
          <w:delText>La génération a créé plusieurs fichiers, présents dans le répertoire "tpdemo". L'arborescence respecte l'organisation en namespaces:</w:delText>
        </w:r>
      </w:del>
    </w:p>
    <w:p w:rsidR="00BF1190" w:rsidRPr="00405BEF" w:rsidDel="007E3053" w:rsidRDefault="00BF1190" w:rsidP="00BF1190">
      <w:pPr>
        <w:jc w:val="center"/>
        <w:rPr>
          <w:del w:id="1151" w:author="jerome draillard" w:date="2015-10-29T11:17:00Z"/>
        </w:rPr>
      </w:pPr>
      <w:del w:id="1152" w:author="jerome draillard" w:date="2015-10-29T11:17:00Z">
        <w:r w:rsidRPr="002551A0" w:rsidDel="007E3053">
          <w:delText>C:\projects\Modules\Starlinx\TP\dev\sx\tp\tpdemo</w:delText>
        </w:r>
      </w:del>
    </w:p>
    <w:p w:rsidR="00BF1190" w:rsidRPr="00405BEF" w:rsidDel="007E3053" w:rsidRDefault="00BF1190" w:rsidP="00BF1190">
      <w:pPr>
        <w:rPr>
          <w:del w:id="1153" w:author="jerome draillard" w:date="2015-10-29T11:17:00Z"/>
        </w:rPr>
      </w:pPr>
    </w:p>
    <w:p w:rsidR="00BF1190" w:rsidDel="007E3053" w:rsidRDefault="00BF1190" w:rsidP="00BF1190">
      <w:pPr>
        <w:pStyle w:val="Paragraphedeliste"/>
        <w:numPr>
          <w:ilvl w:val="0"/>
          <w:numId w:val="11"/>
        </w:numPr>
        <w:rPr>
          <w:del w:id="1154" w:author="jerome draillard" w:date="2015-10-29T11:17:00Z"/>
        </w:rPr>
      </w:pPr>
      <w:del w:id="1155" w:author="jerome draillard" w:date="2015-10-29T11:17:00Z">
        <w:r w:rsidRPr="00500DA2" w:rsidDel="007E3053">
          <w:delText>plugin.pro</w:delText>
        </w:r>
        <w:r w:rsidDel="007E3053">
          <w:delText xml:space="preserve"> : contient les dépendances du projet (include, librairies)</w:delText>
        </w:r>
      </w:del>
    </w:p>
    <w:p w:rsidR="00BF1190" w:rsidDel="007E3053" w:rsidRDefault="00BF1190" w:rsidP="00BF1190">
      <w:pPr>
        <w:pStyle w:val="Paragraphedeliste"/>
        <w:numPr>
          <w:ilvl w:val="0"/>
          <w:numId w:val="11"/>
        </w:numPr>
        <w:rPr>
          <w:del w:id="1156" w:author="jerome draillard" w:date="2015-10-29T11:17:00Z"/>
        </w:rPr>
      </w:pPr>
      <w:del w:id="1157" w:author="jerome draillard" w:date="2015-10-29T11:17:00Z">
        <w:r w:rsidDel="007E3053">
          <w:delText>plugin_files.pri : contient la liste des fichiers utilisés par le projet en cours.</w:delText>
        </w:r>
      </w:del>
    </w:p>
    <w:p w:rsidR="00BF1190" w:rsidDel="007E3053" w:rsidRDefault="00BF1190" w:rsidP="00BF1190">
      <w:pPr>
        <w:pStyle w:val="Paragraphedeliste"/>
        <w:rPr>
          <w:del w:id="1158" w:author="jerome draillard" w:date="2015-10-29T11:17:00Z"/>
        </w:rPr>
      </w:pPr>
      <w:del w:id="1159" w:author="jerome draillard" w:date="2015-10-29T11:17:00Z">
        <w:r w:rsidDel="007E3053">
          <w:delText>Il permet de générer la solution Visual.</w:delText>
        </w:r>
      </w:del>
    </w:p>
    <w:p w:rsidR="00BF1190" w:rsidDel="007E3053" w:rsidRDefault="00BF1190" w:rsidP="00BF1190">
      <w:pPr>
        <w:rPr>
          <w:del w:id="1160" w:author="jerome draillard" w:date="2015-10-29T11:17:00Z"/>
        </w:rPr>
      </w:pPr>
      <w:del w:id="1161" w:author="jerome draillard" w:date="2015-10-29T11:17:00Z">
        <w:r w:rsidDel="007E3053">
          <w:br/>
          <w:delText>Lors de la création de fichiers dans le projet Visual, il est indispensable de les ajouter dans le fichier plugin_files.pri. Une autre solution consiste à remplacer la liste exhaustive des fichiers par "*.h", "*.cpp", etc. Dans ce cas, il faut penser à ajouter les sous-dossiers.</w:delText>
        </w:r>
      </w:del>
    </w:p>
    <w:p w:rsidR="00BF1190" w:rsidDel="007E3053" w:rsidRDefault="00BF1190" w:rsidP="00BF1190">
      <w:pPr>
        <w:rPr>
          <w:del w:id="1162" w:author="jerome draillard" w:date="2015-10-29T11:17:00Z"/>
        </w:rPr>
      </w:pPr>
    </w:p>
    <w:p w:rsidR="00BF1190" w:rsidDel="007E3053" w:rsidRDefault="00BF1190" w:rsidP="00BF1190">
      <w:pPr>
        <w:pStyle w:val="Code"/>
        <w:rPr>
          <w:del w:id="1163" w:author="jerome draillard" w:date="2015-10-29T11:17:00Z"/>
          <w:lang w:val="en-US"/>
        </w:rPr>
      </w:pPr>
      <w:del w:id="1164" w:author="jerome draillard" w:date="2015-10-29T11:17:00Z">
        <w:r w:rsidRPr="0009409C" w:rsidDel="007E3053">
          <w:rPr>
            <w:noProof/>
            <w:color w:val="008000"/>
            <w:lang w:val="en-US"/>
          </w:rPr>
          <w:delText>#Header files</w:delText>
        </w:r>
        <w:r w:rsidDel="007E3053">
          <w:rPr>
            <w:lang w:val="en-US"/>
          </w:rPr>
          <w:br/>
        </w:r>
        <w:r w:rsidRPr="00CA571C" w:rsidDel="007E3053">
          <w:rPr>
            <w:lang w:val="en-US"/>
          </w:rPr>
          <w:delText>HEADERS += \</w:delText>
        </w:r>
        <w:r w:rsidDel="007E3053">
          <w:rPr>
            <w:lang w:val="en-US"/>
          </w:rPr>
          <w:br/>
        </w:r>
        <w:r w:rsidRPr="00CA571C" w:rsidDel="007E3053">
          <w:rPr>
            <w:lang w:val="en-US"/>
          </w:rPr>
          <w:tab/>
          <w:delText>*.h \</w:delText>
        </w:r>
        <w:r w:rsidDel="007E3053">
          <w:rPr>
            <w:lang w:val="en-US"/>
          </w:rPr>
          <w:br/>
        </w:r>
        <w:r w:rsidRPr="00CA571C" w:rsidDel="007E3053">
          <w:rPr>
            <w:lang w:val="en-US"/>
          </w:rPr>
          <w:tab/>
          <w:delText>DemoCoreComponent/*.h</w:delText>
        </w:r>
      </w:del>
    </w:p>
    <w:p w:rsidR="00BF1190" w:rsidDel="007E3053" w:rsidRDefault="00BF1190" w:rsidP="00BF1190">
      <w:pPr>
        <w:pStyle w:val="Code"/>
        <w:rPr>
          <w:del w:id="1165" w:author="jerome draillard" w:date="2015-10-29T11:17:00Z"/>
        </w:rPr>
      </w:pPr>
      <w:del w:id="1166" w:author="jerome draillard" w:date="2015-10-29T11:17:00Z">
        <w:r w:rsidRPr="005F0D93" w:rsidDel="007E3053">
          <w:rPr>
            <w:noProof/>
            <w:color w:val="008000"/>
          </w:rPr>
          <w:delText>#Source files</w:delText>
        </w:r>
        <w:r w:rsidDel="007E3053">
          <w:br/>
          <w:delText xml:space="preserve">SOURCES +=  \   </w:delText>
        </w:r>
        <w:r w:rsidDel="007E3053">
          <w:br/>
        </w:r>
        <w:r w:rsidDel="007E3053">
          <w:tab/>
          <w:delText>*.cpp \</w:delText>
        </w:r>
        <w:r w:rsidDel="007E3053">
          <w:br/>
        </w:r>
        <w:r w:rsidDel="007E3053">
          <w:tab/>
          <w:delText>DemoCoreComponent/*.cpp</w:delText>
        </w:r>
      </w:del>
    </w:p>
    <w:p w:rsidR="00BF1190" w:rsidRPr="00CA571C" w:rsidDel="007E3053" w:rsidRDefault="00BF1190" w:rsidP="00BF1190">
      <w:pPr>
        <w:pStyle w:val="Code"/>
        <w:rPr>
          <w:del w:id="1167" w:author="jerome draillard" w:date="2015-10-29T11:17:00Z"/>
        </w:rPr>
      </w:pPr>
      <w:del w:id="1168" w:author="jerome draillard" w:date="2015-10-29T11:17:00Z">
        <w:r w:rsidRPr="005F0D93" w:rsidDel="007E3053">
          <w:rPr>
            <w:noProof/>
            <w:color w:val="008000"/>
          </w:rPr>
          <w:delText>#Forms</w:delText>
        </w:r>
        <w:r w:rsidDel="007E3053">
          <w:br/>
          <w:delText>FORMS += \</w:delText>
        </w:r>
      </w:del>
    </w:p>
    <w:p w:rsidR="00BF1190" w:rsidDel="007E3053" w:rsidRDefault="00BF1190" w:rsidP="00BF1190">
      <w:pPr>
        <w:jc w:val="center"/>
        <w:rPr>
          <w:del w:id="1169" w:author="jerome draillard" w:date="2015-10-29T11:17:00Z"/>
        </w:rPr>
      </w:pPr>
      <w:del w:id="1170" w:author="jerome draillard" w:date="2015-10-29T11:17:00Z">
        <w:r w:rsidRPr="00CA571C" w:rsidDel="007E3053">
          <w:rPr>
            <w:sz w:val="20"/>
            <w:u w:val="single"/>
          </w:rPr>
          <w:delText>Fichier "plugin_files.pri"</w:delText>
        </w:r>
      </w:del>
    </w:p>
    <w:p w:rsidR="00BF1190" w:rsidDel="007E3053" w:rsidRDefault="00BF1190" w:rsidP="00BF1190">
      <w:pPr>
        <w:rPr>
          <w:del w:id="1171" w:author="jerome draillard" w:date="2015-10-29T11:17:00Z"/>
        </w:rPr>
      </w:pPr>
    </w:p>
    <w:p w:rsidR="00BF1190" w:rsidDel="007E3053" w:rsidRDefault="00BF1190" w:rsidP="00BF1190">
      <w:pPr>
        <w:rPr>
          <w:del w:id="1172" w:author="jerome draillard" w:date="2015-10-29T11:17:00Z"/>
        </w:rPr>
      </w:pPr>
      <w:del w:id="1173" w:author="jerome draillard" w:date="2015-10-29T11:17:00Z">
        <w:r w:rsidDel="007E3053">
          <w:delText>Un autre fichier est nécessaire, le fichier "plugin_common.pri". Ce fichier contient les dépendances partagées par tous les plugins de la solution.</w:delText>
        </w:r>
      </w:del>
    </w:p>
    <w:p w:rsidR="00BF1190" w:rsidDel="007E3053" w:rsidRDefault="00BF1190" w:rsidP="00BF1190">
      <w:pPr>
        <w:rPr>
          <w:del w:id="1174" w:author="jerome draillard" w:date="2015-10-29T11:17:00Z"/>
        </w:rPr>
      </w:pPr>
    </w:p>
    <w:p w:rsidR="00BF1190" w:rsidDel="007E3053" w:rsidRDefault="00BF1190" w:rsidP="00BF1190">
      <w:pPr>
        <w:pStyle w:val="Paragraphedeliste"/>
        <w:numPr>
          <w:ilvl w:val="0"/>
          <w:numId w:val="13"/>
        </w:numPr>
        <w:rPr>
          <w:del w:id="1175" w:author="jerome draillard" w:date="2015-10-29T11:17:00Z"/>
        </w:rPr>
      </w:pPr>
      <w:del w:id="1176" w:author="jerome draillard" w:date="2015-10-29T11:17:00Z">
        <w:r w:rsidDel="007E3053">
          <w:delText>S'il n'a pas été créé, récupérer celui présent à l'adresse suivante:</w:delText>
        </w:r>
      </w:del>
    </w:p>
    <w:p w:rsidR="00BF1190" w:rsidRPr="003E1018" w:rsidDel="007E3053" w:rsidRDefault="00BF1190" w:rsidP="00BF1190">
      <w:pPr>
        <w:jc w:val="center"/>
        <w:rPr>
          <w:del w:id="1177" w:author="jerome draillard" w:date="2015-10-29T11:17:00Z"/>
          <w:lang w:val="en-US"/>
        </w:rPr>
      </w:pPr>
      <w:del w:id="1178" w:author="jerome draillard" w:date="2015-10-29T11:17:00Z">
        <w:r w:rsidRPr="003E1018" w:rsidDel="007E3053">
          <w:rPr>
            <w:lang w:val="en-US"/>
          </w:rPr>
          <w:delText>C:\projects\Modules\Starlinx\Foundations</w:delText>
        </w:r>
      </w:del>
    </w:p>
    <w:p w:rsidR="00BF1190" w:rsidDel="007E3053" w:rsidRDefault="00BF1190" w:rsidP="00BF1190">
      <w:pPr>
        <w:pStyle w:val="Paragraphedeliste"/>
        <w:numPr>
          <w:ilvl w:val="0"/>
          <w:numId w:val="13"/>
        </w:numPr>
        <w:rPr>
          <w:del w:id="1179" w:author="jerome draillard" w:date="2015-10-29T11:17:00Z"/>
        </w:rPr>
      </w:pPr>
      <w:del w:id="1180" w:author="jerome draillard" w:date="2015-10-29T11:17:00Z">
        <w:r w:rsidDel="007E3053">
          <w:delText>Le copier dans le répertoire "TP"</w:delText>
        </w:r>
      </w:del>
    </w:p>
    <w:p w:rsidR="00BF1190" w:rsidDel="007E3053" w:rsidRDefault="00BF1190" w:rsidP="00BF1190">
      <w:pPr>
        <w:pStyle w:val="Paragraphedeliste"/>
        <w:numPr>
          <w:ilvl w:val="0"/>
          <w:numId w:val="13"/>
        </w:numPr>
        <w:rPr>
          <w:del w:id="1181" w:author="jerome draillard" w:date="2015-10-29T11:17:00Z"/>
        </w:rPr>
      </w:pPr>
      <w:del w:id="1182" w:author="jerome draillard" w:date="2015-10-29T11:17:00Z">
        <w:r w:rsidDel="007E3053">
          <w:delText>Supprimer les parties inutiles :</w:delText>
        </w:r>
      </w:del>
    </w:p>
    <w:p w:rsidR="00BF1190" w:rsidDel="007E3053" w:rsidRDefault="00BF1190" w:rsidP="00BF1190">
      <w:pPr>
        <w:pStyle w:val="Paragraphedeliste"/>
        <w:numPr>
          <w:ilvl w:val="0"/>
          <w:numId w:val="12"/>
        </w:numPr>
        <w:ind w:left="1418"/>
        <w:rPr>
          <w:del w:id="1183" w:author="jerome draillard" w:date="2015-10-29T11:17:00Z"/>
        </w:rPr>
      </w:pPr>
      <w:del w:id="1184" w:author="jerome draillard" w:date="2015-10-29T11:17:00Z">
        <w:r w:rsidDel="007E3053">
          <w:delText>Dans "INCLUDEPATH", tout ce qui contient "Plg3" et "ProtoLG3", ainsi que la ligne "src/sx"</w:delText>
        </w:r>
      </w:del>
    </w:p>
    <w:p w:rsidR="00BF1190" w:rsidRPr="000E359C" w:rsidDel="007E3053" w:rsidRDefault="00BF1190" w:rsidP="00BF1190">
      <w:pPr>
        <w:pStyle w:val="Paragraphedeliste"/>
        <w:numPr>
          <w:ilvl w:val="0"/>
          <w:numId w:val="12"/>
        </w:numPr>
        <w:ind w:left="1418"/>
        <w:rPr>
          <w:del w:id="1185" w:author="jerome draillard" w:date="2015-10-29T11:17:00Z"/>
          <w:lang w:val="en-US"/>
        </w:rPr>
      </w:pPr>
      <w:del w:id="1186" w:author="jerome draillard" w:date="2015-10-29T11:17:00Z">
        <w:r w:rsidRPr="000E359C" w:rsidDel="007E3053">
          <w:rPr>
            <w:lang w:val="en-US"/>
          </w:rPr>
          <w:delText>Dans "CONFIG(debug, debug|release)"</w:delText>
        </w:r>
      </w:del>
    </w:p>
    <w:p w:rsidR="00BF1190" w:rsidDel="007E3053" w:rsidRDefault="00BF1190" w:rsidP="00BF1190">
      <w:pPr>
        <w:pStyle w:val="Paragraphedeliste"/>
        <w:numPr>
          <w:ilvl w:val="1"/>
          <w:numId w:val="12"/>
        </w:numPr>
        <w:rPr>
          <w:del w:id="1187" w:author="jerome draillard" w:date="2015-10-29T11:17:00Z"/>
        </w:rPr>
      </w:pPr>
      <w:del w:id="1188" w:author="jerome draillard" w:date="2015-10-29T11:17:00Z">
        <w:r w:rsidRPr="000E359C" w:rsidDel="007E3053">
          <w:rPr>
            <w:lang w:val="en-US"/>
          </w:rPr>
          <w:delText xml:space="preserve">Dans "LIBS", </w:delText>
        </w:r>
        <w:r w:rsidRPr="00CA571C" w:rsidDel="007E3053">
          <w:delText>même chose</w:delText>
        </w:r>
      </w:del>
    </w:p>
    <w:p w:rsidR="00BF1190" w:rsidDel="007E3053" w:rsidRDefault="00BF1190" w:rsidP="00BF1190">
      <w:pPr>
        <w:pStyle w:val="Paragraphedeliste"/>
        <w:numPr>
          <w:ilvl w:val="1"/>
          <w:numId w:val="12"/>
        </w:numPr>
        <w:rPr>
          <w:del w:id="1189" w:author="jerome draillard" w:date="2015-10-29T11:17:00Z"/>
        </w:rPr>
      </w:pPr>
      <w:del w:id="1190" w:author="jerome draillard" w:date="2015-10-29T11:17:00Z">
        <w:r w:rsidDel="007E3053">
          <w:delText>Dans "LIBS", les librairies "protolg3d", "tdlcommond", et "sxBasics"</w:delText>
        </w:r>
      </w:del>
    </w:p>
    <w:p w:rsidR="00BF1190" w:rsidDel="007E3053" w:rsidRDefault="00BF1190" w:rsidP="00BF1190">
      <w:pPr>
        <w:pStyle w:val="Paragraphedeliste"/>
        <w:numPr>
          <w:ilvl w:val="0"/>
          <w:numId w:val="12"/>
        </w:numPr>
        <w:ind w:left="1418"/>
        <w:rPr>
          <w:del w:id="1191" w:author="jerome draillard" w:date="2015-10-29T11:17:00Z"/>
        </w:rPr>
      </w:pPr>
      <w:del w:id="1192" w:author="jerome draillard" w:date="2015-10-29T11:17:00Z">
        <w:r w:rsidRPr="00CA571C" w:rsidDel="007E3053">
          <w:delText>Dans "CONFIG(release, debug|release)", même chose</w:delText>
        </w:r>
      </w:del>
    </w:p>
    <w:p w:rsidR="00BF1190" w:rsidDel="007E3053" w:rsidRDefault="00BF1190" w:rsidP="00BF1190">
      <w:pPr>
        <w:pStyle w:val="Paragraphedeliste"/>
        <w:numPr>
          <w:ilvl w:val="0"/>
          <w:numId w:val="13"/>
        </w:numPr>
        <w:rPr>
          <w:del w:id="1193" w:author="jerome draillard" w:date="2015-10-29T11:17:00Z"/>
        </w:rPr>
      </w:pPr>
      <w:del w:id="1194" w:author="jerome draillard" w:date="2015-10-29T11:17:00Z">
        <w:r w:rsidDel="007E3053">
          <w:delText>Générer les sources en exécutant "</w:delText>
        </w:r>
        <w:r w:rsidRPr="00B75C1A" w:rsidDel="007E3053">
          <w:delText>generatevcproj.bat</w:delText>
        </w:r>
        <w:r w:rsidDel="007E3053">
          <w:delText>", présent dans</w:delText>
        </w:r>
      </w:del>
    </w:p>
    <w:p w:rsidR="00BF1190" w:rsidRPr="004610FA" w:rsidDel="007E3053" w:rsidRDefault="00BF1190" w:rsidP="00BF1190">
      <w:pPr>
        <w:jc w:val="center"/>
        <w:rPr>
          <w:del w:id="1195" w:author="jerome draillard" w:date="2015-10-29T11:17:00Z"/>
          <w:lang w:val="en-US"/>
        </w:rPr>
      </w:pPr>
      <w:del w:id="1196" w:author="jerome draillard" w:date="2015-10-29T11:17:00Z">
        <w:r w:rsidDel="007E3053">
          <w:rPr>
            <w:lang w:val="en-US"/>
          </w:rPr>
          <w:delText>src\sx\tp\tpdemo</w:delText>
        </w:r>
      </w:del>
    </w:p>
    <w:p w:rsidR="00BF1190" w:rsidDel="007E3053" w:rsidRDefault="00BF1190" w:rsidP="00BF1190">
      <w:pPr>
        <w:pStyle w:val="Paragraphedeliste"/>
        <w:numPr>
          <w:ilvl w:val="0"/>
          <w:numId w:val="14"/>
        </w:numPr>
        <w:rPr>
          <w:del w:id="1197" w:author="jerome draillard" w:date="2015-10-29T11:17:00Z"/>
        </w:rPr>
      </w:pPr>
      <w:del w:id="1198" w:author="jerome draillard" w:date="2015-10-29T11:17:00Z">
        <w:r w:rsidDel="007E3053">
          <w:delText>Lancer le .vcproj, puis sauvegarder la solution ".sln" dans le répertoire de plus haut niveau, avec le nom du plugin. Dans l'exemple: "SxTp" (la sauvegarde est demandée lorsque l'on ferme visual ou qu'on lance une compilation)</w:delText>
        </w:r>
      </w:del>
    </w:p>
    <w:p w:rsidR="00BF1190" w:rsidDel="007E3053" w:rsidRDefault="00BF1190" w:rsidP="00BF1190">
      <w:pPr>
        <w:rPr>
          <w:del w:id="1199" w:author="jerome draillard" w:date="2015-10-29T11:17:00Z"/>
        </w:rPr>
      </w:pPr>
    </w:p>
    <w:p w:rsidR="00BF1190" w:rsidDel="007E3053" w:rsidRDefault="00BF1190" w:rsidP="00BF1190">
      <w:pPr>
        <w:rPr>
          <w:del w:id="1200" w:author="jerome draillard" w:date="2015-10-29T11:17:00Z"/>
        </w:rPr>
      </w:pPr>
    </w:p>
    <w:p w:rsidR="00BF1190" w:rsidRDefault="00BF1190" w:rsidP="00BF1190">
      <w:pPr>
        <w:spacing w:after="200" w:line="276" w:lineRule="auto"/>
        <w:jc w:val="left"/>
        <w:rPr>
          <w:ins w:id="1201" w:author="jerome draillard" w:date="2015-10-29T11:18:00Z"/>
        </w:rPr>
      </w:pPr>
      <w:del w:id="1202" w:author="jerome draillard" w:date="2015-10-29T11:17:00Z">
        <w:r w:rsidDel="007E3053">
          <w:br w:type="page"/>
        </w:r>
      </w:del>
      <w:ins w:id="1203" w:author="jerome draillard" w:date="2015-10-29T11:18:00Z">
        <w:r>
          <w:t xml:space="preserve">Créer le dossier </w:t>
        </w:r>
        <w:r w:rsidRPr="007E3053">
          <w:t>C:\tt4\TP\</w:t>
        </w:r>
      </w:ins>
      <w:ins w:id="1204" w:author="ghislain.aine" w:date="2015-10-30T11:49:00Z">
        <w:r w:rsidRPr="007E3053">
          <w:t xml:space="preserve"> </w:t>
        </w:r>
      </w:ins>
      <w:proofErr w:type="spellStart"/>
      <w:ins w:id="1205" w:author="jerome draillard" w:date="2015-10-29T11:18:00Z">
        <w:r w:rsidRPr="007E3053">
          <w:t>Sources\Demo</w:t>
        </w:r>
        <w:proofErr w:type="spellEnd"/>
        <w:del w:id="1206" w:author="ghislain.aine" w:date="2015-11-04T16:49:00Z">
          <w:r w:rsidRPr="007E3053" w:rsidDel="0049323F">
            <w:delText>\Component</w:delText>
          </w:r>
        </w:del>
        <w:r>
          <w:t>.</w:t>
        </w:r>
      </w:ins>
    </w:p>
    <w:p w:rsidR="00BF1190" w:rsidRDefault="00BF1190" w:rsidP="00BF1190">
      <w:pPr>
        <w:spacing w:after="200" w:line="276" w:lineRule="auto"/>
        <w:jc w:val="left"/>
        <w:rPr>
          <w:ins w:id="1207" w:author="ghislain.aine" w:date="2015-11-04T16:43:00Z"/>
        </w:rPr>
      </w:pPr>
      <w:ins w:id="1208" w:author="jerome draillard" w:date="2015-10-29T11:18:00Z">
        <w:r>
          <w:t xml:space="preserve">Dans ce dossier créer </w:t>
        </w:r>
        <w:del w:id="1209" w:author="ghislain.aine" w:date="2015-11-04T16:43:00Z">
          <w:r w:rsidDel="003230A6">
            <w:delText>un</w:delText>
          </w:r>
        </w:del>
      </w:ins>
      <w:ins w:id="1210" w:author="ghislain.aine" w:date="2015-11-04T16:43:00Z">
        <w:r>
          <w:t>les</w:t>
        </w:r>
      </w:ins>
      <w:ins w:id="1211" w:author="jerome draillard" w:date="2015-10-29T11:18:00Z">
        <w:r>
          <w:t xml:space="preserve"> fichier</w:t>
        </w:r>
      </w:ins>
      <w:ins w:id="1212" w:author="ghislain.aine" w:date="2015-11-04T16:43:00Z">
        <w:r>
          <w:t>s :</w:t>
        </w:r>
        <w:r>
          <w:br/>
        </w:r>
        <w:r>
          <w:tab/>
        </w:r>
      </w:ins>
      <w:ins w:id="1213" w:author="jerome draillard" w:date="2015-10-29T11:18:00Z">
        <w:r>
          <w:t xml:space="preserve"> </w:t>
        </w:r>
        <w:del w:id="1214" w:author="ghislain.aine" w:date="2015-11-04T16:43:00Z">
          <w:r w:rsidDel="003230A6">
            <w:delText>"</w:delText>
          </w:r>
        </w:del>
        <w:proofErr w:type="spellStart"/>
        <w:r>
          <w:t>Demo</w:t>
        </w:r>
      </w:ins>
      <w:ins w:id="1215" w:author="jerome draillard" w:date="2015-10-29T11:26:00Z">
        <w:r>
          <w:t>PluginFactory_class</w:t>
        </w:r>
      </w:ins>
      <w:ins w:id="1216" w:author="jerome draillard" w:date="2015-10-29T11:18:00Z">
        <w:r>
          <w:t>.h</w:t>
        </w:r>
      </w:ins>
      <w:proofErr w:type="spellEnd"/>
      <w:ins w:id="1217" w:author="ghislain.aine" w:date="2015-11-04T16:43:00Z">
        <w:r>
          <w:br/>
        </w:r>
        <w:r>
          <w:tab/>
          <w:t>DemoPluginFactory_class.cpp</w:t>
        </w:r>
      </w:ins>
      <w:ins w:id="1218" w:author="ghislain.aine" w:date="2015-11-04T16:44:00Z">
        <w:r>
          <w:br/>
        </w:r>
        <w:r>
          <w:tab/>
        </w:r>
        <w:proofErr w:type="spellStart"/>
        <w:r>
          <w:t>DemoPluginConstantes.h</w:t>
        </w:r>
      </w:ins>
      <w:proofErr w:type="spellEnd"/>
    </w:p>
    <w:p w:rsidR="00BF1190" w:rsidDel="003230A6" w:rsidRDefault="00BF1190" w:rsidP="00BF1190">
      <w:pPr>
        <w:spacing w:after="200" w:line="276" w:lineRule="auto"/>
        <w:jc w:val="left"/>
        <w:rPr>
          <w:ins w:id="1219" w:author="jerome draillard" w:date="2015-10-29T11:37:00Z"/>
          <w:del w:id="1220" w:author="ghislain.aine" w:date="2015-11-04T16:44:00Z"/>
        </w:rPr>
      </w:pPr>
      <w:ins w:id="1221" w:author="jerome draillard" w:date="2015-10-29T11:18:00Z">
        <w:del w:id="1222" w:author="ghislain.aine" w:date="2015-11-04T16:43:00Z">
          <w:r w:rsidDel="003230A6">
            <w:delText>"</w:delText>
          </w:r>
        </w:del>
        <w:del w:id="1223" w:author="ghislain.aine" w:date="2015-11-04T16:44:00Z">
          <w:r w:rsidDel="003230A6">
            <w:delText xml:space="preserve"> et un fichier "</w:delText>
          </w:r>
        </w:del>
      </w:ins>
      <w:ins w:id="1224" w:author="jerome draillard" w:date="2015-10-29T11:26:00Z">
        <w:del w:id="1225" w:author="ghislain.aine" w:date="2015-11-04T16:44:00Z">
          <w:r w:rsidRPr="00B54F70" w:rsidDel="003230A6">
            <w:delText xml:space="preserve"> </w:delText>
          </w:r>
        </w:del>
        <w:del w:id="1226" w:author="ghislain.aine" w:date="2015-11-04T16:43:00Z">
          <w:r w:rsidDel="003230A6">
            <w:delText>DemoPluginFactory_class</w:delText>
          </w:r>
        </w:del>
      </w:ins>
      <w:ins w:id="1227" w:author="jerome draillard" w:date="2015-10-29T11:18:00Z">
        <w:del w:id="1228" w:author="ghislain.aine" w:date="2015-11-04T16:43:00Z">
          <w:r w:rsidDel="003230A6">
            <w:delText>.cpp</w:delText>
          </w:r>
        </w:del>
        <w:del w:id="1229" w:author="ghislain.aine" w:date="2015-11-04T16:44:00Z">
          <w:r w:rsidDel="003230A6">
            <w:delText>".</w:delText>
          </w:r>
        </w:del>
      </w:ins>
    </w:p>
    <w:p w:rsidR="00BF1190" w:rsidRDefault="00BF1190" w:rsidP="00BF1190">
      <w:pPr>
        <w:spacing w:after="200" w:line="276" w:lineRule="auto"/>
        <w:jc w:val="left"/>
        <w:rPr>
          <w:ins w:id="1230" w:author="ghislain.aine" w:date="2015-10-30T10:21:00Z"/>
        </w:rPr>
      </w:pPr>
      <w:ins w:id="1231" w:author="jerome draillard" w:date="2015-10-29T11:37:00Z">
        <w:del w:id="1232" w:author="ghislain.aine" w:date="2015-11-04T16:44:00Z">
          <w:r w:rsidDel="003230A6">
            <w:delText>Ajouter également le fichier "DemoPluginConstantes.h"</w:delText>
          </w:r>
        </w:del>
      </w:ins>
      <w:ins w:id="1233" w:author="ghislain.aine" w:date="2015-11-04T16:44:00Z">
        <w:r>
          <w:t xml:space="preserve">Ce dernier fichier </w:t>
        </w:r>
      </w:ins>
      <w:proofErr w:type="spellStart"/>
      <w:ins w:id="1234" w:author="jerome draillard" w:date="2015-11-27T15:32:00Z">
        <w:r>
          <w:t>DemoPluginConstantes.h</w:t>
        </w:r>
        <w:proofErr w:type="spellEnd"/>
        <w:r>
          <w:t xml:space="preserve"> </w:t>
        </w:r>
      </w:ins>
      <w:ins w:id="1235" w:author="ghislain.aine" w:date="2015-11-04T16:44:00Z">
        <w:r>
          <w:t xml:space="preserve">se résumant </w:t>
        </w:r>
      </w:ins>
      <w:ins w:id="1236" w:author="jerome draillard" w:date="2015-11-27T15:33:00Z">
        <w:r>
          <w:t>au code suivant :</w:t>
        </w:r>
      </w:ins>
      <w:ins w:id="1237" w:author="ghislain.aine" w:date="2015-11-04T16:44:00Z">
        <w:del w:id="1238" w:author="jerome draillard" w:date="2015-11-27T15:32:00Z">
          <w:r w:rsidDel="007B3C31">
            <w:delText>à :</w:delText>
          </w:r>
        </w:del>
      </w:ins>
      <w:ins w:id="1239" w:author="jerome draillard" w:date="2015-10-29T11:37:00Z">
        <w:del w:id="1240" w:author="ghislain.aine" w:date="2015-11-04T16:44:00Z">
          <w:r w:rsidDel="003230A6">
            <w:delText xml:space="preserve"> qui conti</w:delText>
          </w:r>
        </w:del>
      </w:ins>
    </w:p>
    <w:p w:rsidR="00BF1190" w:rsidRDefault="00C156AC" w:rsidP="00BF1190">
      <w:pPr>
        <w:spacing w:after="200" w:line="276" w:lineRule="auto"/>
        <w:jc w:val="left"/>
        <w:rPr>
          <w:ins w:id="1241" w:author="ghislain.aine" w:date="2015-10-30T10:21:00Z"/>
        </w:rPr>
      </w:pPr>
      <w:r>
        <w:pict>
          <v:shape id="_x0000_s1281" type="#_x0000_t202" style="width:497.25pt;height:208.15pt;mso-height-percent:200;mso-position-horizontal-relative:char;mso-position-vertical-relative:line;mso-height-percent:200;mso-width-relative:margin;mso-height-relative:margin">
            <v:textbox style="mso-next-textbox:#_x0000_s1281;mso-fit-shape-to-text:t">
              <w:txbxContent>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42" w:author="ghislain.aine" w:date="2015-11-04T17:32:00Z">
                        <w:rPr>
                          <w:rFonts w:ascii="Courier New" w:eastAsia="Times New Roman" w:hAnsi="Courier New" w:cs="Courier New"/>
                          <w:color w:val="804000"/>
                          <w:sz w:val="16"/>
                          <w:szCs w:val="16"/>
                          <w:lang w:val="en-US" w:eastAsia="fr-FR"/>
                        </w:rPr>
                      </w:rPrChange>
                    </w:rPr>
                  </w:pPr>
                  <w:moveToRangeStart w:id="1243" w:author="ghislain.aine" w:date="2015-10-30T10:21:00Z" w:name="move433963806"/>
                  <w:moveTo w:id="1244" w:author="ghislain.aine" w:date="2015-10-30T10:21:00Z">
                    <w:r w:rsidRPr="00D276D8">
                      <w:rPr>
                        <w:rFonts w:ascii="Consolas" w:eastAsia="Times New Roman" w:hAnsi="Consolas" w:cs="Consolas"/>
                        <w:color w:val="804000"/>
                        <w:sz w:val="19"/>
                        <w:szCs w:val="19"/>
                        <w:lang w:val="en-US" w:eastAsia="fr-FR"/>
                        <w:rPrChange w:id="1245" w:author="ghislain.aine" w:date="2015-11-04T17:32: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246" w:author="ghislain.aine" w:date="2015-11-04T17:32:00Z">
                          <w:rPr>
                            <w:rFonts w:ascii="Courier New" w:eastAsia="Times New Roman" w:hAnsi="Courier New" w:cs="Courier New"/>
                            <w:color w:val="804000"/>
                            <w:sz w:val="16"/>
                            <w:szCs w:val="16"/>
                            <w:lang w:val="en-US" w:eastAsia="fr-FR"/>
                          </w:rPr>
                        </w:rPrChange>
                      </w:rPr>
                      <w:t>pragma</w:t>
                    </w:r>
                    <w:proofErr w:type="spellEnd"/>
                    <w:r w:rsidRPr="00D276D8">
                      <w:rPr>
                        <w:rFonts w:ascii="Consolas" w:eastAsia="Times New Roman" w:hAnsi="Consolas" w:cs="Consolas"/>
                        <w:color w:val="804000"/>
                        <w:sz w:val="19"/>
                        <w:szCs w:val="19"/>
                        <w:lang w:val="en-US" w:eastAsia="fr-FR"/>
                        <w:rPrChange w:id="1247" w:author="ghislain.aine" w:date="2015-11-04T17:32:00Z">
                          <w:rPr>
                            <w:rFonts w:ascii="Courier New" w:eastAsia="Times New Roman" w:hAnsi="Courier New" w:cs="Courier New"/>
                            <w:color w:val="804000"/>
                            <w:sz w:val="16"/>
                            <w:szCs w:val="16"/>
                            <w:lang w:val="en-US" w:eastAsia="fr-FR"/>
                          </w:rPr>
                        </w:rPrChange>
                      </w:rPr>
                      <w:t xml:space="preserve"> once</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1248" w:author="ghislain.aine" w:date="2015-11-04T17:32: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8000"/>
                      <w:sz w:val="19"/>
                      <w:szCs w:val="19"/>
                      <w:lang w:val="en-US" w:eastAsia="fr-FR"/>
                      <w:rPrChange w:id="1249" w:author="ghislain.aine" w:date="2015-11-04T17:32:00Z">
                        <w:rPr>
                          <w:rFonts w:ascii="Courier New" w:eastAsia="Times New Roman" w:hAnsi="Courier New" w:cs="Courier New"/>
                          <w:color w:val="008000"/>
                          <w:sz w:val="16"/>
                          <w:szCs w:val="16"/>
                          <w:lang w:val="en-US" w:eastAsia="fr-FR"/>
                        </w:rPr>
                      </w:rPrChange>
                    </w:rPr>
                  </w:pPr>
                  <w:moveTo w:id="1250" w:author="ghislain.aine" w:date="2015-10-30T10:21:00Z">
                    <w:r w:rsidRPr="00D276D8">
                      <w:rPr>
                        <w:rFonts w:ascii="Consolas" w:eastAsia="Times New Roman" w:hAnsi="Consolas" w:cs="Consolas"/>
                        <w:color w:val="008000"/>
                        <w:sz w:val="19"/>
                        <w:szCs w:val="19"/>
                        <w:lang w:val="en-US" w:eastAsia="fr-FR"/>
                        <w:rPrChange w:id="1251" w:author="ghislain.aine" w:date="2015-11-04T17:32:00Z">
                          <w:rPr>
                            <w:rFonts w:ascii="Courier New" w:eastAsia="Times New Roman" w:hAnsi="Courier New" w:cs="Courier New"/>
                            <w:color w:val="008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8000"/>
                      <w:sz w:val="19"/>
                      <w:szCs w:val="19"/>
                      <w:lang w:val="en-US" w:eastAsia="fr-FR"/>
                      <w:rPrChange w:id="1252" w:author="ghislain.aine" w:date="2015-11-04T17:32:00Z">
                        <w:rPr>
                          <w:rFonts w:ascii="Courier New" w:eastAsia="Times New Roman" w:hAnsi="Courier New" w:cs="Courier New"/>
                          <w:color w:val="008000"/>
                          <w:sz w:val="16"/>
                          <w:szCs w:val="16"/>
                          <w:lang w:val="en-US" w:eastAsia="fr-FR"/>
                        </w:rPr>
                      </w:rPrChange>
                    </w:rPr>
                  </w:pPr>
                  <w:moveTo w:id="1253" w:author="ghislain.aine" w:date="2015-10-30T10:21:00Z">
                    <w:r w:rsidRPr="00D276D8">
                      <w:rPr>
                        <w:rFonts w:ascii="Consolas" w:eastAsia="Times New Roman" w:hAnsi="Consolas" w:cs="Consolas"/>
                        <w:color w:val="008000"/>
                        <w:sz w:val="19"/>
                        <w:szCs w:val="19"/>
                        <w:lang w:val="en-US" w:eastAsia="fr-FR"/>
                        <w:rPrChange w:id="1254" w:author="ghislain.aine" w:date="2015-11-04T17:32:00Z">
                          <w:rPr>
                            <w:rFonts w:ascii="Courier New" w:eastAsia="Times New Roman" w:hAnsi="Courier New" w:cs="Courier New"/>
                            <w:color w:val="008000"/>
                            <w:sz w:val="16"/>
                            <w:szCs w:val="16"/>
                            <w:lang w:val="en-US" w:eastAsia="fr-FR"/>
                          </w:rPr>
                        </w:rPrChange>
                      </w:rPr>
                      <w:t xml:space="preserve">  * INCLUDES LOCAUX</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255" w:author="ghislain.aine" w:date="2015-11-04T17:32:00Z">
                        <w:rPr>
                          <w:rFonts w:ascii="Courier New" w:eastAsia="Times New Roman" w:hAnsi="Courier New" w:cs="Courier New"/>
                          <w:color w:val="000000"/>
                          <w:sz w:val="16"/>
                          <w:szCs w:val="16"/>
                          <w:lang w:val="en-US" w:eastAsia="fr-FR"/>
                        </w:rPr>
                      </w:rPrChange>
                    </w:rPr>
                  </w:pPr>
                  <w:moveTo w:id="1256" w:author="ghislain.aine" w:date="2015-10-30T10:21:00Z">
                    <w:r w:rsidRPr="00D276D8">
                      <w:rPr>
                        <w:rFonts w:ascii="Consolas" w:eastAsia="Times New Roman" w:hAnsi="Consolas" w:cs="Consolas"/>
                        <w:color w:val="008000"/>
                        <w:sz w:val="19"/>
                        <w:szCs w:val="19"/>
                        <w:lang w:val="en-US" w:eastAsia="fr-FR"/>
                        <w:rPrChange w:id="1257" w:author="ghislain.aine" w:date="2015-11-04T17:32:00Z">
                          <w:rPr>
                            <w:rFonts w:ascii="Courier New" w:eastAsia="Times New Roman" w:hAnsi="Courier New" w:cs="Courier New"/>
                            <w:color w:val="00800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58" w:author="ghislain.aine" w:date="2015-11-04T17:32:00Z">
                        <w:rPr>
                          <w:rFonts w:ascii="Courier New" w:eastAsia="Times New Roman" w:hAnsi="Courier New" w:cs="Courier New"/>
                          <w:color w:val="804000"/>
                          <w:sz w:val="16"/>
                          <w:szCs w:val="16"/>
                          <w:lang w:val="en-US" w:eastAsia="fr-FR"/>
                        </w:rPr>
                      </w:rPrChange>
                    </w:rPr>
                  </w:pPr>
                  <w:moveTo w:id="1259" w:author="ghislain.aine" w:date="2015-10-30T10:21:00Z">
                    <w:r w:rsidRPr="00D276D8">
                      <w:rPr>
                        <w:rFonts w:ascii="Consolas" w:eastAsia="Times New Roman" w:hAnsi="Consolas" w:cs="Consolas"/>
                        <w:color w:val="804000"/>
                        <w:sz w:val="19"/>
                        <w:szCs w:val="19"/>
                        <w:lang w:val="en-US" w:eastAsia="fr-FR"/>
                        <w:rPrChange w:id="1260" w:author="ghislain.aine" w:date="2015-11-04T17:32:00Z">
                          <w:rPr>
                            <w:rFonts w:ascii="Courier New" w:eastAsia="Times New Roman" w:hAnsi="Courier New" w:cs="Courier New"/>
                            <w:color w:val="804000"/>
                            <w:sz w:val="16"/>
                            <w:szCs w:val="16"/>
                            <w:lang w:val="en-US" w:eastAsia="fr-FR"/>
                          </w:rPr>
                        </w:rPrChange>
                      </w:rPr>
                      <w:t>#include &lt;</w:t>
                    </w:r>
                    <w:proofErr w:type="spellStart"/>
                    <w:r w:rsidRPr="00D276D8">
                      <w:rPr>
                        <w:rFonts w:ascii="Consolas" w:eastAsia="Times New Roman" w:hAnsi="Consolas" w:cs="Consolas"/>
                        <w:color w:val="804000"/>
                        <w:sz w:val="19"/>
                        <w:szCs w:val="19"/>
                        <w:lang w:val="en-US" w:eastAsia="fr-FR"/>
                        <w:rPrChange w:id="1261" w:author="ghislain.aine" w:date="2015-11-04T17:32:00Z">
                          <w:rPr>
                            <w:rFonts w:ascii="Courier New" w:eastAsia="Times New Roman" w:hAnsi="Courier New" w:cs="Courier New"/>
                            <w:color w:val="804000"/>
                            <w:sz w:val="16"/>
                            <w:szCs w:val="16"/>
                            <w:lang w:val="en-US" w:eastAsia="fr-FR"/>
                          </w:rPr>
                        </w:rPrChange>
                      </w:rPr>
                      <w:t>QGlobal.h</w:t>
                    </w:r>
                    <w:proofErr w:type="spellEnd"/>
                    <w:r w:rsidRPr="00D276D8">
                      <w:rPr>
                        <w:rFonts w:ascii="Consolas" w:eastAsia="Times New Roman" w:hAnsi="Consolas" w:cs="Consolas"/>
                        <w:color w:val="804000"/>
                        <w:sz w:val="19"/>
                        <w:szCs w:val="19"/>
                        <w:lang w:val="en-US" w:eastAsia="fr-FR"/>
                        <w:rPrChange w:id="1262" w:author="ghislain.aine" w:date="2015-11-04T17:32:00Z">
                          <w:rPr>
                            <w:rFonts w:ascii="Courier New" w:eastAsia="Times New Roman" w:hAnsi="Courier New" w:cs="Courier New"/>
                            <w:color w:val="804000"/>
                            <w:sz w:val="16"/>
                            <w:szCs w:val="16"/>
                            <w:lang w:val="en-US" w:eastAsia="fr-FR"/>
                          </w:rPr>
                        </w:rPrChange>
                      </w:rPr>
                      <w:t>&gt;</w:t>
                    </w:r>
                  </w:moveTo>
                </w:p>
                <w:p w:rsidR="00BF1190" w:rsidRPr="00E54AC5" w:rsidRDefault="00D276D8" w:rsidP="00BF1190">
                  <w:pPr>
                    <w:shd w:val="clear" w:color="auto" w:fill="FFFFFF"/>
                    <w:jc w:val="left"/>
                    <w:rPr>
                      <w:rFonts w:ascii="Consolas" w:eastAsia="Times New Roman" w:hAnsi="Consolas" w:cs="Consolas"/>
                      <w:color w:val="008000"/>
                      <w:sz w:val="19"/>
                      <w:szCs w:val="19"/>
                      <w:lang w:val="en-US" w:eastAsia="fr-FR"/>
                      <w:rPrChange w:id="1263" w:author="ghislain.aine" w:date="2015-11-04T17:32:00Z">
                        <w:rPr>
                          <w:rFonts w:ascii="Courier New" w:eastAsia="Times New Roman" w:hAnsi="Courier New" w:cs="Courier New"/>
                          <w:color w:val="008000"/>
                          <w:sz w:val="16"/>
                          <w:szCs w:val="16"/>
                          <w:lang w:val="en-US" w:eastAsia="fr-FR"/>
                        </w:rPr>
                      </w:rPrChange>
                    </w:rPr>
                  </w:pPr>
                  <w:moveTo w:id="1264" w:author="ghislain.aine" w:date="2015-10-30T10:21:00Z">
                    <w:r w:rsidRPr="00D276D8">
                      <w:rPr>
                        <w:rFonts w:ascii="Consolas" w:eastAsia="Times New Roman" w:hAnsi="Consolas" w:cs="Consolas"/>
                        <w:color w:val="008000"/>
                        <w:sz w:val="19"/>
                        <w:szCs w:val="19"/>
                        <w:lang w:val="en-US" w:eastAsia="fr-FR"/>
                        <w:rPrChange w:id="1265" w:author="ghislain.aine" w:date="2015-11-04T17:32:00Z">
                          <w:rPr>
                            <w:rFonts w:ascii="Courier New" w:eastAsia="Times New Roman" w:hAnsi="Courier New" w:cs="Courier New"/>
                            <w:color w:val="008000"/>
                            <w:sz w:val="16"/>
                            <w:szCs w:val="16"/>
                            <w:lang w:val="en-US" w:eastAsia="fr-FR"/>
                          </w:rPr>
                        </w:rPrChange>
                      </w:rPr>
                      <w:t>//Export via les DLL</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66" w:author="ghislain.aine" w:date="2015-11-04T17:32:00Z">
                        <w:rPr>
                          <w:rFonts w:ascii="Courier New" w:eastAsia="Times New Roman" w:hAnsi="Courier New" w:cs="Courier New"/>
                          <w:color w:val="804000"/>
                          <w:sz w:val="16"/>
                          <w:szCs w:val="16"/>
                          <w:lang w:val="en-US" w:eastAsia="fr-FR"/>
                        </w:rPr>
                      </w:rPrChange>
                    </w:rPr>
                  </w:pPr>
                  <w:moveTo w:id="1267" w:author="ghislain.aine" w:date="2015-10-30T10:21:00Z">
                    <w:r w:rsidRPr="00D276D8">
                      <w:rPr>
                        <w:rFonts w:ascii="Consolas" w:eastAsia="Times New Roman" w:hAnsi="Consolas" w:cs="Consolas"/>
                        <w:color w:val="804000"/>
                        <w:sz w:val="19"/>
                        <w:szCs w:val="19"/>
                        <w:lang w:val="en-US" w:eastAsia="fr-FR"/>
                        <w:rPrChange w:id="1268" w:author="ghislain.aine" w:date="2015-11-04T17:32:00Z">
                          <w:rPr>
                            <w:rFonts w:ascii="Courier New" w:eastAsia="Times New Roman" w:hAnsi="Courier New" w:cs="Courier New"/>
                            <w:color w:val="804000"/>
                            <w:sz w:val="16"/>
                            <w:szCs w:val="16"/>
                            <w:lang w:val="en-US" w:eastAsia="fr-FR"/>
                          </w:rPr>
                        </w:rPrChange>
                      </w:rPr>
                      <w:t>#include &lt;</w:t>
                    </w:r>
                    <w:proofErr w:type="spellStart"/>
                    <w:r w:rsidRPr="00D276D8">
                      <w:rPr>
                        <w:rFonts w:ascii="Consolas" w:eastAsia="Times New Roman" w:hAnsi="Consolas" w:cs="Consolas"/>
                        <w:color w:val="804000"/>
                        <w:sz w:val="19"/>
                        <w:szCs w:val="19"/>
                        <w:lang w:val="en-US" w:eastAsia="fr-FR"/>
                        <w:rPrChange w:id="1269" w:author="ghislain.aine" w:date="2015-11-04T17:32:00Z">
                          <w:rPr>
                            <w:rFonts w:ascii="Courier New" w:eastAsia="Times New Roman" w:hAnsi="Courier New" w:cs="Courier New"/>
                            <w:color w:val="804000"/>
                            <w:sz w:val="16"/>
                            <w:szCs w:val="16"/>
                            <w:lang w:val="en-US" w:eastAsia="fr-FR"/>
                          </w:rPr>
                        </w:rPrChange>
                      </w:rPr>
                      <w:t>SwMacros.h</w:t>
                    </w:r>
                    <w:proofErr w:type="spellEnd"/>
                    <w:r w:rsidRPr="00D276D8">
                      <w:rPr>
                        <w:rFonts w:ascii="Consolas" w:eastAsia="Times New Roman" w:hAnsi="Consolas" w:cs="Consolas"/>
                        <w:color w:val="804000"/>
                        <w:sz w:val="19"/>
                        <w:szCs w:val="19"/>
                        <w:lang w:val="en-US" w:eastAsia="fr-FR"/>
                        <w:rPrChange w:id="1270" w:author="ghislain.aine" w:date="2015-11-04T17:32:00Z">
                          <w:rPr>
                            <w:rFonts w:ascii="Courier New" w:eastAsia="Times New Roman" w:hAnsi="Courier New" w:cs="Courier New"/>
                            <w:color w:val="804000"/>
                            <w:sz w:val="16"/>
                            <w:szCs w:val="16"/>
                            <w:lang w:val="en-US" w:eastAsia="fr-FR"/>
                          </w:rPr>
                        </w:rPrChange>
                      </w:rPr>
                      <w:t>&gt;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1271" w:author="ghislain.aine" w:date="2015-11-04T17:32: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72" w:author="ghislain.aine" w:date="2015-11-04T17:32:00Z">
                        <w:rPr>
                          <w:rFonts w:ascii="Courier New" w:eastAsia="Times New Roman" w:hAnsi="Courier New" w:cs="Courier New"/>
                          <w:color w:val="804000"/>
                          <w:sz w:val="16"/>
                          <w:szCs w:val="16"/>
                          <w:lang w:val="en-US" w:eastAsia="fr-FR"/>
                        </w:rPr>
                      </w:rPrChange>
                    </w:rPr>
                  </w:pPr>
                  <w:moveTo w:id="1273" w:author="ghislain.aine" w:date="2015-10-30T10:21:00Z">
                    <w:r w:rsidRPr="00D276D8">
                      <w:rPr>
                        <w:rFonts w:ascii="Consolas" w:eastAsia="Times New Roman" w:hAnsi="Consolas" w:cs="Consolas"/>
                        <w:color w:val="804000"/>
                        <w:sz w:val="19"/>
                        <w:szCs w:val="19"/>
                        <w:lang w:val="en-US" w:eastAsia="fr-FR"/>
                        <w:rPrChange w:id="1274" w:author="ghislain.aine" w:date="2015-11-04T17:32: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275" w:author="ghislain.aine" w:date="2015-11-04T17:32:00Z">
                          <w:rPr>
                            <w:rFonts w:ascii="Courier New" w:eastAsia="Times New Roman" w:hAnsi="Courier New" w:cs="Courier New"/>
                            <w:color w:val="804000"/>
                            <w:sz w:val="16"/>
                            <w:szCs w:val="16"/>
                            <w:lang w:val="en-US" w:eastAsia="fr-FR"/>
                          </w:rPr>
                        </w:rPrChange>
                      </w:rPr>
                      <w:t>ifdef</w:t>
                    </w:r>
                    <w:proofErr w:type="spellEnd"/>
                    <w:r w:rsidRPr="00D276D8">
                      <w:rPr>
                        <w:rFonts w:ascii="Consolas" w:eastAsia="Times New Roman" w:hAnsi="Consolas" w:cs="Consolas"/>
                        <w:color w:val="804000"/>
                        <w:sz w:val="19"/>
                        <w:szCs w:val="19"/>
                        <w:lang w:val="en-US" w:eastAsia="fr-FR"/>
                        <w:rPrChange w:id="1276" w:author="ghislain.aine" w:date="2015-11-04T17:32:00Z">
                          <w:rPr>
                            <w:rFonts w:ascii="Courier New" w:eastAsia="Times New Roman" w:hAnsi="Courier New" w:cs="Courier New"/>
                            <w:color w:val="804000"/>
                            <w:sz w:val="16"/>
                            <w:szCs w:val="16"/>
                            <w:lang w:val="en-US" w:eastAsia="fr-FR"/>
                          </w:rPr>
                        </w:rPrChange>
                      </w:rPr>
                      <w:t xml:space="preserve"> DEMO_LIB</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77" w:author="ghislain.aine" w:date="2015-11-04T17:32:00Z">
                        <w:rPr>
                          <w:rFonts w:ascii="Courier New" w:eastAsia="Times New Roman" w:hAnsi="Courier New" w:cs="Courier New"/>
                          <w:color w:val="804000"/>
                          <w:sz w:val="16"/>
                          <w:szCs w:val="16"/>
                          <w:lang w:val="en-US" w:eastAsia="fr-FR"/>
                        </w:rPr>
                      </w:rPrChange>
                    </w:rPr>
                  </w:pPr>
                  <w:moveTo w:id="1278" w:author="ghislain.aine" w:date="2015-10-30T10:21:00Z">
                    <w:r w:rsidRPr="00D276D8">
                      <w:rPr>
                        <w:rFonts w:ascii="Consolas" w:eastAsia="Times New Roman" w:hAnsi="Consolas" w:cs="Consolas"/>
                        <w:color w:val="000000"/>
                        <w:sz w:val="19"/>
                        <w:szCs w:val="19"/>
                        <w:lang w:val="en-US" w:eastAsia="fr-FR"/>
                        <w:rPrChange w:id="1279" w:author="ghislain.aine" w:date="2015-11-04T17:32: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4000"/>
                        <w:sz w:val="19"/>
                        <w:szCs w:val="19"/>
                        <w:lang w:val="en-US" w:eastAsia="fr-FR"/>
                        <w:rPrChange w:id="1280" w:author="ghislain.aine" w:date="2015-11-04T17:32:00Z">
                          <w:rPr>
                            <w:rFonts w:ascii="Courier New" w:eastAsia="Times New Roman" w:hAnsi="Courier New" w:cs="Courier New"/>
                            <w:color w:val="804000"/>
                            <w:sz w:val="16"/>
                            <w:szCs w:val="16"/>
                            <w:lang w:val="en-US" w:eastAsia="fr-FR"/>
                          </w:rPr>
                        </w:rPrChange>
                      </w:rPr>
                      <w:t>#define DEMO_EXPORT Q_DECL_EXPORT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81" w:author="ghislain.aine" w:date="2015-11-04T17:32:00Z">
                        <w:rPr>
                          <w:rFonts w:ascii="Courier New" w:eastAsia="Times New Roman" w:hAnsi="Courier New" w:cs="Courier New"/>
                          <w:color w:val="804000"/>
                          <w:sz w:val="16"/>
                          <w:szCs w:val="16"/>
                          <w:lang w:val="en-US" w:eastAsia="fr-FR"/>
                        </w:rPr>
                      </w:rPrChange>
                    </w:rPr>
                  </w:pPr>
                  <w:moveTo w:id="1282" w:author="ghislain.aine" w:date="2015-10-30T10:21:00Z">
                    <w:r w:rsidRPr="00D276D8">
                      <w:rPr>
                        <w:rFonts w:ascii="Consolas" w:eastAsia="Times New Roman" w:hAnsi="Consolas" w:cs="Consolas"/>
                        <w:color w:val="000000"/>
                        <w:sz w:val="19"/>
                        <w:szCs w:val="19"/>
                        <w:lang w:val="en-US" w:eastAsia="fr-FR"/>
                        <w:rPrChange w:id="1283" w:author="ghislain.aine" w:date="2015-11-04T17:32: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4000"/>
                        <w:sz w:val="19"/>
                        <w:szCs w:val="19"/>
                        <w:lang w:val="en-US" w:eastAsia="fr-FR"/>
                        <w:rPrChange w:id="1284" w:author="ghislain.aine" w:date="2015-11-04T17:32:00Z">
                          <w:rPr>
                            <w:rFonts w:ascii="Courier New" w:eastAsia="Times New Roman" w:hAnsi="Courier New" w:cs="Courier New"/>
                            <w:color w:val="804000"/>
                            <w:sz w:val="16"/>
                            <w:szCs w:val="16"/>
                            <w:lang w:val="en-US" w:eastAsia="fr-FR"/>
                          </w:rPr>
                        </w:rPrChange>
                      </w:rPr>
                      <w:t>#define DEMO_DECLARE_</w:t>
                    </w:r>
                    <w:proofErr w:type="gramStart"/>
                    <w:r w:rsidRPr="00D276D8">
                      <w:rPr>
                        <w:rFonts w:ascii="Consolas" w:eastAsia="Times New Roman" w:hAnsi="Consolas" w:cs="Consolas"/>
                        <w:color w:val="804000"/>
                        <w:sz w:val="19"/>
                        <w:szCs w:val="19"/>
                        <w:lang w:val="en-US" w:eastAsia="fr-FR"/>
                        <w:rPrChange w:id="1285" w:author="ghislain.aine" w:date="2015-11-04T17:32:00Z">
                          <w:rPr>
                            <w:rFonts w:ascii="Courier New" w:eastAsia="Times New Roman" w:hAnsi="Courier New" w:cs="Courier New"/>
                            <w:color w:val="804000"/>
                            <w:sz w:val="16"/>
                            <w:szCs w:val="16"/>
                            <w:lang w:val="en-US" w:eastAsia="fr-FR"/>
                          </w:rPr>
                        </w:rPrChange>
                      </w:rPr>
                      <w:t>UUID(</w:t>
                    </w:r>
                    <w:proofErr w:type="gramEnd"/>
                    <w:r w:rsidRPr="00D276D8">
                      <w:rPr>
                        <w:rFonts w:ascii="Consolas" w:eastAsia="Times New Roman" w:hAnsi="Consolas" w:cs="Consolas"/>
                        <w:color w:val="804000"/>
                        <w:sz w:val="19"/>
                        <w:szCs w:val="19"/>
                        <w:lang w:val="en-US" w:eastAsia="fr-FR"/>
                        <w:rPrChange w:id="1286" w:author="ghislain.aine" w:date="2015-11-04T17:32:00Z">
                          <w:rPr>
                            <w:rFonts w:ascii="Courier New" w:eastAsia="Times New Roman" w:hAnsi="Courier New" w:cs="Courier New"/>
                            <w:color w:val="804000"/>
                            <w:sz w:val="16"/>
                            <w:szCs w:val="16"/>
                            <w:lang w:val="en-US" w:eastAsia="fr-FR"/>
                          </w:rPr>
                        </w:rPrChange>
                      </w:rPr>
                      <w:t xml:space="preserve">name) SW_EXTERN_C Q_DECL_EXPORT const </w:t>
                    </w:r>
                    <w:proofErr w:type="spellStart"/>
                    <w:r w:rsidRPr="00D276D8">
                      <w:rPr>
                        <w:rFonts w:ascii="Consolas" w:eastAsia="Times New Roman" w:hAnsi="Consolas" w:cs="Consolas"/>
                        <w:color w:val="804000"/>
                        <w:sz w:val="19"/>
                        <w:szCs w:val="19"/>
                        <w:lang w:val="en-US" w:eastAsia="fr-FR"/>
                        <w:rPrChange w:id="1287" w:author="ghislain.aine" w:date="2015-11-04T17:32:00Z">
                          <w:rPr>
                            <w:rFonts w:ascii="Courier New" w:eastAsia="Times New Roman" w:hAnsi="Courier New" w:cs="Courier New"/>
                            <w:color w:val="804000"/>
                            <w:sz w:val="16"/>
                            <w:szCs w:val="16"/>
                            <w:lang w:val="en-US" w:eastAsia="fr-FR"/>
                          </w:rPr>
                        </w:rPrChange>
                      </w:rPr>
                      <w:t>StreamWork</w:t>
                    </w:r>
                    <w:proofErr w:type="spellEnd"/>
                    <w:r w:rsidRPr="00D276D8">
                      <w:rPr>
                        <w:rFonts w:ascii="Consolas" w:eastAsia="Times New Roman" w:hAnsi="Consolas" w:cs="Consolas"/>
                        <w:color w:val="804000"/>
                        <w:sz w:val="19"/>
                        <w:szCs w:val="19"/>
                        <w:lang w:val="en-US" w:eastAsia="fr-FR"/>
                        <w:rPrChange w:id="1288" w:author="ghislain.aine" w:date="2015-11-04T17:32: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289" w:author="ghislain.aine" w:date="2015-11-04T17:32:00Z">
                          <w:rPr>
                            <w:rFonts w:ascii="Courier New" w:eastAsia="Times New Roman" w:hAnsi="Courier New" w:cs="Courier New"/>
                            <w:color w:val="804000"/>
                            <w:sz w:val="16"/>
                            <w:szCs w:val="16"/>
                            <w:lang w:val="en-US" w:eastAsia="fr-FR"/>
                          </w:rPr>
                        </w:rPrChange>
                      </w:rPr>
                      <w:t>SwCore</w:t>
                    </w:r>
                    <w:proofErr w:type="spellEnd"/>
                    <w:r w:rsidRPr="00D276D8">
                      <w:rPr>
                        <w:rFonts w:ascii="Consolas" w:eastAsia="Times New Roman" w:hAnsi="Consolas" w:cs="Consolas"/>
                        <w:color w:val="804000"/>
                        <w:sz w:val="19"/>
                        <w:szCs w:val="19"/>
                        <w:lang w:val="en-US" w:eastAsia="fr-FR"/>
                        <w:rPrChange w:id="1290" w:author="ghislain.aine" w:date="2015-11-04T17:32: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291" w:author="ghislain.aine" w:date="2015-11-04T17:32:00Z">
                          <w:rPr>
                            <w:rFonts w:ascii="Courier New" w:eastAsia="Times New Roman" w:hAnsi="Courier New" w:cs="Courier New"/>
                            <w:color w:val="804000"/>
                            <w:sz w:val="16"/>
                            <w:szCs w:val="16"/>
                            <w:lang w:val="en-US" w:eastAsia="fr-FR"/>
                          </w:rPr>
                        </w:rPrChange>
                      </w:rPr>
                      <w:t>SwUUID</w:t>
                    </w:r>
                    <w:proofErr w:type="spellEnd"/>
                    <w:r w:rsidRPr="00D276D8">
                      <w:rPr>
                        <w:rFonts w:ascii="Consolas" w:eastAsia="Times New Roman" w:hAnsi="Consolas" w:cs="Consolas"/>
                        <w:color w:val="804000"/>
                        <w:sz w:val="19"/>
                        <w:szCs w:val="19"/>
                        <w:lang w:val="en-US" w:eastAsia="fr-FR"/>
                        <w:rPrChange w:id="1292" w:author="ghislain.aine" w:date="2015-11-04T17:32:00Z">
                          <w:rPr>
                            <w:rFonts w:ascii="Courier New" w:eastAsia="Times New Roman" w:hAnsi="Courier New" w:cs="Courier New"/>
                            <w:color w:val="804000"/>
                            <w:sz w:val="16"/>
                            <w:szCs w:val="16"/>
                            <w:lang w:val="en-US" w:eastAsia="fr-FR"/>
                          </w:rPr>
                        </w:rPrChange>
                      </w:rPr>
                      <w:t xml:space="preserve"> name;</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93" w:author="ghislain.aine" w:date="2015-11-04T17:32:00Z">
                        <w:rPr>
                          <w:rFonts w:ascii="Courier New" w:eastAsia="Times New Roman" w:hAnsi="Courier New" w:cs="Courier New"/>
                          <w:color w:val="804000"/>
                          <w:sz w:val="16"/>
                          <w:szCs w:val="16"/>
                          <w:lang w:val="en-US" w:eastAsia="fr-FR"/>
                        </w:rPr>
                      </w:rPrChange>
                    </w:rPr>
                  </w:pPr>
                  <w:moveTo w:id="1294" w:author="ghislain.aine" w:date="2015-10-30T10:21:00Z">
                    <w:r w:rsidRPr="00D276D8">
                      <w:rPr>
                        <w:rFonts w:ascii="Consolas" w:eastAsia="Times New Roman" w:hAnsi="Consolas" w:cs="Consolas"/>
                        <w:color w:val="804000"/>
                        <w:sz w:val="19"/>
                        <w:szCs w:val="19"/>
                        <w:lang w:val="en-US" w:eastAsia="fr-FR"/>
                        <w:rPrChange w:id="1295" w:author="ghislain.aine" w:date="2015-11-04T17:32:00Z">
                          <w:rPr>
                            <w:rFonts w:ascii="Courier New" w:eastAsia="Times New Roman" w:hAnsi="Courier New" w:cs="Courier New"/>
                            <w:color w:val="804000"/>
                            <w:sz w:val="16"/>
                            <w:szCs w:val="16"/>
                            <w:lang w:val="en-US" w:eastAsia="fr-FR"/>
                          </w:rPr>
                        </w:rPrChange>
                      </w:rPr>
                      <w:t>#else</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296" w:author="ghislain.aine" w:date="2015-11-04T17:32:00Z">
                        <w:rPr>
                          <w:rFonts w:ascii="Courier New" w:eastAsia="Times New Roman" w:hAnsi="Courier New" w:cs="Courier New"/>
                          <w:color w:val="804000"/>
                          <w:sz w:val="16"/>
                          <w:szCs w:val="16"/>
                          <w:lang w:val="en-US" w:eastAsia="fr-FR"/>
                        </w:rPr>
                      </w:rPrChange>
                    </w:rPr>
                  </w:pPr>
                  <w:moveTo w:id="1297" w:author="ghislain.aine" w:date="2015-10-30T10:21:00Z">
                    <w:r w:rsidRPr="00D276D8">
                      <w:rPr>
                        <w:rFonts w:ascii="Consolas" w:eastAsia="Times New Roman" w:hAnsi="Consolas" w:cs="Consolas"/>
                        <w:color w:val="000000"/>
                        <w:sz w:val="19"/>
                        <w:szCs w:val="19"/>
                        <w:lang w:val="en-US" w:eastAsia="fr-FR"/>
                        <w:rPrChange w:id="1298" w:author="ghislain.aine" w:date="2015-11-04T17:32: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4000"/>
                        <w:sz w:val="19"/>
                        <w:szCs w:val="19"/>
                        <w:lang w:val="en-US" w:eastAsia="fr-FR"/>
                        <w:rPrChange w:id="1299" w:author="ghislain.aine" w:date="2015-11-04T17:32:00Z">
                          <w:rPr>
                            <w:rFonts w:ascii="Courier New" w:eastAsia="Times New Roman" w:hAnsi="Courier New" w:cs="Courier New"/>
                            <w:color w:val="804000"/>
                            <w:sz w:val="16"/>
                            <w:szCs w:val="16"/>
                            <w:lang w:val="en-US" w:eastAsia="fr-FR"/>
                          </w:rPr>
                        </w:rPrChange>
                      </w:rPr>
                      <w:t>#define DEMO_EXPORT Q_DECL_IMPORT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300" w:author="ghislain.aine" w:date="2015-11-04T17:32:00Z">
                        <w:rPr>
                          <w:rFonts w:ascii="Courier New" w:eastAsia="Times New Roman" w:hAnsi="Courier New" w:cs="Courier New"/>
                          <w:color w:val="804000"/>
                          <w:sz w:val="16"/>
                          <w:szCs w:val="16"/>
                          <w:lang w:val="en-US" w:eastAsia="fr-FR"/>
                        </w:rPr>
                      </w:rPrChange>
                    </w:rPr>
                  </w:pPr>
                  <w:moveTo w:id="1301" w:author="ghislain.aine" w:date="2015-10-30T10:21:00Z">
                    <w:r w:rsidRPr="00D276D8">
                      <w:rPr>
                        <w:rFonts w:ascii="Consolas" w:eastAsia="Times New Roman" w:hAnsi="Consolas" w:cs="Consolas"/>
                        <w:color w:val="000000"/>
                        <w:sz w:val="19"/>
                        <w:szCs w:val="19"/>
                        <w:lang w:val="en-US" w:eastAsia="fr-FR"/>
                        <w:rPrChange w:id="1302" w:author="ghislain.aine" w:date="2015-11-04T17:32: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4000"/>
                        <w:sz w:val="19"/>
                        <w:szCs w:val="19"/>
                        <w:lang w:val="en-US" w:eastAsia="fr-FR"/>
                        <w:rPrChange w:id="1303" w:author="ghislain.aine" w:date="2015-11-04T17:32:00Z">
                          <w:rPr>
                            <w:rFonts w:ascii="Courier New" w:eastAsia="Times New Roman" w:hAnsi="Courier New" w:cs="Courier New"/>
                            <w:color w:val="804000"/>
                            <w:sz w:val="16"/>
                            <w:szCs w:val="16"/>
                            <w:lang w:val="en-US" w:eastAsia="fr-FR"/>
                          </w:rPr>
                        </w:rPrChange>
                      </w:rPr>
                      <w:t>#define DEMO_DECLARE_</w:t>
                    </w:r>
                    <w:proofErr w:type="gramStart"/>
                    <w:r w:rsidRPr="00D276D8">
                      <w:rPr>
                        <w:rFonts w:ascii="Consolas" w:eastAsia="Times New Roman" w:hAnsi="Consolas" w:cs="Consolas"/>
                        <w:color w:val="804000"/>
                        <w:sz w:val="19"/>
                        <w:szCs w:val="19"/>
                        <w:lang w:val="en-US" w:eastAsia="fr-FR"/>
                        <w:rPrChange w:id="1304" w:author="ghislain.aine" w:date="2015-11-04T17:32:00Z">
                          <w:rPr>
                            <w:rFonts w:ascii="Courier New" w:eastAsia="Times New Roman" w:hAnsi="Courier New" w:cs="Courier New"/>
                            <w:color w:val="804000"/>
                            <w:sz w:val="16"/>
                            <w:szCs w:val="16"/>
                            <w:lang w:val="en-US" w:eastAsia="fr-FR"/>
                          </w:rPr>
                        </w:rPrChange>
                      </w:rPr>
                      <w:t>UUID(</w:t>
                    </w:r>
                    <w:proofErr w:type="gramEnd"/>
                    <w:r w:rsidRPr="00D276D8">
                      <w:rPr>
                        <w:rFonts w:ascii="Consolas" w:eastAsia="Times New Roman" w:hAnsi="Consolas" w:cs="Consolas"/>
                        <w:color w:val="804000"/>
                        <w:sz w:val="19"/>
                        <w:szCs w:val="19"/>
                        <w:lang w:val="en-US" w:eastAsia="fr-FR"/>
                        <w:rPrChange w:id="1305" w:author="ghislain.aine" w:date="2015-11-04T17:32:00Z">
                          <w:rPr>
                            <w:rFonts w:ascii="Courier New" w:eastAsia="Times New Roman" w:hAnsi="Courier New" w:cs="Courier New"/>
                            <w:color w:val="804000"/>
                            <w:sz w:val="16"/>
                            <w:szCs w:val="16"/>
                            <w:lang w:val="en-US" w:eastAsia="fr-FR"/>
                          </w:rPr>
                        </w:rPrChange>
                      </w:rPr>
                      <w:t xml:space="preserve">name) SW_EXTERN_C Q_DECL_IMPORT const </w:t>
                    </w:r>
                    <w:proofErr w:type="spellStart"/>
                    <w:r w:rsidRPr="00D276D8">
                      <w:rPr>
                        <w:rFonts w:ascii="Consolas" w:eastAsia="Times New Roman" w:hAnsi="Consolas" w:cs="Consolas"/>
                        <w:color w:val="804000"/>
                        <w:sz w:val="19"/>
                        <w:szCs w:val="19"/>
                        <w:lang w:val="en-US" w:eastAsia="fr-FR"/>
                        <w:rPrChange w:id="1306" w:author="ghislain.aine" w:date="2015-11-04T17:32:00Z">
                          <w:rPr>
                            <w:rFonts w:ascii="Courier New" w:eastAsia="Times New Roman" w:hAnsi="Courier New" w:cs="Courier New"/>
                            <w:color w:val="804000"/>
                            <w:sz w:val="16"/>
                            <w:szCs w:val="16"/>
                            <w:lang w:val="en-US" w:eastAsia="fr-FR"/>
                          </w:rPr>
                        </w:rPrChange>
                      </w:rPr>
                      <w:t>StreamWork</w:t>
                    </w:r>
                    <w:proofErr w:type="spellEnd"/>
                    <w:r w:rsidRPr="00D276D8">
                      <w:rPr>
                        <w:rFonts w:ascii="Consolas" w:eastAsia="Times New Roman" w:hAnsi="Consolas" w:cs="Consolas"/>
                        <w:color w:val="804000"/>
                        <w:sz w:val="19"/>
                        <w:szCs w:val="19"/>
                        <w:lang w:val="en-US" w:eastAsia="fr-FR"/>
                        <w:rPrChange w:id="1307" w:author="ghislain.aine" w:date="2015-11-04T17:32: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308" w:author="ghislain.aine" w:date="2015-11-04T17:32:00Z">
                          <w:rPr>
                            <w:rFonts w:ascii="Courier New" w:eastAsia="Times New Roman" w:hAnsi="Courier New" w:cs="Courier New"/>
                            <w:color w:val="804000"/>
                            <w:sz w:val="16"/>
                            <w:szCs w:val="16"/>
                            <w:lang w:val="en-US" w:eastAsia="fr-FR"/>
                          </w:rPr>
                        </w:rPrChange>
                      </w:rPr>
                      <w:t>SwCore</w:t>
                    </w:r>
                    <w:proofErr w:type="spellEnd"/>
                    <w:r w:rsidRPr="00D276D8">
                      <w:rPr>
                        <w:rFonts w:ascii="Consolas" w:eastAsia="Times New Roman" w:hAnsi="Consolas" w:cs="Consolas"/>
                        <w:color w:val="804000"/>
                        <w:sz w:val="19"/>
                        <w:szCs w:val="19"/>
                        <w:lang w:val="en-US" w:eastAsia="fr-FR"/>
                        <w:rPrChange w:id="1309" w:author="ghislain.aine" w:date="2015-11-04T17:32: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310" w:author="ghislain.aine" w:date="2015-11-04T17:32:00Z">
                          <w:rPr>
                            <w:rFonts w:ascii="Courier New" w:eastAsia="Times New Roman" w:hAnsi="Courier New" w:cs="Courier New"/>
                            <w:color w:val="804000"/>
                            <w:sz w:val="16"/>
                            <w:szCs w:val="16"/>
                            <w:lang w:val="en-US" w:eastAsia="fr-FR"/>
                          </w:rPr>
                        </w:rPrChange>
                      </w:rPr>
                      <w:t>SwUUID</w:t>
                    </w:r>
                    <w:proofErr w:type="spellEnd"/>
                    <w:r w:rsidRPr="00D276D8">
                      <w:rPr>
                        <w:rFonts w:ascii="Consolas" w:eastAsia="Times New Roman" w:hAnsi="Consolas" w:cs="Consolas"/>
                        <w:color w:val="804000"/>
                        <w:sz w:val="19"/>
                        <w:szCs w:val="19"/>
                        <w:lang w:val="en-US" w:eastAsia="fr-FR"/>
                        <w:rPrChange w:id="1311" w:author="ghislain.aine" w:date="2015-11-04T17:32:00Z">
                          <w:rPr>
                            <w:rFonts w:ascii="Courier New" w:eastAsia="Times New Roman" w:hAnsi="Courier New" w:cs="Courier New"/>
                            <w:color w:val="804000"/>
                            <w:sz w:val="16"/>
                            <w:szCs w:val="16"/>
                            <w:lang w:val="en-US" w:eastAsia="fr-FR"/>
                          </w:rPr>
                        </w:rPrChange>
                      </w:rPr>
                      <w:t xml:space="preserve"> name;</w:t>
                    </w:r>
                  </w:moveTo>
                </w:p>
                <w:p w:rsidR="00BF1190" w:rsidRPr="00E54AC5" w:rsidDel="00B60B00" w:rsidRDefault="00D276D8" w:rsidP="00BF1190">
                  <w:pPr>
                    <w:shd w:val="clear" w:color="auto" w:fill="FFFFFF"/>
                    <w:jc w:val="left"/>
                    <w:rPr>
                      <w:del w:id="1312" w:author="ghislain.aine" w:date="2015-10-30T12:19:00Z"/>
                      <w:rFonts w:ascii="Consolas" w:eastAsia="Times New Roman" w:hAnsi="Consolas" w:cs="Consolas"/>
                      <w:color w:val="804000"/>
                      <w:sz w:val="19"/>
                      <w:szCs w:val="19"/>
                      <w:lang w:eastAsia="fr-FR"/>
                      <w:rPrChange w:id="1313" w:author="ghislain.aine" w:date="2015-11-04T17:32:00Z">
                        <w:rPr>
                          <w:del w:id="1314" w:author="ghislain.aine" w:date="2015-10-30T12:19:00Z"/>
                          <w:rFonts w:ascii="Courier New" w:eastAsia="Times New Roman" w:hAnsi="Courier New" w:cs="Courier New"/>
                          <w:color w:val="804000"/>
                          <w:sz w:val="16"/>
                          <w:szCs w:val="16"/>
                          <w:lang w:eastAsia="fr-FR"/>
                        </w:rPr>
                      </w:rPrChange>
                    </w:rPr>
                  </w:pPr>
                  <w:moveTo w:id="1315" w:author="ghislain.aine" w:date="2015-10-30T10:21:00Z">
                    <w:r w:rsidRPr="00D276D8">
                      <w:rPr>
                        <w:rFonts w:ascii="Consolas" w:eastAsia="Times New Roman" w:hAnsi="Consolas" w:cs="Consolas"/>
                        <w:color w:val="804000"/>
                        <w:sz w:val="19"/>
                        <w:szCs w:val="19"/>
                        <w:lang w:eastAsia="fr-FR"/>
                        <w:rPrChange w:id="1316" w:author="ghislain.aine" w:date="2015-11-04T17:32:00Z">
                          <w:rPr>
                            <w:rFonts w:ascii="Courier New" w:eastAsia="Times New Roman" w:hAnsi="Courier New" w:cs="Courier New"/>
                            <w:color w:val="804000"/>
                            <w:sz w:val="16"/>
                            <w:szCs w:val="16"/>
                            <w:lang w:eastAsia="fr-FR"/>
                          </w:rPr>
                        </w:rPrChange>
                      </w:rPr>
                      <w:t>#</w:t>
                    </w:r>
                    <w:proofErr w:type="spellStart"/>
                    <w:r w:rsidRPr="00D276D8">
                      <w:rPr>
                        <w:rFonts w:ascii="Consolas" w:eastAsia="Times New Roman" w:hAnsi="Consolas" w:cs="Consolas"/>
                        <w:color w:val="804000"/>
                        <w:sz w:val="19"/>
                        <w:szCs w:val="19"/>
                        <w:lang w:eastAsia="fr-FR"/>
                        <w:rPrChange w:id="1317" w:author="ghislain.aine" w:date="2015-11-04T17:32:00Z">
                          <w:rPr>
                            <w:rFonts w:ascii="Courier New" w:eastAsia="Times New Roman" w:hAnsi="Courier New" w:cs="Courier New"/>
                            <w:color w:val="804000"/>
                            <w:sz w:val="16"/>
                            <w:szCs w:val="16"/>
                            <w:lang w:eastAsia="fr-FR"/>
                          </w:rPr>
                        </w:rPrChange>
                      </w:rPr>
                      <w:t>endif</w:t>
                    </w:r>
                  </w:moveTo>
                  <w:proofErr w:type="spellEnd"/>
                </w:p>
                <w:moveToRangeEnd w:id="1243"/>
                <w:p w:rsidR="00000000" w:rsidRDefault="00EE2A1F">
                  <w:pPr>
                    <w:shd w:val="clear" w:color="auto" w:fill="FFFFFF"/>
                    <w:jc w:val="left"/>
                    <w:rPr>
                      <w:rFonts w:ascii="Consolas" w:hAnsi="Consolas" w:cs="Consolas"/>
                      <w:sz w:val="19"/>
                      <w:szCs w:val="19"/>
                      <w:rPrChange w:id="1318" w:author="ghislain.aine" w:date="2015-11-04T17:32:00Z">
                        <w:rPr/>
                      </w:rPrChange>
                    </w:rPr>
                    <w:pPrChange w:id="1319" w:author="ghislain.aine" w:date="2015-10-30T12:19:00Z">
                      <w:pPr/>
                    </w:pPrChange>
                  </w:pPr>
                </w:p>
              </w:txbxContent>
            </v:textbox>
            <w10:wrap type="none"/>
            <w10:anchorlock/>
          </v:shape>
        </w:pict>
      </w:r>
    </w:p>
    <w:p w:rsidR="00BF1190" w:rsidDel="0013549D" w:rsidRDefault="00BF1190" w:rsidP="00BF1190">
      <w:pPr>
        <w:spacing w:after="200" w:line="276" w:lineRule="auto"/>
        <w:jc w:val="left"/>
        <w:rPr>
          <w:ins w:id="1320" w:author="jerome draillard" w:date="2015-10-29T11:39:00Z"/>
          <w:del w:id="1321" w:author="ghislain.aine" w:date="2015-10-30T10:22:00Z"/>
        </w:rPr>
      </w:pPr>
    </w:p>
    <w:p w:rsidR="00BF1190" w:rsidDel="0013549D" w:rsidRDefault="00BF1190" w:rsidP="00BF1190">
      <w:pPr>
        <w:spacing w:after="200" w:line="276" w:lineRule="auto"/>
        <w:jc w:val="left"/>
        <w:rPr>
          <w:ins w:id="1322" w:author="jerome draillard" w:date="2015-10-29T11:38:00Z"/>
          <w:del w:id="1323" w:author="ghislain.aine" w:date="2015-10-30T10:21:00Z"/>
        </w:rPr>
      </w:pPr>
    </w:p>
    <w:p w:rsidR="00BF1190" w:rsidRDefault="00D276D8" w:rsidP="00BF1190">
      <w:pPr>
        <w:shd w:val="clear" w:color="auto" w:fill="FFFFFF"/>
        <w:jc w:val="left"/>
        <w:rPr>
          <w:ins w:id="1324" w:author="jerome draillard" w:date="2015-10-29T11:38:00Z"/>
          <w:del w:id="1325" w:author="ghislain.aine" w:date="2015-11-04T17:32:00Z"/>
          <w:rFonts w:ascii="Courier New" w:eastAsia="Times New Roman" w:hAnsi="Courier New" w:cs="Courier New"/>
          <w:color w:val="804000"/>
          <w:sz w:val="16"/>
          <w:szCs w:val="16"/>
          <w:lang w:val="en-US" w:eastAsia="fr-FR"/>
          <w:rPrChange w:id="1326" w:author="jerome draillard" w:date="2015-10-29T11:39:00Z">
            <w:rPr>
              <w:ins w:id="1327" w:author="jerome draillard" w:date="2015-10-29T11:38:00Z"/>
              <w:del w:id="1328" w:author="ghislain.aine" w:date="2015-11-04T17:32:00Z"/>
              <w:rFonts w:ascii="Courier New" w:eastAsia="Times New Roman" w:hAnsi="Courier New" w:cs="Courier New"/>
              <w:color w:val="804000"/>
              <w:sz w:val="20"/>
              <w:lang w:eastAsia="fr-FR"/>
            </w:rPr>
          </w:rPrChange>
        </w:rPr>
      </w:pPr>
      <w:moveFromRangeStart w:id="1329" w:author="ghislain.aine" w:date="2015-10-30T10:21:00Z" w:name="move433963806"/>
      <w:moveFrom w:id="1330" w:author="ghislain.aine" w:date="2015-10-30T10:21:00Z">
        <w:ins w:id="1331" w:author="jerome draillard" w:date="2015-10-29T11:38:00Z">
          <w:r w:rsidRPr="00D276D8">
            <w:rPr>
              <w:rFonts w:ascii="Courier New" w:eastAsia="Times New Roman" w:hAnsi="Courier New" w:cs="Courier New"/>
              <w:color w:val="804000"/>
              <w:sz w:val="16"/>
              <w:szCs w:val="16"/>
              <w:lang w:val="en-US" w:eastAsia="fr-FR"/>
              <w:rPrChange w:id="1332" w:author="jerome draillard" w:date="2015-10-29T11:39:00Z">
                <w:rPr>
                  <w:rFonts w:ascii="Courier New" w:eastAsia="Times New Roman" w:hAnsi="Courier New" w:cs="Courier New"/>
                  <w:color w:val="804000"/>
                  <w:sz w:val="20"/>
                  <w:u w:val="single"/>
                  <w:lang w:eastAsia="fr-FR"/>
                </w:rPr>
              </w:rPrChange>
            </w:rPr>
            <w:t>#pragma once</w:t>
          </w:r>
        </w:ins>
      </w:moveFrom>
    </w:p>
    <w:p w:rsidR="00BF1190" w:rsidRDefault="00BF1190" w:rsidP="00BF1190">
      <w:pPr>
        <w:shd w:val="clear" w:color="auto" w:fill="FFFFFF"/>
        <w:jc w:val="left"/>
        <w:rPr>
          <w:ins w:id="1333" w:author="jerome draillard" w:date="2015-10-29T11:38:00Z"/>
          <w:del w:id="1334" w:author="ghislain.aine" w:date="2015-11-04T16:44:00Z"/>
          <w:rFonts w:ascii="Courier New" w:eastAsia="Times New Roman" w:hAnsi="Courier New" w:cs="Courier New"/>
          <w:color w:val="000000"/>
          <w:sz w:val="16"/>
          <w:szCs w:val="16"/>
          <w:lang w:val="en-US" w:eastAsia="fr-FR"/>
          <w:rPrChange w:id="1335" w:author="jerome draillard" w:date="2015-10-29T11:39:00Z">
            <w:rPr>
              <w:ins w:id="1336" w:author="jerome draillard" w:date="2015-10-29T11:38:00Z"/>
              <w:del w:id="1337" w:author="ghislain.aine" w:date="2015-11-04T16:44: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1338" w:author="jerome draillard" w:date="2015-10-29T11:38:00Z"/>
          <w:del w:id="1339" w:author="ghislain.aine" w:date="2015-11-04T16:44:00Z"/>
          <w:rFonts w:ascii="Courier New" w:eastAsia="Times New Roman" w:hAnsi="Courier New" w:cs="Courier New"/>
          <w:color w:val="008000"/>
          <w:sz w:val="16"/>
          <w:szCs w:val="16"/>
          <w:lang w:val="en-US" w:eastAsia="fr-FR"/>
          <w:rPrChange w:id="1340" w:author="jerome draillard" w:date="2015-10-29T11:39:00Z">
            <w:rPr>
              <w:ins w:id="1341" w:author="jerome draillard" w:date="2015-10-29T11:38:00Z"/>
              <w:del w:id="1342" w:author="ghislain.aine" w:date="2015-11-04T16:44:00Z"/>
              <w:rFonts w:ascii="Courier New" w:eastAsia="Times New Roman" w:hAnsi="Courier New" w:cs="Courier New"/>
              <w:color w:val="008000"/>
              <w:sz w:val="20"/>
              <w:lang w:eastAsia="fr-FR"/>
            </w:rPr>
          </w:rPrChange>
        </w:rPr>
      </w:pPr>
      <w:moveFrom w:id="1343" w:author="ghislain.aine" w:date="2015-10-30T10:21:00Z">
        <w:ins w:id="1344" w:author="jerome draillard" w:date="2015-10-29T11:38:00Z">
          <w:del w:id="1345" w:author="ghislain.aine" w:date="2015-11-04T16:44:00Z">
            <w:r w:rsidRPr="00D276D8">
              <w:rPr>
                <w:rFonts w:ascii="Courier New" w:eastAsia="Times New Roman" w:hAnsi="Courier New" w:cs="Courier New"/>
                <w:color w:val="008000"/>
                <w:sz w:val="16"/>
                <w:szCs w:val="16"/>
                <w:lang w:val="en-US" w:eastAsia="fr-FR"/>
                <w:rPrChange w:id="1346" w:author="jerome draillard" w:date="2015-10-29T11:39:00Z">
                  <w:rPr>
                    <w:rFonts w:ascii="Courier New" w:eastAsia="Times New Roman" w:hAnsi="Courier New" w:cs="Courier New"/>
                    <w:color w:val="008000"/>
                    <w:sz w:val="20"/>
                    <w:u w:val="single"/>
                    <w:lang w:eastAsia="fr-FR"/>
                  </w:rPr>
                </w:rPrChange>
              </w:rPr>
              <w:delText>/*</w:delText>
            </w:r>
          </w:del>
        </w:ins>
      </w:moveFrom>
    </w:p>
    <w:p w:rsidR="00BF1190" w:rsidRDefault="00D276D8" w:rsidP="00BF1190">
      <w:pPr>
        <w:shd w:val="clear" w:color="auto" w:fill="FFFFFF"/>
        <w:jc w:val="left"/>
        <w:rPr>
          <w:ins w:id="1347" w:author="jerome draillard" w:date="2015-10-29T11:38:00Z"/>
          <w:del w:id="1348" w:author="ghislain.aine" w:date="2015-11-04T16:44:00Z"/>
          <w:rFonts w:ascii="Courier New" w:eastAsia="Times New Roman" w:hAnsi="Courier New" w:cs="Courier New"/>
          <w:color w:val="008000"/>
          <w:sz w:val="16"/>
          <w:szCs w:val="16"/>
          <w:lang w:val="en-US" w:eastAsia="fr-FR"/>
          <w:rPrChange w:id="1349" w:author="jerome draillard" w:date="2015-10-29T11:39:00Z">
            <w:rPr>
              <w:ins w:id="1350" w:author="jerome draillard" w:date="2015-10-29T11:38:00Z"/>
              <w:del w:id="1351" w:author="ghislain.aine" w:date="2015-11-04T16:44:00Z"/>
              <w:rFonts w:ascii="Courier New" w:eastAsia="Times New Roman" w:hAnsi="Courier New" w:cs="Courier New"/>
              <w:color w:val="008000"/>
              <w:sz w:val="20"/>
              <w:lang w:eastAsia="fr-FR"/>
            </w:rPr>
          </w:rPrChange>
        </w:rPr>
      </w:pPr>
      <w:moveFrom w:id="1352" w:author="ghislain.aine" w:date="2015-10-30T10:21:00Z">
        <w:ins w:id="1353" w:author="jerome draillard" w:date="2015-10-29T11:38:00Z">
          <w:del w:id="1354" w:author="ghislain.aine" w:date="2015-11-04T16:44:00Z">
            <w:r w:rsidRPr="00D276D8">
              <w:rPr>
                <w:rFonts w:ascii="Courier New" w:eastAsia="Times New Roman" w:hAnsi="Courier New" w:cs="Courier New"/>
                <w:color w:val="008000"/>
                <w:sz w:val="16"/>
                <w:szCs w:val="16"/>
                <w:lang w:val="en-US" w:eastAsia="fr-FR"/>
                <w:rPrChange w:id="1355" w:author="jerome draillard" w:date="2015-10-29T11:39:00Z">
                  <w:rPr>
                    <w:rFonts w:ascii="Courier New" w:eastAsia="Times New Roman" w:hAnsi="Courier New" w:cs="Courier New"/>
                    <w:color w:val="008000"/>
                    <w:sz w:val="20"/>
                    <w:u w:val="single"/>
                    <w:lang w:eastAsia="fr-FR"/>
                  </w:rPr>
                </w:rPrChange>
              </w:rPr>
              <w:delText xml:space="preserve">  * INCLUDES LOCAUX</w:delText>
            </w:r>
          </w:del>
        </w:ins>
      </w:moveFrom>
    </w:p>
    <w:p w:rsidR="00BF1190" w:rsidRDefault="00D276D8" w:rsidP="00BF1190">
      <w:pPr>
        <w:shd w:val="clear" w:color="auto" w:fill="FFFFFF"/>
        <w:jc w:val="left"/>
        <w:rPr>
          <w:ins w:id="1356" w:author="jerome draillard" w:date="2015-10-29T11:38:00Z"/>
          <w:del w:id="1357" w:author="ghislain.aine" w:date="2015-11-04T16:44:00Z"/>
          <w:rFonts w:ascii="Courier New" w:eastAsia="Times New Roman" w:hAnsi="Courier New" w:cs="Courier New"/>
          <w:color w:val="000000"/>
          <w:sz w:val="16"/>
          <w:szCs w:val="16"/>
          <w:lang w:val="en-US" w:eastAsia="fr-FR"/>
          <w:rPrChange w:id="1358" w:author="jerome draillard" w:date="2015-10-29T11:39:00Z">
            <w:rPr>
              <w:ins w:id="1359" w:author="jerome draillard" w:date="2015-10-29T11:38:00Z"/>
              <w:del w:id="1360" w:author="ghislain.aine" w:date="2015-11-04T16:44:00Z"/>
              <w:rFonts w:ascii="Courier New" w:eastAsia="Times New Roman" w:hAnsi="Courier New" w:cs="Courier New"/>
              <w:color w:val="000000"/>
              <w:sz w:val="20"/>
              <w:lang w:eastAsia="fr-FR"/>
            </w:rPr>
          </w:rPrChange>
        </w:rPr>
      </w:pPr>
      <w:moveFrom w:id="1361" w:author="ghislain.aine" w:date="2015-10-30T10:21:00Z">
        <w:ins w:id="1362" w:author="jerome draillard" w:date="2015-10-29T11:38:00Z">
          <w:del w:id="1363" w:author="ghislain.aine" w:date="2015-11-04T16:44:00Z">
            <w:r w:rsidRPr="00D276D8">
              <w:rPr>
                <w:rFonts w:ascii="Courier New" w:eastAsia="Times New Roman" w:hAnsi="Courier New" w:cs="Courier New"/>
                <w:color w:val="008000"/>
                <w:sz w:val="16"/>
                <w:szCs w:val="16"/>
                <w:lang w:val="en-US" w:eastAsia="fr-FR"/>
                <w:rPrChange w:id="1364" w:author="jerome draillard" w:date="2015-10-29T11:39:00Z">
                  <w:rPr>
                    <w:rFonts w:ascii="Courier New" w:eastAsia="Times New Roman" w:hAnsi="Courier New" w:cs="Courier New"/>
                    <w:color w:val="008000"/>
                    <w:sz w:val="20"/>
                    <w:u w:val="single"/>
                    <w:lang w:eastAsia="fr-FR"/>
                  </w:rPr>
                </w:rPrChange>
              </w:rPr>
              <w:delText xml:space="preserve">  */</w:delText>
            </w:r>
          </w:del>
        </w:ins>
      </w:moveFrom>
    </w:p>
    <w:p w:rsidR="00BF1190" w:rsidRDefault="00D276D8" w:rsidP="00BF1190">
      <w:pPr>
        <w:shd w:val="clear" w:color="auto" w:fill="FFFFFF"/>
        <w:jc w:val="left"/>
        <w:rPr>
          <w:ins w:id="1365" w:author="jerome draillard" w:date="2015-10-29T11:38:00Z"/>
          <w:del w:id="1366" w:author="ghislain.aine" w:date="2015-11-04T16:44:00Z"/>
          <w:rFonts w:ascii="Courier New" w:eastAsia="Times New Roman" w:hAnsi="Courier New" w:cs="Courier New"/>
          <w:color w:val="804000"/>
          <w:sz w:val="16"/>
          <w:szCs w:val="16"/>
          <w:lang w:val="en-US" w:eastAsia="fr-FR"/>
          <w:rPrChange w:id="1367" w:author="jerome draillard" w:date="2015-10-29T11:39:00Z">
            <w:rPr>
              <w:ins w:id="1368" w:author="jerome draillard" w:date="2015-10-29T11:38:00Z"/>
              <w:del w:id="1369" w:author="ghislain.aine" w:date="2015-11-04T16:44:00Z"/>
              <w:rFonts w:ascii="Courier New" w:eastAsia="Times New Roman" w:hAnsi="Courier New" w:cs="Courier New"/>
              <w:color w:val="804000"/>
              <w:sz w:val="20"/>
              <w:lang w:eastAsia="fr-FR"/>
            </w:rPr>
          </w:rPrChange>
        </w:rPr>
      </w:pPr>
      <w:moveFrom w:id="1370" w:author="ghislain.aine" w:date="2015-10-30T10:21:00Z">
        <w:ins w:id="1371" w:author="jerome draillard" w:date="2015-10-29T11:38:00Z">
          <w:del w:id="1372" w:author="ghislain.aine" w:date="2015-11-04T16:44:00Z">
            <w:r w:rsidRPr="00D276D8">
              <w:rPr>
                <w:rFonts w:ascii="Courier New" w:eastAsia="Times New Roman" w:hAnsi="Courier New" w:cs="Courier New"/>
                <w:color w:val="804000"/>
                <w:sz w:val="16"/>
                <w:szCs w:val="16"/>
                <w:lang w:val="en-US" w:eastAsia="fr-FR"/>
                <w:rPrChange w:id="1373" w:author="jerome draillard" w:date="2015-10-29T11:39:00Z">
                  <w:rPr>
                    <w:rFonts w:ascii="Courier New" w:eastAsia="Times New Roman" w:hAnsi="Courier New" w:cs="Courier New"/>
                    <w:color w:val="804000"/>
                    <w:sz w:val="20"/>
                    <w:u w:val="single"/>
                    <w:lang w:eastAsia="fr-FR"/>
                  </w:rPr>
                </w:rPrChange>
              </w:rPr>
              <w:delText>#include &lt;QGlobal.h&gt;</w:delText>
            </w:r>
          </w:del>
        </w:ins>
      </w:moveFrom>
    </w:p>
    <w:p w:rsidR="00BF1190" w:rsidRDefault="00D276D8" w:rsidP="00BF1190">
      <w:pPr>
        <w:shd w:val="clear" w:color="auto" w:fill="FFFFFF"/>
        <w:jc w:val="left"/>
        <w:rPr>
          <w:ins w:id="1374" w:author="jerome draillard" w:date="2015-10-29T11:38:00Z"/>
          <w:del w:id="1375" w:author="ghislain.aine" w:date="2015-11-04T16:44:00Z"/>
          <w:rFonts w:ascii="Courier New" w:eastAsia="Times New Roman" w:hAnsi="Courier New" w:cs="Courier New"/>
          <w:color w:val="008000"/>
          <w:sz w:val="16"/>
          <w:szCs w:val="16"/>
          <w:lang w:val="en-US" w:eastAsia="fr-FR"/>
          <w:rPrChange w:id="1376" w:author="jerome draillard" w:date="2015-10-29T11:39:00Z">
            <w:rPr>
              <w:ins w:id="1377" w:author="jerome draillard" w:date="2015-10-29T11:38:00Z"/>
              <w:del w:id="1378" w:author="ghislain.aine" w:date="2015-11-04T16:44:00Z"/>
              <w:rFonts w:ascii="Courier New" w:eastAsia="Times New Roman" w:hAnsi="Courier New" w:cs="Courier New"/>
              <w:color w:val="008000"/>
              <w:sz w:val="20"/>
              <w:lang w:eastAsia="fr-FR"/>
            </w:rPr>
          </w:rPrChange>
        </w:rPr>
      </w:pPr>
      <w:moveFrom w:id="1379" w:author="ghislain.aine" w:date="2015-10-30T10:21:00Z">
        <w:ins w:id="1380" w:author="jerome draillard" w:date="2015-10-29T11:38:00Z">
          <w:del w:id="1381" w:author="ghislain.aine" w:date="2015-11-04T16:44:00Z">
            <w:r w:rsidRPr="00D276D8">
              <w:rPr>
                <w:rFonts w:ascii="Courier New" w:eastAsia="Times New Roman" w:hAnsi="Courier New" w:cs="Courier New"/>
                <w:color w:val="008000"/>
                <w:sz w:val="16"/>
                <w:szCs w:val="16"/>
                <w:lang w:val="en-US" w:eastAsia="fr-FR"/>
                <w:rPrChange w:id="1382" w:author="jerome draillard" w:date="2015-10-29T11:39:00Z">
                  <w:rPr>
                    <w:rFonts w:ascii="Courier New" w:eastAsia="Times New Roman" w:hAnsi="Courier New" w:cs="Courier New"/>
                    <w:color w:val="008000"/>
                    <w:sz w:val="20"/>
                    <w:u w:val="single"/>
                    <w:lang w:eastAsia="fr-FR"/>
                  </w:rPr>
                </w:rPrChange>
              </w:rPr>
              <w:delText>//Export via les DLL</w:delText>
            </w:r>
          </w:del>
        </w:ins>
      </w:moveFrom>
    </w:p>
    <w:p w:rsidR="00BF1190" w:rsidRDefault="00D276D8" w:rsidP="00BF1190">
      <w:pPr>
        <w:shd w:val="clear" w:color="auto" w:fill="FFFFFF"/>
        <w:jc w:val="left"/>
        <w:rPr>
          <w:ins w:id="1383" w:author="jerome draillard" w:date="2015-10-29T11:38:00Z"/>
          <w:del w:id="1384" w:author="ghislain.aine" w:date="2015-11-04T16:44:00Z"/>
          <w:rFonts w:ascii="Courier New" w:eastAsia="Times New Roman" w:hAnsi="Courier New" w:cs="Courier New"/>
          <w:color w:val="804000"/>
          <w:sz w:val="16"/>
          <w:szCs w:val="16"/>
          <w:lang w:val="en-US" w:eastAsia="fr-FR"/>
          <w:rPrChange w:id="1385" w:author="jerome draillard" w:date="2015-10-29T11:39:00Z">
            <w:rPr>
              <w:ins w:id="1386" w:author="jerome draillard" w:date="2015-10-29T11:38:00Z"/>
              <w:del w:id="1387" w:author="ghislain.aine" w:date="2015-11-04T16:44:00Z"/>
              <w:rFonts w:ascii="Courier New" w:eastAsia="Times New Roman" w:hAnsi="Courier New" w:cs="Courier New"/>
              <w:color w:val="804000"/>
              <w:sz w:val="20"/>
              <w:lang w:eastAsia="fr-FR"/>
            </w:rPr>
          </w:rPrChange>
        </w:rPr>
      </w:pPr>
      <w:moveFrom w:id="1388" w:author="ghislain.aine" w:date="2015-10-30T10:21:00Z">
        <w:ins w:id="1389" w:author="jerome draillard" w:date="2015-10-29T11:38:00Z">
          <w:del w:id="1390" w:author="ghislain.aine" w:date="2015-11-04T16:44:00Z">
            <w:r w:rsidRPr="00D276D8">
              <w:rPr>
                <w:rFonts w:ascii="Courier New" w:eastAsia="Times New Roman" w:hAnsi="Courier New" w:cs="Courier New"/>
                <w:color w:val="804000"/>
                <w:sz w:val="16"/>
                <w:szCs w:val="16"/>
                <w:lang w:val="en-US" w:eastAsia="fr-FR"/>
                <w:rPrChange w:id="1391" w:author="jerome draillard" w:date="2015-10-29T11:39:00Z">
                  <w:rPr>
                    <w:rFonts w:ascii="Courier New" w:eastAsia="Times New Roman" w:hAnsi="Courier New" w:cs="Courier New"/>
                    <w:color w:val="804000"/>
                    <w:sz w:val="20"/>
                    <w:u w:val="single"/>
                    <w:lang w:eastAsia="fr-FR"/>
                  </w:rPr>
                </w:rPrChange>
              </w:rPr>
              <w:delText>#include &lt;SwMacros.h&gt;</w:delText>
            </w:r>
          </w:del>
        </w:ins>
      </w:moveFrom>
    </w:p>
    <w:p w:rsidR="00BF1190" w:rsidRDefault="00BF1190" w:rsidP="00BF1190">
      <w:pPr>
        <w:shd w:val="clear" w:color="auto" w:fill="FFFFFF"/>
        <w:jc w:val="left"/>
        <w:rPr>
          <w:ins w:id="1392" w:author="jerome draillard" w:date="2015-10-29T11:38:00Z"/>
          <w:del w:id="1393" w:author="ghislain.aine" w:date="2015-11-04T16:44:00Z"/>
          <w:rFonts w:ascii="Courier New" w:eastAsia="Times New Roman" w:hAnsi="Courier New" w:cs="Courier New"/>
          <w:color w:val="000000"/>
          <w:sz w:val="16"/>
          <w:szCs w:val="16"/>
          <w:lang w:val="en-US" w:eastAsia="fr-FR"/>
          <w:rPrChange w:id="1394" w:author="jerome draillard" w:date="2015-10-29T11:39:00Z">
            <w:rPr>
              <w:ins w:id="1395" w:author="jerome draillard" w:date="2015-10-29T11:38:00Z"/>
              <w:del w:id="1396" w:author="ghislain.aine" w:date="2015-11-04T16:44: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1397" w:author="jerome draillard" w:date="2015-10-29T11:38:00Z"/>
          <w:del w:id="1398" w:author="ghislain.aine" w:date="2015-11-04T16:44:00Z"/>
          <w:rFonts w:ascii="Courier New" w:eastAsia="Times New Roman" w:hAnsi="Courier New" w:cs="Courier New"/>
          <w:color w:val="804000"/>
          <w:sz w:val="16"/>
          <w:szCs w:val="16"/>
          <w:lang w:val="en-US" w:eastAsia="fr-FR"/>
          <w:rPrChange w:id="1399" w:author="jerome draillard" w:date="2015-10-29T11:39:00Z">
            <w:rPr>
              <w:ins w:id="1400" w:author="jerome draillard" w:date="2015-10-29T11:38:00Z"/>
              <w:del w:id="1401" w:author="ghislain.aine" w:date="2015-11-04T16:44:00Z"/>
              <w:rFonts w:ascii="Courier New" w:eastAsia="Times New Roman" w:hAnsi="Courier New" w:cs="Courier New"/>
              <w:color w:val="804000"/>
              <w:sz w:val="20"/>
              <w:lang w:eastAsia="fr-FR"/>
            </w:rPr>
          </w:rPrChange>
        </w:rPr>
      </w:pPr>
      <w:moveFrom w:id="1402" w:author="ghislain.aine" w:date="2015-10-30T10:21:00Z">
        <w:ins w:id="1403" w:author="jerome draillard" w:date="2015-10-29T11:38:00Z">
          <w:del w:id="1404" w:author="ghislain.aine" w:date="2015-11-04T16:44:00Z">
            <w:r w:rsidRPr="00D276D8">
              <w:rPr>
                <w:rFonts w:ascii="Courier New" w:eastAsia="Times New Roman" w:hAnsi="Courier New" w:cs="Courier New"/>
                <w:color w:val="804000"/>
                <w:sz w:val="16"/>
                <w:szCs w:val="16"/>
                <w:lang w:val="en-US" w:eastAsia="fr-FR"/>
                <w:rPrChange w:id="1405" w:author="jerome draillard" w:date="2015-10-29T11:39:00Z">
                  <w:rPr>
                    <w:rFonts w:ascii="Courier New" w:eastAsia="Times New Roman" w:hAnsi="Courier New" w:cs="Courier New"/>
                    <w:color w:val="804000"/>
                    <w:sz w:val="20"/>
                    <w:u w:val="single"/>
                    <w:lang w:eastAsia="fr-FR"/>
                  </w:rPr>
                </w:rPrChange>
              </w:rPr>
              <w:delText>#ifdef DEMO_LIB</w:delText>
            </w:r>
          </w:del>
        </w:ins>
      </w:moveFrom>
    </w:p>
    <w:p w:rsidR="00BF1190" w:rsidRDefault="00D276D8" w:rsidP="00BF1190">
      <w:pPr>
        <w:shd w:val="clear" w:color="auto" w:fill="FFFFFF"/>
        <w:jc w:val="left"/>
        <w:rPr>
          <w:ins w:id="1406" w:author="jerome draillard" w:date="2015-10-29T11:38:00Z"/>
          <w:del w:id="1407" w:author="ghislain.aine" w:date="2015-11-04T16:44:00Z"/>
          <w:rFonts w:ascii="Courier New" w:eastAsia="Times New Roman" w:hAnsi="Courier New" w:cs="Courier New"/>
          <w:color w:val="804000"/>
          <w:sz w:val="16"/>
          <w:szCs w:val="16"/>
          <w:lang w:val="en-US" w:eastAsia="fr-FR"/>
          <w:rPrChange w:id="1408" w:author="jerome draillard" w:date="2015-10-29T11:39:00Z">
            <w:rPr>
              <w:ins w:id="1409" w:author="jerome draillard" w:date="2015-10-29T11:38:00Z"/>
              <w:del w:id="1410" w:author="ghislain.aine" w:date="2015-11-04T16:44:00Z"/>
              <w:rFonts w:ascii="Courier New" w:eastAsia="Times New Roman" w:hAnsi="Courier New" w:cs="Courier New"/>
              <w:color w:val="804000"/>
              <w:sz w:val="20"/>
              <w:lang w:eastAsia="fr-FR"/>
            </w:rPr>
          </w:rPrChange>
        </w:rPr>
      </w:pPr>
      <w:moveFrom w:id="1411" w:author="ghislain.aine" w:date="2015-10-30T10:21:00Z">
        <w:ins w:id="1412" w:author="jerome draillard" w:date="2015-10-29T11:38:00Z">
          <w:del w:id="1413" w:author="ghislain.aine" w:date="2015-11-04T16:44:00Z">
            <w:r w:rsidRPr="00D276D8">
              <w:rPr>
                <w:rFonts w:ascii="Courier New" w:eastAsia="Times New Roman" w:hAnsi="Courier New" w:cs="Courier New"/>
                <w:color w:val="000000"/>
                <w:sz w:val="16"/>
                <w:szCs w:val="16"/>
                <w:lang w:val="en-US" w:eastAsia="fr-FR"/>
                <w:rPrChange w:id="1414" w:author="jerome draillard" w:date="2015-10-29T11:39: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4000"/>
                <w:sz w:val="16"/>
                <w:szCs w:val="16"/>
                <w:lang w:val="en-US" w:eastAsia="fr-FR"/>
                <w:rPrChange w:id="1415" w:author="jerome draillard" w:date="2015-10-29T11:39:00Z">
                  <w:rPr>
                    <w:rFonts w:ascii="Courier New" w:eastAsia="Times New Roman" w:hAnsi="Courier New" w:cs="Courier New"/>
                    <w:color w:val="804000"/>
                    <w:sz w:val="20"/>
                    <w:u w:val="single"/>
                    <w:lang w:eastAsia="fr-FR"/>
                  </w:rPr>
                </w:rPrChange>
              </w:rPr>
              <w:delText>#define DEMO_EXPORT Q_DECL_EXPORT</w:delText>
            </w:r>
          </w:del>
        </w:ins>
      </w:moveFrom>
    </w:p>
    <w:p w:rsidR="00BF1190" w:rsidRDefault="00D276D8" w:rsidP="00BF1190">
      <w:pPr>
        <w:shd w:val="clear" w:color="auto" w:fill="FFFFFF"/>
        <w:jc w:val="left"/>
        <w:rPr>
          <w:ins w:id="1416" w:author="jerome draillard" w:date="2015-10-29T11:38:00Z"/>
          <w:del w:id="1417" w:author="ghislain.aine" w:date="2015-11-04T17:32:00Z"/>
          <w:rFonts w:ascii="Courier New" w:eastAsia="Times New Roman" w:hAnsi="Courier New" w:cs="Courier New"/>
          <w:color w:val="804000"/>
          <w:sz w:val="16"/>
          <w:szCs w:val="16"/>
          <w:lang w:val="en-US" w:eastAsia="fr-FR"/>
          <w:rPrChange w:id="1418" w:author="jerome draillard" w:date="2015-10-29T11:39:00Z">
            <w:rPr>
              <w:ins w:id="1419" w:author="jerome draillard" w:date="2015-10-29T11:38:00Z"/>
              <w:del w:id="1420" w:author="ghislain.aine" w:date="2015-11-04T17:32:00Z"/>
              <w:rFonts w:ascii="Courier New" w:eastAsia="Times New Roman" w:hAnsi="Courier New" w:cs="Courier New"/>
              <w:color w:val="804000"/>
              <w:sz w:val="20"/>
              <w:lang w:eastAsia="fr-FR"/>
            </w:rPr>
          </w:rPrChange>
        </w:rPr>
      </w:pPr>
      <w:moveFrom w:id="1421" w:author="ghislain.aine" w:date="2015-10-30T10:21:00Z">
        <w:ins w:id="1422" w:author="jerome draillard" w:date="2015-10-29T11:38:00Z">
          <w:del w:id="1423" w:author="ghislain.aine" w:date="2015-11-04T17:32:00Z">
            <w:r w:rsidRPr="00D276D8">
              <w:rPr>
                <w:rFonts w:ascii="Courier New" w:eastAsia="Times New Roman" w:hAnsi="Courier New" w:cs="Courier New"/>
                <w:color w:val="000000"/>
                <w:sz w:val="16"/>
                <w:szCs w:val="16"/>
                <w:lang w:val="en-US" w:eastAsia="fr-FR"/>
                <w:rPrChange w:id="1424" w:author="jerome draillard" w:date="2015-10-29T11:39: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4000"/>
                <w:sz w:val="16"/>
                <w:szCs w:val="16"/>
                <w:lang w:val="en-US" w:eastAsia="fr-FR"/>
                <w:rPrChange w:id="1425" w:author="jerome draillard" w:date="2015-10-29T11:39:00Z">
                  <w:rPr>
                    <w:rFonts w:ascii="Courier New" w:eastAsia="Times New Roman" w:hAnsi="Courier New" w:cs="Courier New"/>
                    <w:color w:val="804000"/>
                    <w:sz w:val="20"/>
                    <w:u w:val="single"/>
                    <w:lang w:eastAsia="fr-FR"/>
                  </w:rPr>
                </w:rPrChange>
              </w:rPr>
              <w:delText>#define DEMO_DECLARE_UUID(name) SW_EXTERN_C Q_DECL_EXPORT const StreamWork::SwCore::SwUUID name;</w:delText>
            </w:r>
          </w:del>
        </w:ins>
      </w:moveFrom>
    </w:p>
    <w:p w:rsidR="00BF1190" w:rsidRDefault="00D276D8" w:rsidP="00BF1190">
      <w:pPr>
        <w:shd w:val="clear" w:color="auto" w:fill="FFFFFF"/>
        <w:jc w:val="left"/>
        <w:rPr>
          <w:ins w:id="1426" w:author="jerome draillard" w:date="2015-10-29T11:38:00Z"/>
          <w:del w:id="1427" w:author="ghislain.aine" w:date="2015-11-04T17:32:00Z"/>
          <w:rFonts w:ascii="Courier New" w:eastAsia="Times New Roman" w:hAnsi="Courier New" w:cs="Courier New"/>
          <w:color w:val="804000"/>
          <w:sz w:val="16"/>
          <w:szCs w:val="16"/>
          <w:lang w:val="en-US" w:eastAsia="fr-FR"/>
          <w:rPrChange w:id="1428" w:author="jerome draillard" w:date="2015-10-29T11:39:00Z">
            <w:rPr>
              <w:ins w:id="1429" w:author="jerome draillard" w:date="2015-10-29T11:38:00Z"/>
              <w:del w:id="1430" w:author="ghislain.aine" w:date="2015-11-04T17:32:00Z"/>
              <w:rFonts w:ascii="Courier New" w:eastAsia="Times New Roman" w:hAnsi="Courier New" w:cs="Courier New"/>
              <w:color w:val="804000"/>
              <w:sz w:val="20"/>
              <w:lang w:eastAsia="fr-FR"/>
            </w:rPr>
          </w:rPrChange>
        </w:rPr>
      </w:pPr>
      <w:moveFrom w:id="1431" w:author="ghislain.aine" w:date="2015-10-30T10:21:00Z">
        <w:ins w:id="1432" w:author="jerome draillard" w:date="2015-10-29T11:38:00Z">
          <w:del w:id="1433" w:author="ghislain.aine" w:date="2015-11-04T17:32:00Z">
            <w:r w:rsidRPr="00D276D8">
              <w:rPr>
                <w:rFonts w:ascii="Courier New" w:eastAsia="Times New Roman" w:hAnsi="Courier New" w:cs="Courier New"/>
                <w:color w:val="804000"/>
                <w:sz w:val="16"/>
                <w:szCs w:val="16"/>
                <w:lang w:val="en-US" w:eastAsia="fr-FR"/>
                <w:rPrChange w:id="1434" w:author="jerome draillard" w:date="2015-10-29T11:39:00Z">
                  <w:rPr>
                    <w:rFonts w:ascii="Courier New" w:eastAsia="Times New Roman" w:hAnsi="Courier New" w:cs="Courier New"/>
                    <w:color w:val="804000"/>
                    <w:sz w:val="20"/>
                    <w:u w:val="single"/>
                    <w:lang w:eastAsia="fr-FR"/>
                  </w:rPr>
                </w:rPrChange>
              </w:rPr>
              <w:delText>#else</w:delText>
            </w:r>
          </w:del>
        </w:ins>
      </w:moveFrom>
    </w:p>
    <w:p w:rsidR="00BF1190" w:rsidRDefault="00D276D8" w:rsidP="00BF1190">
      <w:pPr>
        <w:shd w:val="clear" w:color="auto" w:fill="FFFFFF"/>
        <w:jc w:val="left"/>
        <w:rPr>
          <w:ins w:id="1435" w:author="jerome draillard" w:date="2015-10-29T11:38:00Z"/>
          <w:del w:id="1436" w:author="ghislain.aine" w:date="2015-11-04T17:32:00Z"/>
          <w:rFonts w:ascii="Courier New" w:eastAsia="Times New Roman" w:hAnsi="Courier New" w:cs="Courier New"/>
          <w:color w:val="804000"/>
          <w:sz w:val="16"/>
          <w:szCs w:val="16"/>
          <w:lang w:val="en-US" w:eastAsia="fr-FR"/>
          <w:rPrChange w:id="1437" w:author="jerome draillard" w:date="2015-10-29T11:39:00Z">
            <w:rPr>
              <w:ins w:id="1438" w:author="jerome draillard" w:date="2015-10-29T11:38:00Z"/>
              <w:del w:id="1439" w:author="ghislain.aine" w:date="2015-11-04T17:32:00Z"/>
              <w:rFonts w:ascii="Courier New" w:eastAsia="Times New Roman" w:hAnsi="Courier New" w:cs="Courier New"/>
              <w:color w:val="804000"/>
              <w:sz w:val="20"/>
              <w:lang w:eastAsia="fr-FR"/>
            </w:rPr>
          </w:rPrChange>
        </w:rPr>
      </w:pPr>
      <w:moveFrom w:id="1440" w:author="ghislain.aine" w:date="2015-10-30T10:21:00Z">
        <w:ins w:id="1441" w:author="jerome draillard" w:date="2015-10-29T11:38:00Z">
          <w:del w:id="1442" w:author="ghislain.aine" w:date="2015-11-04T17:32:00Z">
            <w:r w:rsidRPr="00D276D8">
              <w:rPr>
                <w:rFonts w:ascii="Courier New" w:eastAsia="Times New Roman" w:hAnsi="Courier New" w:cs="Courier New"/>
                <w:color w:val="000000"/>
                <w:sz w:val="16"/>
                <w:szCs w:val="16"/>
                <w:lang w:val="en-US" w:eastAsia="fr-FR"/>
                <w:rPrChange w:id="1443" w:author="jerome draillard" w:date="2015-10-29T11:39: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4000"/>
                <w:sz w:val="16"/>
                <w:szCs w:val="16"/>
                <w:lang w:val="en-US" w:eastAsia="fr-FR"/>
                <w:rPrChange w:id="1444" w:author="jerome draillard" w:date="2015-10-29T11:39:00Z">
                  <w:rPr>
                    <w:rFonts w:ascii="Courier New" w:eastAsia="Times New Roman" w:hAnsi="Courier New" w:cs="Courier New"/>
                    <w:color w:val="804000"/>
                    <w:sz w:val="20"/>
                    <w:u w:val="single"/>
                    <w:lang w:eastAsia="fr-FR"/>
                  </w:rPr>
                </w:rPrChange>
              </w:rPr>
              <w:delText>#define DEMO_EXPORT Q_DECL_IMPORT</w:delText>
            </w:r>
          </w:del>
        </w:ins>
      </w:moveFrom>
    </w:p>
    <w:p w:rsidR="00BF1190" w:rsidRDefault="00D276D8" w:rsidP="00BF1190">
      <w:pPr>
        <w:shd w:val="clear" w:color="auto" w:fill="FFFFFF"/>
        <w:jc w:val="left"/>
        <w:rPr>
          <w:ins w:id="1445" w:author="jerome draillard" w:date="2015-10-29T11:38:00Z"/>
          <w:del w:id="1446" w:author="ghislain.aine" w:date="2015-11-04T17:32:00Z"/>
          <w:rFonts w:ascii="Courier New" w:eastAsia="Times New Roman" w:hAnsi="Courier New" w:cs="Courier New"/>
          <w:color w:val="804000"/>
          <w:sz w:val="16"/>
          <w:szCs w:val="16"/>
          <w:lang w:val="en-US" w:eastAsia="fr-FR"/>
          <w:rPrChange w:id="1447" w:author="jerome draillard" w:date="2015-10-29T11:39:00Z">
            <w:rPr>
              <w:ins w:id="1448" w:author="jerome draillard" w:date="2015-10-29T11:38:00Z"/>
              <w:del w:id="1449" w:author="ghislain.aine" w:date="2015-11-04T17:32:00Z"/>
              <w:rFonts w:ascii="Courier New" w:eastAsia="Times New Roman" w:hAnsi="Courier New" w:cs="Courier New"/>
              <w:color w:val="804000"/>
              <w:sz w:val="20"/>
              <w:lang w:eastAsia="fr-FR"/>
            </w:rPr>
          </w:rPrChange>
        </w:rPr>
      </w:pPr>
      <w:moveFrom w:id="1450" w:author="ghislain.aine" w:date="2015-10-30T10:21:00Z">
        <w:ins w:id="1451" w:author="jerome draillard" w:date="2015-10-29T11:38:00Z">
          <w:del w:id="1452" w:author="ghislain.aine" w:date="2015-11-04T17:32:00Z">
            <w:r w:rsidRPr="00D276D8">
              <w:rPr>
                <w:rFonts w:ascii="Courier New" w:eastAsia="Times New Roman" w:hAnsi="Courier New" w:cs="Courier New"/>
                <w:color w:val="000000"/>
                <w:sz w:val="16"/>
                <w:szCs w:val="16"/>
                <w:lang w:val="en-US" w:eastAsia="fr-FR"/>
                <w:rPrChange w:id="1453" w:author="jerome draillard" w:date="2015-10-29T11:39: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4000"/>
                <w:sz w:val="16"/>
                <w:szCs w:val="16"/>
                <w:lang w:val="en-US" w:eastAsia="fr-FR"/>
                <w:rPrChange w:id="1454" w:author="jerome draillard" w:date="2015-10-29T11:39:00Z">
                  <w:rPr>
                    <w:rFonts w:ascii="Courier New" w:eastAsia="Times New Roman" w:hAnsi="Courier New" w:cs="Courier New"/>
                    <w:color w:val="804000"/>
                    <w:sz w:val="20"/>
                    <w:u w:val="single"/>
                    <w:lang w:eastAsia="fr-FR"/>
                  </w:rPr>
                </w:rPrChange>
              </w:rPr>
              <w:delText>#define DEMO_DECLARE_UUID(name) SW_EXTERN_C Q_DECL_IMPORT const StreamWork::SwCore::SwUUID name;</w:delText>
            </w:r>
          </w:del>
        </w:ins>
      </w:moveFrom>
    </w:p>
    <w:p w:rsidR="00BF1190" w:rsidRDefault="00D276D8" w:rsidP="00BF1190">
      <w:pPr>
        <w:shd w:val="clear" w:color="auto" w:fill="FFFFFF"/>
        <w:jc w:val="left"/>
        <w:rPr>
          <w:ins w:id="1455" w:author="jerome draillard" w:date="2015-10-29T11:38:00Z"/>
          <w:del w:id="1456" w:author="ghislain.aine" w:date="2015-11-04T17:32:00Z"/>
          <w:rFonts w:ascii="Courier New" w:eastAsia="Times New Roman" w:hAnsi="Courier New" w:cs="Courier New"/>
          <w:color w:val="804000"/>
          <w:sz w:val="16"/>
          <w:szCs w:val="16"/>
          <w:lang w:eastAsia="fr-FR"/>
          <w:rPrChange w:id="1457" w:author="jerome draillard" w:date="2015-10-29T11:39:00Z">
            <w:rPr>
              <w:ins w:id="1458" w:author="jerome draillard" w:date="2015-10-29T11:38:00Z"/>
              <w:del w:id="1459" w:author="ghislain.aine" w:date="2015-11-04T17:32:00Z"/>
              <w:rFonts w:ascii="Courier New" w:eastAsia="Times New Roman" w:hAnsi="Courier New" w:cs="Courier New"/>
              <w:color w:val="804000"/>
              <w:sz w:val="20"/>
              <w:lang w:eastAsia="fr-FR"/>
            </w:rPr>
          </w:rPrChange>
        </w:rPr>
      </w:pPr>
      <w:moveFrom w:id="1460" w:author="ghislain.aine" w:date="2015-10-30T10:21:00Z">
        <w:ins w:id="1461" w:author="jerome draillard" w:date="2015-10-29T11:38:00Z">
          <w:del w:id="1462" w:author="ghislain.aine" w:date="2015-11-04T17:32:00Z">
            <w:r w:rsidRPr="00D276D8">
              <w:rPr>
                <w:rFonts w:ascii="Courier New" w:eastAsia="Times New Roman" w:hAnsi="Courier New" w:cs="Courier New"/>
                <w:color w:val="804000"/>
                <w:sz w:val="16"/>
                <w:szCs w:val="16"/>
                <w:lang w:eastAsia="fr-FR"/>
                <w:rPrChange w:id="1463" w:author="jerome draillard" w:date="2015-10-29T11:39:00Z">
                  <w:rPr>
                    <w:rFonts w:ascii="Courier New" w:eastAsia="Times New Roman" w:hAnsi="Courier New" w:cs="Courier New"/>
                    <w:color w:val="804000"/>
                    <w:sz w:val="20"/>
                    <w:u w:val="single"/>
                    <w:lang w:eastAsia="fr-FR"/>
                  </w:rPr>
                </w:rPrChange>
              </w:rPr>
              <w:delText>#endif</w:delText>
            </w:r>
          </w:del>
        </w:ins>
      </w:moveFrom>
    </w:p>
    <w:moveFromRangeEnd w:id="1329"/>
    <w:p w:rsidR="00BF1190" w:rsidDel="0013549D" w:rsidRDefault="00BF1190" w:rsidP="00BF1190">
      <w:pPr>
        <w:spacing w:after="200" w:line="276" w:lineRule="auto"/>
        <w:jc w:val="left"/>
        <w:rPr>
          <w:ins w:id="1464" w:author="jerome draillard" w:date="2015-10-29T11:18:00Z"/>
          <w:del w:id="1465" w:author="ghislain.aine" w:date="2015-10-30T10:22:00Z"/>
        </w:rPr>
      </w:pPr>
    </w:p>
    <w:p w:rsidR="00BF1190" w:rsidRDefault="00BF1190" w:rsidP="00BF1190">
      <w:pPr>
        <w:spacing w:after="200" w:line="276" w:lineRule="auto"/>
        <w:jc w:val="left"/>
        <w:rPr>
          <w:ins w:id="1466" w:author="jerome draillard" w:date="2015-10-29T11:19:00Z"/>
        </w:rPr>
      </w:pPr>
      <w:ins w:id="1467" w:author="jerome draillard" w:date="2015-10-29T11:19:00Z">
        <w:r>
          <w:t xml:space="preserve">Retourner sur </w:t>
        </w:r>
        <w:r w:rsidRPr="00AB7AB3">
          <w:t>C:\tt4\TP\Sources\Demo\_project</w:t>
        </w:r>
        <w:r>
          <w:t xml:space="preserve"> et double cliquer sur le fichier "_project.dgx".</w:t>
        </w:r>
      </w:ins>
    </w:p>
    <w:p w:rsidR="00BF1190" w:rsidRDefault="00BF1190" w:rsidP="00BF1190">
      <w:pPr>
        <w:spacing w:after="200" w:line="276" w:lineRule="auto"/>
        <w:jc w:val="left"/>
      </w:pPr>
      <w:ins w:id="1468" w:author="jerome draillard" w:date="2015-10-29T11:21:00Z">
        <w:r>
          <w:t xml:space="preserve">Les </w:t>
        </w:r>
      </w:ins>
      <w:ins w:id="1469" w:author="jerome draillard" w:date="2015-10-29T11:37:00Z">
        <w:r>
          <w:t>trois</w:t>
        </w:r>
      </w:ins>
      <w:ins w:id="1470" w:author="jerome draillard" w:date="2015-10-29T11:21:00Z">
        <w:r>
          <w:t xml:space="preserve"> fichiers on été ajouté au .</w:t>
        </w:r>
        <w:proofErr w:type="spellStart"/>
        <w:r>
          <w:t>vcxproj</w:t>
        </w:r>
        <w:proofErr w:type="spellEnd"/>
        <w:r>
          <w:t xml:space="preserve"> !</w:t>
        </w:r>
      </w:ins>
    </w:p>
    <w:p w:rsidR="00BF1190" w:rsidRDefault="00BF1190" w:rsidP="00BF1190">
      <w:pPr>
        <w:spacing w:after="200" w:line="276" w:lineRule="auto"/>
        <w:jc w:val="left"/>
      </w:pPr>
    </w:p>
    <w:p w:rsidR="00BF1190" w:rsidRDefault="00BF1190" w:rsidP="00BF1190">
      <w:pPr>
        <w:spacing w:after="200" w:line="276" w:lineRule="auto"/>
        <w:jc w:val="left"/>
      </w:pPr>
      <w:r>
        <w:t xml:space="preserve">Créez dans le répertoire C:\tt4 un nouveau dossier </w:t>
      </w:r>
      <w:proofErr w:type="spellStart"/>
      <w:r>
        <w:t>workspace</w:t>
      </w:r>
      <w:proofErr w:type="spellEnd"/>
      <w:r>
        <w:t>. Créez un dossier nommé « </w:t>
      </w:r>
      <w:proofErr w:type="spellStart"/>
      <w:r>
        <w:t>demo</w:t>
      </w:r>
      <w:proofErr w:type="spellEnd"/>
      <w:r>
        <w:t> », puis créer dans ce dernier un fichier vide nommé « </w:t>
      </w:r>
      <w:proofErr w:type="spellStart"/>
      <w:r>
        <w:t>demo.desc</w:t>
      </w:r>
      <w:proofErr w:type="spellEnd"/>
      <w:r>
        <w:t xml:space="preserve"> ». Ecrire dans ce dernier : </w:t>
      </w:r>
      <w:proofErr w:type="spellStart"/>
      <w:r>
        <w:t>Demo</w:t>
      </w:r>
      <w:proofErr w:type="spellEnd"/>
      <w:r>
        <w:t>.</w:t>
      </w:r>
    </w:p>
    <w:p w:rsidR="00BF1190" w:rsidRDefault="00BF1190" w:rsidP="00BF1190">
      <w:pPr>
        <w:spacing w:after="200" w:line="276" w:lineRule="auto"/>
        <w:jc w:val="left"/>
      </w:pPr>
      <w:r>
        <w:t xml:space="preserve">Faites un clic droit sur le fichier </w:t>
      </w:r>
      <w:proofErr w:type="spellStart"/>
      <w:r>
        <w:t>demo.desc</w:t>
      </w:r>
      <w:proofErr w:type="spellEnd"/>
      <w:r>
        <w:t xml:space="preserve"> -&gt; LDT Tools -&gt; </w:t>
      </w:r>
      <w:proofErr w:type="spellStart"/>
      <w:r>
        <w:t>Generate</w:t>
      </w:r>
      <w:proofErr w:type="spellEnd"/>
      <w:r>
        <w:t xml:space="preserve"> PRO </w:t>
      </w:r>
      <w:proofErr w:type="spellStart"/>
      <w:r>
        <w:t>with</w:t>
      </w:r>
      <w:proofErr w:type="spellEnd"/>
      <w:r>
        <w:t xml:space="preserve"> </w:t>
      </w:r>
      <w:proofErr w:type="spellStart"/>
      <w:r>
        <w:t>depends</w:t>
      </w:r>
      <w:proofErr w:type="spellEnd"/>
      <w:r>
        <w:t xml:space="preserve"> (exe2lib). </w:t>
      </w:r>
    </w:p>
    <w:p w:rsidR="00BF1190" w:rsidRDefault="00BF1190" w:rsidP="00BF1190">
      <w:pPr>
        <w:spacing w:after="200" w:line="276" w:lineRule="auto"/>
        <w:jc w:val="left"/>
      </w:pPr>
      <w:r>
        <w:t>Ceci va générer des fichiers (dont un .</w:t>
      </w:r>
      <w:proofErr w:type="spellStart"/>
      <w:r>
        <w:t>sln</w:t>
      </w:r>
      <w:proofErr w:type="spellEnd"/>
      <w:r>
        <w:t xml:space="preserve">) dans le répertoire courant. </w:t>
      </w:r>
    </w:p>
    <w:p w:rsidR="00BF1190" w:rsidRDefault="00BF1190" w:rsidP="00BF1190">
      <w:pPr>
        <w:spacing w:after="200" w:line="276" w:lineRule="auto"/>
        <w:jc w:val="left"/>
        <w:rPr>
          <w:ins w:id="1471" w:author="jerome draillard" w:date="2015-10-29T11:21:00Z"/>
        </w:rPr>
      </w:pPr>
      <w:r>
        <w:t>Si la procédure ne fonctionne pas, faites </w:t>
      </w:r>
      <w:proofErr w:type="gramStart"/>
      <w:r>
        <w:t>:</w:t>
      </w:r>
      <w:proofErr w:type="gramEnd"/>
      <w:r>
        <w:br/>
        <w:t xml:space="preserve">clic droit sur le fichier </w:t>
      </w:r>
      <w:proofErr w:type="spellStart"/>
      <w:r>
        <w:t>demo.desc</w:t>
      </w:r>
      <w:proofErr w:type="spellEnd"/>
      <w:r>
        <w:t xml:space="preserve"> -&gt; LDT Tools -&gt; </w:t>
      </w:r>
      <w:proofErr w:type="spellStart"/>
      <w:r>
        <w:t>Generate</w:t>
      </w:r>
      <w:proofErr w:type="spellEnd"/>
      <w:r>
        <w:t xml:space="preserve"> SLN </w:t>
      </w:r>
      <w:proofErr w:type="spellStart"/>
      <w:r>
        <w:t>with</w:t>
      </w:r>
      <w:proofErr w:type="spellEnd"/>
      <w:r>
        <w:t xml:space="preserve"> </w:t>
      </w:r>
      <w:proofErr w:type="spellStart"/>
      <w:r>
        <w:t>depends</w:t>
      </w:r>
      <w:proofErr w:type="spellEnd"/>
      <w:r>
        <w:t xml:space="preserve"> (exe2lib).</w:t>
      </w:r>
    </w:p>
    <w:p w:rsidR="00BF1190" w:rsidRDefault="00BF1190" w:rsidP="00BF1190">
      <w:pPr>
        <w:spacing w:after="200" w:line="276" w:lineRule="auto"/>
        <w:jc w:val="left"/>
        <w:rPr>
          <w:ins w:id="1472" w:author="jerome draillard" w:date="2015-10-29T11:24:00Z"/>
        </w:rPr>
      </w:pPr>
      <w:ins w:id="1473" w:author="jerome draillard" w:date="2015-10-29T11:21:00Z">
        <w:r>
          <w:t>Double</w:t>
        </w:r>
      </w:ins>
      <w:ins w:id="1474" w:author="ghislain.aine" w:date="2015-10-29T15:25:00Z">
        <w:r>
          <w:t>-</w:t>
        </w:r>
      </w:ins>
      <w:ins w:id="1475" w:author="jerome draillard" w:date="2015-10-29T11:21:00Z">
        <w:del w:id="1476" w:author="ghislain.aine" w:date="2015-10-29T15:25:00Z">
          <w:r w:rsidDel="00E2505C">
            <w:delText xml:space="preserve"> </w:delText>
          </w:r>
        </w:del>
        <w:r>
          <w:t>clique</w:t>
        </w:r>
      </w:ins>
      <w:r>
        <w:t>z</w:t>
      </w:r>
      <w:ins w:id="1477" w:author="jerome draillard" w:date="2015-10-29T11:21:00Z">
        <w:r>
          <w:t xml:space="preserve"> sur le .</w:t>
        </w:r>
      </w:ins>
      <w:proofErr w:type="spellStart"/>
      <w:r>
        <w:t>sln</w:t>
      </w:r>
      <w:proofErr w:type="spellEnd"/>
      <w:ins w:id="1478" w:author="jerome draillard" w:date="2015-10-29T11:21:00Z">
        <w:r>
          <w:t xml:space="preserve"> pour ouvrir </w:t>
        </w:r>
      </w:ins>
      <w:r>
        <w:t>la solution</w:t>
      </w:r>
      <w:ins w:id="1479" w:author="jerome draillard" w:date="2015-10-29T11:22:00Z">
        <w:r>
          <w:t xml:space="preserve"> </w:t>
        </w:r>
      </w:ins>
      <w:ins w:id="1480" w:author="jerome draillard" w:date="2015-10-29T11:21:00Z">
        <w:del w:id="1481" w:author="ghislain.aine" w:date="2015-10-29T15:25:00Z">
          <w:r w:rsidDel="009965F3">
            <w:delText>v</w:delText>
          </w:r>
        </w:del>
      </w:ins>
      <w:ins w:id="1482" w:author="ghislain.aine" w:date="2015-10-29T15:25:00Z">
        <w:r>
          <w:t>V</w:t>
        </w:r>
      </w:ins>
      <w:ins w:id="1483" w:author="jerome draillard" w:date="2015-10-29T11:21:00Z">
        <w:r>
          <w:t xml:space="preserve">isual </w:t>
        </w:r>
      </w:ins>
      <w:ins w:id="1484" w:author="ghislain.aine" w:date="2015-10-29T15:25:00Z">
        <w:r>
          <w:t>Studio</w:t>
        </w:r>
      </w:ins>
      <w:ins w:id="1485" w:author="jerome draillard" w:date="2015-10-29T11:22:00Z">
        <w:r>
          <w:t>.</w:t>
        </w:r>
      </w:ins>
    </w:p>
    <w:p w:rsidR="00BF1190" w:rsidRDefault="00BF1190" w:rsidP="00BF1190">
      <w:pPr>
        <w:spacing w:after="200" w:line="276" w:lineRule="auto"/>
        <w:jc w:val="left"/>
        <w:rPr>
          <w:ins w:id="1486" w:author="jerome draillard" w:date="2015-10-29T11:27:00Z"/>
        </w:rPr>
      </w:pPr>
      <w:ins w:id="1487" w:author="jerome draillard" w:date="2015-10-29T11:27:00Z">
        <w:r>
          <w:t xml:space="preserve">Dans le fichier </w:t>
        </w:r>
        <w:proofErr w:type="spellStart"/>
        <w:r>
          <w:t>DemoPluginFactory_class.h</w:t>
        </w:r>
        <w:proofErr w:type="spellEnd"/>
        <w:r>
          <w:t xml:space="preserve"> on va définir notre classe </w:t>
        </w:r>
        <w:proofErr w:type="spellStart"/>
        <w:r>
          <w:t>DemoPluginFactory_class</w:t>
        </w:r>
        <w:proofErr w:type="spellEnd"/>
        <w:r>
          <w:t xml:space="preserve"> qui hérite de </w:t>
        </w:r>
        <w:proofErr w:type="spellStart"/>
        <w:r w:rsidRPr="00FC5EF1">
          <w:t>SwPluginFactory_Class</w:t>
        </w:r>
        <w:proofErr w:type="spellEnd"/>
        <w:r>
          <w:t>.</w:t>
        </w:r>
      </w:ins>
    </w:p>
    <w:p w:rsidR="00BF1190" w:rsidRDefault="00BF1190" w:rsidP="00BF1190">
      <w:pPr>
        <w:spacing w:after="200" w:line="276" w:lineRule="auto"/>
        <w:jc w:val="left"/>
        <w:rPr>
          <w:ins w:id="1488" w:author="ghislain.aine" w:date="2015-11-04T17:35:00Z"/>
        </w:rPr>
      </w:pPr>
      <w:ins w:id="1489" w:author="ghislain.aine" w:date="2015-11-04T17:35:00Z">
        <w:r>
          <w:br w:type="page"/>
        </w:r>
      </w:ins>
    </w:p>
    <w:p w:rsidR="00BF1190" w:rsidRDefault="00BF1190" w:rsidP="00BF1190">
      <w:pPr>
        <w:spacing w:after="200" w:line="276" w:lineRule="auto"/>
        <w:jc w:val="left"/>
        <w:rPr>
          <w:ins w:id="1490" w:author="ghislain.aine" w:date="2015-10-30T10:22:00Z"/>
        </w:rPr>
      </w:pPr>
      <w:ins w:id="1491" w:author="jerome draillard" w:date="2015-10-29T11:27:00Z">
        <w:r>
          <w:lastRenderedPageBreak/>
          <w:t>Le squelette de ce fichier va donc être :</w:t>
        </w:r>
      </w:ins>
    </w:p>
    <w:p w:rsidR="00BF1190" w:rsidRDefault="00C156AC" w:rsidP="00BF1190">
      <w:pPr>
        <w:spacing w:after="200" w:line="276" w:lineRule="auto"/>
        <w:jc w:val="left"/>
        <w:rPr>
          <w:ins w:id="1492" w:author="ghislain.aine" w:date="2015-10-30T10:22:00Z"/>
        </w:rPr>
      </w:pPr>
      <w:r>
        <w:pict>
          <v:shape id="_x0000_s1280" type="#_x0000_t202" style="width:493.45pt;height:352.8pt;mso-height-percent:200;mso-position-horizontal-relative:char;mso-position-vertical-relative:line;mso-height-percent:200;mso-width-relative:margin;mso-height-relative:margin">
            <v:textbox style="mso-next-textbox:#_x0000_s1280;mso-fit-shape-to-text:t">
              <w:txbxContent>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493" w:author="ghislain.aine" w:date="2015-11-04T17:31:00Z">
                        <w:rPr>
                          <w:rFonts w:ascii="Courier New" w:eastAsia="Times New Roman" w:hAnsi="Courier New" w:cs="Courier New"/>
                          <w:color w:val="804000"/>
                          <w:sz w:val="16"/>
                          <w:szCs w:val="16"/>
                          <w:lang w:val="en-US" w:eastAsia="fr-FR"/>
                        </w:rPr>
                      </w:rPrChange>
                    </w:rPr>
                  </w:pPr>
                  <w:moveToRangeStart w:id="1494" w:author="ghislain.aine" w:date="2015-10-30T10:23:00Z" w:name="move433963929"/>
                  <w:moveTo w:id="1495" w:author="ghislain.aine" w:date="2015-10-30T10:23:00Z">
                    <w:r w:rsidRPr="00D276D8">
                      <w:rPr>
                        <w:rFonts w:ascii="Consolas" w:eastAsia="Times New Roman" w:hAnsi="Consolas" w:cs="Consolas"/>
                        <w:color w:val="804000"/>
                        <w:sz w:val="19"/>
                        <w:szCs w:val="19"/>
                        <w:lang w:val="en-US" w:eastAsia="fr-FR"/>
                        <w:rPrChange w:id="1496" w:author="ghislain.aine" w:date="2015-11-04T17:31: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497" w:author="ghislain.aine" w:date="2015-11-04T17:31:00Z">
                          <w:rPr>
                            <w:rFonts w:ascii="Courier New" w:eastAsia="Times New Roman" w:hAnsi="Courier New" w:cs="Courier New"/>
                            <w:color w:val="804000"/>
                            <w:sz w:val="16"/>
                            <w:szCs w:val="16"/>
                            <w:lang w:val="en-US" w:eastAsia="fr-FR"/>
                          </w:rPr>
                        </w:rPrChange>
                      </w:rPr>
                      <w:t>pragma</w:t>
                    </w:r>
                    <w:proofErr w:type="spellEnd"/>
                    <w:r w:rsidRPr="00D276D8">
                      <w:rPr>
                        <w:rFonts w:ascii="Consolas" w:eastAsia="Times New Roman" w:hAnsi="Consolas" w:cs="Consolas"/>
                        <w:color w:val="804000"/>
                        <w:sz w:val="19"/>
                        <w:szCs w:val="19"/>
                        <w:lang w:val="en-US" w:eastAsia="fr-FR"/>
                        <w:rPrChange w:id="1498" w:author="ghislain.aine" w:date="2015-11-04T17:31:00Z">
                          <w:rPr>
                            <w:rFonts w:ascii="Courier New" w:eastAsia="Times New Roman" w:hAnsi="Courier New" w:cs="Courier New"/>
                            <w:color w:val="804000"/>
                            <w:sz w:val="16"/>
                            <w:szCs w:val="16"/>
                            <w:lang w:val="en-US" w:eastAsia="fr-FR"/>
                          </w:rPr>
                        </w:rPrChange>
                      </w:rPr>
                      <w:t xml:space="preserve"> once</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1499" w:author="ghislain.aine" w:date="2015-11-04T17:31: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00" w:author="ghislain.aine" w:date="2015-11-04T17:31:00Z">
                        <w:rPr>
                          <w:rFonts w:ascii="Courier New" w:eastAsia="Times New Roman" w:hAnsi="Courier New" w:cs="Courier New"/>
                          <w:color w:val="000000"/>
                          <w:sz w:val="16"/>
                          <w:szCs w:val="16"/>
                          <w:lang w:val="en-US" w:eastAsia="fr-FR"/>
                        </w:rPr>
                      </w:rPrChange>
                    </w:rPr>
                  </w:pPr>
                  <w:moveTo w:id="1501" w:author="ghislain.aine" w:date="2015-10-30T10:23:00Z">
                    <w:r w:rsidRPr="00D276D8">
                      <w:rPr>
                        <w:rFonts w:ascii="Consolas" w:eastAsia="Times New Roman" w:hAnsi="Consolas" w:cs="Consolas"/>
                        <w:color w:val="000000"/>
                        <w:sz w:val="19"/>
                        <w:szCs w:val="19"/>
                        <w:lang w:val="en-US" w:eastAsia="fr-FR"/>
                        <w:rPrChange w:id="1502" w:author="ghislain.aine" w:date="2015-11-04T17:31:00Z">
                          <w:rPr>
                            <w:rFonts w:ascii="Courier New" w:eastAsia="Times New Roman" w:hAnsi="Courier New" w:cs="Courier New"/>
                            <w:color w:val="000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03" w:author="ghislain.aine" w:date="2015-11-04T17:31:00Z">
                        <w:rPr>
                          <w:rFonts w:ascii="Courier New" w:eastAsia="Times New Roman" w:hAnsi="Courier New" w:cs="Courier New"/>
                          <w:color w:val="000000"/>
                          <w:sz w:val="16"/>
                          <w:szCs w:val="16"/>
                          <w:lang w:val="en-US" w:eastAsia="fr-FR"/>
                        </w:rPr>
                      </w:rPrChange>
                    </w:rPr>
                  </w:pPr>
                  <w:moveTo w:id="1504" w:author="ghislain.aine" w:date="2015-10-30T10:23:00Z">
                    <w:r w:rsidRPr="00D276D8">
                      <w:rPr>
                        <w:rFonts w:ascii="Consolas" w:eastAsia="Times New Roman" w:hAnsi="Consolas" w:cs="Consolas"/>
                        <w:color w:val="000000"/>
                        <w:sz w:val="19"/>
                        <w:szCs w:val="19"/>
                        <w:lang w:val="en-US" w:eastAsia="fr-FR"/>
                        <w:rPrChange w:id="1505" w:author="ghislain.aine" w:date="2015-11-04T17:31:00Z">
                          <w:rPr>
                            <w:rFonts w:ascii="Courier New" w:eastAsia="Times New Roman" w:hAnsi="Courier New" w:cs="Courier New"/>
                            <w:color w:val="000000"/>
                            <w:sz w:val="16"/>
                            <w:szCs w:val="16"/>
                            <w:lang w:val="en-US" w:eastAsia="fr-FR"/>
                          </w:rPr>
                        </w:rPrChange>
                      </w:rPr>
                      <w:t>* INCLUDES LOCAUX</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06" w:author="ghislain.aine" w:date="2015-11-04T17:31:00Z">
                        <w:rPr>
                          <w:rFonts w:ascii="Courier New" w:eastAsia="Times New Roman" w:hAnsi="Courier New" w:cs="Courier New"/>
                          <w:color w:val="000000"/>
                          <w:sz w:val="16"/>
                          <w:szCs w:val="16"/>
                          <w:lang w:val="en-US" w:eastAsia="fr-FR"/>
                        </w:rPr>
                      </w:rPrChange>
                    </w:rPr>
                  </w:pPr>
                  <w:moveTo w:id="1507" w:author="ghislain.aine" w:date="2015-10-30T10:23:00Z">
                    <w:r w:rsidRPr="00D276D8">
                      <w:rPr>
                        <w:rFonts w:ascii="Consolas" w:eastAsia="Times New Roman" w:hAnsi="Consolas" w:cs="Consolas"/>
                        <w:color w:val="000000"/>
                        <w:sz w:val="19"/>
                        <w:szCs w:val="19"/>
                        <w:lang w:val="en-US" w:eastAsia="fr-FR"/>
                        <w:rPrChange w:id="1508" w:author="ghislain.aine" w:date="2015-11-04T17:31:00Z">
                          <w:rPr>
                            <w:rFonts w:ascii="Courier New" w:eastAsia="Times New Roman" w:hAnsi="Courier New" w:cs="Courier New"/>
                            <w:color w:val="000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509" w:author="ghislain.aine" w:date="2015-11-04T17:31:00Z">
                        <w:rPr>
                          <w:rFonts w:ascii="Courier New" w:eastAsia="Times New Roman" w:hAnsi="Courier New" w:cs="Courier New"/>
                          <w:color w:val="804000"/>
                          <w:sz w:val="16"/>
                          <w:szCs w:val="16"/>
                          <w:lang w:val="en-US" w:eastAsia="fr-FR"/>
                        </w:rPr>
                      </w:rPrChange>
                    </w:rPr>
                  </w:pPr>
                  <w:moveTo w:id="1510" w:author="ghislain.aine" w:date="2015-10-30T10:23:00Z">
                    <w:r w:rsidRPr="00D276D8">
                      <w:rPr>
                        <w:rFonts w:ascii="Consolas" w:eastAsia="Times New Roman" w:hAnsi="Consolas" w:cs="Consolas"/>
                        <w:color w:val="804000"/>
                        <w:sz w:val="19"/>
                        <w:szCs w:val="19"/>
                        <w:lang w:val="en-US" w:eastAsia="fr-FR"/>
                        <w:rPrChange w:id="1511" w:author="ghislain.aine" w:date="2015-11-04T17:31:00Z">
                          <w:rPr>
                            <w:rFonts w:ascii="Courier New" w:eastAsia="Times New Roman" w:hAnsi="Courier New" w:cs="Courier New"/>
                            <w:color w:val="804000"/>
                            <w:sz w:val="16"/>
                            <w:szCs w:val="16"/>
                            <w:lang w:val="en-US" w:eastAsia="fr-FR"/>
                          </w:rPr>
                        </w:rPrChange>
                      </w:rPr>
                      <w:t>#include "</w:t>
                    </w:r>
                    <w:proofErr w:type="spellStart"/>
                    <w:r w:rsidRPr="00D276D8">
                      <w:rPr>
                        <w:rFonts w:ascii="Consolas" w:eastAsia="Times New Roman" w:hAnsi="Consolas" w:cs="Consolas"/>
                        <w:color w:val="804000"/>
                        <w:sz w:val="19"/>
                        <w:szCs w:val="19"/>
                        <w:lang w:val="en-US" w:eastAsia="fr-FR"/>
                        <w:rPrChange w:id="1512" w:author="ghislain.aine" w:date="2015-11-04T17:31:00Z">
                          <w:rPr>
                            <w:rFonts w:ascii="Courier New" w:eastAsia="Times New Roman" w:hAnsi="Courier New" w:cs="Courier New"/>
                            <w:color w:val="804000"/>
                            <w:sz w:val="16"/>
                            <w:szCs w:val="16"/>
                            <w:lang w:val="en-US" w:eastAsia="fr-FR"/>
                          </w:rPr>
                        </w:rPrChange>
                      </w:rPr>
                      <w:t>DemoPluginConstantes.h</w:t>
                    </w:r>
                    <w:proofErr w:type="spellEnd"/>
                    <w:r w:rsidRPr="00D276D8">
                      <w:rPr>
                        <w:rFonts w:ascii="Consolas" w:eastAsia="Times New Roman" w:hAnsi="Consolas" w:cs="Consolas"/>
                        <w:color w:val="804000"/>
                        <w:sz w:val="19"/>
                        <w:szCs w:val="19"/>
                        <w:lang w:val="en-US" w:eastAsia="fr-FR"/>
                        <w:rPrChange w:id="1513" w:author="ghislain.aine" w:date="2015-11-04T17:31:00Z">
                          <w:rPr>
                            <w:rFonts w:ascii="Courier New" w:eastAsia="Times New Roman" w:hAnsi="Courier New" w:cs="Courier New"/>
                            <w:color w:val="80400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1514" w:author="ghislain.aine" w:date="2015-11-04T17:31: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15" w:author="ghislain.aine" w:date="2015-11-04T17:31:00Z">
                        <w:rPr>
                          <w:rFonts w:ascii="Courier New" w:eastAsia="Times New Roman" w:hAnsi="Courier New" w:cs="Courier New"/>
                          <w:color w:val="000000"/>
                          <w:sz w:val="16"/>
                          <w:szCs w:val="16"/>
                          <w:lang w:val="en-US" w:eastAsia="fr-FR"/>
                        </w:rPr>
                      </w:rPrChange>
                    </w:rPr>
                  </w:pPr>
                  <w:moveTo w:id="1516" w:author="ghislain.aine" w:date="2015-10-30T10:23:00Z">
                    <w:r w:rsidRPr="00D276D8">
                      <w:rPr>
                        <w:rFonts w:ascii="Consolas" w:eastAsia="Times New Roman" w:hAnsi="Consolas" w:cs="Consolas"/>
                        <w:color w:val="000000"/>
                        <w:sz w:val="19"/>
                        <w:szCs w:val="19"/>
                        <w:lang w:val="en-US" w:eastAsia="fr-FR"/>
                        <w:rPrChange w:id="1517" w:author="ghislain.aine" w:date="2015-11-04T17:31:00Z">
                          <w:rPr>
                            <w:rFonts w:ascii="Courier New" w:eastAsia="Times New Roman" w:hAnsi="Courier New" w:cs="Courier New"/>
                            <w:color w:val="000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18" w:author="ghislain.aine" w:date="2015-11-04T17:31:00Z">
                        <w:rPr>
                          <w:rFonts w:ascii="Courier New" w:eastAsia="Times New Roman" w:hAnsi="Courier New" w:cs="Courier New"/>
                          <w:color w:val="000000"/>
                          <w:sz w:val="16"/>
                          <w:szCs w:val="16"/>
                          <w:lang w:val="en-US" w:eastAsia="fr-FR"/>
                        </w:rPr>
                      </w:rPrChange>
                    </w:rPr>
                  </w:pPr>
                  <w:moveTo w:id="1519" w:author="ghislain.aine" w:date="2015-10-30T10:23:00Z">
                    <w:r w:rsidRPr="00D276D8">
                      <w:rPr>
                        <w:rFonts w:ascii="Consolas" w:eastAsia="Times New Roman" w:hAnsi="Consolas" w:cs="Consolas"/>
                        <w:color w:val="000000"/>
                        <w:sz w:val="19"/>
                        <w:szCs w:val="19"/>
                        <w:lang w:val="en-US" w:eastAsia="fr-FR"/>
                        <w:rPrChange w:id="1520" w:author="ghislain.aine" w:date="2015-11-04T17:31:00Z">
                          <w:rPr>
                            <w:rFonts w:ascii="Courier New" w:eastAsia="Times New Roman" w:hAnsi="Courier New" w:cs="Courier New"/>
                            <w:color w:val="000000"/>
                            <w:sz w:val="16"/>
                            <w:szCs w:val="16"/>
                            <w:lang w:val="en-US" w:eastAsia="fr-FR"/>
                          </w:rPr>
                        </w:rPrChange>
                      </w:rPr>
                      <w:t>* INCLUDES GLOBAUX</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21" w:author="ghislain.aine" w:date="2015-11-04T17:31:00Z">
                        <w:rPr>
                          <w:rFonts w:ascii="Courier New" w:eastAsia="Times New Roman" w:hAnsi="Courier New" w:cs="Courier New"/>
                          <w:color w:val="000000"/>
                          <w:sz w:val="16"/>
                          <w:szCs w:val="16"/>
                          <w:lang w:val="en-US" w:eastAsia="fr-FR"/>
                        </w:rPr>
                      </w:rPrChange>
                    </w:rPr>
                  </w:pPr>
                  <w:moveTo w:id="1522" w:author="ghislain.aine" w:date="2015-10-30T10:23:00Z">
                    <w:r w:rsidRPr="00D276D8">
                      <w:rPr>
                        <w:rFonts w:ascii="Consolas" w:eastAsia="Times New Roman" w:hAnsi="Consolas" w:cs="Consolas"/>
                        <w:color w:val="000000"/>
                        <w:sz w:val="19"/>
                        <w:szCs w:val="19"/>
                        <w:lang w:val="en-US" w:eastAsia="fr-FR"/>
                        <w:rPrChange w:id="1523" w:author="ghislain.aine" w:date="2015-11-04T17:31:00Z">
                          <w:rPr>
                            <w:rFonts w:ascii="Courier New" w:eastAsia="Times New Roman" w:hAnsi="Courier New" w:cs="Courier New"/>
                            <w:color w:val="000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524" w:author="ghislain.aine" w:date="2015-11-04T17:31:00Z">
                        <w:rPr>
                          <w:rFonts w:ascii="Courier New" w:eastAsia="Times New Roman" w:hAnsi="Courier New" w:cs="Courier New"/>
                          <w:color w:val="804000"/>
                          <w:sz w:val="16"/>
                          <w:szCs w:val="16"/>
                          <w:lang w:val="en-US" w:eastAsia="fr-FR"/>
                        </w:rPr>
                      </w:rPrChange>
                    </w:rPr>
                  </w:pPr>
                  <w:moveTo w:id="1525" w:author="ghislain.aine" w:date="2015-10-30T10:23:00Z">
                    <w:r w:rsidRPr="00D276D8">
                      <w:rPr>
                        <w:rFonts w:ascii="Consolas" w:eastAsia="Times New Roman" w:hAnsi="Consolas" w:cs="Consolas"/>
                        <w:color w:val="804000"/>
                        <w:sz w:val="19"/>
                        <w:szCs w:val="19"/>
                        <w:lang w:val="en-US" w:eastAsia="fr-FR"/>
                        <w:rPrChange w:id="1526" w:author="ghislain.aine" w:date="2015-11-04T17:31:00Z">
                          <w:rPr>
                            <w:rFonts w:ascii="Courier New" w:eastAsia="Times New Roman" w:hAnsi="Courier New" w:cs="Courier New"/>
                            <w:color w:val="804000"/>
                            <w:sz w:val="16"/>
                            <w:szCs w:val="16"/>
                            <w:lang w:val="en-US" w:eastAsia="fr-FR"/>
                          </w:rPr>
                        </w:rPrChange>
                      </w:rPr>
                      <w:t>#include &lt;</w:t>
                    </w:r>
                    <w:proofErr w:type="spellStart"/>
                    <w:r w:rsidRPr="00D276D8">
                      <w:rPr>
                        <w:rFonts w:ascii="Consolas" w:eastAsia="Times New Roman" w:hAnsi="Consolas" w:cs="Consolas"/>
                        <w:color w:val="804000"/>
                        <w:sz w:val="19"/>
                        <w:szCs w:val="19"/>
                        <w:lang w:val="en-US" w:eastAsia="fr-FR"/>
                        <w:rPrChange w:id="1527" w:author="ghislain.aine" w:date="2015-11-04T17:31:00Z">
                          <w:rPr>
                            <w:rFonts w:ascii="Courier New" w:eastAsia="Times New Roman" w:hAnsi="Courier New" w:cs="Courier New"/>
                            <w:color w:val="804000"/>
                            <w:sz w:val="16"/>
                            <w:szCs w:val="16"/>
                            <w:lang w:val="en-US" w:eastAsia="fr-FR"/>
                          </w:rPr>
                        </w:rPrChange>
                      </w:rPr>
                      <w:t>SwPluginFactory_Class.h</w:t>
                    </w:r>
                    <w:proofErr w:type="spellEnd"/>
                    <w:r w:rsidRPr="00D276D8">
                      <w:rPr>
                        <w:rFonts w:ascii="Consolas" w:eastAsia="Times New Roman" w:hAnsi="Consolas" w:cs="Consolas"/>
                        <w:color w:val="804000"/>
                        <w:sz w:val="19"/>
                        <w:szCs w:val="19"/>
                        <w:lang w:val="en-US" w:eastAsia="fr-FR"/>
                        <w:rPrChange w:id="1528" w:author="ghislain.aine" w:date="2015-11-04T17:31:00Z">
                          <w:rPr>
                            <w:rFonts w:ascii="Courier New" w:eastAsia="Times New Roman" w:hAnsi="Courier New" w:cs="Courier New"/>
                            <w:color w:val="804000"/>
                            <w:sz w:val="16"/>
                            <w:szCs w:val="16"/>
                            <w:lang w:val="en-US" w:eastAsia="fr-FR"/>
                          </w:rPr>
                        </w:rPrChange>
                      </w:rPr>
                      <w:t>&gt;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1529" w:author="ghislain.aine" w:date="2015-11-04T17:31: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30" w:author="ghislain.aine" w:date="2015-11-04T17:31:00Z">
                        <w:rPr>
                          <w:rFonts w:ascii="Courier New" w:eastAsia="Times New Roman" w:hAnsi="Courier New" w:cs="Courier New"/>
                          <w:color w:val="000000"/>
                          <w:sz w:val="16"/>
                          <w:szCs w:val="16"/>
                          <w:lang w:val="en-US" w:eastAsia="fr-FR"/>
                        </w:rPr>
                      </w:rPrChange>
                    </w:rPr>
                  </w:pPr>
                  <w:proofErr w:type="gramStart"/>
                  <w:moveTo w:id="1531" w:author="ghislain.aine" w:date="2015-10-30T10:23:00Z">
                    <w:r w:rsidRPr="00D276D8">
                      <w:rPr>
                        <w:rFonts w:ascii="Consolas" w:eastAsia="Times New Roman" w:hAnsi="Consolas" w:cs="Consolas"/>
                        <w:b/>
                        <w:bCs/>
                        <w:color w:val="0000FF"/>
                        <w:sz w:val="19"/>
                        <w:szCs w:val="19"/>
                        <w:lang w:val="en-US" w:eastAsia="fr-FR"/>
                        <w:rPrChange w:id="1532" w:author="ghislain.aine" w:date="2015-11-04T17:31:00Z">
                          <w:rPr>
                            <w:rFonts w:ascii="Courier New" w:eastAsia="Times New Roman" w:hAnsi="Courier New" w:cs="Courier New"/>
                            <w:b/>
                            <w:bCs/>
                            <w:color w:val="0000FF"/>
                            <w:sz w:val="16"/>
                            <w:szCs w:val="16"/>
                            <w:lang w:val="en-US" w:eastAsia="fr-FR"/>
                          </w:rPr>
                        </w:rPrChange>
                      </w:rPr>
                      <w:t>namespace</w:t>
                    </w:r>
                    <w:proofErr w:type="gramEnd"/>
                    <w:r w:rsidRPr="00D276D8">
                      <w:rPr>
                        <w:rFonts w:ascii="Consolas" w:eastAsia="Times New Roman" w:hAnsi="Consolas" w:cs="Consolas"/>
                        <w:color w:val="000000"/>
                        <w:sz w:val="19"/>
                        <w:szCs w:val="19"/>
                        <w:lang w:val="en-US" w:eastAsia="fr-FR"/>
                        <w:rPrChange w:id="1533" w:author="ghislain.aine" w:date="2015-11-04T17:31:00Z">
                          <w:rPr>
                            <w:rFonts w:ascii="Courier New" w:eastAsia="Times New Roman" w:hAnsi="Courier New" w:cs="Courier New"/>
                            <w:color w:val="000000"/>
                            <w:sz w:val="16"/>
                            <w:szCs w:val="16"/>
                            <w:lang w:val="en-US" w:eastAsia="fr-FR"/>
                          </w:rPr>
                        </w:rPrChange>
                      </w:rPr>
                      <w:t xml:space="preserve"> Demo</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34" w:author="ghislain.aine" w:date="2015-11-04T17:31:00Z">
                        <w:rPr>
                          <w:rFonts w:ascii="Courier New" w:eastAsia="Times New Roman" w:hAnsi="Courier New" w:cs="Courier New"/>
                          <w:color w:val="000000"/>
                          <w:sz w:val="16"/>
                          <w:szCs w:val="16"/>
                          <w:lang w:val="en-US" w:eastAsia="fr-FR"/>
                        </w:rPr>
                      </w:rPrChange>
                    </w:rPr>
                  </w:pPr>
                  <w:moveTo w:id="1535" w:author="ghislain.aine" w:date="2015-10-30T10:23:00Z">
                    <w:r w:rsidRPr="00D276D8">
                      <w:rPr>
                        <w:rFonts w:ascii="Consolas" w:eastAsia="Times New Roman" w:hAnsi="Consolas" w:cs="Consolas"/>
                        <w:b/>
                        <w:bCs/>
                        <w:color w:val="000080"/>
                        <w:sz w:val="19"/>
                        <w:szCs w:val="19"/>
                        <w:lang w:val="en-US" w:eastAsia="fr-FR"/>
                        <w:rPrChange w:id="1536"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37" w:author="ghislain.aine" w:date="2015-11-04T17:31:00Z">
                        <w:rPr>
                          <w:rFonts w:ascii="Courier New" w:eastAsia="Times New Roman" w:hAnsi="Courier New" w:cs="Courier New"/>
                          <w:color w:val="000000"/>
                          <w:sz w:val="16"/>
                          <w:szCs w:val="16"/>
                          <w:lang w:val="en-US" w:eastAsia="fr-FR"/>
                        </w:rPr>
                      </w:rPrChange>
                    </w:rPr>
                  </w:pPr>
                  <w:moveTo w:id="1538" w:author="ghislain.aine" w:date="2015-10-30T10:23:00Z">
                    <w:r w:rsidRPr="00D276D8">
                      <w:rPr>
                        <w:rFonts w:ascii="Consolas" w:eastAsia="Times New Roman" w:hAnsi="Consolas" w:cs="Consolas"/>
                        <w:color w:val="000000"/>
                        <w:sz w:val="19"/>
                        <w:szCs w:val="19"/>
                        <w:lang w:val="en-US" w:eastAsia="fr-FR"/>
                        <w:rPrChange w:id="1539" w:author="ghislain.aine" w:date="2015-11-04T17:31: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8000FF"/>
                        <w:sz w:val="19"/>
                        <w:szCs w:val="19"/>
                        <w:lang w:val="en-US" w:eastAsia="fr-FR"/>
                        <w:rPrChange w:id="1540" w:author="ghislain.aine" w:date="2015-11-04T17:31:00Z">
                          <w:rPr>
                            <w:rFonts w:ascii="Courier New" w:eastAsia="Times New Roman" w:hAnsi="Courier New" w:cs="Courier New"/>
                            <w:color w:val="8000FF"/>
                            <w:sz w:val="16"/>
                            <w:szCs w:val="16"/>
                            <w:lang w:val="en-US" w:eastAsia="fr-FR"/>
                          </w:rPr>
                        </w:rPrChange>
                      </w:rPr>
                      <w:t>class</w:t>
                    </w:r>
                    <w:proofErr w:type="gramEnd"/>
                    <w:r w:rsidRPr="00D276D8">
                      <w:rPr>
                        <w:rFonts w:ascii="Consolas" w:eastAsia="Times New Roman" w:hAnsi="Consolas" w:cs="Consolas"/>
                        <w:color w:val="000000"/>
                        <w:sz w:val="19"/>
                        <w:szCs w:val="19"/>
                        <w:lang w:val="en-US" w:eastAsia="fr-FR"/>
                        <w:rPrChange w:id="1541"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1542" w:author="ghislain.aine" w:date="2015-11-04T17:31: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color w:val="000000"/>
                        <w:sz w:val="19"/>
                        <w:szCs w:val="19"/>
                        <w:lang w:val="en-US" w:eastAsia="fr-FR"/>
                        <w:rPrChange w:id="1543"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1544" w:author="ghislain.aine" w:date="2015-11-04T17:31: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1545"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00FF"/>
                        <w:sz w:val="19"/>
                        <w:szCs w:val="19"/>
                        <w:lang w:val="en-US" w:eastAsia="fr-FR"/>
                        <w:rPrChange w:id="1546" w:author="ghislain.aine" w:date="2015-11-04T17:31:00Z">
                          <w:rPr>
                            <w:rFonts w:ascii="Courier New" w:eastAsia="Times New Roman" w:hAnsi="Courier New" w:cs="Courier New"/>
                            <w:color w:val="8000FF"/>
                            <w:sz w:val="16"/>
                            <w:szCs w:val="16"/>
                            <w:lang w:val="en-US" w:eastAsia="fr-FR"/>
                          </w:rPr>
                        </w:rPrChange>
                      </w:rPr>
                      <w:t>public</w:t>
                    </w:r>
                    <w:r w:rsidRPr="00D276D8">
                      <w:rPr>
                        <w:rFonts w:ascii="Consolas" w:eastAsia="Times New Roman" w:hAnsi="Consolas" w:cs="Consolas"/>
                        <w:color w:val="000000"/>
                        <w:sz w:val="19"/>
                        <w:szCs w:val="19"/>
                        <w:lang w:val="en-US" w:eastAsia="fr-FR"/>
                        <w:rPrChange w:id="1547"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1548" w:author="ghislain.aine" w:date="2015-11-04T17:31:00Z">
                          <w:rPr>
                            <w:rFonts w:ascii="Courier New" w:eastAsia="Times New Roman" w:hAnsi="Courier New" w:cs="Courier New"/>
                            <w:color w:val="000000"/>
                            <w:sz w:val="16"/>
                            <w:szCs w:val="16"/>
                            <w:lang w:val="en-US" w:eastAsia="fr-FR"/>
                          </w:rPr>
                        </w:rPrChange>
                      </w:rPr>
                      <w:t>StreamWork</w:t>
                    </w:r>
                    <w:proofErr w:type="spellEnd"/>
                    <w:r w:rsidRPr="00D276D8">
                      <w:rPr>
                        <w:rFonts w:ascii="Consolas" w:eastAsia="Times New Roman" w:hAnsi="Consolas" w:cs="Consolas"/>
                        <w:b/>
                        <w:bCs/>
                        <w:color w:val="000080"/>
                        <w:sz w:val="19"/>
                        <w:szCs w:val="19"/>
                        <w:lang w:val="en-US" w:eastAsia="fr-FR"/>
                        <w:rPrChange w:id="1549"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550" w:author="ghislain.aine" w:date="2015-11-04T17:31:00Z">
                          <w:rPr>
                            <w:rFonts w:ascii="Courier New" w:eastAsia="Times New Roman" w:hAnsi="Courier New" w:cs="Courier New"/>
                            <w:color w:val="000000"/>
                            <w:sz w:val="16"/>
                            <w:szCs w:val="16"/>
                            <w:lang w:val="en-US" w:eastAsia="fr-FR"/>
                          </w:rPr>
                        </w:rPrChange>
                      </w:rPr>
                      <w:t>SwCore</w:t>
                    </w:r>
                    <w:proofErr w:type="spellEnd"/>
                    <w:r w:rsidRPr="00D276D8">
                      <w:rPr>
                        <w:rFonts w:ascii="Consolas" w:eastAsia="Times New Roman" w:hAnsi="Consolas" w:cs="Consolas"/>
                        <w:b/>
                        <w:bCs/>
                        <w:color w:val="000080"/>
                        <w:sz w:val="19"/>
                        <w:szCs w:val="19"/>
                        <w:lang w:val="en-US" w:eastAsia="fr-FR"/>
                        <w:rPrChange w:id="1551"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552" w:author="ghislain.aine" w:date="2015-11-04T17:31:00Z">
                          <w:rPr>
                            <w:rFonts w:ascii="Courier New" w:eastAsia="Times New Roman" w:hAnsi="Courier New" w:cs="Courier New"/>
                            <w:color w:val="000000"/>
                            <w:sz w:val="16"/>
                            <w:szCs w:val="16"/>
                            <w:lang w:val="en-US" w:eastAsia="fr-FR"/>
                          </w:rPr>
                        </w:rPrChange>
                      </w:rPr>
                      <w:t>SwPluginFactory_Class</w:t>
                    </w:r>
                  </w:moveTo>
                  <w:proofErr w:type="spellEnd"/>
                </w:p>
                <w:p w:rsidR="00BF1190" w:rsidRPr="00E54AC5" w:rsidRDefault="00D276D8" w:rsidP="00BF1190">
                  <w:pPr>
                    <w:shd w:val="clear" w:color="auto" w:fill="FFFFFF"/>
                    <w:jc w:val="left"/>
                    <w:rPr>
                      <w:rFonts w:ascii="Consolas" w:eastAsia="Times New Roman" w:hAnsi="Consolas" w:cs="Consolas"/>
                      <w:b/>
                      <w:bCs/>
                      <w:color w:val="000080"/>
                      <w:sz w:val="19"/>
                      <w:szCs w:val="19"/>
                      <w:lang w:val="en-US" w:eastAsia="fr-FR"/>
                      <w:rPrChange w:id="1553" w:author="ghislain.aine" w:date="2015-11-04T17:31:00Z">
                        <w:rPr>
                          <w:rFonts w:ascii="Courier New" w:eastAsia="Times New Roman" w:hAnsi="Courier New" w:cs="Courier New"/>
                          <w:b/>
                          <w:bCs/>
                          <w:color w:val="000080"/>
                          <w:sz w:val="16"/>
                          <w:szCs w:val="16"/>
                          <w:lang w:val="en-US" w:eastAsia="fr-FR"/>
                        </w:rPr>
                      </w:rPrChange>
                    </w:rPr>
                  </w:pPr>
                  <w:moveTo w:id="1554" w:author="ghislain.aine" w:date="2015-10-30T10:23:00Z">
                    <w:r w:rsidRPr="00D276D8">
                      <w:rPr>
                        <w:rFonts w:ascii="Consolas" w:eastAsia="Times New Roman" w:hAnsi="Consolas" w:cs="Consolas"/>
                        <w:color w:val="000000"/>
                        <w:sz w:val="19"/>
                        <w:szCs w:val="19"/>
                        <w:lang w:val="en-US" w:eastAsia="fr-FR"/>
                        <w:rPrChange w:id="1555"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1556"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sz w:val="19"/>
                      <w:szCs w:val="19"/>
                      <w:lang w:val="en-US" w:eastAsia="fr-FR"/>
                      <w:rPrChange w:id="1557" w:author="ghislain.aine" w:date="2015-11-04T17:31:00Z">
                        <w:rPr>
                          <w:rFonts w:ascii="Times New Roman" w:eastAsia="Times New Roman" w:hAnsi="Times New Roman" w:cs="Times New Roman"/>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58" w:author="ghislain.aine" w:date="2015-11-04T17:31:00Z">
                        <w:rPr>
                          <w:rFonts w:ascii="Courier New" w:eastAsia="Times New Roman" w:hAnsi="Courier New" w:cs="Courier New"/>
                          <w:color w:val="000000"/>
                          <w:sz w:val="16"/>
                          <w:szCs w:val="16"/>
                          <w:lang w:val="en-US" w:eastAsia="fr-FR"/>
                        </w:rPr>
                      </w:rPrChange>
                    </w:rPr>
                  </w:pPr>
                  <w:moveTo w:id="1559" w:author="ghislain.aine" w:date="2015-10-30T10:23:00Z">
                    <w:r w:rsidRPr="00D276D8">
                      <w:rPr>
                        <w:rFonts w:ascii="Consolas" w:eastAsia="Times New Roman" w:hAnsi="Consolas" w:cs="Consolas"/>
                        <w:color w:val="000000"/>
                        <w:sz w:val="19"/>
                        <w:szCs w:val="19"/>
                        <w:lang w:val="en-US" w:eastAsia="fr-FR"/>
                        <w:rPrChange w:id="1560"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1561"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62" w:author="ghislain.aine" w:date="2015-11-04T17:31:00Z">
                        <w:rPr>
                          <w:rFonts w:ascii="Courier New" w:eastAsia="Times New Roman" w:hAnsi="Courier New" w:cs="Courier New"/>
                          <w:color w:val="000000"/>
                          <w:sz w:val="16"/>
                          <w:szCs w:val="16"/>
                          <w:lang w:val="en-US" w:eastAsia="fr-FR"/>
                        </w:rPr>
                      </w:rPrChange>
                    </w:rPr>
                  </w:pPr>
                  <w:moveTo w:id="1563" w:author="ghislain.aine" w:date="2015-10-30T10:23:00Z">
                    <w:r w:rsidRPr="00D276D8">
                      <w:rPr>
                        <w:rFonts w:ascii="Consolas" w:eastAsia="Times New Roman" w:hAnsi="Consolas" w:cs="Consolas"/>
                        <w:b/>
                        <w:bCs/>
                        <w:color w:val="000080"/>
                        <w:sz w:val="19"/>
                        <w:szCs w:val="19"/>
                        <w:lang w:val="en-US" w:eastAsia="fr-FR"/>
                        <w:rPrChange w:id="1564"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1565" w:author="ghislain.aine" w:date="2015-11-04T17:31: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566" w:author="ghislain.aine" w:date="2015-11-04T17:31:00Z">
                        <w:rPr>
                          <w:rFonts w:ascii="Courier New" w:eastAsia="Times New Roman" w:hAnsi="Courier New" w:cs="Courier New"/>
                          <w:color w:val="804000"/>
                          <w:sz w:val="16"/>
                          <w:szCs w:val="16"/>
                          <w:lang w:val="en-US" w:eastAsia="fr-FR"/>
                        </w:rPr>
                      </w:rPrChange>
                    </w:rPr>
                  </w:pPr>
                  <w:moveTo w:id="1567" w:author="ghislain.aine" w:date="2015-10-30T10:23:00Z">
                    <w:r w:rsidRPr="00D276D8">
                      <w:rPr>
                        <w:rFonts w:ascii="Consolas" w:eastAsia="Times New Roman" w:hAnsi="Consolas" w:cs="Consolas"/>
                        <w:color w:val="804000"/>
                        <w:sz w:val="19"/>
                        <w:szCs w:val="19"/>
                        <w:lang w:val="en-US" w:eastAsia="fr-FR"/>
                        <w:rPrChange w:id="1568" w:author="ghislain.aine" w:date="2015-11-04T17:31: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1569" w:author="ghislain.aine" w:date="2015-11-04T17:31:00Z">
                          <w:rPr>
                            <w:rFonts w:ascii="Courier New" w:eastAsia="Times New Roman" w:hAnsi="Courier New" w:cs="Courier New"/>
                            <w:color w:val="804000"/>
                            <w:sz w:val="16"/>
                            <w:szCs w:val="16"/>
                            <w:lang w:val="en-US" w:eastAsia="fr-FR"/>
                          </w:rPr>
                        </w:rPrChange>
                      </w:rPr>
                      <w:t>ifndef</w:t>
                    </w:r>
                    <w:proofErr w:type="spellEnd"/>
                    <w:r w:rsidRPr="00D276D8">
                      <w:rPr>
                        <w:rFonts w:ascii="Consolas" w:eastAsia="Times New Roman" w:hAnsi="Consolas" w:cs="Consolas"/>
                        <w:color w:val="804000"/>
                        <w:sz w:val="19"/>
                        <w:szCs w:val="19"/>
                        <w:lang w:val="en-US" w:eastAsia="fr-FR"/>
                        <w:rPrChange w:id="1570" w:author="ghislain.aine" w:date="2015-11-04T17:31:00Z">
                          <w:rPr>
                            <w:rFonts w:ascii="Courier New" w:eastAsia="Times New Roman" w:hAnsi="Courier New" w:cs="Courier New"/>
                            <w:color w:val="804000"/>
                            <w:sz w:val="16"/>
                            <w:szCs w:val="16"/>
                            <w:lang w:val="en-US" w:eastAsia="fr-FR"/>
                          </w:rPr>
                        </w:rPrChange>
                      </w:rPr>
                      <w:t xml:space="preserve"> QT_NO_DEBUG</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71" w:author="ghislain.aine" w:date="2015-11-04T17:31:00Z">
                        <w:rPr>
                          <w:rFonts w:ascii="Courier New" w:eastAsia="Times New Roman" w:hAnsi="Courier New" w:cs="Courier New"/>
                          <w:color w:val="000000"/>
                          <w:sz w:val="16"/>
                          <w:szCs w:val="16"/>
                          <w:lang w:val="en-US" w:eastAsia="fr-FR"/>
                        </w:rPr>
                      </w:rPrChange>
                    </w:rPr>
                  </w:pPr>
                  <w:proofErr w:type="gramStart"/>
                  <w:moveTo w:id="1572" w:author="ghislain.aine" w:date="2015-10-30T10:23:00Z">
                    <w:r w:rsidRPr="00D276D8">
                      <w:rPr>
                        <w:rFonts w:ascii="Consolas" w:eastAsia="Times New Roman" w:hAnsi="Consolas" w:cs="Consolas"/>
                        <w:color w:val="8000FF"/>
                        <w:sz w:val="19"/>
                        <w:szCs w:val="19"/>
                        <w:lang w:val="en-US" w:eastAsia="fr-FR"/>
                        <w:rPrChange w:id="1573" w:author="ghislain.aine" w:date="2015-11-04T17:31:00Z">
                          <w:rPr>
                            <w:rFonts w:ascii="Courier New" w:eastAsia="Times New Roman" w:hAnsi="Courier New" w:cs="Courier New"/>
                            <w:color w:val="8000FF"/>
                            <w:sz w:val="16"/>
                            <w:szCs w:val="16"/>
                            <w:lang w:val="en-US" w:eastAsia="fr-FR"/>
                          </w:rPr>
                        </w:rPrChange>
                      </w:rPr>
                      <w:t>extern</w:t>
                    </w:r>
                    <w:proofErr w:type="gramEnd"/>
                    <w:r w:rsidRPr="00D276D8">
                      <w:rPr>
                        <w:rFonts w:ascii="Consolas" w:eastAsia="Times New Roman" w:hAnsi="Consolas" w:cs="Consolas"/>
                        <w:color w:val="000000"/>
                        <w:sz w:val="19"/>
                        <w:szCs w:val="19"/>
                        <w:lang w:val="en-US" w:eastAsia="fr-FR"/>
                        <w:rPrChange w:id="1574"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1575" w:author="ghislain.aine" w:date="2015-11-04T17:31:00Z">
                          <w:rPr>
                            <w:rFonts w:ascii="Courier New" w:eastAsia="Times New Roman" w:hAnsi="Courier New" w:cs="Courier New"/>
                            <w:color w:val="808080"/>
                            <w:sz w:val="16"/>
                            <w:szCs w:val="16"/>
                            <w:lang w:val="en-US" w:eastAsia="fr-FR"/>
                          </w:rPr>
                        </w:rPrChange>
                      </w:rPr>
                      <w:t>"C"</w:t>
                    </w:r>
                    <w:r w:rsidRPr="00D276D8">
                      <w:rPr>
                        <w:rFonts w:ascii="Consolas" w:eastAsia="Times New Roman" w:hAnsi="Consolas" w:cs="Consolas"/>
                        <w:color w:val="000000"/>
                        <w:sz w:val="19"/>
                        <w:szCs w:val="19"/>
                        <w:lang w:val="en-US" w:eastAsia="fr-FR"/>
                        <w:rPrChange w:id="1576" w:author="ghislain.aine" w:date="2015-11-04T17:31:00Z">
                          <w:rPr>
                            <w:rFonts w:ascii="Courier New" w:eastAsia="Times New Roman" w:hAnsi="Courier New" w:cs="Courier New"/>
                            <w:color w:val="000000"/>
                            <w:sz w:val="16"/>
                            <w:szCs w:val="16"/>
                            <w:lang w:val="en-US" w:eastAsia="fr-FR"/>
                          </w:rPr>
                        </w:rPrChange>
                      </w:rPr>
                      <w:t xml:space="preserve"> DEMO_EXPORT </w:t>
                    </w:r>
                    <w:proofErr w:type="spellStart"/>
                    <w:r w:rsidRPr="00D276D8">
                      <w:rPr>
                        <w:rFonts w:ascii="Consolas" w:eastAsia="Times New Roman" w:hAnsi="Consolas" w:cs="Consolas"/>
                        <w:color w:val="000000"/>
                        <w:sz w:val="19"/>
                        <w:szCs w:val="19"/>
                        <w:lang w:val="en-US" w:eastAsia="fr-FR"/>
                        <w:rPrChange w:id="1577" w:author="ghislain.aine" w:date="2015-11-04T17:31:00Z">
                          <w:rPr>
                            <w:rFonts w:ascii="Courier New" w:eastAsia="Times New Roman" w:hAnsi="Courier New" w:cs="Courier New"/>
                            <w:color w:val="000000"/>
                            <w:sz w:val="16"/>
                            <w:szCs w:val="16"/>
                            <w:lang w:val="en-US" w:eastAsia="fr-FR"/>
                          </w:rPr>
                        </w:rPrChange>
                      </w:rPr>
                      <w:t>StreamWork</w:t>
                    </w:r>
                    <w:proofErr w:type="spellEnd"/>
                    <w:r w:rsidRPr="00D276D8">
                      <w:rPr>
                        <w:rFonts w:ascii="Consolas" w:eastAsia="Times New Roman" w:hAnsi="Consolas" w:cs="Consolas"/>
                        <w:b/>
                        <w:bCs/>
                        <w:color w:val="000080"/>
                        <w:sz w:val="19"/>
                        <w:szCs w:val="19"/>
                        <w:lang w:val="en-US" w:eastAsia="fr-FR"/>
                        <w:rPrChange w:id="1578"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579" w:author="ghislain.aine" w:date="2015-11-04T17:31:00Z">
                          <w:rPr>
                            <w:rFonts w:ascii="Courier New" w:eastAsia="Times New Roman" w:hAnsi="Courier New" w:cs="Courier New"/>
                            <w:color w:val="000000"/>
                            <w:sz w:val="16"/>
                            <w:szCs w:val="16"/>
                            <w:lang w:val="en-US" w:eastAsia="fr-FR"/>
                          </w:rPr>
                        </w:rPrChange>
                      </w:rPr>
                      <w:t>SwCore</w:t>
                    </w:r>
                    <w:proofErr w:type="spellEnd"/>
                    <w:r w:rsidRPr="00D276D8">
                      <w:rPr>
                        <w:rFonts w:ascii="Consolas" w:eastAsia="Times New Roman" w:hAnsi="Consolas" w:cs="Consolas"/>
                        <w:b/>
                        <w:bCs/>
                        <w:color w:val="000080"/>
                        <w:sz w:val="19"/>
                        <w:szCs w:val="19"/>
                        <w:lang w:val="en-US" w:eastAsia="fr-FR"/>
                        <w:rPrChange w:id="1580"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581" w:author="ghislain.aine" w:date="2015-11-04T17:31:00Z">
                          <w:rPr>
                            <w:rFonts w:ascii="Courier New" w:eastAsia="Times New Roman" w:hAnsi="Courier New" w:cs="Courier New"/>
                            <w:color w:val="000000"/>
                            <w:sz w:val="16"/>
                            <w:szCs w:val="16"/>
                            <w:lang w:val="en-US" w:eastAsia="fr-FR"/>
                          </w:rPr>
                        </w:rPrChange>
                      </w:rPr>
                      <w:t>SwPluginFactory_Class</w:t>
                    </w:r>
                    <w:proofErr w:type="spellEnd"/>
                    <w:r w:rsidRPr="00D276D8">
                      <w:rPr>
                        <w:rFonts w:ascii="Consolas" w:eastAsia="Times New Roman" w:hAnsi="Consolas" w:cs="Consolas"/>
                        <w:color w:val="000000"/>
                        <w:sz w:val="19"/>
                        <w:szCs w:val="19"/>
                        <w:lang w:val="en-US" w:eastAsia="fr-FR"/>
                        <w:rPrChange w:id="1582"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1583" w:author="ghislain.aine" w:date="2015-11-04T17:31: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1584"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1585" w:author="ghislain.aine" w:date="2015-11-04T17:31:00Z">
                          <w:rPr>
                            <w:rFonts w:ascii="Courier New" w:eastAsia="Times New Roman" w:hAnsi="Courier New" w:cs="Courier New"/>
                            <w:color w:val="000000"/>
                            <w:sz w:val="16"/>
                            <w:szCs w:val="16"/>
                            <w:lang w:val="en-US" w:eastAsia="fr-FR"/>
                          </w:rPr>
                        </w:rPrChange>
                      </w:rPr>
                      <w:t>GetPluginInterfaceD</w:t>
                    </w:r>
                    <w:proofErr w:type="spellEnd"/>
                    <w:r w:rsidRPr="00D276D8">
                      <w:rPr>
                        <w:rFonts w:ascii="Consolas" w:eastAsia="Times New Roman" w:hAnsi="Consolas" w:cs="Consolas"/>
                        <w:b/>
                        <w:bCs/>
                        <w:color w:val="000080"/>
                        <w:sz w:val="19"/>
                        <w:szCs w:val="19"/>
                        <w:lang w:val="en-US" w:eastAsia="fr-FR"/>
                        <w:rPrChange w:id="1586"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87" w:author="ghislain.aine" w:date="2015-11-04T17:31:00Z">
                        <w:rPr>
                          <w:rFonts w:ascii="Courier New" w:eastAsia="Times New Roman" w:hAnsi="Courier New" w:cs="Courier New"/>
                          <w:color w:val="000000"/>
                          <w:sz w:val="16"/>
                          <w:szCs w:val="16"/>
                          <w:lang w:val="en-US" w:eastAsia="fr-FR"/>
                        </w:rPr>
                      </w:rPrChange>
                    </w:rPr>
                  </w:pPr>
                  <w:moveTo w:id="1588" w:author="ghislain.aine" w:date="2015-10-30T10:23:00Z">
                    <w:r w:rsidRPr="00D276D8">
                      <w:rPr>
                        <w:rFonts w:ascii="Consolas" w:eastAsia="Times New Roman" w:hAnsi="Consolas" w:cs="Consolas"/>
                        <w:b/>
                        <w:bCs/>
                        <w:color w:val="000080"/>
                        <w:sz w:val="19"/>
                        <w:szCs w:val="19"/>
                        <w:lang w:val="en-US" w:eastAsia="fr-FR"/>
                        <w:rPrChange w:id="1589"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590" w:author="ghislain.aine" w:date="2015-11-04T17:31:00Z">
                        <w:rPr>
                          <w:rFonts w:ascii="Courier New" w:eastAsia="Times New Roman" w:hAnsi="Courier New" w:cs="Courier New"/>
                          <w:color w:val="000000"/>
                          <w:sz w:val="16"/>
                          <w:szCs w:val="16"/>
                          <w:lang w:val="en-US" w:eastAsia="fr-FR"/>
                        </w:rPr>
                      </w:rPrChange>
                    </w:rPr>
                  </w:pPr>
                  <w:moveTo w:id="1591" w:author="ghislain.aine" w:date="2015-10-30T10:23:00Z">
                    <w:r w:rsidRPr="00D276D8">
                      <w:rPr>
                        <w:rFonts w:ascii="Consolas" w:eastAsia="Times New Roman" w:hAnsi="Consolas" w:cs="Consolas"/>
                        <w:color w:val="000000"/>
                        <w:sz w:val="19"/>
                        <w:szCs w:val="19"/>
                        <w:lang w:val="en-US" w:eastAsia="fr-FR"/>
                        <w:rPrChange w:id="1592" w:author="ghislain.aine" w:date="2015-11-04T17:31: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b/>
                        <w:bCs/>
                        <w:color w:val="0000FF"/>
                        <w:sz w:val="19"/>
                        <w:szCs w:val="19"/>
                        <w:lang w:val="en-US" w:eastAsia="fr-FR"/>
                        <w:rPrChange w:id="1593" w:author="ghislain.aine" w:date="2015-11-04T17:31:00Z">
                          <w:rPr>
                            <w:rFonts w:ascii="Courier New" w:eastAsia="Times New Roman" w:hAnsi="Courier New" w:cs="Courier New"/>
                            <w:b/>
                            <w:bCs/>
                            <w:color w:val="0000FF"/>
                            <w:sz w:val="16"/>
                            <w:szCs w:val="16"/>
                            <w:lang w:val="en-US" w:eastAsia="fr-FR"/>
                          </w:rPr>
                        </w:rPrChange>
                      </w:rPr>
                      <w:t>return</w:t>
                    </w:r>
                    <w:proofErr w:type="gramEnd"/>
                    <w:r w:rsidRPr="00D276D8">
                      <w:rPr>
                        <w:rFonts w:ascii="Consolas" w:eastAsia="Times New Roman" w:hAnsi="Consolas" w:cs="Consolas"/>
                        <w:color w:val="000000"/>
                        <w:sz w:val="19"/>
                        <w:szCs w:val="19"/>
                        <w:lang w:val="en-US" w:eastAsia="fr-FR"/>
                        <w:rPrChange w:id="1594"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FF"/>
                        <w:sz w:val="19"/>
                        <w:szCs w:val="19"/>
                        <w:lang w:val="en-US" w:eastAsia="fr-FR"/>
                        <w:rPrChange w:id="1595" w:author="ghislain.aine" w:date="2015-11-04T17:31:00Z">
                          <w:rPr>
                            <w:rFonts w:ascii="Courier New" w:eastAsia="Times New Roman" w:hAnsi="Courier New" w:cs="Courier New"/>
                            <w:b/>
                            <w:bCs/>
                            <w:color w:val="0000FF"/>
                            <w:sz w:val="16"/>
                            <w:szCs w:val="16"/>
                            <w:lang w:val="en-US" w:eastAsia="fr-FR"/>
                          </w:rPr>
                        </w:rPrChange>
                      </w:rPr>
                      <w:t>new</w:t>
                    </w:r>
                    <w:r w:rsidRPr="00D276D8">
                      <w:rPr>
                        <w:rFonts w:ascii="Consolas" w:eastAsia="Times New Roman" w:hAnsi="Consolas" w:cs="Consolas"/>
                        <w:color w:val="000000"/>
                        <w:sz w:val="19"/>
                        <w:szCs w:val="19"/>
                        <w:lang w:val="en-US" w:eastAsia="fr-FR"/>
                        <w:rPrChange w:id="1596" w:author="ghislain.aine" w:date="2015-11-04T17:31:00Z">
                          <w:rPr>
                            <w:rFonts w:ascii="Courier New" w:eastAsia="Times New Roman" w:hAnsi="Courier New" w:cs="Courier New"/>
                            <w:color w:val="000000"/>
                            <w:sz w:val="16"/>
                            <w:szCs w:val="16"/>
                            <w:lang w:val="en-US" w:eastAsia="fr-FR"/>
                          </w:rPr>
                        </w:rPrChange>
                      </w:rPr>
                      <w:t xml:space="preserve"> Demo</w:t>
                    </w:r>
                    <w:r w:rsidRPr="00D276D8">
                      <w:rPr>
                        <w:rFonts w:ascii="Consolas" w:eastAsia="Times New Roman" w:hAnsi="Consolas" w:cs="Consolas"/>
                        <w:b/>
                        <w:bCs/>
                        <w:color w:val="000080"/>
                        <w:sz w:val="19"/>
                        <w:szCs w:val="19"/>
                        <w:lang w:val="en-US" w:eastAsia="fr-FR"/>
                        <w:rPrChange w:id="1597"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598" w:author="ghislain.aine" w:date="2015-11-04T17:31: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1599"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600" w:author="ghislain.aine" w:date="2015-11-04T17:31:00Z">
                        <w:rPr>
                          <w:rFonts w:ascii="Courier New" w:eastAsia="Times New Roman" w:hAnsi="Courier New" w:cs="Courier New"/>
                          <w:color w:val="000000"/>
                          <w:sz w:val="16"/>
                          <w:szCs w:val="16"/>
                          <w:lang w:val="en-US" w:eastAsia="fr-FR"/>
                        </w:rPr>
                      </w:rPrChange>
                    </w:rPr>
                  </w:pPr>
                  <w:moveTo w:id="1601" w:author="ghislain.aine" w:date="2015-10-30T10:23:00Z">
                    <w:r w:rsidRPr="00D276D8">
                      <w:rPr>
                        <w:rFonts w:ascii="Consolas" w:eastAsia="Times New Roman" w:hAnsi="Consolas" w:cs="Consolas"/>
                        <w:b/>
                        <w:bCs/>
                        <w:color w:val="000080"/>
                        <w:sz w:val="19"/>
                        <w:szCs w:val="19"/>
                        <w:lang w:val="en-US" w:eastAsia="fr-FR"/>
                        <w:rPrChange w:id="1602"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1603" w:author="ghislain.aine" w:date="2015-11-04T17:31:00Z">
                        <w:rPr>
                          <w:rFonts w:ascii="Courier New" w:eastAsia="Times New Roman" w:hAnsi="Courier New" w:cs="Courier New"/>
                          <w:color w:val="804000"/>
                          <w:sz w:val="16"/>
                          <w:szCs w:val="16"/>
                          <w:lang w:val="en-US" w:eastAsia="fr-FR"/>
                        </w:rPr>
                      </w:rPrChange>
                    </w:rPr>
                  </w:pPr>
                  <w:moveTo w:id="1604" w:author="ghislain.aine" w:date="2015-10-30T10:23:00Z">
                    <w:r w:rsidRPr="00D276D8">
                      <w:rPr>
                        <w:rFonts w:ascii="Consolas" w:eastAsia="Times New Roman" w:hAnsi="Consolas" w:cs="Consolas"/>
                        <w:color w:val="804000"/>
                        <w:sz w:val="19"/>
                        <w:szCs w:val="19"/>
                        <w:lang w:val="en-US" w:eastAsia="fr-FR"/>
                        <w:rPrChange w:id="1605" w:author="ghislain.aine" w:date="2015-11-04T17:31:00Z">
                          <w:rPr>
                            <w:rFonts w:ascii="Courier New" w:eastAsia="Times New Roman" w:hAnsi="Courier New" w:cs="Courier New"/>
                            <w:color w:val="804000"/>
                            <w:sz w:val="16"/>
                            <w:szCs w:val="16"/>
                            <w:lang w:val="en-US" w:eastAsia="fr-FR"/>
                          </w:rPr>
                        </w:rPrChange>
                      </w:rPr>
                      <w:t xml:space="preserve">#else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606" w:author="ghislain.aine" w:date="2015-11-04T17:31:00Z">
                        <w:rPr>
                          <w:rFonts w:ascii="Courier New" w:eastAsia="Times New Roman" w:hAnsi="Courier New" w:cs="Courier New"/>
                          <w:color w:val="000000"/>
                          <w:sz w:val="16"/>
                          <w:szCs w:val="16"/>
                          <w:lang w:val="en-US" w:eastAsia="fr-FR"/>
                        </w:rPr>
                      </w:rPrChange>
                    </w:rPr>
                  </w:pPr>
                  <w:proofErr w:type="gramStart"/>
                  <w:moveTo w:id="1607" w:author="ghislain.aine" w:date="2015-10-30T10:23:00Z">
                    <w:r w:rsidRPr="00D276D8">
                      <w:rPr>
                        <w:rFonts w:ascii="Consolas" w:eastAsia="Times New Roman" w:hAnsi="Consolas" w:cs="Consolas"/>
                        <w:color w:val="8000FF"/>
                        <w:sz w:val="19"/>
                        <w:szCs w:val="19"/>
                        <w:lang w:val="en-US" w:eastAsia="fr-FR"/>
                        <w:rPrChange w:id="1608" w:author="ghislain.aine" w:date="2015-11-04T17:31:00Z">
                          <w:rPr>
                            <w:rFonts w:ascii="Courier New" w:eastAsia="Times New Roman" w:hAnsi="Courier New" w:cs="Courier New"/>
                            <w:color w:val="8000FF"/>
                            <w:sz w:val="16"/>
                            <w:szCs w:val="16"/>
                            <w:lang w:val="en-US" w:eastAsia="fr-FR"/>
                          </w:rPr>
                        </w:rPrChange>
                      </w:rPr>
                      <w:t>extern</w:t>
                    </w:r>
                    <w:proofErr w:type="gramEnd"/>
                    <w:r w:rsidRPr="00D276D8">
                      <w:rPr>
                        <w:rFonts w:ascii="Consolas" w:eastAsia="Times New Roman" w:hAnsi="Consolas" w:cs="Consolas"/>
                        <w:color w:val="000000"/>
                        <w:sz w:val="19"/>
                        <w:szCs w:val="19"/>
                        <w:lang w:val="en-US" w:eastAsia="fr-FR"/>
                        <w:rPrChange w:id="1609"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1610" w:author="ghislain.aine" w:date="2015-11-04T17:31:00Z">
                          <w:rPr>
                            <w:rFonts w:ascii="Courier New" w:eastAsia="Times New Roman" w:hAnsi="Courier New" w:cs="Courier New"/>
                            <w:color w:val="808080"/>
                            <w:sz w:val="16"/>
                            <w:szCs w:val="16"/>
                            <w:lang w:val="en-US" w:eastAsia="fr-FR"/>
                          </w:rPr>
                        </w:rPrChange>
                      </w:rPr>
                      <w:t>"C"</w:t>
                    </w:r>
                    <w:r w:rsidRPr="00D276D8">
                      <w:rPr>
                        <w:rFonts w:ascii="Consolas" w:eastAsia="Times New Roman" w:hAnsi="Consolas" w:cs="Consolas"/>
                        <w:color w:val="000000"/>
                        <w:sz w:val="19"/>
                        <w:szCs w:val="19"/>
                        <w:lang w:val="en-US" w:eastAsia="fr-FR"/>
                        <w:rPrChange w:id="1611" w:author="ghislain.aine" w:date="2015-11-04T17:31:00Z">
                          <w:rPr>
                            <w:rFonts w:ascii="Courier New" w:eastAsia="Times New Roman" w:hAnsi="Courier New" w:cs="Courier New"/>
                            <w:color w:val="000000"/>
                            <w:sz w:val="16"/>
                            <w:szCs w:val="16"/>
                            <w:lang w:val="en-US" w:eastAsia="fr-FR"/>
                          </w:rPr>
                        </w:rPrChange>
                      </w:rPr>
                      <w:t xml:space="preserve"> DEMO_EXPORT </w:t>
                    </w:r>
                    <w:proofErr w:type="spellStart"/>
                    <w:r w:rsidRPr="00D276D8">
                      <w:rPr>
                        <w:rFonts w:ascii="Consolas" w:eastAsia="Times New Roman" w:hAnsi="Consolas" w:cs="Consolas"/>
                        <w:color w:val="000000"/>
                        <w:sz w:val="19"/>
                        <w:szCs w:val="19"/>
                        <w:lang w:val="en-US" w:eastAsia="fr-FR"/>
                        <w:rPrChange w:id="1612" w:author="ghislain.aine" w:date="2015-11-04T17:31:00Z">
                          <w:rPr>
                            <w:rFonts w:ascii="Courier New" w:eastAsia="Times New Roman" w:hAnsi="Courier New" w:cs="Courier New"/>
                            <w:color w:val="000000"/>
                            <w:sz w:val="16"/>
                            <w:szCs w:val="16"/>
                            <w:lang w:val="en-US" w:eastAsia="fr-FR"/>
                          </w:rPr>
                        </w:rPrChange>
                      </w:rPr>
                      <w:t>StreamWork</w:t>
                    </w:r>
                    <w:proofErr w:type="spellEnd"/>
                    <w:r w:rsidRPr="00D276D8">
                      <w:rPr>
                        <w:rFonts w:ascii="Consolas" w:eastAsia="Times New Roman" w:hAnsi="Consolas" w:cs="Consolas"/>
                        <w:b/>
                        <w:bCs/>
                        <w:color w:val="000080"/>
                        <w:sz w:val="19"/>
                        <w:szCs w:val="19"/>
                        <w:lang w:val="en-US" w:eastAsia="fr-FR"/>
                        <w:rPrChange w:id="1613"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614" w:author="ghislain.aine" w:date="2015-11-04T17:31:00Z">
                          <w:rPr>
                            <w:rFonts w:ascii="Courier New" w:eastAsia="Times New Roman" w:hAnsi="Courier New" w:cs="Courier New"/>
                            <w:color w:val="000000"/>
                            <w:sz w:val="16"/>
                            <w:szCs w:val="16"/>
                            <w:lang w:val="en-US" w:eastAsia="fr-FR"/>
                          </w:rPr>
                        </w:rPrChange>
                      </w:rPr>
                      <w:t>SwCore</w:t>
                    </w:r>
                    <w:proofErr w:type="spellEnd"/>
                    <w:r w:rsidRPr="00D276D8">
                      <w:rPr>
                        <w:rFonts w:ascii="Consolas" w:eastAsia="Times New Roman" w:hAnsi="Consolas" w:cs="Consolas"/>
                        <w:b/>
                        <w:bCs/>
                        <w:color w:val="000080"/>
                        <w:sz w:val="19"/>
                        <w:szCs w:val="19"/>
                        <w:lang w:val="en-US" w:eastAsia="fr-FR"/>
                        <w:rPrChange w:id="1615"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616" w:author="ghislain.aine" w:date="2015-11-04T17:31:00Z">
                          <w:rPr>
                            <w:rFonts w:ascii="Courier New" w:eastAsia="Times New Roman" w:hAnsi="Courier New" w:cs="Courier New"/>
                            <w:color w:val="000000"/>
                            <w:sz w:val="16"/>
                            <w:szCs w:val="16"/>
                            <w:lang w:val="en-US" w:eastAsia="fr-FR"/>
                          </w:rPr>
                        </w:rPrChange>
                      </w:rPr>
                      <w:t>SwPluginFactory_Class</w:t>
                    </w:r>
                    <w:proofErr w:type="spellEnd"/>
                    <w:r w:rsidRPr="00D276D8">
                      <w:rPr>
                        <w:rFonts w:ascii="Consolas" w:eastAsia="Times New Roman" w:hAnsi="Consolas" w:cs="Consolas"/>
                        <w:color w:val="000000"/>
                        <w:sz w:val="19"/>
                        <w:szCs w:val="19"/>
                        <w:lang w:val="en-US" w:eastAsia="fr-FR"/>
                        <w:rPrChange w:id="1617"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1618" w:author="ghislain.aine" w:date="2015-11-04T17:31: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1619"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1620" w:author="ghislain.aine" w:date="2015-11-04T17:31:00Z">
                          <w:rPr>
                            <w:rFonts w:ascii="Courier New" w:eastAsia="Times New Roman" w:hAnsi="Courier New" w:cs="Courier New"/>
                            <w:color w:val="000000"/>
                            <w:sz w:val="16"/>
                            <w:szCs w:val="16"/>
                            <w:lang w:val="en-US" w:eastAsia="fr-FR"/>
                          </w:rPr>
                        </w:rPrChange>
                      </w:rPr>
                      <w:t>GetPluginInterface</w:t>
                    </w:r>
                    <w:proofErr w:type="spellEnd"/>
                    <w:r w:rsidRPr="00D276D8">
                      <w:rPr>
                        <w:rFonts w:ascii="Consolas" w:eastAsia="Times New Roman" w:hAnsi="Consolas" w:cs="Consolas"/>
                        <w:b/>
                        <w:bCs/>
                        <w:color w:val="000080"/>
                        <w:sz w:val="19"/>
                        <w:szCs w:val="19"/>
                        <w:lang w:val="en-US" w:eastAsia="fr-FR"/>
                        <w:rPrChange w:id="1621"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622" w:author="ghislain.aine" w:date="2015-11-04T17:31:00Z">
                        <w:rPr>
                          <w:rFonts w:ascii="Courier New" w:eastAsia="Times New Roman" w:hAnsi="Courier New" w:cs="Courier New"/>
                          <w:color w:val="000000"/>
                          <w:sz w:val="16"/>
                          <w:szCs w:val="16"/>
                          <w:lang w:val="en-US" w:eastAsia="fr-FR"/>
                        </w:rPr>
                      </w:rPrChange>
                    </w:rPr>
                  </w:pPr>
                  <w:moveTo w:id="1623" w:author="ghislain.aine" w:date="2015-10-30T10:23:00Z">
                    <w:r w:rsidRPr="00D276D8">
                      <w:rPr>
                        <w:rFonts w:ascii="Consolas" w:eastAsia="Times New Roman" w:hAnsi="Consolas" w:cs="Consolas"/>
                        <w:b/>
                        <w:bCs/>
                        <w:color w:val="000080"/>
                        <w:sz w:val="19"/>
                        <w:szCs w:val="19"/>
                        <w:lang w:val="en-US" w:eastAsia="fr-FR"/>
                        <w:rPrChange w:id="1624"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1625" w:author="ghislain.aine" w:date="2015-11-04T17:31:00Z">
                        <w:rPr>
                          <w:rFonts w:ascii="Courier New" w:eastAsia="Times New Roman" w:hAnsi="Courier New" w:cs="Courier New"/>
                          <w:color w:val="000000"/>
                          <w:sz w:val="16"/>
                          <w:szCs w:val="16"/>
                          <w:lang w:val="en-US" w:eastAsia="fr-FR"/>
                        </w:rPr>
                      </w:rPrChange>
                    </w:rPr>
                  </w:pPr>
                  <w:moveTo w:id="1626" w:author="ghislain.aine" w:date="2015-10-30T10:23:00Z">
                    <w:r w:rsidRPr="00D276D8">
                      <w:rPr>
                        <w:rFonts w:ascii="Consolas" w:eastAsia="Times New Roman" w:hAnsi="Consolas" w:cs="Consolas"/>
                        <w:color w:val="000000"/>
                        <w:sz w:val="19"/>
                        <w:szCs w:val="19"/>
                        <w:lang w:val="en-US" w:eastAsia="fr-FR"/>
                        <w:rPrChange w:id="1627" w:author="ghislain.aine" w:date="2015-11-04T17:31: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b/>
                        <w:bCs/>
                        <w:color w:val="0000FF"/>
                        <w:sz w:val="19"/>
                        <w:szCs w:val="19"/>
                        <w:lang w:val="en-US" w:eastAsia="fr-FR"/>
                        <w:rPrChange w:id="1628" w:author="ghislain.aine" w:date="2015-11-04T17:31:00Z">
                          <w:rPr>
                            <w:rFonts w:ascii="Courier New" w:eastAsia="Times New Roman" w:hAnsi="Courier New" w:cs="Courier New"/>
                            <w:b/>
                            <w:bCs/>
                            <w:color w:val="0000FF"/>
                            <w:sz w:val="16"/>
                            <w:szCs w:val="16"/>
                            <w:lang w:val="en-US" w:eastAsia="fr-FR"/>
                          </w:rPr>
                        </w:rPrChange>
                      </w:rPr>
                      <w:t>return</w:t>
                    </w:r>
                    <w:proofErr w:type="gramEnd"/>
                    <w:r w:rsidRPr="00D276D8">
                      <w:rPr>
                        <w:rFonts w:ascii="Consolas" w:eastAsia="Times New Roman" w:hAnsi="Consolas" w:cs="Consolas"/>
                        <w:color w:val="000000"/>
                        <w:sz w:val="19"/>
                        <w:szCs w:val="19"/>
                        <w:lang w:val="en-US" w:eastAsia="fr-FR"/>
                        <w:rPrChange w:id="1629"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FF"/>
                        <w:sz w:val="19"/>
                        <w:szCs w:val="19"/>
                        <w:lang w:val="en-US" w:eastAsia="fr-FR"/>
                        <w:rPrChange w:id="1630" w:author="ghislain.aine" w:date="2015-11-04T17:31:00Z">
                          <w:rPr>
                            <w:rFonts w:ascii="Courier New" w:eastAsia="Times New Roman" w:hAnsi="Courier New" w:cs="Courier New"/>
                            <w:b/>
                            <w:bCs/>
                            <w:color w:val="0000FF"/>
                            <w:sz w:val="16"/>
                            <w:szCs w:val="16"/>
                            <w:lang w:val="en-US" w:eastAsia="fr-FR"/>
                          </w:rPr>
                        </w:rPrChange>
                      </w:rPr>
                      <w:t>new</w:t>
                    </w:r>
                    <w:r w:rsidRPr="00D276D8">
                      <w:rPr>
                        <w:rFonts w:ascii="Consolas" w:eastAsia="Times New Roman" w:hAnsi="Consolas" w:cs="Consolas"/>
                        <w:color w:val="000000"/>
                        <w:sz w:val="19"/>
                        <w:szCs w:val="19"/>
                        <w:lang w:val="en-US" w:eastAsia="fr-FR"/>
                        <w:rPrChange w:id="1631" w:author="ghislain.aine" w:date="2015-11-04T17:31:00Z">
                          <w:rPr>
                            <w:rFonts w:ascii="Courier New" w:eastAsia="Times New Roman" w:hAnsi="Courier New" w:cs="Courier New"/>
                            <w:color w:val="000000"/>
                            <w:sz w:val="16"/>
                            <w:szCs w:val="16"/>
                            <w:lang w:val="en-US" w:eastAsia="fr-FR"/>
                          </w:rPr>
                        </w:rPrChange>
                      </w:rPr>
                      <w:t xml:space="preserve"> Demo</w:t>
                    </w:r>
                    <w:r w:rsidRPr="00D276D8">
                      <w:rPr>
                        <w:rFonts w:ascii="Consolas" w:eastAsia="Times New Roman" w:hAnsi="Consolas" w:cs="Consolas"/>
                        <w:b/>
                        <w:bCs/>
                        <w:color w:val="000080"/>
                        <w:sz w:val="19"/>
                        <w:szCs w:val="19"/>
                        <w:lang w:val="en-US" w:eastAsia="fr-FR"/>
                        <w:rPrChange w:id="1632"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1633" w:author="ghislain.aine" w:date="2015-11-04T17:31: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1634" w:author="ghislain.aine" w:date="2015-11-04T17:31: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1635" w:author="ghislain.aine" w:date="2015-11-04T17:31:00Z">
                        <w:rPr>
                          <w:rFonts w:ascii="Courier New" w:eastAsia="Times New Roman" w:hAnsi="Courier New" w:cs="Courier New"/>
                          <w:color w:val="000000"/>
                          <w:sz w:val="16"/>
                          <w:szCs w:val="16"/>
                          <w:lang w:eastAsia="fr-FR"/>
                        </w:rPr>
                      </w:rPrChange>
                    </w:rPr>
                  </w:pPr>
                  <w:moveTo w:id="1636" w:author="ghislain.aine" w:date="2015-10-30T10:23:00Z">
                    <w:r w:rsidRPr="00D276D8">
                      <w:rPr>
                        <w:rFonts w:ascii="Consolas" w:eastAsia="Times New Roman" w:hAnsi="Consolas" w:cs="Consolas"/>
                        <w:b/>
                        <w:bCs/>
                        <w:color w:val="000080"/>
                        <w:sz w:val="19"/>
                        <w:szCs w:val="19"/>
                        <w:lang w:eastAsia="fr-FR"/>
                        <w:rPrChange w:id="1637" w:author="ghislain.aine" w:date="2015-11-04T17:31:00Z">
                          <w:rPr>
                            <w:rFonts w:ascii="Courier New" w:eastAsia="Times New Roman" w:hAnsi="Courier New" w:cs="Courier New"/>
                            <w:b/>
                            <w:bCs/>
                            <w:color w:val="000080"/>
                            <w:sz w:val="16"/>
                            <w:szCs w:val="16"/>
                            <w:lang w:eastAsia="fr-FR"/>
                          </w:rPr>
                        </w:rPrChange>
                      </w:rPr>
                      <w:t>}</w:t>
                    </w:r>
                  </w:moveTo>
                </w:p>
                <w:p w:rsidR="00BF1190" w:rsidRPr="00E54AC5" w:rsidDel="0013549D" w:rsidRDefault="00D276D8" w:rsidP="00BF1190">
                  <w:pPr>
                    <w:shd w:val="clear" w:color="auto" w:fill="FFFFFF"/>
                    <w:jc w:val="left"/>
                    <w:rPr>
                      <w:del w:id="1638" w:author="ghislain.aine" w:date="2015-10-30T10:23:00Z"/>
                      <w:rFonts w:ascii="Consolas" w:eastAsia="Times New Roman" w:hAnsi="Consolas" w:cs="Consolas"/>
                      <w:sz w:val="19"/>
                      <w:szCs w:val="19"/>
                      <w:lang w:eastAsia="fr-FR"/>
                      <w:rPrChange w:id="1639" w:author="ghislain.aine" w:date="2015-11-04T17:31:00Z">
                        <w:rPr>
                          <w:del w:id="1640" w:author="ghislain.aine" w:date="2015-10-30T10:23:00Z"/>
                          <w:rFonts w:ascii="Times New Roman" w:eastAsia="Times New Roman" w:hAnsi="Times New Roman" w:cs="Times New Roman"/>
                          <w:sz w:val="16"/>
                          <w:szCs w:val="16"/>
                          <w:lang w:eastAsia="fr-FR"/>
                        </w:rPr>
                      </w:rPrChange>
                    </w:rPr>
                  </w:pPr>
                  <w:moveTo w:id="1641" w:author="ghislain.aine" w:date="2015-10-30T10:23:00Z">
                    <w:r w:rsidRPr="00D276D8">
                      <w:rPr>
                        <w:rFonts w:ascii="Consolas" w:eastAsia="Times New Roman" w:hAnsi="Consolas" w:cs="Consolas"/>
                        <w:color w:val="804000"/>
                        <w:sz w:val="19"/>
                        <w:szCs w:val="19"/>
                        <w:lang w:eastAsia="fr-FR"/>
                        <w:rPrChange w:id="1642" w:author="ghislain.aine" w:date="2015-11-04T17:31:00Z">
                          <w:rPr>
                            <w:rFonts w:ascii="Courier New" w:eastAsia="Times New Roman" w:hAnsi="Courier New" w:cs="Courier New"/>
                            <w:color w:val="804000"/>
                            <w:sz w:val="16"/>
                            <w:szCs w:val="16"/>
                            <w:lang w:eastAsia="fr-FR"/>
                          </w:rPr>
                        </w:rPrChange>
                      </w:rPr>
                      <w:t>#</w:t>
                    </w:r>
                    <w:proofErr w:type="spellStart"/>
                    <w:r w:rsidRPr="00D276D8">
                      <w:rPr>
                        <w:rFonts w:ascii="Consolas" w:eastAsia="Times New Roman" w:hAnsi="Consolas" w:cs="Consolas"/>
                        <w:color w:val="804000"/>
                        <w:sz w:val="19"/>
                        <w:szCs w:val="19"/>
                        <w:lang w:eastAsia="fr-FR"/>
                        <w:rPrChange w:id="1643" w:author="ghislain.aine" w:date="2015-11-04T17:31:00Z">
                          <w:rPr>
                            <w:rFonts w:ascii="Courier New" w:eastAsia="Times New Roman" w:hAnsi="Courier New" w:cs="Courier New"/>
                            <w:color w:val="804000"/>
                            <w:sz w:val="16"/>
                            <w:szCs w:val="16"/>
                            <w:lang w:eastAsia="fr-FR"/>
                          </w:rPr>
                        </w:rPrChange>
                      </w:rPr>
                      <w:t>endif</w:t>
                    </w:r>
                  </w:moveTo>
                  <w:proofErr w:type="spellEnd"/>
                </w:p>
                <w:moveToRangeEnd w:id="1494"/>
                <w:p w:rsidR="00000000" w:rsidRDefault="00EE2A1F">
                  <w:pPr>
                    <w:shd w:val="clear" w:color="auto" w:fill="FFFFFF"/>
                    <w:jc w:val="left"/>
                    <w:pPrChange w:id="1644" w:author="ghislain.aine" w:date="2015-10-30T10:23:00Z">
                      <w:pPr/>
                    </w:pPrChange>
                  </w:pPr>
                </w:p>
              </w:txbxContent>
            </v:textbox>
            <w10:wrap type="none"/>
            <w10:anchorlock/>
          </v:shape>
        </w:pict>
      </w:r>
    </w:p>
    <w:p w:rsidR="00BF1190" w:rsidDel="00E54AC5" w:rsidRDefault="00BF1190" w:rsidP="00BF1190">
      <w:pPr>
        <w:spacing w:after="200" w:line="276" w:lineRule="auto"/>
        <w:jc w:val="left"/>
        <w:rPr>
          <w:ins w:id="1645" w:author="jerome draillard" w:date="2015-10-29T11:27:00Z"/>
          <w:del w:id="1646" w:author="ghislain.aine" w:date="2015-11-04T17:32:00Z"/>
        </w:rPr>
      </w:pPr>
    </w:p>
    <w:p w:rsidR="00BF1190" w:rsidRPr="00E25387" w:rsidDel="00E54AC5" w:rsidRDefault="00D276D8" w:rsidP="00BF1190">
      <w:pPr>
        <w:shd w:val="clear" w:color="auto" w:fill="FFFFFF"/>
        <w:jc w:val="left"/>
        <w:rPr>
          <w:ins w:id="1647" w:author="jerome draillard" w:date="2015-10-29T11:28:00Z"/>
          <w:del w:id="1648" w:author="ghislain.aine" w:date="2015-11-04T17:32:00Z"/>
          <w:rFonts w:ascii="Courier New" w:eastAsia="Times New Roman" w:hAnsi="Courier New" w:cs="Courier New"/>
          <w:color w:val="804000"/>
          <w:sz w:val="16"/>
          <w:szCs w:val="16"/>
          <w:lang w:val="en-US" w:eastAsia="fr-FR"/>
          <w:rPrChange w:id="1649" w:author="jerome draillard" w:date="2015-10-29T11:28:00Z">
            <w:rPr>
              <w:ins w:id="1650" w:author="jerome draillard" w:date="2015-10-29T11:28:00Z"/>
              <w:del w:id="1651" w:author="ghislain.aine" w:date="2015-11-04T17:32:00Z"/>
              <w:rFonts w:ascii="Courier New" w:eastAsia="Times New Roman" w:hAnsi="Courier New" w:cs="Courier New"/>
              <w:color w:val="804000"/>
              <w:sz w:val="20"/>
              <w:lang w:eastAsia="fr-FR"/>
            </w:rPr>
          </w:rPrChange>
        </w:rPr>
      </w:pPr>
      <w:moveFromRangeStart w:id="1652" w:author="ghislain.aine" w:date="2015-10-30T10:23:00Z" w:name="move433963929"/>
      <w:moveFrom w:id="1653" w:author="ghislain.aine" w:date="2015-10-30T10:23:00Z">
        <w:ins w:id="1654" w:author="jerome draillard" w:date="2015-10-29T11:28:00Z">
          <w:del w:id="1655" w:author="ghislain.aine" w:date="2015-11-04T17:32:00Z">
            <w:r w:rsidRPr="00D276D8">
              <w:rPr>
                <w:rFonts w:ascii="Courier New" w:eastAsia="Times New Roman" w:hAnsi="Courier New" w:cs="Courier New"/>
                <w:color w:val="804000"/>
                <w:sz w:val="16"/>
                <w:szCs w:val="16"/>
                <w:lang w:val="en-US" w:eastAsia="fr-FR"/>
                <w:rPrChange w:id="1656" w:author="jerome draillard" w:date="2015-10-29T11:28:00Z">
                  <w:rPr>
                    <w:rFonts w:ascii="Courier New" w:eastAsia="Times New Roman" w:hAnsi="Courier New" w:cs="Courier New"/>
                    <w:color w:val="804000"/>
                    <w:sz w:val="20"/>
                    <w:u w:val="single"/>
                    <w:lang w:eastAsia="fr-FR"/>
                  </w:rPr>
                </w:rPrChange>
              </w:rPr>
              <w:delText>#pragma once</w:delText>
            </w:r>
          </w:del>
        </w:ins>
      </w:moveFrom>
    </w:p>
    <w:p w:rsidR="00BF1190" w:rsidRPr="00E25387" w:rsidDel="00E54AC5" w:rsidRDefault="00BF1190" w:rsidP="00BF1190">
      <w:pPr>
        <w:shd w:val="clear" w:color="auto" w:fill="FFFFFF"/>
        <w:jc w:val="left"/>
        <w:rPr>
          <w:ins w:id="1657" w:author="jerome draillard" w:date="2015-10-29T11:28:00Z"/>
          <w:del w:id="1658" w:author="ghislain.aine" w:date="2015-11-04T17:32:00Z"/>
          <w:rFonts w:ascii="Courier New" w:eastAsia="Times New Roman" w:hAnsi="Courier New" w:cs="Courier New"/>
          <w:color w:val="000000"/>
          <w:sz w:val="16"/>
          <w:szCs w:val="16"/>
          <w:lang w:val="en-US" w:eastAsia="fr-FR"/>
          <w:rPrChange w:id="1659" w:author="jerome draillard" w:date="2015-10-29T11:28:00Z">
            <w:rPr>
              <w:ins w:id="1660" w:author="jerome draillard" w:date="2015-10-29T11:28:00Z"/>
              <w:del w:id="1661" w:author="ghislain.aine" w:date="2015-11-04T17:32:00Z"/>
              <w:rFonts w:ascii="Courier New" w:eastAsia="Times New Roman" w:hAnsi="Courier New" w:cs="Courier New"/>
              <w:color w:val="000000"/>
              <w:sz w:val="20"/>
              <w:lang w:eastAsia="fr-FR"/>
            </w:rPr>
          </w:rPrChange>
        </w:rPr>
      </w:pPr>
    </w:p>
    <w:p w:rsidR="00BF1190" w:rsidRPr="00E25387" w:rsidDel="00E54AC5" w:rsidRDefault="00D276D8" w:rsidP="00BF1190">
      <w:pPr>
        <w:shd w:val="clear" w:color="auto" w:fill="FFFFFF"/>
        <w:jc w:val="left"/>
        <w:rPr>
          <w:ins w:id="1662" w:author="jerome draillard" w:date="2015-10-29T11:28:00Z"/>
          <w:del w:id="1663" w:author="ghislain.aine" w:date="2015-11-04T17:32:00Z"/>
          <w:rFonts w:ascii="Courier New" w:eastAsia="Times New Roman" w:hAnsi="Courier New" w:cs="Courier New"/>
          <w:color w:val="000000"/>
          <w:sz w:val="16"/>
          <w:szCs w:val="16"/>
          <w:lang w:val="en-US" w:eastAsia="fr-FR"/>
          <w:rPrChange w:id="1664" w:author="jerome draillard" w:date="2015-10-29T11:28:00Z">
            <w:rPr>
              <w:ins w:id="1665" w:author="jerome draillard" w:date="2015-10-29T11:28:00Z"/>
              <w:del w:id="1666" w:author="ghislain.aine" w:date="2015-11-04T17:32:00Z"/>
              <w:rFonts w:ascii="Courier New" w:eastAsia="Times New Roman" w:hAnsi="Courier New" w:cs="Courier New"/>
              <w:color w:val="000000"/>
              <w:sz w:val="20"/>
              <w:lang w:eastAsia="fr-FR"/>
            </w:rPr>
          </w:rPrChange>
        </w:rPr>
      </w:pPr>
      <w:moveFrom w:id="1667" w:author="ghislain.aine" w:date="2015-10-30T10:23:00Z">
        <w:ins w:id="1668" w:author="jerome draillard" w:date="2015-10-29T11:28:00Z">
          <w:del w:id="1669" w:author="ghislain.aine" w:date="2015-11-04T17:32:00Z">
            <w:r w:rsidRPr="00D276D8">
              <w:rPr>
                <w:rFonts w:ascii="Courier New" w:eastAsia="Times New Roman" w:hAnsi="Courier New" w:cs="Courier New"/>
                <w:color w:val="000000"/>
                <w:sz w:val="16"/>
                <w:szCs w:val="16"/>
                <w:lang w:val="en-US" w:eastAsia="fr-FR"/>
                <w:rPrChange w:id="1670" w:author="jerome draillard" w:date="2015-10-29T11:28:00Z">
                  <w:rPr>
                    <w:rFonts w:ascii="Courier New" w:eastAsia="Times New Roman" w:hAnsi="Courier New" w:cs="Courier New"/>
                    <w:color w:val="000000"/>
                    <w:sz w:val="20"/>
                    <w:u w:val="single"/>
                    <w:lang w:eastAsia="fr-FR"/>
                  </w:rPr>
                </w:rPrChange>
              </w:rPr>
              <w:delText>/*</w:delText>
            </w:r>
          </w:del>
        </w:ins>
      </w:moveFrom>
    </w:p>
    <w:p w:rsidR="00BF1190" w:rsidRPr="00E25387" w:rsidDel="00E54AC5" w:rsidRDefault="00D276D8" w:rsidP="00BF1190">
      <w:pPr>
        <w:shd w:val="clear" w:color="auto" w:fill="FFFFFF"/>
        <w:jc w:val="left"/>
        <w:rPr>
          <w:ins w:id="1671" w:author="jerome draillard" w:date="2015-10-29T11:28:00Z"/>
          <w:del w:id="1672" w:author="ghislain.aine" w:date="2015-11-04T17:32:00Z"/>
          <w:rFonts w:ascii="Courier New" w:eastAsia="Times New Roman" w:hAnsi="Courier New" w:cs="Courier New"/>
          <w:color w:val="000000"/>
          <w:sz w:val="16"/>
          <w:szCs w:val="16"/>
          <w:lang w:val="en-US" w:eastAsia="fr-FR"/>
          <w:rPrChange w:id="1673" w:author="jerome draillard" w:date="2015-10-29T11:28:00Z">
            <w:rPr>
              <w:ins w:id="1674" w:author="jerome draillard" w:date="2015-10-29T11:28:00Z"/>
              <w:del w:id="1675" w:author="ghislain.aine" w:date="2015-11-04T17:32:00Z"/>
              <w:rFonts w:ascii="Courier New" w:eastAsia="Times New Roman" w:hAnsi="Courier New" w:cs="Courier New"/>
              <w:color w:val="000000"/>
              <w:sz w:val="20"/>
              <w:lang w:eastAsia="fr-FR"/>
            </w:rPr>
          </w:rPrChange>
        </w:rPr>
      </w:pPr>
      <w:moveFrom w:id="1676" w:author="ghislain.aine" w:date="2015-10-30T10:23:00Z">
        <w:ins w:id="1677" w:author="jerome draillard" w:date="2015-10-29T11:28:00Z">
          <w:del w:id="1678" w:author="ghislain.aine" w:date="2015-11-04T17:32:00Z">
            <w:r w:rsidRPr="00D276D8">
              <w:rPr>
                <w:rFonts w:ascii="Courier New" w:eastAsia="Times New Roman" w:hAnsi="Courier New" w:cs="Courier New"/>
                <w:color w:val="000000"/>
                <w:sz w:val="16"/>
                <w:szCs w:val="16"/>
                <w:lang w:val="en-US" w:eastAsia="fr-FR"/>
                <w:rPrChange w:id="1679" w:author="jerome draillard" w:date="2015-10-29T11:28:00Z">
                  <w:rPr>
                    <w:rFonts w:ascii="Courier New" w:eastAsia="Times New Roman" w:hAnsi="Courier New" w:cs="Courier New"/>
                    <w:color w:val="000000"/>
                    <w:sz w:val="20"/>
                    <w:u w:val="single"/>
                    <w:lang w:eastAsia="fr-FR"/>
                  </w:rPr>
                </w:rPrChange>
              </w:rPr>
              <w:delText>* INCLUDES LOCAUX</w:delText>
            </w:r>
          </w:del>
        </w:ins>
      </w:moveFrom>
    </w:p>
    <w:p w:rsidR="00BF1190" w:rsidRPr="00E25387" w:rsidDel="00E54AC5" w:rsidRDefault="00D276D8" w:rsidP="00BF1190">
      <w:pPr>
        <w:shd w:val="clear" w:color="auto" w:fill="FFFFFF"/>
        <w:jc w:val="left"/>
        <w:rPr>
          <w:ins w:id="1680" w:author="jerome draillard" w:date="2015-10-29T11:28:00Z"/>
          <w:del w:id="1681" w:author="ghislain.aine" w:date="2015-11-04T17:32:00Z"/>
          <w:rFonts w:ascii="Courier New" w:eastAsia="Times New Roman" w:hAnsi="Courier New" w:cs="Courier New"/>
          <w:color w:val="000000"/>
          <w:sz w:val="16"/>
          <w:szCs w:val="16"/>
          <w:lang w:val="en-US" w:eastAsia="fr-FR"/>
          <w:rPrChange w:id="1682" w:author="jerome draillard" w:date="2015-10-29T11:28:00Z">
            <w:rPr>
              <w:ins w:id="1683" w:author="jerome draillard" w:date="2015-10-29T11:28:00Z"/>
              <w:del w:id="1684" w:author="ghislain.aine" w:date="2015-11-04T17:32:00Z"/>
              <w:rFonts w:ascii="Courier New" w:eastAsia="Times New Roman" w:hAnsi="Courier New" w:cs="Courier New"/>
              <w:color w:val="000000"/>
              <w:sz w:val="20"/>
              <w:lang w:eastAsia="fr-FR"/>
            </w:rPr>
          </w:rPrChange>
        </w:rPr>
      </w:pPr>
      <w:moveFrom w:id="1685" w:author="ghislain.aine" w:date="2015-10-30T10:23:00Z">
        <w:ins w:id="1686" w:author="jerome draillard" w:date="2015-10-29T11:28:00Z">
          <w:del w:id="1687" w:author="ghislain.aine" w:date="2015-11-04T17:32:00Z">
            <w:r w:rsidRPr="00D276D8">
              <w:rPr>
                <w:rFonts w:ascii="Courier New" w:eastAsia="Times New Roman" w:hAnsi="Courier New" w:cs="Courier New"/>
                <w:color w:val="000000"/>
                <w:sz w:val="16"/>
                <w:szCs w:val="16"/>
                <w:lang w:val="en-US" w:eastAsia="fr-FR"/>
                <w:rPrChange w:id="1688" w:author="jerome draillard" w:date="2015-10-29T11:28:00Z">
                  <w:rPr>
                    <w:rFonts w:ascii="Courier New" w:eastAsia="Times New Roman" w:hAnsi="Courier New" w:cs="Courier New"/>
                    <w:color w:val="000000"/>
                    <w:sz w:val="20"/>
                    <w:u w:val="single"/>
                    <w:lang w:eastAsia="fr-FR"/>
                  </w:rPr>
                </w:rPrChange>
              </w:rPr>
              <w:delText>*/</w:delText>
            </w:r>
          </w:del>
        </w:ins>
      </w:moveFrom>
    </w:p>
    <w:p w:rsidR="00BF1190" w:rsidRPr="00AC7B68" w:rsidDel="00E54AC5" w:rsidRDefault="00D276D8" w:rsidP="00BF1190">
      <w:pPr>
        <w:shd w:val="clear" w:color="auto" w:fill="FFFFFF"/>
        <w:jc w:val="left"/>
        <w:rPr>
          <w:ins w:id="1689" w:author="jerome draillard" w:date="2015-10-29T11:28:00Z"/>
          <w:del w:id="1690" w:author="ghislain.aine" w:date="2015-11-04T17:32:00Z"/>
          <w:rFonts w:ascii="Courier New" w:eastAsia="Times New Roman" w:hAnsi="Courier New" w:cs="Courier New"/>
          <w:color w:val="804000"/>
          <w:sz w:val="16"/>
          <w:szCs w:val="16"/>
          <w:lang w:val="en-US" w:eastAsia="fr-FR"/>
          <w:rPrChange w:id="1691" w:author="jerome draillard" w:date="2015-10-29T11:28:00Z">
            <w:rPr>
              <w:ins w:id="1692" w:author="jerome draillard" w:date="2015-10-29T11:28:00Z"/>
              <w:del w:id="1693" w:author="ghislain.aine" w:date="2015-11-04T17:32:00Z"/>
              <w:rFonts w:ascii="Courier New" w:eastAsia="Times New Roman" w:hAnsi="Courier New" w:cs="Courier New"/>
              <w:color w:val="804000"/>
              <w:sz w:val="20"/>
              <w:lang w:eastAsia="fr-FR"/>
            </w:rPr>
          </w:rPrChange>
        </w:rPr>
      </w:pPr>
      <w:moveFrom w:id="1694" w:author="ghislain.aine" w:date="2015-10-30T10:23:00Z">
        <w:ins w:id="1695" w:author="jerome draillard" w:date="2015-10-29T11:28:00Z">
          <w:del w:id="1696" w:author="ghislain.aine" w:date="2015-11-04T17:32:00Z">
            <w:r w:rsidRPr="00D276D8">
              <w:rPr>
                <w:rFonts w:ascii="Courier New" w:eastAsia="Times New Roman" w:hAnsi="Courier New" w:cs="Courier New"/>
                <w:color w:val="804000"/>
                <w:sz w:val="16"/>
                <w:szCs w:val="16"/>
                <w:lang w:val="en-US" w:eastAsia="fr-FR"/>
                <w:rPrChange w:id="1697" w:author="jerome draillard" w:date="2015-10-29T11:28:00Z">
                  <w:rPr>
                    <w:rFonts w:ascii="Courier New" w:eastAsia="Times New Roman" w:hAnsi="Courier New" w:cs="Courier New"/>
                    <w:color w:val="804000"/>
                    <w:sz w:val="20"/>
                    <w:u w:val="single"/>
                    <w:lang w:eastAsia="fr-FR"/>
                  </w:rPr>
                </w:rPrChange>
              </w:rPr>
              <w:delText>#include "DemoPluginConstantes.h"</w:delText>
            </w:r>
          </w:del>
        </w:ins>
      </w:moveFrom>
    </w:p>
    <w:p w:rsidR="00BF1190" w:rsidRPr="00E25387" w:rsidDel="00E54AC5" w:rsidRDefault="00BF1190" w:rsidP="00BF1190">
      <w:pPr>
        <w:shd w:val="clear" w:color="auto" w:fill="FFFFFF"/>
        <w:jc w:val="left"/>
        <w:rPr>
          <w:ins w:id="1698" w:author="jerome draillard" w:date="2015-10-29T11:28:00Z"/>
          <w:del w:id="1699" w:author="ghislain.aine" w:date="2015-11-04T17:32:00Z"/>
          <w:rFonts w:ascii="Courier New" w:eastAsia="Times New Roman" w:hAnsi="Courier New" w:cs="Courier New"/>
          <w:color w:val="000000"/>
          <w:sz w:val="16"/>
          <w:szCs w:val="16"/>
          <w:lang w:val="en-US" w:eastAsia="fr-FR"/>
          <w:rPrChange w:id="1700" w:author="jerome draillard" w:date="2015-10-29T11:28:00Z">
            <w:rPr>
              <w:ins w:id="1701" w:author="jerome draillard" w:date="2015-10-29T11:28:00Z"/>
              <w:del w:id="1702" w:author="ghislain.aine" w:date="2015-11-04T17:32:00Z"/>
              <w:rFonts w:ascii="Courier New" w:eastAsia="Times New Roman" w:hAnsi="Courier New" w:cs="Courier New"/>
              <w:color w:val="000000"/>
              <w:sz w:val="20"/>
              <w:lang w:eastAsia="fr-FR"/>
            </w:rPr>
          </w:rPrChange>
        </w:rPr>
      </w:pPr>
    </w:p>
    <w:p w:rsidR="00BF1190" w:rsidRPr="00E25387" w:rsidDel="00E54AC5" w:rsidRDefault="00D276D8" w:rsidP="00BF1190">
      <w:pPr>
        <w:shd w:val="clear" w:color="auto" w:fill="FFFFFF"/>
        <w:jc w:val="left"/>
        <w:rPr>
          <w:ins w:id="1703" w:author="jerome draillard" w:date="2015-10-29T11:28:00Z"/>
          <w:del w:id="1704" w:author="ghislain.aine" w:date="2015-11-04T17:32:00Z"/>
          <w:rFonts w:ascii="Courier New" w:eastAsia="Times New Roman" w:hAnsi="Courier New" w:cs="Courier New"/>
          <w:color w:val="000000"/>
          <w:sz w:val="16"/>
          <w:szCs w:val="16"/>
          <w:lang w:val="en-US" w:eastAsia="fr-FR"/>
          <w:rPrChange w:id="1705" w:author="jerome draillard" w:date="2015-10-29T11:28:00Z">
            <w:rPr>
              <w:ins w:id="1706" w:author="jerome draillard" w:date="2015-10-29T11:28:00Z"/>
              <w:del w:id="1707" w:author="ghislain.aine" w:date="2015-11-04T17:32:00Z"/>
              <w:rFonts w:ascii="Courier New" w:eastAsia="Times New Roman" w:hAnsi="Courier New" w:cs="Courier New"/>
              <w:color w:val="000000"/>
              <w:sz w:val="20"/>
              <w:lang w:eastAsia="fr-FR"/>
            </w:rPr>
          </w:rPrChange>
        </w:rPr>
      </w:pPr>
      <w:moveFrom w:id="1708" w:author="ghislain.aine" w:date="2015-10-30T10:23:00Z">
        <w:ins w:id="1709" w:author="jerome draillard" w:date="2015-10-29T11:28:00Z">
          <w:del w:id="1710" w:author="ghislain.aine" w:date="2015-11-04T17:32:00Z">
            <w:r w:rsidRPr="00D276D8">
              <w:rPr>
                <w:rFonts w:ascii="Courier New" w:eastAsia="Times New Roman" w:hAnsi="Courier New" w:cs="Courier New"/>
                <w:color w:val="000000"/>
                <w:sz w:val="16"/>
                <w:szCs w:val="16"/>
                <w:lang w:val="en-US" w:eastAsia="fr-FR"/>
                <w:rPrChange w:id="1711" w:author="jerome draillard" w:date="2015-10-29T11:28:00Z">
                  <w:rPr>
                    <w:rFonts w:ascii="Courier New" w:eastAsia="Times New Roman" w:hAnsi="Courier New" w:cs="Courier New"/>
                    <w:color w:val="000000"/>
                    <w:sz w:val="20"/>
                    <w:u w:val="single"/>
                    <w:lang w:eastAsia="fr-FR"/>
                  </w:rPr>
                </w:rPrChange>
              </w:rPr>
              <w:delText>/*</w:delText>
            </w:r>
          </w:del>
        </w:ins>
      </w:moveFrom>
    </w:p>
    <w:p w:rsidR="00BF1190" w:rsidRPr="00E25387" w:rsidDel="00E54AC5" w:rsidRDefault="00D276D8" w:rsidP="00BF1190">
      <w:pPr>
        <w:shd w:val="clear" w:color="auto" w:fill="FFFFFF"/>
        <w:jc w:val="left"/>
        <w:rPr>
          <w:ins w:id="1712" w:author="jerome draillard" w:date="2015-10-29T11:28:00Z"/>
          <w:del w:id="1713" w:author="ghislain.aine" w:date="2015-11-04T17:32:00Z"/>
          <w:rFonts w:ascii="Courier New" w:eastAsia="Times New Roman" w:hAnsi="Courier New" w:cs="Courier New"/>
          <w:color w:val="000000"/>
          <w:sz w:val="16"/>
          <w:szCs w:val="16"/>
          <w:lang w:val="en-US" w:eastAsia="fr-FR"/>
          <w:rPrChange w:id="1714" w:author="jerome draillard" w:date="2015-10-29T11:28:00Z">
            <w:rPr>
              <w:ins w:id="1715" w:author="jerome draillard" w:date="2015-10-29T11:28:00Z"/>
              <w:del w:id="1716" w:author="ghislain.aine" w:date="2015-11-04T17:32:00Z"/>
              <w:rFonts w:ascii="Courier New" w:eastAsia="Times New Roman" w:hAnsi="Courier New" w:cs="Courier New"/>
              <w:color w:val="000000"/>
              <w:sz w:val="20"/>
              <w:lang w:eastAsia="fr-FR"/>
            </w:rPr>
          </w:rPrChange>
        </w:rPr>
      </w:pPr>
      <w:moveFrom w:id="1717" w:author="ghislain.aine" w:date="2015-10-30T10:23:00Z">
        <w:ins w:id="1718" w:author="jerome draillard" w:date="2015-10-29T11:28:00Z">
          <w:del w:id="1719" w:author="ghislain.aine" w:date="2015-11-04T17:32:00Z">
            <w:r w:rsidRPr="00D276D8">
              <w:rPr>
                <w:rFonts w:ascii="Courier New" w:eastAsia="Times New Roman" w:hAnsi="Courier New" w:cs="Courier New"/>
                <w:color w:val="000000"/>
                <w:sz w:val="16"/>
                <w:szCs w:val="16"/>
                <w:lang w:val="en-US" w:eastAsia="fr-FR"/>
                <w:rPrChange w:id="1720" w:author="jerome draillard" w:date="2015-10-29T11:28:00Z">
                  <w:rPr>
                    <w:rFonts w:ascii="Courier New" w:eastAsia="Times New Roman" w:hAnsi="Courier New" w:cs="Courier New"/>
                    <w:color w:val="000000"/>
                    <w:sz w:val="20"/>
                    <w:u w:val="single"/>
                    <w:lang w:eastAsia="fr-FR"/>
                  </w:rPr>
                </w:rPrChange>
              </w:rPr>
              <w:delText>* INCLUDES GLOBAUX</w:delText>
            </w:r>
          </w:del>
        </w:ins>
      </w:moveFrom>
    </w:p>
    <w:p w:rsidR="00BF1190" w:rsidRPr="00E25387" w:rsidDel="00E54AC5" w:rsidRDefault="00D276D8" w:rsidP="00BF1190">
      <w:pPr>
        <w:shd w:val="clear" w:color="auto" w:fill="FFFFFF"/>
        <w:jc w:val="left"/>
        <w:rPr>
          <w:ins w:id="1721" w:author="jerome draillard" w:date="2015-10-29T11:28:00Z"/>
          <w:del w:id="1722" w:author="ghislain.aine" w:date="2015-11-04T17:32:00Z"/>
          <w:rFonts w:ascii="Courier New" w:eastAsia="Times New Roman" w:hAnsi="Courier New" w:cs="Courier New"/>
          <w:color w:val="000000"/>
          <w:sz w:val="16"/>
          <w:szCs w:val="16"/>
          <w:lang w:val="en-US" w:eastAsia="fr-FR"/>
          <w:rPrChange w:id="1723" w:author="jerome draillard" w:date="2015-10-29T11:28:00Z">
            <w:rPr>
              <w:ins w:id="1724" w:author="jerome draillard" w:date="2015-10-29T11:28:00Z"/>
              <w:del w:id="1725" w:author="ghislain.aine" w:date="2015-11-04T17:32:00Z"/>
              <w:rFonts w:ascii="Courier New" w:eastAsia="Times New Roman" w:hAnsi="Courier New" w:cs="Courier New"/>
              <w:color w:val="000000"/>
              <w:sz w:val="20"/>
              <w:lang w:eastAsia="fr-FR"/>
            </w:rPr>
          </w:rPrChange>
        </w:rPr>
      </w:pPr>
      <w:moveFrom w:id="1726" w:author="ghislain.aine" w:date="2015-10-30T10:23:00Z">
        <w:ins w:id="1727" w:author="jerome draillard" w:date="2015-10-29T11:28:00Z">
          <w:del w:id="1728" w:author="ghislain.aine" w:date="2015-11-04T17:32:00Z">
            <w:r w:rsidRPr="00D276D8">
              <w:rPr>
                <w:rFonts w:ascii="Courier New" w:eastAsia="Times New Roman" w:hAnsi="Courier New" w:cs="Courier New"/>
                <w:color w:val="000000"/>
                <w:sz w:val="16"/>
                <w:szCs w:val="16"/>
                <w:lang w:val="en-US" w:eastAsia="fr-FR"/>
                <w:rPrChange w:id="1729" w:author="jerome draillard" w:date="2015-10-29T11:28:00Z">
                  <w:rPr>
                    <w:rFonts w:ascii="Courier New" w:eastAsia="Times New Roman" w:hAnsi="Courier New" w:cs="Courier New"/>
                    <w:color w:val="000000"/>
                    <w:sz w:val="20"/>
                    <w:u w:val="single"/>
                    <w:lang w:eastAsia="fr-FR"/>
                  </w:rPr>
                </w:rPrChange>
              </w:rPr>
              <w:delText>*/</w:delText>
            </w:r>
          </w:del>
        </w:ins>
      </w:moveFrom>
    </w:p>
    <w:p w:rsidR="00BF1190" w:rsidRPr="00E25387" w:rsidDel="00E54AC5" w:rsidRDefault="00D276D8" w:rsidP="00BF1190">
      <w:pPr>
        <w:shd w:val="clear" w:color="auto" w:fill="FFFFFF"/>
        <w:jc w:val="left"/>
        <w:rPr>
          <w:ins w:id="1730" w:author="jerome draillard" w:date="2015-10-29T11:28:00Z"/>
          <w:del w:id="1731" w:author="ghislain.aine" w:date="2015-11-04T17:32:00Z"/>
          <w:rFonts w:ascii="Courier New" w:eastAsia="Times New Roman" w:hAnsi="Courier New" w:cs="Courier New"/>
          <w:color w:val="804000"/>
          <w:sz w:val="16"/>
          <w:szCs w:val="16"/>
          <w:lang w:val="en-US" w:eastAsia="fr-FR"/>
          <w:rPrChange w:id="1732" w:author="jerome draillard" w:date="2015-10-29T11:28:00Z">
            <w:rPr>
              <w:ins w:id="1733" w:author="jerome draillard" w:date="2015-10-29T11:28:00Z"/>
              <w:del w:id="1734" w:author="ghislain.aine" w:date="2015-11-04T17:32:00Z"/>
              <w:rFonts w:ascii="Courier New" w:eastAsia="Times New Roman" w:hAnsi="Courier New" w:cs="Courier New"/>
              <w:color w:val="804000"/>
              <w:sz w:val="20"/>
              <w:lang w:eastAsia="fr-FR"/>
            </w:rPr>
          </w:rPrChange>
        </w:rPr>
      </w:pPr>
      <w:moveFrom w:id="1735" w:author="ghislain.aine" w:date="2015-10-30T10:23:00Z">
        <w:ins w:id="1736" w:author="jerome draillard" w:date="2015-10-29T11:28:00Z">
          <w:del w:id="1737" w:author="ghislain.aine" w:date="2015-11-04T17:32:00Z">
            <w:r w:rsidRPr="00D276D8">
              <w:rPr>
                <w:rFonts w:ascii="Courier New" w:eastAsia="Times New Roman" w:hAnsi="Courier New" w:cs="Courier New"/>
                <w:color w:val="804000"/>
                <w:sz w:val="16"/>
                <w:szCs w:val="16"/>
                <w:lang w:val="en-US" w:eastAsia="fr-FR"/>
                <w:rPrChange w:id="1738" w:author="jerome draillard" w:date="2015-10-29T11:28:00Z">
                  <w:rPr>
                    <w:rFonts w:ascii="Courier New" w:eastAsia="Times New Roman" w:hAnsi="Courier New" w:cs="Courier New"/>
                    <w:color w:val="804000"/>
                    <w:sz w:val="20"/>
                    <w:u w:val="single"/>
                    <w:lang w:eastAsia="fr-FR"/>
                  </w:rPr>
                </w:rPrChange>
              </w:rPr>
              <w:delText>#include &lt;SwPluginFactory_Class.h&gt;</w:delText>
            </w:r>
          </w:del>
        </w:ins>
      </w:moveFrom>
    </w:p>
    <w:p w:rsidR="00BF1190" w:rsidRPr="00E25387" w:rsidDel="00E54AC5" w:rsidRDefault="00BF1190" w:rsidP="00BF1190">
      <w:pPr>
        <w:shd w:val="clear" w:color="auto" w:fill="FFFFFF"/>
        <w:jc w:val="left"/>
        <w:rPr>
          <w:ins w:id="1739" w:author="jerome draillard" w:date="2015-10-29T11:28:00Z"/>
          <w:del w:id="1740" w:author="ghislain.aine" w:date="2015-11-04T17:32:00Z"/>
          <w:rFonts w:ascii="Courier New" w:eastAsia="Times New Roman" w:hAnsi="Courier New" w:cs="Courier New"/>
          <w:color w:val="000000"/>
          <w:sz w:val="16"/>
          <w:szCs w:val="16"/>
          <w:lang w:val="en-US" w:eastAsia="fr-FR"/>
          <w:rPrChange w:id="1741" w:author="jerome draillard" w:date="2015-10-29T11:28:00Z">
            <w:rPr>
              <w:ins w:id="1742" w:author="jerome draillard" w:date="2015-10-29T11:28:00Z"/>
              <w:del w:id="1743" w:author="ghislain.aine" w:date="2015-11-04T17:32:00Z"/>
              <w:rFonts w:ascii="Courier New" w:eastAsia="Times New Roman" w:hAnsi="Courier New" w:cs="Courier New"/>
              <w:color w:val="000000"/>
              <w:sz w:val="20"/>
              <w:lang w:eastAsia="fr-FR"/>
            </w:rPr>
          </w:rPrChange>
        </w:rPr>
      </w:pPr>
    </w:p>
    <w:p w:rsidR="00BF1190" w:rsidRPr="00E25387" w:rsidDel="00E54AC5" w:rsidRDefault="00D276D8" w:rsidP="00BF1190">
      <w:pPr>
        <w:shd w:val="clear" w:color="auto" w:fill="FFFFFF"/>
        <w:jc w:val="left"/>
        <w:rPr>
          <w:ins w:id="1744" w:author="jerome draillard" w:date="2015-10-29T11:28:00Z"/>
          <w:del w:id="1745" w:author="ghislain.aine" w:date="2015-11-04T17:32:00Z"/>
          <w:rFonts w:ascii="Courier New" w:eastAsia="Times New Roman" w:hAnsi="Courier New" w:cs="Courier New"/>
          <w:color w:val="000000"/>
          <w:sz w:val="16"/>
          <w:szCs w:val="16"/>
          <w:lang w:val="en-US" w:eastAsia="fr-FR"/>
          <w:rPrChange w:id="1746" w:author="jerome draillard" w:date="2015-10-29T11:28:00Z">
            <w:rPr>
              <w:ins w:id="1747" w:author="jerome draillard" w:date="2015-10-29T11:28:00Z"/>
              <w:del w:id="1748" w:author="ghislain.aine" w:date="2015-11-04T17:32:00Z"/>
              <w:rFonts w:ascii="Courier New" w:eastAsia="Times New Roman" w:hAnsi="Courier New" w:cs="Courier New"/>
              <w:color w:val="000000"/>
              <w:sz w:val="20"/>
              <w:lang w:eastAsia="fr-FR"/>
            </w:rPr>
          </w:rPrChange>
        </w:rPr>
      </w:pPr>
      <w:moveFrom w:id="1749" w:author="ghislain.aine" w:date="2015-10-30T10:23:00Z">
        <w:ins w:id="1750" w:author="jerome draillard" w:date="2015-10-29T11:28:00Z">
          <w:del w:id="1751" w:author="ghislain.aine" w:date="2015-11-04T17:32:00Z">
            <w:r w:rsidRPr="00D276D8">
              <w:rPr>
                <w:rFonts w:ascii="Courier New" w:eastAsia="Times New Roman" w:hAnsi="Courier New" w:cs="Courier New"/>
                <w:b/>
                <w:bCs/>
                <w:color w:val="0000FF"/>
                <w:sz w:val="16"/>
                <w:szCs w:val="16"/>
                <w:lang w:val="en-US" w:eastAsia="fr-FR"/>
                <w:rPrChange w:id="1752" w:author="jerome draillard" w:date="2015-10-29T11:28:00Z">
                  <w:rPr>
                    <w:rFonts w:ascii="Courier New" w:eastAsia="Times New Roman" w:hAnsi="Courier New" w:cs="Courier New"/>
                    <w:b/>
                    <w:bCs/>
                    <w:color w:val="0000FF"/>
                    <w:sz w:val="20"/>
                    <w:u w:val="single"/>
                    <w:lang w:eastAsia="fr-FR"/>
                  </w:rPr>
                </w:rPrChange>
              </w:rPr>
              <w:delText>namespace</w:delText>
            </w:r>
            <w:r w:rsidRPr="00D276D8">
              <w:rPr>
                <w:rFonts w:ascii="Courier New" w:eastAsia="Times New Roman" w:hAnsi="Courier New" w:cs="Courier New"/>
                <w:color w:val="000000"/>
                <w:sz w:val="16"/>
                <w:szCs w:val="16"/>
                <w:lang w:val="en-US" w:eastAsia="fr-FR"/>
                <w:rPrChange w:id="1753" w:author="jerome draillard" w:date="2015-10-29T11:28:00Z">
                  <w:rPr>
                    <w:rFonts w:ascii="Courier New" w:eastAsia="Times New Roman" w:hAnsi="Courier New" w:cs="Courier New"/>
                    <w:color w:val="000000"/>
                    <w:sz w:val="20"/>
                    <w:u w:val="single"/>
                    <w:lang w:eastAsia="fr-FR"/>
                  </w:rPr>
                </w:rPrChange>
              </w:rPr>
              <w:delText xml:space="preserve"> Demo</w:delText>
            </w:r>
          </w:del>
        </w:ins>
      </w:moveFrom>
    </w:p>
    <w:p w:rsidR="00BF1190" w:rsidRPr="00E25387" w:rsidDel="00E54AC5" w:rsidRDefault="00D276D8" w:rsidP="00BF1190">
      <w:pPr>
        <w:shd w:val="clear" w:color="auto" w:fill="FFFFFF"/>
        <w:jc w:val="left"/>
        <w:rPr>
          <w:ins w:id="1754" w:author="jerome draillard" w:date="2015-10-29T11:28:00Z"/>
          <w:del w:id="1755" w:author="ghislain.aine" w:date="2015-11-04T17:32:00Z"/>
          <w:rFonts w:ascii="Courier New" w:eastAsia="Times New Roman" w:hAnsi="Courier New" w:cs="Courier New"/>
          <w:color w:val="000000"/>
          <w:sz w:val="16"/>
          <w:szCs w:val="16"/>
          <w:lang w:val="en-US" w:eastAsia="fr-FR"/>
          <w:rPrChange w:id="1756" w:author="jerome draillard" w:date="2015-10-29T11:28:00Z">
            <w:rPr>
              <w:ins w:id="1757" w:author="jerome draillard" w:date="2015-10-29T11:28:00Z"/>
              <w:del w:id="1758" w:author="ghislain.aine" w:date="2015-11-04T17:32:00Z"/>
              <w:rFonts w:ascii="Courier New" w:eastAsia="Times New Roman" w:hAnsi="Courier New" w:cs="Courier New"/>
              <w:color w:val="000000"/>
              <w:sz w:val="20"/>
              <w:lang w:eastAsia="fr-FR"/>
            </w:rPr>
          </w:rPrChange>
        </w:rPr>
      </w:pPr>
      <w:moveFrom w:id="1759" w:author="ghislain.aine" w:date="2015-10-30T10:23:00Z">
        <w:ins w:id="1760" w:author="jerome draillard" w:date="2015-10-29T11:28:00Z">
          <w:del w:id="1761" w:author="ghislain.aine" w:date="2015-11-04T17:32:00Z">
            <w:r w:rsidRPr="00D276D8">
              <w:rPr>
                <w:rFonts w:ascii="Courier New" w:eastAsia="Times New Roman" w:hAnsi="Courier New" w:cs="Courier New"/>
                <w:b/>
                <w:bCs/>
                <w:color w:val="000080"/>
                <w:sz w:val="16"/>
                <w:szCs w:val="16"/>
                <w:lang w:val="en-US" w:eastAsia="fr-FR"/>
                <w:rPrChange w:id="1762"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Pr="00E25387" w:rsidDel="0013549D" w:rsidRDefault="00D276D8" w:rsidP="00BF1190">
      <w:pPr>
        <w:shd w:val="clear" w:color="auto" w:fill="FFFFFF"/>
        <w:jc w:val="left"/>
        <w:rPr>
          <w:ins w:id="1763" w:author="jerome draillard" w:date="2015-10-29T11:28:00Z"/>
          <w:rFonts w:ascii="Courier New" w:eastAsia="Times New Roman" w:hAnsi="Courier New" w:cs="Courier New"/>
          <w:color w:val="000000"/>
          <w:sz w:val="16"/>
          <w:szCs w:val="16"/>
          <w:lang w:val="en-US" w:eastAsia="fr-FR"/>
          <w:rPrChange w:id="1764" w:author="jerome draillard" w:date="2015-10-29T11:28:00Z">
            <w:rPr>
              <w:ins w:id="1765" w:author="jerome draillard" w:date="2015-10-29T11:28:00Z"/>
              <w:rFonts w:ascii="Courier New" w:eastAsia="Times New Roman" w:hAnsi="Courier New" w:cs="Courier New"/>
              <w:color w:val="000000"/>
              <w:sz w:val="20"/>
              <w:lang w:eastAsia="fr-FR"/>
            </w:rPr>
          </w:rPrChange>
        </w:rPr>
      </w:pPr>
      <w:moveFrom w:id="1766" w:author="ghislain.aine" w:date="2015-10-30T10:23:00Z">
        <w:ins w:id="1767" w:author="jerome draillard" w:date="2015-10-29T11:28:00Z">
          <w:r w:rsidRPr="00D276D8">
            <w:rPr>
              <w:rFonts w:ascii="Courier New" w:eastAsia="Times New Roman" w:hAnsi="Courier New" w:cs="Courier New"/>
              <w:color w:val="000000"/>
              <w:sz w:val="16"/>
              <w:szCs w:val="16"/>
              <w:lang w:val="en-US" w:eastAsia="fr-FR"/>
              <w:rPrChange w:id="1768" w:author="jerome draillard" w:date="2015-10-29T11:28:00Z">
                <w:rPr>
                  <w:rFonts w:ascii="Courier New" w:eastAsia="Times New Roman" w:hAnsi="Courier New" w:cs="Courier New"/>
                  <w:color w:val="000000"/>
                  <w:sz w:val="20"/>
                  <w:u w:val="single"/>
                  <w:lang w:eastAsia="fr-FR"/>
                </w:rPr>
              </w:rPrChange>
            </w:rPr>
            <w:t xml:space="preserve">    </w:t>
          </w:r>
          <w:r w:rsidRPr="00D276D8">
            <w:rPr>
              <w:rFonts w:ascii="Courier New" w:eastAsia="Times New Roman" w:hAnsi="Courier New" w:cs="Courier New"/>
              <w:color w:val="8000FF"/>
              <w:sz w:val="16"/>
              <w:szCs w:val="16"/>
              <w:lang w:val="en-US" w:eastAsia="fr-FR"/>
              <w:rPrChange w:id="1769" w:author="jerome draillard" w:date="2015-10-29T11:28:00Z">
                <w:rPr>
                  <w:rFonts w:ascii="Courier New" w:eastAsia="Times New Roman" w:hAnsi="Courier New" w:cs="Courier New"/>
                  <w:color w:val="8000FF"/>
                  <w:sz w:val="20"/>
                  <w:u w:val="single"/>
                  <w:lang w:eastAsia="fr-FR"/>
                </w:rPr>
              </w:rPrChange>
            </w:rPr>
            <w:t>class</w:t>
          </w:r>
          <w:r w:rsidRPr="00D276D8">
            <w:rPr>
              <w:rFonts w:ascii="Courier New" w:eastAsia="Times New Roman" w:hAnsi="Courier New" w:cs="Courier New"/>
              <w:color w:val="000000"/>
              <w:sz w:val="16"/>
              <w:szCs w:val="16"/>
              <w:lang w:val="en-US" w:eastAsia="fr-FR"/>
              <w:rPrChange w:id="1770" w:author="jerome draillard" w:date="2015-10-29T11:28:00Z">
                <w:rPr>
                  <w:rFonts w:ascii="Courier New" w:eastAsia="Times New Roman" w:hAnsi="Courier New" w:cs="Courier New"/>
                  <w:color w:val="000000"/>
                  <w:sz w:val="20"/>
                  <w:u w:val="single"/>
                  <w:lang w:eastAsia="fr-FR"/>
                </w:rPr>
              </w:rPrChange>
            </w:rPr>
            <w:t xml:space="preserve"> DemoPluginFactory_Class </w:t>
          </w:r>
          <w:r w:rsidRPr="00D276D8">
            <w:rPr>
              <w:rFonts w:ascii="Courier New" w:eastAsia="Times New Roman" w:hAnsi="Courier New" w:cs="Courier New"/>
              <w:b/>
              <w:bCs/>
              <w:color w:val="000080"/>
              <w:sz w:val="16"/>
              <w:szCs w:val="16"/>
              <w:lang w:val="en-US" w:eastAsia="fr-FR"/>
              <w:rPrChange w:id="1771" w:author="jerome draillard" w:date="2015-10-29T11:28:00Z">
                <w:rPr>
                  <w:rFonts w:ascii="Courier New" w:eastAsia="Times New Roman" w:hAnsi="Courier New" w:cs="Courier New"/>
                  <w:b/>
                  <w:bCs/>
                  <w:color w:val="000080"/>
                  <w:sz w:val="20"/>
                  <w:u w:val="single"/>
                  <w:lang w:eastAsia="fr-FR"/>
                </w:rPr>
              </w:rPrChange>
            </w:rPr>
            <w:t>:</w:t>
          </w:r>
          <w:r w:rsidRPr="00D276D8">
            <w:rPr>
              <w:rFonts w:ascii="Courier New" w:eastAsia="Times New Roman" w:hAnsi="Courier New" w:cs="Courier New"/>
              <w:color w:val="000000"/>
              <w:sz w:val="16"/>
              <w:szCs w:val="16"/>
              <w:lang w:val="en-US" w:eastAsia="fr-FR"/>
              <w:rPrChange w:id="1772" w:author="jerome draillard" w:date="2015-10-29T11:28:00Z">
                <w:rPr>
                  <w:rFonts w:ascii="Courier New" w:eastAsia="Times New Roman" w:hAnsi="Courier New" w:cs="Courier New"/>
                  <w:color w:val="000000"/>
                  <w:sz w:val="20"/>
                  <w:u w:val="single"/>
                  <w:lang w:eastAsia="fr-FR"/>
                </w:rPr>
              </w:rPrChange>
            </w:rPr>
            <w:t xml:space="preserve"> </w:t>
          </w:r>
          <w:r w:rsidRPr="00D276D8">
            <w:rPr>
              <w:rFonts w:ascii="Courier New" w:eastAsia="Times New Roman" w:hAnsi="Courier New" w:cs="Courier New"/>
              <w:color w:val="8000FF"/>
              <w:sz w:val="16"/>
              <w:szCs w:val="16"/>
              <w:lang w:val="en-US" w:eastAsia="fr-FR"/>
              <w:rPrChange w:id="1773" w:author="jerome draillard" w:date="2015-10-29T11:28:00Z">
                <w:rPr>
                  <w:rFonts w:ascii="Courier New" w:eastAsia="Times New Roman" w:hAnsi="Courier New" w:cs="Courier New"/>
                  <w:color w:val="8000FF"/>
                  <w:sz w:val="20"/>
                  <w:u w:val="single"/>
                  <w:lang w:eastAsia="fr-FR"/>
                </w:rPr>
              </w:rPrChange>
            </w:rPr>
            <w:t>public</w:t>
          </w:r>
          <w:r w:rsidRPr="00D276D8">
            <w:rPr>
              <w:rFonts w:ascii="Courier New" w:eastAsia="Times New Roman" w:hAnsi="Courier New" w:cs="Courier New"/>
              <w:color w:val="000000"/>
              <w:sz w:val="16"/>
              <w:szCs w:val="16"/>
              <w:lang w:val="en-US" w:eastAsia="fr-FR"/>
              <w:rPrChange w:id="1774" w:author="jerome draillard" w:date="2015-10-29T11:28:00Z">
                <w:rPr>
                  <w:rFonts w:ascii="Courier New" w:eastAsia="Times New Roman" w:hAnsi="Courier New" w:cs="Courier New"/>
                  <w:color w:val="000000"/>
                  <w:sz w:val="20"/>
                  <w:u w:val="single"/>
                  <w:lang w:val="en-US" w:eastAsia="fr-FR"/>
                </w:rPr>
              </w:rPrChange>
            </w:rPr>
            <w:t xml:space="preserve"> StreamWork</w:t>
          </w:r>
          <w:r w:rsidRPr="00D276D8">
            <w:rPr>
              <w:rFonts w:ascii="Courier New" w:eastAsia="Times New Roman" w:hAnsi="Courier New" w:cs="Courier New"/>
              <w:b/>
              <w:bCs/>
              <w:color w:val="000080"/>
              <w:sz w:val="16"/>
              <w:szCs w:val="16"/>
              <w:lang w:val="en-US" w:eastAsia="fr-FR"/>
              <w:rPrChange w:id="1775" w:author="jerome draillard" w:date="2015-10-29T11:28:00Z">
                <w:rPr>
                  <w:rFonts w:ascii="Courier New" w:eastAsia="Times New Roman" w:hAnsi="Courier New" w:cs="Courier New"/>
                  <w:b/>
                  <w:bCs/>
                  <w:color w:val="000080"/>
                  <w:sz w:val="20"/>
                  <w:u w:val="single"/>
                  <w:lang w:eastAsia="fr-FR"/>
                </w:rPr>
              </w:rPrChange>
            </w:rPr>
            <w:t>::</w:t>
          </w:r>
          <w:r w:rsidRPr="00D276D8">
            <w:rPr>
              <w:rFonts w:ascii="Courier New" w:eastAsia="Times New Roman" w:hAnsi="Courier New" w:cs="Courier New"/>
              <w:color w:val="000000"/>
              <w:sz w:val="16"/>
              <w:szCs w:val="16"/>
              <w:lang w:val="en-US" w:eastAsia="fr-FR"/>
              <w:rPrChange w:id="1776" w:author="jerome draillard" w:date="2015-10-29T11:28:00Z">
                <w:rPr>
                  <w:rFonts w:ascii="Courier New" w:eastAsia="Times New Roman" w:hAnsi="Courier New" w:cs="Courier New"/>
                  <w:color w:val="000000"/>
                  <w:sz w:val="20"/>
                  <w:u w:val="single"/>
                  <w:lang w:eastAsia="fr-FR"/>
                </w:rPr>
              </w:rPrChange>
            </w:rPr>
            <w:t>SwCore</w:t>
          </w:r>
          <w:r w:rsidRPr="00D276D8">
            <w:rPr>
              <w:rFonts w:ascii="Courier New" w:eastAsia="Times New Roman" w:hAnsi="Courier New" w:cs="Courier New"/>
              <w:b/>
              <w:bCs/>
              <w:color w:val="000080"/>
              <w:sz w:val="16"/>
              <w:szCs w:val="16"/>
              <w:lang w:val="en-US" w:eastAsia="fr-FR"/>
              <w:rPrChange w:id="1777" w:author="jerome draillard" w:date="2015-10-29T11:28:00Z">
                <w:rPr>
                  <w:rFonts w:ascii="Courier New" w:eastAsia="Times New Roman" w:hAnsi="Courier New" w:cs="Courier New"/>
                  <w:b/>
                  <w:bCs/>
                  <w:color w:val="000080"/>
                  <w:sz w:val="20"/>
                  <w:u w:val="single"/>
                  <w:lang w:eastAsia="fr-FR"/>
                </w:rPr>
              </w:rPrChange>
            </w:rPr>
            <w:t>::</w:t>
          </w:r>
          <w:r w:rsidRPr="00D276D8">
            <w:rPr>
              <w:rFonts w:ascii="Courier New" w:eastAsia="Times New Roman" w:hAnsi="Courier New" w:cs="Courier New"/>
              <w:color w:val="000000"/>
              <w:sz w:val="16"/>
              <w:szCs w:val="16"/>
              <w:lang w:val="en-US" w:eastAsia="fr-FR"/>
              <w:rPrChange w:id="1778" w:author="jerome draillard" w:date="2015-10-29T11:28:00Z">
                <w:rPr>
                  <w:rFonts w:ascii="Courier New" w:eastAsia="Times New Roman" w:hAnsi="Courier New" w:cs="Courier New"/>
                  <w:color w:val="000000"/>
                  <w:sz w:val="20"/>
                  <w:u w:val="single"/>
                  <w:lang w:eastAsia="fr-FR"/>
                </w:rPr>
              </w:rPrChange>
            </w:rPr>
            <w:t>SwPluginFactory_Class</w:t>
          </w:r>
        </w:ins>
      </w:moveFrom>
    </w:p>
    <w:p w:rsidR="00BF1190" w:rsidRDefault="00D276D8" w:rsidP="00BF1190">
      <w:pPr>
        <w:shd w:val="clear" w:color="auto" w:fill="FFFFFF"/>
        <w:jc w:val="left"/>
        <w:rPr>
          <w:ins w:id="1779" w:author="jerome draillard" w:date="2015-10-29T11:28:00Z"/>
          <w:del w:id="1780" w:author="ghislain.aine" w:date="2015-11-04T17:31:00Z"/>
          <w:rFonts w:ascii="Courier New" w:eastAsia="Times New Roman" w:hAnsi="Courier New" w:cs="Courier New"/>
          <w:b/>
          <w:bCs/>
          <w:color w:val="000080"/>
          <w:sz w:val="16"/>
          <w:szCs w:val="16"/>
          <w:lang w:val="en-US" w:eastAsia="fr-FR"/>
        </w:rPr>
      </w:pPr>
      <w:moveFrom w:id="1781" w:author="ghislain.aine" w:date="2015-10-30T10:23:00Z">
        <w:ins w:id="1782" w:author="jerome draillard" w:date="2015-10-29T11:28:00Z">
          <w:r w:rsidRPr="00D276D8">
            <w:rPr>
              <w:rFonts w:ascii="Courier New" w:eastAsia="Times New Roman" w:hAnsi="Courier New" w:cs="Courier New"/>
              <w:color w:val="000000"/>
              <w:sz w:val="16"/>
              <w:szCs w:val="16"/>
              <w:lang w:val="en-US" w:eastAsia="fr-FR"/>
              <w:rPrChange w:id="1783" w:author="jerome draillard" w:date="2015-10-29T11:28:00Z">
                <w:rPr>
                  <w:rFonts w:ascii="Courier New" w:eastAsia="Times New Roman" w:hAnsi="Courier New" w:cs="Courier New"/>
                  <w:color w:val="000000"/>
                  <w:sz w:val="20"/>
                  <w:u w:val="single"/>
                  <w:lang w:eastAsia="fr-FR"/>
                </w:rPr>
              </w:rPrChange>
            </w:rPr>
            <w:t xml:space="preserve">    </w:t>
          </w:r>
          <w:r w:rsidRPr="00D276D8">
            <w:rPr>
              <w:rFonts w:ascii="Courier New" w:eastAsia="Times New Roman" w:hAnsi="Courier New" w:cs="Courier New"/>
              <w:b/>
              <w:bCs/>
              <w:color w:val="000080"/>
              <w:sz w:val="16"/>
              <w:szCs w:val="16"/>
              <w:lang w:val="en-US" w:eastAsia="fr-FR"/>
              <w:rPrChange w:id="1784" w:author="jerome draillard" w:date="2015-10-29T11:28:00Z">
                <w:rPr>
                  <w:rFonts w:ascii="Courier New" w:eastAsia="Times New Roman" w:hAnsi="Courier New" w:cs="Courier New"/>
                  <w:b/>
                  <w:bCs/>
                  <w:color w:val="000080"/>
                  <w:sz w:val="20"/>
                  <w:u w:val="single"/>
                  <w:lang w:eastAsia="fr-FR"/>
                </w:rPr>
              </w:rPrChange>
            </w:rPr>
            <w:t>{</w:t>
          </w:r>
        </w:ins>
      </w:moveFrom>
    </w:p>
    <w:p w:rsidR="00BF1190" w:rsidRDefault="00BF1190" w:rsidP="00BF1190">
      <w:pPr>
        <w:shd w:val="clear" w:color="auto" w:fill="FFFFFF"/>
        <w:jc w:val="left"/>
        <w:rPr>
          <w:ins w:id="1785" w:author="jerome draillard" w:date="2015-10-29T11:28:00Z"/>
          <w:del w:id="1786" w:author="ghislain.aine" w:date="2015-11-04T17:31:00Z"/>
          <w:rFonts w:ascii="Times New Roman" w:eastAsia="Times New Roman" w:hAnsi="Times New Roman" w:cs="Times New Roman"/>
          <w:sz w:val="16"/>
          <w:szCs w:val="16"/>
          <w:lang w:val="en-US" w:eastAsia="fr-FR"/>
          <w:rPrChange w:id="1787" w:author="jerome draillard" w:date="2015-10-29T11:28:00Z">
            <w:rPr>
              <w:ins w:id="1788" w:author="jerome draillard" w:date="2015-10-29T11:28:00Z"/>
              <w:del w:id="1789" w:author="ghislain.aine" w:date="2015-11-04T17:31:00Z"/>
              <w:rFonts w:ascii="Times New Roman" w:eastAsia="Times New Roman" w:hAnsi="Times New Roman" w:cs="Times New Roman"/>
              <w:sz w:val="24"/>
              <w:szCs w:val="24"/>
              <w:lang w:eastAsia="fr-FR"/>
            </w:rPr>
          </w:rPrChange>
        </w:rPr>
      </w:pPr>
    </w:p>
    <w:p w:rsidR="00BF1190" w:rsidRDefault="00D276D8" w:rsidP="00BF1190">
      <w:pPr>
        <w:shd w:val="clear" w:color="auto" w:fill="FFFFFF"/>
        <w:jc w:val="left"/>
        <w:rPr>
          <w:ins w:id="1790" w:author="jerome draillard" w:date="2015-10-29T11:28:00Z"/>
          <w:del w:id="1791" w:author="ghislain.aine" w:date="2015-11-04T17:31:00Z"/>
          <w:rFonts w:ascii="Courier New" w:eastAsia="Times New Roman" w:hAnsi="Courier New" w:cs="Courier New"/>
          <w:color w:val="000000"/>
          <w:sz w:val="16"/>
          <w:szCs w:val="16"/>
          <w:lang w:val="en-US" w:eastAsia="fr-FR"/>
          <w:rPrChange w:id="1792" w:author="jerome draillard" w:date="2015-10-29T11:28:00Z">
            <w:rPr>
              <w:ins w:id="1793" w:author="jerome draillard" w:date="2015-10-29T11:28:00Z"/>
              <w:del w:id="1794" w:author="ghislain.aine" w:date="2015-11-04T17:31:00Z"/>
              <w:rFonts w:ascii="Courier New" w:eastAsia="Times New Roman" w:hAnsi="Courier New" w:cs="Courier New"/>
              <w:color w:val="000000"/>
              <w:sz w:val="20"/>
              <w:lang w:eastAsia="fr-FR"/>
            </w:rPr>
          </w:rPrChange>
        </w:rPr>
      </w:pPr>
      <w:moveFrom w:id="1795" w:author="ghislain.aine" w:date="2015-10-30T10:23:00Z">
        <w:ins w:id="1796" w:author="jerome draillard" w:date="2015-10-29T11:28:00Z">
          <w:del w:id="1797" w:author="ghislain.aine" w:date="2015-11-04T17:31:00Z">
            <w:r w:rsidRPr="00D276D8">
              <w:rPr>
                <w:rFonts w:ascii="Courier New" w:eastAsia="Times New Roman" w:hAnsi="Courier New" w:cs="Courier New"/>
                <w:color w:val="000000"/>
                <w:sz w:val="16"/>
                <w:szCs w:val="16"/>
                <w:lang w:val="en-US" w:eastAsia="fr-FR"/>
                <w:rPrChange w:id="1798"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1799"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800" w:author="jerome draillard" w:date="2015-10-29T11:28:00Z"/>
          <w:del w:id="1801" w:author="ghislain.aine" w:date="2015-11-04T17:31:00Z"/>
          <w:rFonts w:ascii="Courier New" w:eastAsia="Times New Roman" w:hAnsi="Courier New" w:cs="Courier New"/>
          <w:color w:val="000000"/>
          <w:sz w:val="16"/>
          <w:szCs w:val="16"/>
          <w:lang w:val="en-US" w:eastAsia="fr-FR"/>
          <w:rPrChange w:id="1802" w:author="jerome draillard" w:date="2015-10-29T11:28:00Z">
            <w:rPr>
              <w:ins w:id="1803" w:author="jerome draillard" w:date="2015-10-29T11:28:00Z"/>
              <w:del w:id="1804" w:author="ghislain.aine" w:date="2015-11-04T17:31:00Z"/>
              <w:rFonts w:ascii="Courier New" w:eastAsia="Times New Roman" w:hAnsi="Courier New" w:cs="Courier New"/>
              <w:color w:val="000000"/>
              <w:sz w:val="20"/>
              <w:lang w:eastAsia="fr-FR"/>
            </w:rPr>
          </w:rPrChange>
        </w:rPr>
      </w:pPr>
      <w:moveFrom w:id="1805" w:author="ghislain.aine" w:date="2015-10-30T10:23:00Z">
        <w:ins w:id="1806" w:author="jerome draillard" w:date="2015-10-29T11:28:00Z">
          <w:del w:id="1807" w:author="ghislain.aine" w:date="2015-11-04T17:31:00Z">
            <w:r w:rsidRPr="00D276D8">
              <w:rPr>
                <w:rFonts w:ascii="Courier New" w:eastAsia="Times New Roman" w:hAnsi="Courier New" w:cs="Courier New"/>
                <w:b/>
                <w:bCs/>
                <w:color w:val="000080"/>
                <w:sz w:val="16"/>
                <w:szCs w:val="16"/>
                <w:lang w:val="en-US" w:eastAsia="fr-FR"/>
                <w:rPrChange w:id="1808"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1809" w:author="jerome draillard" w:date="2015-10-29T11:28:00Z"/>
          <w:del w:id="1810" w:author="ghislain.aine" w:date="2015-11-04T17:31:00Z"/>
          <w:rFonts w:ascii="Courier New" w:eastAsia="Times New Roman" w:hAnsi="Courier New" w:cs="Courier New"/>
          <w:color w:val="000000"/>
          <w:sz w:val="16"/>
          <w:szCs w:val="16"/>
          <w:lang w:val="en-US" w:eastAsia="fr-FR"/>
          <w:rPrChange w:id="1811" w:author="jerome draillard" w:date="2015-10-29T11:28:00Z">
            <w:rPr>
              <w:ins w:id="1812" w:author="jerome draillard" w:date="2015-10-29T11:28:00Z"/>
              <w:del w:id="1813" w:author="ghislain.aine" w:date="2015-11-04T17:31: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1814" w:author="jerome draillard" w:date="2015-10-29T11:28:00Z"/>
          <w:del w:id="1815" w:author="ghislain.aine" w:date="2015-11-04T17:31:00Z"/>
          <w:rFonts w:ascii="Courier New" w:eastAsia="Times New Roman" w:hAnsi="Courier New" w:cs="Courier New"/>
          <w:color w:val="804000"/>
          <w:sz w:val="16"/>
          <w:szCs w:val="16"/>
          <w:lang w:val="en-US" w:eastAsia="fr-FR"/>
          <w:rPrChange w:id="1816" w:author="jerome draillard" w:date="2015-10-29T11:28:00Z">
            <w:rPr>
              <w:ins w:id="1817" w:author="jerome draillard" w:date="2015-10-29T11:28:00Z"/>
              <w:del w:id="1818" w:author="ghislain.aine" w:date="2015-11-04T17:31:00Z"/>
              <w:rFonts w:ascii="Courier New" w:eastAsia="Times New Roman" w:hAnsi="Courier New" w:cs="Courier New"/>
              <w:color w:val="804000"/>
              <w:sz w:val="20"/>
              <w:lang w:eastAsia="fr-FR"/>
            </w:rPr>
          </w:rPrChange>
        </w:rPr>
      </w:pPr>
      <w:moveFrom w:id="1819" w:author="ghislain.aine" w:date="2015-10-30T10:23:00Z">
        <w:ins w:id="1820" w:author="jerome draillard" w:date="2015-10-29T11:28:00Z">
          <w:del w:id="1821" w:author="ghislain.aine" w:date="2015-11-04T17:31:00Z">
            <w:r w:rsidRPr="00D276D8">
              <w:rPr>
                <w:rFonts w:ascii="Courier New" w:eastAsia="Times New Roman" w:hAnsi="Courier New" w:cs="Courier New"/>
                <w:color w:val="804000"/>
                <w:sz w:val="16"/>
                <w:szCs w:val="16"/>
                <w:lang w:val="en-US" w:eastAsia="fr-FR"/>
                <w:rPrChange w:id="1822" w:author="jerome draillard" w:date="2015-10-29T11:28:00Z">
                  <w:rPr>
                    <w:rFonts w:ascii="Courier New" w:eastAsia="Times New Roman" w:hAnsi="Courier New" w:cs="Courier New"/>
                    <w:color w:val="804000"/>
                    <w:sz w:val="20"/>
                    <w:u w:val="single"/>
                    <w:lang w:eastAsia="fr-FR"/>
                  </w:rPr>
                </w:rPrChange>
              </w:rPr>
              <w:delText>#ifndef QT_NO_DEBUG</w:delText>
            </w:r>
          </w:del>
        </w:ins>
      </w:moveFrom>
    </w:p>
    <w:p w:rsidR="00BF1190" w:rsidRDefault="00D276D8" w:rsidP="00BF1190">
      <w:pPr>
        <w:shd w:val="clear" w:color="auto" w:fill="FFFFFF"/>
        <w:jc w:val="left"/>
        <w:rPr>
          <w:ins w:id="1823" w:author="jerome draillard" w:date="2015-10-29T11:28:00Z"/>
          <w:del w:id="1824" w:author="ghislain.aine" w:date="2015-11-04T17:31:00Z"/>
          <w:rFonts w:ascii="Courier New" w:eastAsia="Times New Roman" w:hAnsi="Courier New" w:cs="Courier New"/>
          <w:color w:val="000000"/>
          <w:sz w:val="16"/>
          <w:szCs w:val="16"/>
          <w:lang w:val="en-US" w:eastAsia="fr-FR"/>
          <w:rPrChange w:id="1825" w:author="jerome draillard" w:date="2015-10-29T11:28:00Z">
            <w:rPr>
              <w:ins w:id="1826" w:author="jerome draillard" w:date="2015-10-29T11:28:00Z"/>
              <w:del w:id="1827" w:author="ghislain.aine" w:date="2015-11-04T17:31:00Z"/>
              <w:rFonts w:ascii="Courier New" w:eastAsia="Times New Roman" w:hAnsi="Courier New" w:cs="Courier New"/>
              <w:color w:val="000000"/>
              <w:sz w:val="20"/>
              <w:lang w:eastAsia="fr-FR"/>
            </w:rPr>
          </w:rPrChange>
        </w:rPr>
      </w:pPr>
      <w:moveFrom w:id="1828" w:author="ghislain.aine" w:date="2015-10-30T10:23:00Z">
        <w:ins w:id="1829" w:author="jerome draillard" w:date="2015-10-29T11:28:00Z">
          <w:del w:id="1830" w:author="ghislain.aine" w:date="2015-11-04T17:31:00Z">
            <w:r w:rsidRPr="00D276D8">
              <w:rPr>
                <w:rFonts w:ascii="Courier New" w:eastAsia="Times New Roman" w:hAnsi="Courier New" w:cs="Courier New"/>
                <w:color w:val="8000FF"/>
                <w:sz w:val="16"/>
                <w:szCs w:val="16"/>
                <w:lang w:val="en-US" w:eastAsia="fr-FR"/>
                <w:rPrChange w:id="1831" w:author="jerome draillard" w:date="2015-10-29T11:28:00Z">
                  <w:rPr>
                    <w:rFonts w:ascii="Courier New" w:eastAsia="Times New Roman" w:hAnsi="Courier New" w:cs="Courier New"/>
                    <w:color w:val="8000FF"/>
                    <w:sz w:val="20"/>
                    <w:u w:val="single"/>
                    <w:lang w:eastAsia="fr-FR"/>
                  </w:rPr>
                </w:rPrChange>
              </w:rPr>
              <w:delText>extern</w:delText>
            </w:r>
            <w:r w:rsidRPr="00D276D8">
              <w:rPr>
                <w:rFonts w:ascii="Courier New" w:eastAsia="Times New Roman" w:hAnsi="Courier New" w:cs="Courier New"/>
                <w:color w:val="000000"/>
                <w:sz w:val="16"/>
                <w:szCs w:val="16"/>
                <w:lang w:val="en-US" w:eastAsia="fr-FR"/>
                <w:rPrChange w:id="1832"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8080"/>
                <w:sz w:val="16"/>
                <w:szCs w:val="16"/>
                <w:lang w:val="en-US" w:eastAsia="fr-FR"/>
                <w:rPrChange w:id="1833" w:author="jerome draillard" w:date="2015-10-29T11:28:00Z">
                  <w:rPr>
                    <w:rFonts w:ascii="Courier New" w:eastAsia="Times New Roman" w:hAnsi="Courier New" w:cs="Courier New"/>
                    <w:color w:val="808080"/>
                    <w:sz w:val="20"/>
                    <w:u w:val="single"/>
                    <w:lang w:eastAsia="fr-FR"/>
                  </w:rPr>
                </w:rPrChange>
              </w:rPr>
              <w:delText>"C"</w:delText>
            </w:r>
            <w:r w:rsidRPr="00D276D8">
              <w:rPr>
                <w:rFonts w:ascii="Courier New" w:eastAsia="Times New Roman" w:hAnsi="Courier New" w:cs="Courier New"/>
                <w:color w:val="000000"/>
                <w:sz w:val="16"/>
                <w:szCs w:val="16"/>
                <w:lang w:val="en-US" w:eastAsia="fr-FR"/>
                <w:rPrChange w:id="1834" w:author="jerome draillard" w:date="2015-10-29T11:28:00Z">
                  <w:rPr>
                    <w:rFonts w:ascii="Courier New" w:eastAsia="Times New Roman" w:hAnsi="Courier New" w:cs="Courier New"/>
                    <w:color w:val="000000"/>
                    <w:sz w:val="20"/>
                    <w:u w:val="single"/>
                    <w:lang w:eastAsia="fr-FR"/>
                  </w:rPr>
                </w:rPrChange>
              </w:rPr>
              <w:delText xml:space="preserve"> DEMO_EXPORT StreamWork</w:delText>
            </w:r>
            <w:r w:rsidRPr="00D276D8">
              <w:rPr>
                <w:rFonts w:ascii="Courier New" w:eastAsia="Times New Roman" w:hAnsi="Courier New" w:cs="Courier New"/>
                <w:b/>
                <w:bCs/>
                <w:color w:val="000080"/>
                <w:sz w:val="16"/>
                <w:szCs w:val="16"/>
                <w:lang w:val="en-US" w:eastAsia="fr-FR"/>
                <w:rPrChange w:id="1835"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836" w:author="jerome draillard" w:date="2015-10-29T11:28:00Z">
                  <w:rPr>
                    <w:rFonts w:ascii="Courier New" w:eastAsia="Times New Roman" w:hAnsi="Courier New" w:cs="Courier New"/>
                    <w:color w:val="000000"/>
                    <w:sz w:val="20"/>
                    <w:u w:val="single"/>
                    <w:lang w:eastAsia="fr-FR"/>
                  </w:rPr>
                </w:rPrChange>
              </w:rPr>
              <w:delText>SwCore</w:delText>
            </w:r>
            <w:r w:rsidRPr="00D276D8">
              <w:rPr>
                <w:rFonts w:ascii="Courier New" w:eastAsia="Times New Roman" w:hAnsi="Courier New" w:cs="Courier New"/>
                <w:b/>
                <w:bCs/>
                <w:color w:val="000080"/>
                <w:sz w:val="16"/>
                <w:szCs w:val="16"/>
                <w:lang w:val="en-US" w:eastAsia="fr-FR"/>
                <w:rPrChange w:id="1837"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838" w:author="jerome draillard" w:date="2015-10-29T11:28:00Z">
                  <w:rPr>
                    <w:rFonts w:ascii="Courier New" w:eastAsia="Times New Roman" w:hAnsi="Courier New" w:cs="Courier New"/>
                    <w:color w:val="000000"/>
                    <w:sz w:val="20"/>
                    <w:u w:val="single"/>
                    <w:lang w:eastAsia="fr-FR"/>
                  </w:rPr>
                </w:rPrChange>
              </w:rPr>
              <w:delText xml:space="preserve">SwPluginFactory_Class </w:delText>
            </w:r>
            <w:r w:rsidRPr="00D276D8">
              <w:rPr>
                <w:rFonts w:ascii="Courier New" w:eastAsia="Times New Roman" w:hAnsi="Courier New" w:cs="Courier New"/>
                <w:b/>
                <w:bCs/>
                <w:color w:val="000080"/>
                <w:sz w:val="16"/>
                <w:szCs w:val="16"/>
                <w:lang w:val="en-US" w:eastAsia="fr-FR"/>
                <w:rPrChange w:id="1839"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840" w:author="jerome draillard" w:date="2015-10-29T11:28:00Z">
                  <w:rPr>
                    <w:rFonts w:ascii="Courier New" w:eastAsia="Times New Roman" w:hAnsi="Courier New" w:cs="Courier New"/>
                    <w:color w:val="000000"/>
                    <w:sz w:val="20"/>
                    <w:u w:val="single"/>
                    <w:lang w:eastAsia="fr-FR"/>
                  </w:rPr>
                </w:rPrChange>
              </w:rPr>
              <w:delText xml:space="preserve">  GetPluginInterfaceD</w:delText>
            </w:r>
            <w:r w:rsidRPr="00D276D8">
              <w:rPr>
                <w:rFonts w:ascii="Courier New" w:eastAsia="Times New Roman" w:hAnsi="Courier New" w:cs="Courier New"/>
                <w:b/>
                <w:bCs/>
                <w:color w:val="000080"/>
                <w:sz w:val="16"/>
                <w:szCs w:val="16"/>
                <w:lang w:val="en-US" w:eastAsia="fr-FR"/>
                <w:rPrChange w:id="1841"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842" w:author="jerome draillard" w:date="2015-10-29T11:28:00Z"/>
          <w:del w:id="1843" w:author="ghislain.aine" w:date="2015-11-04T17:31:00Z"/>
          <w:rFonts w:ascii="Courier New" w:eastAsia="Times New Roman" w:hAnsi="Courier New" w:cs="Courier New"/>
          <w:color w:val="000000"/>
          <w:sz w:val="16"/>
          <w:szCs w:val="16"/>
          <w:lang w:val="en-US" w:eastAsia="fr-FR"/>
          <w:rPrChange w:id="1844" w:author="jerome draillard" w:date="2015-10-29T11:28:00Z">
            <w:rPr>
              <w:ins w:id="1845" w:author="jerome draillard" w:date="2015-10-29T11:28:00Z"/>
              <w:del w:id="1846" w:author="ghislain.aine" w:date="2015-11-04T17:31:00Z"/>
              <w:rFonts w:ascii="Courier New" w:eastAsia="Times New Roman" w:hAnsi="Courier New" w:cs="Courier New"/>
              <w:color w:val="000000"/>
              <w:sz w:val="20"/>
              <w:lang w:eastAsia="fr-FR"/>
            </w:rPr>
          </w:rPrChange>
        </w:rPr>
      </w:pPr>
      <w:moveFrom w:id="1847" w:author="ghislain.aine" w:date="2015-10-30T10:23:00Z">
        <w:ins w:id="1848" w:author="jerome draillard" w:date="2015-10-29T11:28:00Z">
          <w:del w:id="1849" w:author="ghislain.aine" w:date="2015-11-04T17:31:00Z">
            <w:r w:rsidRPr="00D276D8">
              <w:rPr>
                <w:rFonts w:ascii="Courier New" w:eastAsia="Times New Roman" w:hAnsi="Courier New" w:cs="Courier New"/>
                <w:b/>
                <w:bCs/>
                <w:color w:val="000080"/>
                <w:sz w:val="16"/>
                <w:szCs w:val="16"/>
                <w:lang w:val="en-US" w:eastAsia="fr-FR"/>
                <w:rPrChange w:id="1850"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851" w:author="jerome draillard" w:date="2015-10-29T11:28:00Z"/>
          <w:del w:id="1852" w:author="ghislain.aine" w:date="2015-11-04T17:31:00Z"/>
          <w:rFonts w:ascii="Courier New" w:eastAsia="Times New Roman" w:hAnsi="Courier New" w:cs="Courier New"/>
          <w:color w:val="000000"/>
          <w:sz w:val="16"/>
          <w:szCs w:val="16"/>
          <w:lang w:val="en-US" w:eastAsia="fr-FR"/>
          <w:rPrChange w:id="1853" w:author="jerome draillard" w:date="2015-10-29T11:28:00Z">
            <w:rPr>
              <w:ins w:id="1854" w:author="jerome draillard" w:date="2015-10-29T11:28:00Z"/>
              <w:del w:id="1855" w:author="ghislain.aine" w:date="2015-11-04T17:31:00Z"/>
              <w:rFonts w:ascii="Courier New" w:eastAsia="Times New Roman" w:hAnsi="Courier New" w:cs="Courier New"/>
              <w:color w:val="000000"/>
              <w:sz w:val="20"/>
              <w:lang w:eastAsia="fr-FR"/>
            </w:rPr>
          </w:rPrChange>
        </w:rPr>
      </w:pPr>
      <w:moveFrom w:id="1856" w:author="ghislain.aine" w:date="2015-10-30T10:23:00Z">
        <w:ins w:id="1857" w:author="jerome draillard" w:date="2015-10-29T11:28:00Z">
          <w:del w:id="1858" w:author="ghislain.aine" w:date="2015-11-04T17:31:00Z">
            <w:r w:rsidRPr="00D276D8">
              <w:rPr>
                <w:rFonts w:ascii="Courier New" w:eastAsia="Times New Roman" w:hAnsi="Courier New" w:cs="Courier New"/>
                <w:color w:val="000000"/>
                <w:sz w:val="16"/>
                <w:szCs w:val="16"/>
                <w:lang w:val="en-US" w:eastAsia="fr-FR"/>
                <w:rPrChange w:id="1859"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1860" w:author="jerome draillard" w:date="2015-10-29T11:28: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val="en-US" w:eastAsia="fr-FR"/>
                <w:rPrChange w:id="1861"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1862" w:author="jerome draillard" w:date="2015-10-29T11:28:00Z">
                  <w:rPr>
                    <w:rFonts w:ascii="Courier New" w:eastAsia="Times New Roman" w:hAnsi="Courier New" w:cs="Courier New"/>
                    <w:b/>
                    <w:bCs/>
                    <w:color w:val="0000FF"/>
                    <w:sz w:val="20"/>
                    <w:u w:val="single"/>
                    <w:lang w:eastAsia="fr-FR"/>
                  </w:rPr>
                </w:rPrChange>
              </w:rPr>
              <w:delText>new</w:delText>
            </w:r>
            <w:r w:rsidRPr="00D276D8">
              <w:rPr>
                <w:rFonts w:ascii="Courier New" w:eastAsia="Times New Roman" w:hAnsi="Courier New" w:cs="Courier New"/>
                <w:color w:val="000000"/>
                <w:sz w:val="16"/>
                <w:szCs w:val="16"/>
                <w:lang w:val="en-US" w:eastAsia="fr-FR"/>
                <w:rPrChange w:id="1863" w:author="jerome draillard" w:date="2015-10-29T11:28:00Z">
                  <w:rPr>
                    <w:rFonts w:ascii="Courier New" w:eastAsia="Times New Roman" w:hAnsi="Courier New" w:cs="Courier New"/>
                    <w:color w:val="000000"/>
                    <w:sz w:val="20"/>
                    <w:u w:val="single"/>
                    <w:lang w:eastAsia="fr-FR"/>
                  </w:rPr>
                </w:rPrChange>
              </w:rPr>
              <w:delText xml:space="preserve"> Demo</w:delText>
            </w:r>
            <w:r w:rsidRPr="00D276D8">
              <w:rPr>
                <w:rFonts w:ascii="Courier New" w:eastAsia="Times New Roman" w:hAnsi="Courier New" w:cs="Courier New"/>
                <w:b/>
                <w:bCs/>
                <w:color w:val="000080"/>
                <w:sz w:val="16"/>
                <w:szCs w:val="16"/>
                <w:lang w:val="en-US" w:eastAsia="fr-FR"/>
                <w:rPrChange w:id="1864"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865" w:author="jerome draillard" w:date="2015-10-29T11:28:00Z">
                  <w:rPr>
                    <w:rFonts w:ascii="Courier New" w:eastAsia="Times New Roman" w:hAnsi="Courier New" w:cs="Courier New"/>
                    <w:color w:val="000000"/>
                    <w:sz w:val="20"/>
                    <w:u w:val="single"/>
                    <w:lang w:eastAsia="fr-FR"/>
                  </w:rPr>
                </w:rPrChange>
              </w:rPr>
              <w:delText>DemoPluginFactory_Class</w:delText>
            </w:r>
            <w:r w:rsidRPr="00D276D8">
              <w:rPr>
                <w:rFonts w:ascii="Courier New" w:eastAsia="Times New Roman" w:hAnsi="Courier New" w:cs="Courier New"/>
                <w:b/>
                <w:bCs/>
                <w:color w:val="000080"/>
                <w:sz w:val="16"/>
                <w:szCs w:val="16"/>
                <w:lang w:val="en-US" w:eastAsia="fr-FR"/>
                <w:rPrChange w:id="1866"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867" w:author="jerome draillard" w:date="2015-10-29T11:28:00Z"/>
          <w:del w:id="1868" w:author="ghislain.aine" w:date="2015-11-04T17:31:00Z"/>
          <w:rFonts w:ascii="Courier New" w:eastAsia="Times New Roman" w:hAnsi="Courier New" w:cs="Courier New"/>
          <w:color w:val="000000"/>
          <w:sz w:val="16"/>
          <w:szCs w:val="16"/>
          <w:lang w:val="en-US" w:eastAsia="fr-FR"/>
          <w:rPrChange w:id="1869" w:author="jerome draillard" w:date="2015-10-29T11:28:00Z">
            <w:rPr>
              <w:ins w:id="1870" w:author="jerome draillard" w:date="2015-10-29T11:28:00Z"/>
              <w:del w:id="1871" w:author="ghislain.aine" w:date="2015-11-04T17:31:00Z"/>
              <w:rFonts w:ascii="Courier New" w:eastAsia="Times New Roman" w:hAnsi="Courier New" w:cs="Courier New"/>
              <w:color w:val="000000"/>
              <w:sz w:val="20"/>
              <w:lang w:eastAsia="fr-FR"/>
            </w:rPr>
          </w:rPrChange>
        </w:rPr>
      </w:pPr>
      <w:moveFrom w:id="1872" w:author="ghislain.aine" w:date="2015-10-30T10:23:00Z">
        <w:ins w:id="1873" w:author="jerome draillard" w:date="2015-10-29T11:28:00Z">
          <w:del w:id="1874" w:author="ghislain.aine" w:date="2015-11-04T17:31:00Z">
            <w:r w:rsidRPr="00D276D8">
              <w:rPr>
                <w:rFonts w:ascii="Courier New" w:eastAsia="Times New Roman" w:hAnsi="Courier New" w:cs="Courier New"/>
                <w:b/>
                <w:bCs/>
                <w:color w:val="000080"/>
                <w:sz w:val="16"/>
                <w:szCs w:val="16"/>
                <w:lang w:val="en-US" w:eastAsia="fr-FR"/>
                <w:rPrChange w:id="1875"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876" w:author="jerome draillard" w:date="2015-10-29T11:28:00Z"/>
          <w:del w:id="1877" w:author="ghislain.aine" w:date="2015-11-04T16:45:00Z"/>
          <w:rFonts w:ascii="Courier New" w:eastAsia="Times New Roman" w:hAnsi="Courier New" w:cs="Courier New"/>
          <w:color w:val="804000"/>
          <w:sz w:val="16"/>
          <w:szCs w:val="16"/>
          <w:lang w:val="en-US" w:eastAsia="fr-FR"/>
          <w:rPrChange w:id="1878" w:author="jerome draillard" w:date="2015-10-29T11:28:00Z">
            <w:rPr>
              <w:ins w:id="1879" w:author="jerome draillard" w:date="2015-10-29T11:28:00Z"/>
              <w:del w:id="1880" w:author="ghislain.aine" w:date="2015-11-04T16:45:00Z"/>
              <w:rFonts w:ascii="Courier New" w:eastAsia="Times New Roman" w:hAnsi="Courier New" w:cs="Courier New"/>
              <w:color w:val="804000"/>
              <w:sz w:val="20"/>
              <w:lang w:eastAsia="fr-FR"/>
            </w:rPr>
          </w:rPrChange>
        </w:rPr>
      </w:pPr>
      <w:moveFrom w:id="1881" w:author="ghislain.aine" w:date="2015-10-30T10:23:00Z">
        <w:ins w:id="1882" w:author="jerome draillard" w:date="2015-10-29T11:28:00Z">
          <w:del w:id="1883" w:author="ghislain.aine" w:date="2015-11-04T17:31:00Z">
            <w:r w:rsidRPr="00D276D8">
              <w:rPr>
                <w:rFonts w:ascii="Courier New" w:eastAsia="Times New Roman" w:hAnsi="Courier New" w:cs="Courier New"/>
                <w:color w:val="804000"/>
                <w:sz w:val="16"/>
                <w:szCs w:val="16"/>
                <w:lang w:val="en-US" w:eastAsia="fr-FR"/>
                <w:rPrChange w:id="1884" w:author="jerome draillard" w:date="2015-10-29T11:28:00Z">
                  <w:rPr>
                    <w:rFonts w:ascii="Courier New" w:eastAsia="Times New Roman" w:hAnsi="Courier New" w:cs="Courier New"/>
                    <w:color w:val="804000"/>
                    <w:sz w:val="20"/>
                    <w:u w:val="single"/>
                    <w:lang w:eastAsia="fr-FR"/>
                  </w:rPr>
                </w:rPrChange>
              </w:rPr>
              <w:delText xml:space="preserve">#else </w:delText>
            </w:r>
          </w:del>
        </w:ins>
      </w:moveFrom>
    </w:p>
    <w:p w:rsidR="00BF1190" w:rsidRDefault="00D276D8" w:rsidP="00BF1190">
      <w:pPr>
        <w:shd w:val="clear" w:color="auto" w:fill="FFFFFF"/>
        <w:jc w:val="left"/>
        <w:rPr>
          <w:ins w:id="1885" w:author="jerome draillard" w:date="2015-10-29T11:28:00Z"/>
          <w:del w:id="1886" w:author="ghislain.aine" w:date="2015-11-04T16:45:00Z"/>
          <w:rFonts w:ascii="Courier New" w:eastAsia="Times New Roman" w:hAnsi="Courier New" w:cs="Courier New"/>
          <w:color w:val="000000"/>
          <w:sz w:val="16"/>
          <w:szCs w:val="16"/>
          <w:lang w:val="en-US" w:eastAsia="fr-FR"/>
          <w:rPrChange w:id="1887" w:author="jerome draillard" w:date="2015-10-29T11:28:00Z">
            <w:rPr>
              <w:ins w:id="1888" w:author="jerome draillard" w:date="2015-10-29T11:28:00Z"/>
              <w:del w:id="1889" w:author="ghislain.aine" w:date="2015-11-04T16:45:00Z"/>
              <w:rFonts w:ascii="Courier New" w:eastAsia="Times New Roman" w:hAnsi="Courier New" w:cs="Courier New"/>
              <w:color w:val="000000"/>
              <w:sz w:val="20"/>
              <w:lang w:eastAsia="fr-FR"/>
            </w:rPr>
          </w:rPrChange>
        </w:rPr>
      </w:pPr>
      <w:moveFrom w:id="1890" w:author="ghislain.aine" w:date="2015-10-30T10:23:00Z">
        <w:ins w:id="1891" w:author="jerome draillard" w:date="2015-10-29T11:28:00Z">
          <w:del w:id="1892" w:author="ghislain.aine" w:date="2015-11-04T16:45:00Z">
            <w:r w:rsidRPr="00D276D8">
              <w:rPr>
                <w:rFonts w:ascii="Courier New" w:eastAsia="Times New Roman" w:hAnsi="Courier New" w:cs="Courier New"/>
                <w:color w:val="8000FF"/>
                <w:sz w:val="16"/>
                <w:szCs w:val="16"/>
                <w:lang w:val="en-US" w:eastAsia="fr-FR"/>
                <w:rPrChange w:id="1893" w:author="jerome draillard" w:date="2015-10-29T11:28:00Z">
                  <w:rPr>
                    <w:rFonts w:ascii="Courier New" w:eastAsia="Times New Roman" w:hAnsi="Courier New" w:cs="Courier New"/>
                    <w:color w:val="8000FF"/>
                    <w:sz w:val="20"/>
                    <w:u w:val="single"/>
                    <w:lang w:eastAsia="fr-FR"/>
                  </w:rPr>
                </w:rPrChange>
              </w:rPr>
              <w:delText>extern</w:delText>
            </w:r>
            <w:r w:rsidRPr="00D276D8">
              <w:rPr>
                <w:rFonts w:ascii="Courier New" w:eastAsia="Times New Roman" w:hAnsi="Courier New" w:cs="Courier New"/>
                <w:color w:val="000000"/>
                <w:sz w:val="16"/>
                <w:szCs w:val="16"/>
                <w:lang w:val="en-US" w:eastAsia="fr-FR"/>
                <w:rPrChange w:id="1894"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8080"/>
                <w:sz w:val="16"/>
                <w:szCs w:val="16"/>
                <w:lang w:val="en-US" w:eastAsia="fr-FR"/>
                <w:rPrChange w:id="1895" w:author="jerome draillard" w:date="2015-10-29T11:28:00Z">
                  <w:rPr>
                    <w:rFonts w:ascii="Courier New" w:eastAsia="Times New Roman" w:hAnsi="Courier New" w:cs="Courier New"/>
                    <w:color w:val="808080"/>
                    <w:sz w:val="20"/>
                    <w:u w:val="single"/>
                    <w:lang w:eastAsia="fr-FR"/>
                  </w:rPr>
                </w:rPrChange>
              </w:rPr>
              <w:delText>"C"</w:delText>
            </w:r>
            <w:r w:rsidRPr="00D276D8">
              <w:rPr>
                <w:rFonts w:ascii="Courier New" w:eastAsia="Times New Roman" w:hAnsi="Courier New" w:cs="Courier New"/>
                <w:color w:val="000000"/>
                <w:sz w:val="16"/>
                <w:szCs w:val="16"/>
                <w:lang w:val="en-US" w:eastAsia="fr-FR"/>
                <w:rPrChange w:id="1896" w:author="jerome draillard" w:date="2015-10-29T11:28:00Z">
                  <w:rPr>
                    <w:rFonts w:ascii="Courier New" w:eastAsia="Times New Roman" w:hAnsi="Courier New" w:cs="Courier New"/>
                    <w:color w:val="000000"/>
                    <w:sz w:val="20"/>
                    <w:u w:val="single"/>
                    <w:lang w:eastAsia="fr-FR"/>
                  </w:rPr>
                </w:rPrChange>
              </w:rPr>
              <w:delText xml:space="preserve"> DEMO_EXPORT StreamWork</w:delText>
            </w:r>
            <w:r w:rsidRPr="00D276D8">
              <w:rPr>
                <w:rFonts w:ascii="Courier New" w:eastAsia="Times New Roman" w:hAnsi="Courier New" w:cs="Courier New"/>
                <w:b/>
                <w:bCs/>
                <w:color w:val="000080"/>
                <w:sz w:val="16"/>
                <w:szCs w:val="16"/>
                <w:lang w:val="en-US" w:eastAsia="fr-FR"/>
                <w:rPrChange w:id="1897"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898" w:author="jerome draillard" w:date="2015-10-29T11:28:00Z">
                  <w:rPr>
                    <w:rFonts w:ascii="Courier New" w:eastAsia="Times New Roman" w:hAnsi="Courier New" w:cs="Courier New"/>
                    <w:color w:val="000000"/>
                    <w:sz w:val="20"/>
                    <w:u w:val="single"/>
                    <w:lang w:eastAsia="fr-FR"/>
                  </w:rPr>
                </w:rPrChange>
              </w:rPr>
              <w:delText>SwCore</w:delText>
            </w:r>
            <w:r w:rsidRPr="00D276D8">
              <w:rPr>
                <w:rFonts w:ascii="Courier New" w:eastAsia="Times New Roman" w:hAnsi="Courier New" w:cs="Courier New"/>
                <w:b/>
                <w:bCs/>
                <w:color w:val="000080"/>
                <w:sz w:val="16"/>
                <w:szCs w:val="16"/>
                <w:lang w:val="en-US" w:eastAsia="fr-FR"/>
                <w:rPrChange w:id="1899"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900" w:author="jerome draillard" w:date="2015-10-29T11:28:00Z">
                  <w:rPr>
                    <w:rFonts w:ascii="Courier New" w:eastAsia="Times New Roman" w:hAnsi="Courier New" w:cs="Courier New"/>
                    <w:color w:val="000000"/>
                    <w:sz w:val="20"/>
                    <w:u w:val="single"/>
                    <w:lang w:eastAsia="fr-FR"/>
                  </w:rPr>
                </w:rPrChange>
              </w:rPr>
              <w:delText xml:space="preserve">SwPluginFactory_Class </w:delText>
            </w:r>
            <w:r w:rsidRPr="00D276D8">
              <w:rPr>
                <w:rFonts w:ascii="Courier New" w:eastAsia="Times New Roman" w:hAnsi="Courier New" w:cs="Courier New"/>
                <w:b/>
                <w:bCs/>
                <w:color w:val="000080"/>
                <w:sz w:val="16"/>
                <w:szCs w:val="16"/>
                <w:lang w:val="en-US" w:eastAsia="fr-FR"/>
                <w:rPrChange w:id="1901"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902" w:author="jerome draillard" w:date="2015-10-29T11:28:00Z">
                  <w:rPr>
                    <w:rFonts w:ascii="Courier New" w:eastAsia="Times New Roman" w:hAnsi="Courier New" w:cs="Courier New"/>
                    <w:color w:val="000000"/>
                    <w:sz w:val="20"/>
                    <w:u w:val="single"/>
                    <w:lang w:eastAsia="fr-FR"/>
                  </w:rPr>
                </w:rPrChange>
              </w:rPr>
              <w:delText xml:space="preserve">  GetPluginInterface</w:delText>
            </w:r>
            <w:r w:rsidRPr="00D276D8">
              <w:rPr>
                <w:rFonts w:ascii="Courier New" w:eastAsia="Times New Roman" w:hAnsi="Courier New" w:cs="Courier New"/>
                <w:b/>
                <w:bCs/>
                <w:color w:val="000080"/>
                <w:sz w:val="16"/>
                <w:szCs w:val="16"/>
                <w:lang w:val="en-US" w:eastAsia="fr-FR"/>
                <w:rPrChange w:id="1903"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904" w:author="jerome draillard" w:date="2015-10-29T11:28:00Z"/>
          <w:del w:id="1905" w:author="ghislain.aine" w:date="2015-11-04T16:45:00Z"/>
          <w:rFonts w:ascii="Courier New" w:eastAsia="Times New Roman" w:hAnsi="Courier New" w:cs="Courier New"/>
          <w:color w:val="000000"/>
          <w:sz w:val="16"/>
          <w:szCs w:val="16"/>
          <w:lang w:val="en-US" w:eastAsia="fr-FR"/>
          <w:rPrChange w:id="1906" w:author="jerome draillard" w:date="2015-10-29T11:28:00Z">
            <w:rPr>
              <w:ins w:id="1907" w:author="jerome draillard" w:date="2015-10-29T11:28:00Z"/>
              <w:del w:id="1908" w:author="ghislain.aine" w:date="2015-11-04T16:45:00Z"/>
              <w:rFonts w:ascii="Courier New" w:eastAsia="Times New Roman" w:hAnsi="Courier New" w:cs="Courier New"/>
              <w:color w:val="000000"/>
              <w:sz w:val="20"/>
              <w:lang w:eastAsia="fr-FR"/>
            </w:rPr>
          </w:rPrChange>
        </w:rPr>
      </w:pPr>
      <w:moveFrom w:id="1909" w:author="ghislain.aine" w:date="2015-10-30T10:23:00Z">
        <w:ins w:id="1910" w:author="jerome draillard" w:date="2015-10-29T11:28:00Z">
          <w:del w:id="1911" w:author="ghislain.aine" w:date="2015-11-04T16:45:00Z">
            <w:r w:rsidRPr="00D276D8">
              <w:rPr>
                <w:rFonts w:ascii="Courier New" w:eastAsia="Times New Roman" w:hAnsi="Courier New" w:cs="Courier New"/>
                <w:b/>
                <w:bCs/>
                <w:color w:val="000080"/>
                <w:sz w:val="16"/>
                <w:szCs w:val="16"/>
                <w:lang w:val="en-US" w:eastAsia="fr-FR"/>
                <w:rPrChange w:id="1912"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913" w:author="jerome draillard" w:date="2015-10-29T11:28:00Z"/>
          <w:del w:id="1914" w:author="ghislain.aine" w:date="2015-11-04T16:45:00Z"/>
          <w:rFonts w:ascii="Courier New" w:eastAsia="Times New Roman" w:hAnsi="Courier New" w:cs="Courier New"/>
          <w:color w:val="000000"/>
          <w:sz w:val="16"/>
          <w:szCs w:val="16"/>
          <w:lang w:val="en-US" w:eastAsia="fr-FR"/>
          <w:rPrChange w:id="1915" w:author="jerome draillard" w:date="2015-10-29T11:28:00Z">
            <w:rPr>
              <w:ins w:id="1916" w:author="jerome draillard" w:date="2015-10-29T11:28:00Z"/>
              <w:del w:id="1917" w:author="ghislain.aine" w:date="2015-11-04T16:45:00Z"/>
              <w:rFonts w:ascii="Courier New" w:eastAsia="Times New Roman" w:hAnsi="Courier New" w:cs="Courier New"/>
              <w:color w:val="000000"/>
              <w:sz w:val="20"/>
              <w:lang w:eastAsia="fr-FR"/>
            </w:rPr>
          </w:rPrChange>
        </w:rPr>
      </w:pPr>
      <w:moveFrom w:id="1918" w:author="ghislain.aine" w:date="2015-10-30T10:23:00Z">
        <w:ins w:id="1919" w:author="jerome draillard" w:date="2015-10-29T11:28:00Z">
          <w:del w:id="1920" w:author="ghislain.aine" w:date="2015-11-04T16:45:00Z">
            <w:r w:rsidRPr="00D276D8">
              <w:rPr>
                <w:rFonts w:ascii="Courier New" w:eastAsia="Times New Roman" w:hAnsi="Courier New" w:cs="Courier New"/>
                <w:color w:val="000000"/>
                <w:sz w:val="16"/>
                <w:szCs w:val="16"/>
                <w:lang w:val="en-US" w:eastAsia="fr-FR"/>
                <w:rPrChange w:id="1921"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1922" w:author="jerome draillard" w:date="2015-10-29T11:28: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val="en-US" w:eastAsia="fr-FR"/>
                <w:rPrChange w:id="1923" w:author="jerome draillard" w:date="2015-10-29T11:28: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1924" w:author="jerome draillard" w:date="2015-10-29T11:28:00Z">
                  <w:rPr>
                    <w:rFonts w:ascii="Courier New" w:eastAsia="Times New Roman" w:hAnsi="Courier New" w:cs="Courier New"/>
                    <w:b/>
                    <w:bCs/>
                    <w:color w:val="0000FF"/>
                    <w:sz w:val="20"/>
                    <w:u w:val="single"/>
                    <w:lang w:eastAsia="fr-FR"/>
                  </w:rPr>
                </w:rPrChange>
              </w:rPr>
              <w:delText>new</w:delText>
            </w:r>
            <w:r w:rsidRPr="00D276D8">
              <w:rPr>
                <w:rFonts w:ascii="Courier New" w:eastAsia="Times New Roman" w:hAnsi="Courier New" w:cs="Courier New"/>
                <w:color w:val="000000"/>
                <w:sz w:val="16"/>
                <w:szCs w:val="16"/>
                <w:lang w:val="en-US" w:eastAsia="fr-FR"/>
                <w:rPrChange w:id="1925" w:author="jerome draillard" w:date="2015-10-29T11:28:00Z">
                  <w:rPr>
                    <w:rFonts w:ascii="Courier New" w:eastAsia="Times New Roman" w:hAnsi="Courier New" w:cs="Courier New"/>
                    <w:color w:val="000000"/>
                    <w:sz w:val="20"/>
                    <w:u w:val="single"/>
                    <w:lang w:eastAsia="fr-FR"/>
                  </w:rPr>
                </w:rPrChange>
              </w:rPr>
              <w:delText xml:space="preserve"> Demo</w:delText>
            </w:r>
            <w:r w:rsidRPr="00D276D8">
              <w:rPr>
                <w:rFonts w:ascii="Courier New" w:eastAsia="Times New Roman" w:hAnsi="Courier New" w:cs="Courier New"/>
                <w:b/>
                <w:bCs/>
                <w:color w:val="000080"/>
                <w:sz w:val="16"/>
                <w:szCs w:val="16"/>
                <w:lang w:val="en-US" w:eastAsia="fr-FR"/>
                <w:rPrChange w:id="1926" w:author="jerome draillard" w:date="2015-10-29T11:28: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1927" w:author="jerome draillard" w:date="2015-10-29T11:28:00Z">
                  <w:rPr>
                    <w:rFonts w:ascii="Courier New" w:eastAsia="Times New Roman" w:hAnsi="Courier New" w:cs="Courier New"/>
                    <w:color w:val="000000"/>
                    <w:sz w:val="20"/>
                    <w:u w:val="single"/>
                    <w:lang w:eastAsia="fr-FR"/>
                  </w:rPr>
                </w:rPrChange>
              </w:rPr>
              <w:delText>DemoPluginFactory_Class</w:delText>
            </w:r>
            <w:r w:rsidRPr="00D276D8">
              <w:rPr>
                <w:rFonts w:ascii="Courier New" w:eastAsia="Times New Roman" w:hAnsi="Courier New" w:cs="Courier New"/>
                <w:b/>
                <w:bCs/>
                <w:color w:val="000080"/>
                <w:sz w:val="16"/>
                <w:szCs w:val="16"/>
                <w:lang w:val="en-US" w:eastAsia="fr-FR"/>
                <w:rPrChange w:id="1928"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929" w:author="jerome draillard" w:date="2015-10-29T11:28:00Z"/>
          <w:del w:id="1930" w:author="ghislain.aine" w:date="2015-11-04T16:45:00Z"/>
          <w:rFonts w:ascii="Courier New" w:eastAsia="Times New Roman" w:hAnsi="Courier New" w:cs="Courier New"/>
          <w:color w:val="000000"/>
          <w:sz w:val="16"/>
          <w:szCs w:val="16"/>
          <w:lang w:eastAsia="fr-FR"/>
          <w:rPrChange w:id="1931" w:author="jerome draillard" w:date="2015-10-29T11:28:00Z">
            <w:rPr>
              <w:ins w:id="1932" w:author="jerome draillard" w:date="2015-10-29T11:28:00Z"/>
              <w:del w:id="1933" w:author="ghislain.aine" w:date="2015-11-04T16:45:00Z"/>
              <w:rFonts w:ascii="Courier New" w:eastAsia="Times New Roman" w:hAnsi="Courier New" w:cs="Courier New"/>
              <w:color w:val="000000"/>
              <w:sz w:val="20"/>
              <w:lang w:eastAsia="fr-FR"/>
            </w:rPr>
          </w:rPrChange>
        </w:rPr>
      </w:pPr>
      <w:moveFrom w:id="1934" w:author="ghislain.aine" w:date="2015-10-30T10:23:00Z">
        <w:ins w:id="1935" w:author="jerome draillard" w:date="2015-10-29T11:28:00Z">
          <w:del w:id="1936" w:author="ghislain.aine" w:date="2015-11-04T16:45:00Z">
            <w:r w:rsidRPr="00D276D8">
              <w:rPr>
                <w:rFonts w:ascii="Courier New" w:eastAsia="Times New Roman" w:hAnsi="Courier New" w:cs="Courier New"/>
                <w:b/>
                <w:bCs/>
                <w:color w:val="000080"/>
                <w:sz w:val="16"/>
                <w:szCs w:val="16"/>
                <w:lang w:eastAsia="fr-FR"/>
                <w:rPrChange w:id="1937" w:author="jerome draillard" w:date="2015-10-29T11:28: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1938" w:author="jerome draillard" w:date="2015-10-29T11:28:00Z"/>
          <w:del w:id="1939" w:author="ghislain.aine" w:date="2015-11-04T16:45:00Z"/>
          <w:rFonts w:ascii="Times New Roman" w:eastAsia="Times New Roman" w:hAnsi="Times New Roman" w:cs="Times New Roman"/>
          <w:sz w:val="16"/>
          <w:szCs w:val="16"/>
          <w:lang w:eastAsia="fr-FR"/>
          <w:rPrChange w:id="1940" w:author="jerome draillard" w:date="2015-10-29T11:28:00Z">
            <w:rPr>
              <w:ins w:id="1941" w:author="jerome draillard" w:date="2015-10-29T11:28:00Z"/>
              <w:del w:id="1942" w:author="ghislain.aine" w:date="2015-11-04T16:45:00Z"/>
              <w:rFonts w:ascii="Times New Roman" w:eastAsia="Times New Roman" w:hAnsi="Times New Roman" w:cs="Times New Roman"/>
              <w:sz w:val="24"/>
              <w:szCs w:val="24"/>
              <w:lang w:eastAsia="fr-FR"/>
            </w:rPr>
          </w:rPrChange>
        </w:rPr>
      </w:pPr>
      <w:moveFrom w:id="1943" w:author="ghislain.aine" w:date="2015-10-30T10:23:00Z">
        <w:ins w:id="1944" w:author="jerome draillard" w:date="2015-10-29T11:28:00Z">
          <w:del w:id="1945" w:author="ghislain.aine" w:date="2015-11-04T16:45:00Z">
            <w:r w:rsidRPr="00D276D8">
              <w:rPr>
                <w:rFonts w:ascii="Courier New" w:eastAsia="Times New Roman" w:hAnsi="Courier New" w:cs="Courier New"/>
                <w:color w:val="804000"/>
                <w:sz w:val="16"/>
                <w:szCs w:val="16"/>
                <w:lang w:eastAsia="fr-FR"/>
                <w:rPrChange w:id="1946" w:author="jerome draillard" w:date="2015-10-29T11:28:00Z">
                  <w:rPr>
                    <w:rFonts w:ascii="Courier New" w:eastAsia="Times New Roman" w:hAnsi="Courier New" w:cs="Courier New"/>
                    <w:color w:val="804000"/>
                    <w:sz w:val="20"/>
                    <w:u w:val="single"/>
                    <w:lang w:eastAsia="fr-FR"/>
                  </w:rPr>
                </w:rPrChange>
              </w:rPr>
              <w:delText>#endif</w:delText>
            </w:r>
          </w:del>
        </w:ins>
      </w:moveFrom>
    </w:p>
    <w:moveFromRangeEnd w:id="1652"/>
    <w:p w:rsidR="00000000" w:rsidRDefault="00EE2A1F">
      <w:pPr>
        <w:shd w:val="clear" w:color="auto" w:fill="FFFFFF"/>
        <w:jc w:val="left"/>
        <w:rPr>
          <w:ins w:id="1947" w:author="jerome draillard" w:date="2015-10-29T11:24:00Z"/>
          <w:del w:id="1948" w:author="ghislain.aine" w:date="2015-11-04T17:31:00Z"/>
        </w:rPr>
        <w:pPrChange w:id="1949" w:author="ghislain.aine" w:date="2015-11-04T17:31:00Z">
          <w:pPr>
            <w:spacing w:after="200" w:line="276" w:lineRule="auto"/>
            <w:jc w:val="left"/>
          </w:pPr>
        </w:pPrChange>
      </w:pPr>
    </w:p>
    <w:p w:rsidR="00BF1190" w:rsidRDefault="00BF1190" w:rsidP="00BF1190">
      <w:pPr>
        <w:spacing w:after="200" w:line="276" w:lineRule="auto"/>
        <w:jc w:val="left"/>
        <w:rPr>
          <w:ins w:id="1950" w:author="jerome draillard" w:date="2015-10-29T11:31:00Z"/>
        </w:rPr>
      </w:pPr>
      <w:proofErr w:type="spellStart"/>
      <w:ins w:id="1951" w:author="jerome draillard" w:date="2015-10-29T11:29:00Z">
        <w:r w:rsidRPr="00A50A7C">
          <w:t>SwPluginFactory_Class</w:t>
        </w:r>
        <w:proofErr w:type="spellEnd"/>
        <w:r>
          <w:t xml:space="preserve"> est une classe abstraite. On va implémenter les méthodes suivantes dans notre </w:t>
        </w:r>
        <w:proofErr w:type="spellStart"/>
        <w:r>
          <w:t>Factory</w:t>
        </w:r>
        <w:proofErr w:type="spellEnd"/>
        <w:r>
          <w:t xml:space="preserve"> </w:t>
        </w:r>
        <w:proofErr w:type="spellStart"/>
        <w:r>
          <w:t>DemoPluginFactory_</w:t>
        </w:r>
      </w:ins>
      <w:r>
        <w:t>C</w:t>
      </w:r>
      <w:ins w:id="1952" w:author="jerome draillard" w:date="2015-10-29T11:29:00Z">
        <w:r>
          <w:t>lass</w:t>
        </w:r>
        <w:proofErr w:type="spellEnd"/>
        <w:r>
          <w:t xml:space="preserve"> :</w:t>
        </w:r>
      </w:ins>
    </w:p>
    <w:p w:rsidR="00BF1190" w:rsidRDefault="00D276D8" w:rsidP="00BF1190">
      <w:pPr>
        <w:shd w:val="clear" w:color="auto" w:fill="FFFFFF"/>
        <w:jc w:val="left"/>
        <w:rPr>
          <w:ins w:id="1953" w:author="ghislain.aine" w:date="2015-10-30T10:23:00Z"/>
          <w:rFonts w:ascii="Courier New" w:eastAsia="Times New Roman" w:hAnsi="Courier New" w:cs="Courier New"/>
          <w:color w:val="8000FF"/>
          <w:sz w:val="16"/>
          <w:szCs w:val="16"/>
          <w:lang w:eastAsia="fr-FR"/>
        </w:rPr>
      </w:pPr>
      <w:ins w:id="1954" w:author="ghislain.aine" w:date="2015-10-30T10:23:00Z">
        <w:r w:rsidRPr="00D276D8">
          <w:pict>
            <v:shape id="_x0000_s1279" type="#_x0000_t202" style="width:493.45pt;height:274.9pt;mso-height-percent:200;mso-position-horizontal-relative:char;mso-position-vertical-relative:line;mso-height-percent:200;mso-width-relative:margin;mso-height-relative:margin">
              <v:textbox style="mso-next-textbox:#_x0000_s1279;mso-fit-shape-to-text:t">
                <w:txbxContent>
                  <w:p w:rsidR="00BF1190" w:rsidRDefault="00BF1190" w:rsidP="00BF1190">
                    <w:pPr>
                      <w:autoSpaceDE w:val="0"/>
                      <w:autoSpaceDN w:val="0"/>
                      <w:adjustRightInd w:val="0"/>
                      <w:jc w:val="left"/>
                      <w:rPr>
                        <w:ins w:id="1955" w:author="ghislain.aine" w:date="2015-11-04T16:47:00Z"/>
                        <w:rFonts w:ascii="Consolas" w:hAnsi="Consolas" w:cs="Consolas"/>
                        <w:color w:val="000000"/>
                        <w:sz w:val="19"/>
                        <w:szCs w:val="19"/>
                        <w:highlight w:val="white"/>
                      </w:rPr>
                    </w:pPr>
                    <w:proofErr w:type="spellStart"/>
                    <w:proofErr w:type="gramStart"/>
                    <w:ins w:id="1956" w:author="ghislain.aine" w:date="2015-11-04T16:47:00Z">
                      <w:r>
                        <w:rPr>
                          <w:rFonts w:ascii="Consolas" w:hAnsi="Consolas" w:cs="Consolas"/>
                          <w:color w:val="0000FF"/>
                          <w:sz w:val="19"/>
                          <w:szCs w:val="19"/>
                          <w:highlight w:val="white"/>
                        </w:rPr>
                        <w:t>protected</w:t>
                      </w:r>
                      <w:proofErr w:type="spellEnd"/>
                      <w:proofErr w:type="gramEnd"/>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1957" w:author="ghislain.aine" w:date="2015-11-04T16:47:00Z"/>
                        <w:rFonts w:ascii="Consolas" w:hAnsi="Consolas" w:cs="Consolas"/>
                        <w:color w:val="000000"/>
                        <w:sz w:val="19"/>
                        <w:szCs w:val="19"/>
                        <w:highlight w:val="white"/>
                      </w:rPr>
                    </w:pPr>
                    <w:ins w:id="1958" w:author="ghislain.aine" w:date="2015-11-04T16:47:00Z">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proofErr w:type="gramStart"/>
                      <w:r>
                        <w:rPr>
                          <w:rFonts w:ascii="Consolas" w:hAnsi="Consolas" w:cs="Consolas"/>
                          <w:color w:val="008000"/>
                          <w:sz w:val="19"/>
                          <w:szCs w:val="19"/>
                          <w:highlight w:val="white"/>
                        </w:rPr>
                        <w:t>brief</w:t>
                      </w:r>
                      <w:proofErr w:type="spellEnd"/>
                      <w:proofErr w:type="gramEnd"/>
                      <w:r>
                        <w:rPr>
                          <w:rFonts w:ascii="Consolas" w:hAnsi="Consolas" w:cs="Consolas"/>
                          <w:color w:val="008000"/>
                          <w:sz w:val="19"/>
                          <w:szCs w:val="19"/>
                          <w:highlight w:val="white"/>
                        </w:rPr>
                        <w:t xml:space="preserve"> instanciation d'un composant */</w:t>
                      </w:r>
                    </w:ins>
                  </w:p>
                  <w:p w:rsidR="00BF1190" w:rsidRPr="00E759DB" w:rsidRDefault="00BF1190" w:rsidP="00BF1190">
                    <w:pPr>
                      <w:autoSpaceDE w:val="0"/>
                      <w:autoSpaceDN w:val="0"/>
                      <w:adjustRightInd w:val="0"/>
                      <w:jc w:val="left"/>
                      <w:rPr>
                        <w:ins w:id="1959" w:author="ghislain.aine" w:date="2015-11-04T16:47:00Z"/>
                        <w:rFonts w:ascii="Consolas" w:hAnsi="Consolas" w:cs="Consolas"/>
                        <w:color w:val="000000"/>
                        <w:sz w:val="19"/>
                        <w:szCs w:val="19"/>
                        <w:highlight w:val="white"/>
                        <w:lang w:val="en-US"/>
                        <w:rPrChange w:id="1960" w:author="ghislain.aine" w:date="2015-11-04T16:47:00Z">
                          <w:rPr>
                            <w:ins w:id="1961" w:author="ghislain.aine" w:date="2015-11-04T16:47:00Z"/>
                            <w:rFonts w:ascii="Consolas" w:hAnsi="Consolas" w:cs="Consolas"/>
                            <w:color w:val="000000"/>
                            <w:sz w:val="19"/>
                            <w:szCs w:val="19"/>
                            <w:highlight w:val="white"/>
                          </w:rPr>
                        </w:rPrChange>
                      </w:rPr>
                    </w:pPr>
                    <w:ins w:id="1962" w:author="ghislain.aine" w:date="2015-11-04T16:47:00Z">
                      <w:r>
                        <w:rPr>
                          <w:rFonts w:ascii="Consolas" w:hAnsi="Consolas" w:cs="Consolas"/>
                          <w:color w:val="000000"/>
                          <w:sz w:val="19"/>
                          <w:szCs w:val="19"/>
                          <w:highlight w:val="white"/>
                        </w:rPr>
                        <w:tab/>
                      </w:r>
                      <w:proofErr w:type="spellStart"/>
                      <w:r w:rsidR="00D276D8" w:rsidRPr="00D276D8">
                        <w:rPr>
                          <w:rFonts w:ascii="Consolas" w:hAnsi="Consolas" w:cs="Consolas"/>
                          <w:color w:val="216F85"/>
                          <w:sz w:val="19"/>
                          <w:szCs w:val="19"/>
                          <w:highlight w:val="white"/>
                          <w:lang w:val="en-US"/>
                          <w:rPrChange w:id="1963" w:author="ghislain.aine" w:date="2015-11-04T16:47:00Z">
                            <w:rPr>
                              <w:rFonts w:ascii="Consolas" w:hAnsi="Consolas" w:cs="Consolas"/>
                              <w:color w:val="216F85"/>
                              <w:sz w:val="19"/>
                              <w:szCs w:val="19"/>
                              <w:highlight w:val="white"/>
                            </w:rPr>
                          </w:rPrChange>
                        </w:rPr>
                        <w:t>StreamWork</w:t>
                      </w:r>
                      <w:proofErr w:type="spellEnd"/>
                      <w:r w:rsidR="00D276D8" w:rsidRPr="00D276D8">
                        <w:rPr>
                          <w:rFonts w:ascii="Consolas" w:hAnsi="Consolas" w:cs="Consolas"/>
                          <w:color w:val="000000"/>
                          <w:sz w:val="19"/>
                          <w:szCs w:val="19"/>
                          <w:highlight w:val="white"/>
                          <w:lang w:val="en-US"/>
                          <w:rPrChange w:id="1964" w:author="ghislain.aine" w:date="2015-11-04T16:47:00Z">
                            <w:rPr>
                              <w:rFonts w:ascii="Consolas" w:hAnsi="Consolas" w:cs="Consolas"/>
                              <w:color w:val="000000"/>
                              <w:sz w:val="19"/>
                              <w:szCs w:val="19"/>
                              <w:highlight w:val="white"/>
                            </w:rPr>
                          </w:rPrChange>
                        </w:rPr>
                        <w:t>:</w:t>
                      </w:r>
                      <w:proofErr w:type="gramStart"/>
                      <w:r w:rsidR="00D276D8" w:rsidRPr="00D276D8">
                        <w:rPr>
                          <w:rFonts w:ascii="Consolas" w:hAnsi="Consolas" w:cs="Consolas"/>
                          <w:color w:val="000000"/>
                          <w:sz w:val="19"/>
                          <w:szCs w:val="19"/>
                          <w:highlight w:val="white"/>
                          <w:lang w:val="en-US"/>
                          <w:rPrChange w:id="1965" w:author="ghislain.aine" w:date="2015-11-04T16:47:00Z">
                            <w:rPr>
                              <w:rFonts w:ascii="Consolas" w:hAnsi="Consolas" w:cs="Consolas"/>
                              <w:color w:val="000000"/>
                              <w:sz w:val="19"/>
                              <w:szCs w:val="19"/>
                              <w:highlight w:val="white"/>
                            </w:rPr>
                          </w:rPrChange>
                        </w:rPr>
                        <w:t>:</w:t>
                      </w:r>
                      <w:proofErr w:type="spellStart"/>
                      <w:r w:rsidR="00D276D8" w:rsidRPr="00D276D8">
                        <w:rPr>
                          <w:rFonts w:ascii="Consolas" w:hAnsi="Consolas" w:cs="Consolas"/>
                          <w:color w:val="216F85"/>
                          <w:sz w:val="19"/>
                          <w:szCs w:val="19"/>
                          <w:highlight w:val="white"/>
                          <w:lang w:val="en-US"/>
                          <w:rPrChange w:id="1966" w:author="ghislain.aine" w:date="2015-11-04T16:47:00Z">
                            <w:rPr>
                              <w:rFonts w:ascii="Consolas" w:hAnsi="Consolas" w:cs="Consolas"/>
                              <w:color w:val="216F85"/>
                              <w:sz w:val="19"/>
                              <w:szCs w:val="19"/>
                              <w:highlight w:val="white"/>
                            </w:rPr>
                          </w:rPrChange>
                        </w:rPr>
                        <w:t>SwCore</w:t>
                      </w:r>
                      <w:proofErr w:type="spellEnd"/>
                      <w:proofErr w:type="gramEnd"/>
                      <w:r w:rsidR="00D276D8" w:rsidRPr="00D276D8">
                        <w:rPr>
                          <w:rFonts w:ascii="Consolas" w:hAnsi="Consolas" w:cs="Consolas"/>
                          <w:color w:val="000000"/>
                          <w:sz w:val="19"/>
                          <w:szCs w:val="19"/>
                          <w:highlight w:val="white"/>
                          <w:lang w:val="en-US"/>
                          <w:rPrChange w:id="1967" w:author="ghislain.aine" w:date="2015-11-04T16:47:00Z">
                            <w:rPr>
                              <w:rFonts w:ascii="Consolas" w:hAnsi="Consolas" w:cs="Consolas"/>
                              <w:color w:val="000000"/>
                              <w:sz w:val="19"/>
                              <w:szCs w:val="19"/>
                              <w:highlight w:val="white"/>
                            </w:rPr>
                          </w:rPrChange>
                        </w:rPr>
                        <w:t>::</w:t>
                      </w:r>
                      <w:proofErr w:type="spellStart"/>
                      <w:r w:rsidR="00D276D8" w:rsidRPr="00D276D8">
                        <w:rPr>
                          <w:rFonts w:ascii="Consolas" w:hAnsi="Consolas" w:cs="Consolas"/>
                          <w:color w:val="216F85"/>
                          <w:sz w:val="19"/>
                          <w:szCs w:val="19"/>
                          <w:highlight w:val="white"/>
                          <w:lang w:val="en-US"/>
                          <w:rPrChange w:id="1968" w:author="ghislain.aine" w:date="2015-11-04T16:47:00Z">
                            <w:rPr>
                              <w:rFonts w:ascii="Consolas" w:hAnsi="Consolas" w:cs="Consolas"/>
                              <w:color w:val="216F85"/>
                              <w:sz w:val="19"/>
                              <w:szCs w:val="19"/>
                              <w:highlight w:val="white"/>
                            </w:rPr>
                          </w:rPrChange>
                        </w:rPr>
                        <w:t>SwComponent_Class</w:t>
                      </w:r>
                      <w:proofErr w:type="spellEnd"/>
                      <w:r w:rsidR="00D276D8" w:rsidRPr="00D276D8">
                        <w:rPr>
                          <w:rFonts w:ascii="Consolas" w:hAnsi="Consolas" w:cs="Consolas"/>
                          <w:color w:val="000000"/>
                          <w:sz w:val="19"/>
                          <w:szCs w:val="19"/>
                          <w:highlight w:val="white"/>
                          <w:lang w:val="en-US"/>
                          <w:rPrChange w:id="1969" w:author="ghislain.aine" w:date="2015-11-04T16:47:00Z">
                            <w:rPr>
                              <w:rFonts w:ascii="Consolas" w:hAnsi="Consolas" w:cs="Consolas"/>
                              <w:color w:val="000000"/>
                              <w:sz w:val="19"/>
                              <w:szCs w:val="19"/>
                              <w:highlight w:val="white"/>
                            </w:rPr>
                          </w:rPrChange>
                        </w:rPr>
                        <w:t xml:space="preserve"> * </w:t>
                      </w:r>
                      <w:proofErr w:type="spellStart"/>
                      <w:r w:rsidR="00D276D8" w:rsidRPr="00D276D8">
                        <w:rPr>
                          <w:rFonts w:ascii="Consolas" w:hAnsi="Consolas" w:cs="Consolas"/>
                          <w:color w:val="880000"/>
                          <w:sz w:val="19"/>
                          <w:szCs w:val="19"/>
                          <w:highlight w:val="white"/>
                          <w:lang w:val="en-US"/>
                          <w:rPrChange w:id="1970" w:author="ghislain.aine" w:date="2015-11-04T16:47:00Z">
                            <w:rPr>
                              <w:rFonts w:ascii="Consolas" w:hAnsi="Consolas" w:cs="Consolas"/>
                              <w:color w:val="880000"/>
                              <w:sz w:val="19"/>
                              <w:szCs w:val="19"/>
                              <w:highlight w:val="white"/>
                            </w:rPr>
                          </w:rPrChange>
                        </w:rPr>
                        <w:t>CreateInstanceOf</w:t>
                      </w:r>
                      <w:proofErr w:type="spellEnd"/>
                      <w:r w:rsidR="00D276D8" w:rsidRPr="00D276D8">
                        <w:rPr>
                          <w:rFonts w:ascii="Consolas" w:hAnsi="Consolas" w:cs="Consolas"/>
                          <w:color w:val="000000"/>
                          <w:sz w:val="19"/>
                          <w:szCs w:val="19"/>
                          <w:highlight w:val="white"/>
                          <w:lang w:val="en-US"/>
                          <w:rPrChange w:id="1971" w:author="ghislain.aine" w:date="2015-11-04T16:47:00Z">
                            <w:rPr>
                              <w:rFonts w:ascii="Consolas" w:hAnsi="Consolas" w:cs="Consolas"/>
                              <w:color w:val="000000"/>
                              <w:sz w:val="19"/>
                              <w:szCs w:val="19"/>
                              <w:highlight w:val="white"/>
                            </w:rPr>
                          </w:rPrChange>
                        </w:rPr>
                        <w:t>(</w:t>
                      </w:r>
                      <w:proofErr w:type="spellStart"/>
                      <w:r w:rsidR="00D276D8" w:rsidRPr="00D276D8">
                        <w:rPr>
                          <w:rFonts w:ascii="Consolas" w:hAnsi="Consolas" w:cs="Consolas"/>
                          <w:color w:val="216F85"/>
                          <w:sz w:val="19"/>
                          <w:szCs w:val="19"/>
                          <w:highlight w:val="white"/>
                          <w:lang w:val="en-US"/>
                          <w:rPrChange w:id="1972" w:author="ghislain.aine" w:date="2015-11-04T16:47:00Z">
                            <w:rPr>
                              <w:rFonts w:ascii="Consolas" w:hAnsi="Consolas" w:cs="Consolas"/>
                              <w:color w:val="216F85"/>
                              <w:sz w:val="19"/>
                              <w:szCs w:val="19"/>
                              <w:highlight w:val="white"/>
                            </w:rPr>
                          </w:rPrChange>
                        </w:rPr>
                        <w:t>QString</w:t>
                      </w:r>
                      <w:proofErr w:type="spellEnd"/>
                      <w:r w:rsidR="00D276D8" w:rsidRPr="00D276D8">
                        <w:rPr>
                          <w:rFonts w:ascii="Consolas" w:hAnsi="Consolas" w:cs="Consolas"/>
                          <w:color w:val="000000"/>
                          <w:sz w:val="19"/>
                          <w:szCs w:val="19"/>
                          <w:highlight w:val="white"/>
                          <w:lang w:val="en-US"/>
                          <w:rPrChange w:id="1973" w:author="ghislain.aine" w:date="2015-11-04T16:47:00Z">
                            <w:rPr>
                              <w:rFonts w:ascii="Consolas" w:hAnsi="Consolas" w:cs="Consolas"/>
                              <w:color w:val="000000"/>
                              <w:sz w:val="19"/>
                              <w:szCs w:val="19"/>
                              <w:highlight w:val="white"/>
                            </w:rPr>
                          </w:rPrChange>
                        </w:rPr>
                        <w:t xml:space="preserve"> </w:t>
                      </w:r>
                      <w:r w:rsidR="00D276D8" w:rsidRPr="00D276D8">
                        <w:rPr>
                          <w:rFonts w:ascii="Consolas" w:hAnsi="Consolas" w:cs="Consolas"/>
                          <w:color w:val="000080"/>
                          <w:sz w:val="19"/>
                          <w:szCs w:val="19"/>
                          <w:highlight w:val="white"/>
                          <w:lang w:val="en-US"/>
                          <w:rPrChange w:id="1974" w:author="ghislain.aine" w:date="2015-11-04T16:47:00Z">
                            <w:rPr>
                              <w:rFonts w:ascii="Consolas" w:hAnsi="Consolas" w:cs="Consolas"/>
                              <w:color w:val="000080"/>
                              <w:sz w:val="19"/>
                              <w:szCs w:val="19"/>
                              <w:highlight w:val="white"/>
                            </w:rPr>
                          </w:rPrChange>
                        </w:rPr>
                        <w:t>name</w:t>
                      </w:r>
                      <w:r w:rsidR="00D276D8" w:rsidRPr="00D276D8">
                        <w:rPr>
                          <w:rFonts w:ascii="Consolas" w:hAnsi="Consolas" w:cs="Consolas"/>
                          <w:color w:val="000000"/>
                          <w:sz w:val="19"/>
                          <w:szCs w:val="19"/>
                          <w:highlight w:val="white"/>
                          <w:lang w:val="en-US"/>
                          <w:rPrChange w:id="1975" w:author="ghislain.aine" w:date="2015-11-04T16:47:00Z">
                            <w:rPr>
                              <w:rFonts w:ascii="Consolas" w:hAnsi="Consolas" w:cs="Consolas"/>
                              <w:color w:val="000000"/>
                              <w:sz w:val="19"/>
                              <w:szCs w:val="19"/>
                              <w:highlight w:val="white"/>
                            </w:rPr>
                          </w:rPrChange>
                        </w:rPr>
                        <w:t>);</w:t>
                      </w:r>
                    </w:ins>
                  </w:p>
                  <w:p w:rsidR="00BF1190" w:rsidRPr="00E759DB" w:rsidRDefault="00BF1190" w:rsidP="00BF1190">
                    <w:pPr>
                      <w:autoSpaceDE w:val="0"/>
                      <w:autoSpaceDN w:val="0"/>
                      <w:adjustRightInd w:val="0"/>
                      <w:jc w:val="left"/>
                      <w:rPr>
                        <w:ins w:id="1976" w:author="ghislain.aine" w:date="2015-11-04T16:47:00Z"/>
                        <w:rFonts w:ascii="Consolas" w:hAnsi="Consolas" w:cs="Consolas"/>
                        <w:color w:val="000000"/>
                        <w:sz w:val="19"/>
                        <w:szCs w:val="19"/>
                        <w:highlight w:val="white"/>
                        <w:lang w:val="en-US"/>
                        <w:rPrChange w:id="1977" w:author="ghislain.aine" w:date="2015-11-04T16:47:00Z">
                          <w:rPr>
                            <w:ins w:id="1978" w:author="ghislain.aine" w:date="2015-11-04T16:47:00Z"/>
                            <w:rFonts w:ascii="Consolas" w:hAnsi="Consolas" w:cs="Consolas"/>
                            <w:color w:val="000000"/>
                            <w:sz w:val="19"/>
                            <w:szCs w:val="19"/>
                            <w:highlight w:val="white"/>
                          </w:rPr>
                        </w:rPrChange>
                      </w:rPr>
                    </w:pPr>
                  </w:p>
                  <w:p w:rsidR="00BF1190" w:rsidRPr="00E759DB" w:rsidRDefault="00D276D8" w:rsidP="00BF1190">
                    <w:pPr>
                      <w:autoSpaceDE w:val="0"/>
                      <w:autoSpaceDN w:val="0"/>
                      <w:adjustRightInd w:val="0"/>
                      <w:jc w:val="left"/>
                      <w:rPr>
                        <w:ins w:id="1979" w:author="ghislain.aine" w:date="2015-11-04T16:47:00Z"/>
                        <w:rFonts w:ascii="Consolas" w:hAnsi="Consolas" w:cs="Consolas"/>
                        <w:color w:val="000000"/>
                        <w:sz w:val="19"/>
                        <w:szCs w:val="19"/>
                        <w:highlight w:val="white"/>
                        <w:lang w:val="en-US"/>
                        <w:rPrChange w:id="1980" w:author="ghislain.aine" w:date="2015-11-04T16:47:00Z">
                          <w:rPr>
                            <w:ins w:id="1981" w:author="ghislain.aine" w:date="2015-11-04T16:47:00Z"/>
                            <w:rFonts w:ascii="Consolas" w:hAnsi="Consolas" w:cs="Consolas"/>
                            <w:color w:val="000000"/>
                            <w:sz w:val="19"/>
                            <w:szCs w:val="19"/>
                            <w:highlight w:val="white"/>
                          </w:rPr>
                        </w:rPrChange>
                      </w:rPr>
                    </w:pPr>
                    <w:ins w:id="1982" w:author="ghislain.aine" w:date="2015-11-04T16:47:00Z">
                      <w:r w:rsidRPr="00D276D8">
                        <w:rPr>
                          <w:rFonts w:ascii="Consolas" w:hAnsi="Consolas" w:cs="Consolas"/>
                          <w:color w:val="000000"/>
                          <w:sz w:val="19"/>
                          <w:szCs w:val="19"/>
                          <w:highlight w:val="white"/>
                          <w:lang w:val="en-US"/>
                          <w:rPrChange w:id="1983" w:author="ghislain.aine" w:date="2015-11-04T16:47:00Z">
                            <w:rPr>
                              <w:rFonts w:ascii="Consolas" w:hAnsi="Consolas" w:cs="Consolas"/>
                              <w:color w:val="000000"/>
                              <w:sz w:val="19"/>
                              <w:szCs w:val="19"/>
                              <w:highlight w:val="white"/>
                            </w:rPr>
                          </w:rPrChange>
                        </w:rPr>
                        <w:tab/>
                      </w:r>
                      <w:r w:rsidRPr="00D276D8">
                        <w:rPr>
                          <w:rFonts w:ascii="Consolas" w:hAnsi="Consolas" w:cs="Consolas"/>
                          <w:color w:val="008000"/>
                          <w:sz w:val="19"/>
                          <w:szCs w:val="19"/>
                          <w:highlight w:val="white"/>
                          <w:lang w:val="en-US"/>
                          <w:rPrChange w:id="1984" w:author="ghislain.aine" w:date="2015-11-04T16:47:00Z">
                            <w:rPr>
                              <w:rFonts w:ascii="Consolas" w:hAnsi="Consolas" w:cs="Consolas"/>
                              <w:color w:val="008000"/>
                              <w:sz w:val="19"/>
                              <w:szCs w:val="19"/>
                              <w:highlight w:val="white"/>
                            </w:rPr>
                          </w:rPrChange>
                        </w:rPr>
                        <w:t xml:space="preserve">/** @brief </w:t>
                      </w:r>
                      <w:proofErr w:type="spellStart"/>
                      <w:r w:rsidRPr="00D276D8">
                        <w:rPr>
                          <w:rFonts w:ascii="Consolas" w:hAnsi="Consolas" w:cs="Consolas"/>
                          <w:color w:val="008000"/>
                          <w:sz w:val="19"/>
                          <w:szCs w:val="19"/>
                          <w:highlight w:val="white"/>
                          <w:lang w:val="en-US"/>
                          <w:rPrChange w:id="1985" w:author="ghislain.aine" w:date="2015-11-04T16:47:00Z">
                            <w:rPr>
                              <w:rFonts w:ascii="Consolas" w:hAnsi="Consolas" w:cs="Consolas"/>
                              <w:color w:val="008000"/>
                              <w:sz w:val="19"/>
                              <w:szCs w:val="19"/>
                              <w:highlight w:val="white"/>
                            </w:rPr>
                          </w:rPrChange>
                        </w:rPr>
                        <w:t>instanciation</w:t>
                      </w:r>
                      <w:proofErr w:type="spellEnd"/>
                      <w:r w:rsidRPr="00D276D8">
                        <w:rPr>
                          <w:rFonts w:ascii="Consolas" w:hAnsi="Consolas" w:cs="Consolas"/>
                          <w:color w:val="008000"/>
                          <w:sz w:val="19"/>
                          <w:szCs w:val="19"/>
                          <w:highlight w:val="white"/>
                          <w:lang w:val="en-US"/>
                          <w:rPrChange w:id="1986" w:author="ghislain.aine" w:date="2015-11-04T16:47:00Z">
                            <w:rPr>
                              <w:rFonts w:ascii="Consolas" w:hAnsi="Consolas" w:cs="Consolas"/>
                              <w:color w:val="008000"/>
                              <w:sz w:val="19"/>
                              <w:szCs w:val="19"/>
                              <w:highlight w:val="white"/>
                            </w:rPr>
                          </w:rPrChange>
                        </w:rPr>
                        <w:t xml:space="preserve"> </w:t>
                      </w:r>
                      <w:proofErr w:type="spellStart"/>
                      <w:r w:rsidRPr="00D276D8">
                        <w:rPr>
                          <w:rFonts w:ascii="Consolas" w:hAnsi="Consolas" w:cs="Consolas"/>
                          <w:color w:val="008000"/>
                          <w:sz w:val="19"/>
                          <w:szCs w:val="19"/>
                          <w:highlight w:val="white"/>
                          <w:lang w:val="en-US"/>
                          <w:rPrChange w:id="1987" w:author="ghislain.aine" w:date="2015-11-04T16:47:00Z">
                            <w:rPr>
                              <w:rFonts w:ascii="Consolas" w:hAnsi="Consolas" w:cs="Consolas"/>
                              <w:color w:val="008000"/>
                              <w:sz w:val="19"/>
                              <w:szCs w:val="19"/>
                              <w:highlight w:val="white"/>
                            </w:rPr>
                          </w:rPrChange>
                        </w:rPr>
                        <w:t>d'une</w:t>
                      </w:r>
                      <w:proofErr w:type="spellEnd"/>
                      <w:r w:rsidRPr="00D276D8">
                        <w:rPr>
                          <w:rFonts w:ascii="Consolas" w:hAnsi="Consolas" w:cs="Consolas"/>
                          <w:color w:val="008000"/>
                          <w:sz w:val="19"/>
                          <w:szCs w:val="19"/>
                          <w:highlight w:val="white"/>
                          <w:lang w:val="en-US"/>
                          <w:rPrChange w:id="1988" w:author="ghislain.aine" w:date="2015-11-04T16:47:00Z">
                            <w:rPr>
                              <w:rFonts w:ascii="Consolas" w:hAnsi="Consolas" w:cs="Consolas"/>
                              <w:color w:val="008000"/>
                              <w:sz w:val="19"/>
                              <w:szCs w:val="19"/>
                              <w:highlight w:val="white"/>
                            </w:rPr>
                          </w:rPrChange>
                        </w:rPr>
                        <w:t xml:space="preserve"> </w:t>
                      </w:r>
                      <w:proofErr w:type="spellStart"/>
                      <w:r w:rsidRPr="00D276D8">
                        <w:rPr>
                          <w:rFonts w:ascii="Consolas" w:hAnsi="Consolas" w:cs="Consolas"/>
                          <w:color w:val="008000"/>
                          <w:sz w:val="19"/>
                          <w:szCs w:val="19"/>
                          <w:highlight w:val="white"/>
                          <w:lang w:val="en-US"/>
                          <w:rPrChange w:id="1989" w:author="ghislain.aine" w:date="2015-11-04T16:47:00Z">
                            <w:rPr>
                              <w:rFonts w:ascii="Consolas" w:hAnsi="Consolas" w:cs="Consolas"/>
                              <w:color w:val="008000"/>
                              <w:sz w:val="19"/>
                              <w:szCs w:val="19"/>
                              <w:highlight w:val="white"/>
                            </w:rPr>
                          </w:rPrChange>
                        </w:rPr>
                        <w:t>icône</w:t>
                      </w:r>
                      <w:proofErr w:type="spellEnd"/>
                      <w:r w:rsidRPr="00D276D8">
                        <w:rPr>
                          <w:rFonts w:ascii="Consolas" w:hAnsi="Consolas" w:cs="Consolas"/>
                          <w:color w:val="008000"/>
                          <w:sz w:val="19"/>
                          <w:szCs w:val="19"/>
                          <w:highlight w:val="white"/>
                          <w:lang w:val="en-US"/>
                          <w:rPrChange w:id="1990" w:author="ghislain.aine" w:date="2015-11-04T16:47:00Z">
                            <w:rPr>
                              <w:rFonts w:ascii="Consolas" w:hAnsi="Consolas" w:cs="Consolas"/>
                              <w:color w:val="008000"/>
                              <w:sz w:val="19"/>
                              <w:szCs w:val="19"/>
                              <w:highlight w:val="white"/>
                            </w:rPr>
                          </w:rPrChange>
                        </w:rPr>
                        <w:t xml:space="preserve"> */</w:t>
                      </w:r>
                      <w:r w:rsidRPr="00D276D8">
                        <w:rPr>
                          <w:rFonts w:ascii="Consolas" w:hAnsi="Consolas" w:cs="Consolas"/>
                          <w:color w:val="000000"/>
                          <w:sz w:val="19"/>
                          <w:szCs w:val="19"/>
                          <w:highlight w:val="white"/>
                          <w:lang w:val="en-US"/>
                          <w:rPrChange w:id="1991" w:author="ghislain.aine" w:date="2015-11-04T16:47: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1992" w:author="ghislain.aine" w:date="2015-11-04T16:47:00Z">
                            <w:rPr>
                              <w:rFonts w:ascii="Consolas" w:hAnsi="Consolas" w:cs="Consolas"/>
                              <w:color w:val="000000"/>
                              <w:sz w:val="19"/>
                              <w:szCs w:val="19"/>
                              <w:highlight w:val="white"/>
                            </w:rPr>
                          </w:rPrChange>
                        </w:rPr>
                        <w:tab/>
                      </w:r>
                    </w:ins>
                  </w:p>
                  <w:p w:rsidR="00BF1190" w:rsidRPr="00E759DB" w:rsidRDefault="00D276D8" w:rsidP="00BF1190">
                    <w:pPr>
                      <w:autoSpaceDE w:val="0"/>
                      <w:autoSpaceDN w:val="0"/>
                      <w:adjustRightInd w:val="0"/>
                      <w:jc w:val="left"/>
                      <w:rPr>
                        <w:ins w:id="1993" w:author="ghislain.aine" w:date="2015-11-04T16:47:00Z"/>
                        <w:rFonts w:ascii="Consolas" w:hAnsi="Consolas" w:cs="Consolas"/>
                        <w:color w:val="000000"/>
                        <w:sz w:val="19"/>
                        <w:szCs w:val="19"/>
                        <w:highlight w:val="white"/>
                        <w:lang w:val="en-US"/>
                        <w:rPrChange w:id="1994" w:author="ghislain.aine" w:date="2015-11-04T16:47:00Z">
                          <w:rPr>
                            <w:ins w:id="1995" w:author="ghislain.aine" w:date="2015-11-04T16:47:00Z"/>
                            <w:rFonts w:ascii="Consolas" w:hAnsi="Consolas" w:cs="Consolas"/>
                            <w:color w:val="000000"/>
                            <w:sz w:val="19"/>
                            <w:szCs w:val="19"/>
                            <w:highlight w:val="white"/>
                          </w:rPr>
                        </w:rPrChange>
                      </w:rPr>
                    </w:pPr>
                    <w:ins w:id="1996" w:author="ghislain.aine" w:date="2015-11-04T16:47:00Z">
                      <w:r w:rsidRPr="00D276D8">
                        <w:rPr>
                          <w:rFonts w:ascii="Consolas" w:hAnsi="Consolas" w:cs="Consolas"/>
                          <w:color w:val="000000"/>
                          <w:sz w:val="19"/>
                          <w:szCs w:val="19"/>
                          <w:highlight w:val="white"/>
                          <w:lang w:val="en-US"/>
                          <w:rPrChange w:id="1997" w:author="ghislain.aine" w:date="2015-11-04T16:47:00Z">
                            <w:rPr>
                              <w:rFonts w:ascii="Consolas" w:hAnsi="Consolas" w:cs="Consolas"/>
                              <w:color w:val="000000"/>
                              <w:sz w:val="19"/>
                              <w:szCs w:val="19"/>
                              <w:highlight w:val="white"/>
                            </w:rPr>
                          </w:rPrChange>
                        </w:rPr>
                        <w:tab/>
                      </w:r>
                      <w:proofErr w:type="spellStart"/>
                      <w:r w:rsidRPr="00D276D8">
                        <w:rPr>
                          <w:rFonts w:ascii="Consolas" w:hAnsi="Consolas" w:cs="Consolas"/>
                          <w:color w:val="216F85"/>
                          <w:sz w:val="19"/>
                          <w:szCs w:val="19"/>
                          <w:highlight w:val="white"/>
                          <w:lang w:val="en-US"/>
                          <w:rPrChange w:id="1998" w:author="ghislain.aine" w:date="2015-11-04T16:47:00Z">
                            <w:rPr>
                              <w:rFonts w:ascii="Consolas" w:hAnsi="Consolas" w:cs="Consolas"/>
                              <w:color w:val="216F85"/>
                              <w:sz w:val="19"/>
                              <w:szCs w:val="19"/>
                              <w:highlight w:val="white"/>
                            </w:rPr>
                          </w:rPrChange>
                        </w:rPr>
                        <w:t>QIcon</w:t>
                      </w:r>
                      <w:proofErr w:type="spellEnd"/>
                      <w:r w:rsidRPr="00D276D8">
                        <w:rPr>
                          <w:rFonts w:ascii="Consolas" w:hAnsi="Consolas" w:cs="Consolas"/>
                          <w:color w:val="000000"/>
                          <w:sz w:val="19"/>
                          <w:szCs w:val="19"/>
                          <w:highlight w:val="white"/>
                          <w:lang w:val="en-US"/>
                          <w:rPrChange w:id="1999" w:author="ghislain.aine" w:date="2015-11-04T16:47:00Z">
                            <w:rPr>
                              <w:rFonts w:ascii="Consolas" w:hAnsi="Consolas" w:cs="Consolas"/>
                              <w:color w:val="000000"/>
                              <w:sz w:val="19"/>
                              <w:szCs w:val="19"/>
                              <w:highlight w:val="white"/>
                            </w:rPr>
                          </w:rPrChange>
                        </w:rPr>
                        <w:t xml:space="preserve"> </w:t>
                      </w:r>
                      <w:proofErr w:type="spellStart"/>
                      <w:proofErr w:type="gramStart"/>
                      <w:r w:rsidRPr="00D276D8">
                        <w:rPr>
                          <w:rFonts w:ascii="Consolas" w:hAnsi="Consolas" w:cs="Consolas"/>
                          <w:color w:val="880000"/>
                          <w:sz w:val="19"/>
                          <w:szCs w:val="19"/>
                          <w:highlight w:val="white"/>
                          <w:lang w:val="en-US"/>
                          <w:rPrChange w:id="2000" w:author="ghislain.aine" w:date="2015-11-04T16:47:00Z">
                            <w:rPr>
                              <w:rFonts w:ascii="Consolas" w:hAnsi="Consolas" w:cs="Consolas"/>
                              <w:color w:val="880000"/>
                              <w:sz w:val="19"/>
                              <w:szCs w:val="19"/>
                              <w:highlight w:val="white"/>
                            </w:rPr>
                          </w:rPrChange>
                        </w:rPr>
                        <w:t>CreateIconOf</w:t>
                      </w:r>
                      <w:proofErr w:type="spellEnd"/>
                      <w:r w:rsidRPr="00D276D8">
                        <w:rPr>
                          <w:rFonts w:ascii="Consolas" w:hAnsi="Consolas" w:cs="Consolas"/>
                          <w:color w:val="000000"/>
                          <w:sz w:val="19"/>
                          <w:szCs w:val="19"/>
                          <w:highlight w:val="white"/>
                          <w:lang w:val="en-US"/>
                          <w:rPrChange w:id="2001" w:author="ghislain.aine" w:date="2015-11-04T16:47:00Z">
                            <w:rPr>
                              <w:rFonts w:ascii="Consolas" w:hAnsi="Consolas" w:cs="Consolas"/>
                              <w:color w:val="000000"/>
                              <w:sz w:val="19"/>
                              <w:szCs w:val="19"/>
                              <w:highlight w:val="white"/>
                            </w:rPr>
                          </w:rPrChange>
                        </w:rPr>
                        <w:t>(</w:t>
                      </w:r>
                      <w:proofErr w:type="spellStart"/>
                      <w:proofErr w:type="gramEnd"/>
                      <w:r w:rsidRPr="00D276D8">
                        <w:rPr>
                          <w:rFonts w:ascii="Consolas" w:hAnsi="Consolas" w:cs="Consolas"/>
                          <w:color w:val="216F85"/>
                          <w:sz w:val="19"/>
                          <w:szCs w:val="19"/>
                          <w:highlight w:val="white"/>
                          <w:lang w:val="en-US"/>
                          <w:rPrChange w:id="2002" w:author="ghislain.aine" w:date="2015-11-04T16:47:00Z">
                            <w:rPr>
                              <w:rFonts w:ascii="Consolas" w:hAnsi="Consolas" w:cs="Consolas"/>
                              <w:color w:val="216F85"/>
                              <w:sz w:val="19"/>
                              <w:szCs w:val="19"/>
                              <w:highlight w:val="white"/>
                            </w:rPr>
                          </w:rPrChange>
                        </w:rPr>
                        <w:t>QString</w:t>
                      </w:r>
                      <w:proofErr w:type="spellEnd"/>
                      <w:r w:rsidRPr="00D276D8">
                        <w:rPr>
                          <w:rFonts w:ascii="Consolas" w:hAnsi="Consolas" w:cs="Consolas"/>
                          <w:color w:val="000000"/>
                          <w:sz w:val="19"/>
                          <w:szCs w:val="19"/>
                          <w:highlight w:val="white"/>
                          <w:lang w:val="en-US"/>
                          <w:rPrChange w:id="2003" w:author="ghislain.aine" w:date="2015-11-04T16:47: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2004" w:author="ghislain.aine" w:date="2015-11-04T16:47:00Z">
                            <w:rPr>
                              <w:rFonts w:ascii="Consolas" w:hAnsi="Consolas" w:cs="Consolas"/>
                              <w:color w:val="000080"/>
                              <w:sz w:val="19"/>
                              <w:szCs w:val="19"/>
                              <w:highlight w:val="white"/>
                            </w:rPr>
                          </w:rPrChange>
                        </w:rPr>
                        <w:t>name</w:t>
                      </w:r>
                      <w:r w:rsidRPr="00D276D8">
                        <w:rPr>
                          <w:rFonts w:ascii="Consolas" w:hAnsi="Consolas" w:cs="Consolas"/>
                          <w:color w:val="000000"/>
                          <w:sz w:val="19"/>
                          <w:szCs w:val="19"/>
                          <w:highlight w:val="white"/>
                          <w:lang w:val="en-US"/>
                          <w:rPrChange w:id="2005" w:author="ghislain.aine" w:date="2015-11-04T16:47:00Z">
                            <w:rPr>
                              <w:rFonts w:ascii="Consolas" w:hAnsi="Consolas" w:cs="Consolas"/>
                              <w:color w:val="000000"/>
                              <w:sz w:val="19"/>
                              <w:szCs w:val="19"/>
                              <w:highlight w:val="white"/>
                            </w:rPr>
                          </w:rPrChange>
                        </w:rPr>
                        <w:t xml:space="preserve">) </w:t>
                      </w:r>
                      <w:r w:rsidRPr="00D276D8">
                        <w:rPr>
                          <w:rFonts w:ascii="Consolas" w:hAnsi="Consolas" w:cs="Consolas"/>
                          <w:color w:val="0000FF"/>
                          <w:sz w:val="19"/>
                          <w:szCs w:val="19"/>
                          <w:highlight w:val="white"/>
                          <w:lang w:val="en-US"/>
                          <w:rPrChange w:id="2006" w:author="ghislain.aine" w:date="2015-11-04T16:47:00Z">
                            <w:rPr>
                              <w:rFonts w:ascii="Consolas" w:hAnsi="Consolas" w:cs="Consolas"/>
                              <w:color w:val="0000FF"/>
                              <w:sz w:val="19"/>
                              <w:szCs w:val="19"/>
                              <w:highlight w:val="white"/>
                            </w:rPr>
                          </w:rPrChange>
                        </w:rPr>
                        <w:t>const</w:t>
                      </w:r>
                      <w:r w:rsidRPr="00D276D8">
                        <w:rPr>
                          <w:rFonts w:ascii="Consolas" w:hAnsi="Consolas" w:cs="Consolas"/>
                          <w:color w:val="000000"/>
                          <w:sz w:val="19"/>
                          <w:szCs w:val="19"/>
                          <w:highlight w:val="white"/>
                          <w:lang w:val="en-US"/>
                          <w:rPrChange w:id="2007" w:author="ghislain.aine" w:date="2015-11-04T16:47:00Z">
                            <w:rPr>
                              <w:rFonts w:ascii="Consolas" w:hAnsi="Consolas" w:cs="Consolas"/>
                              <w:color w:val="000000"/>
                              <w:sz w:val="19"/>
                              <w:szCs w:val="19"/>
                              <w:highlight w:val="white"/>
                            </w:rPr>
                          </w:rPrChange>
                        </w:rPr>
                        <w:t xml:space="preserve"> </w:t>
                      </w:r>
                      <w:r w:rsidRPr="00D276D8">
                        <w:rPr>
                          <w:rFonts w:ascii="Consolas" w:hAnsi="Consolas" w:cs="Consolas"/>
                          <w:color w:val="0000FF"/>
                          <w:sz w:val="19"/>
                          <w:szCs w:val="19"/>
                          <w:highlight w:val="white"/>
                          <w:lang w:val="en-US"/>
                          <w:rPrChange w:id="2008" w:author="ghislain.aine" w:date="2015-11-04T16:47:00Z">
                            <w:rPr>
                              <w:rFonts w:ascii="Consolas" w:hAnsi="Consolas" w:cs="Consolas"/>
                              <w:color w:val="0000FF"/>
                              <w:sz w:val="19"/>
                              <w:szCs w:val="19"/>
                              <w:highlight w:val="white"/>
                            </w:rPr>
                          </w:rPrChange>
                        </w:rPr>
                        <w:t>override</w:t>
                      </w:r>
                      <w:r w:rsidRPr="00D276D8">
                        <w:rPr>
                          <w:rFonts w:ascii="Consolas" w:hAnsi="Consolas" w:cs="Consolas"/>
                          <w:color w:val="000000"/>
                          <w:sz w:val="19"/>
                          <w:szCs w:val="19"/>
                          <w:highlight w:val="white"/>
                          <w:lang w:val="en-US"/>
                          <w:rPrChange w:id="2009" w:author="ghislain.aine" w:date="2015-11-04T16:47:00Z">
                            <w:rPr>
                              <w:rFonts w:ascii="Consolas" w:hAnsi="Consolas" w:cs="Consolas"/>
                              <w:color w:val="000000"/>
                              <w:sz w:val="19"/>
                              <w:szCs w:val="19"/>
                              <w:highlight w:val="white"/>
                            </w:rPr>
                          </w:rPrChange>
                        </w:rPr>
                        <w:t>;</w:t>
                      </w:r>
                    </w:ins>
                  </w:p>
                  <w:p w:rsidR="00BF1190" w:rsidRPr="00E759DB" w:rsidRDefault="00D276D8" w:rsidP="00BF1190">
                    <w:pPr>
                      <w:autoSpaceDE w:val="0"/>
                      <w:autoSpaceDN w:val="0"/>
                      <w:adjustRightInd w:val="0"/>
                      <w:jc w:val="left"/>
                      <w:rPr>
                        <w:ins w:id="2010" w:author="ghislain.aine" w:date="2015-11-04T16:47:00Z"/>
                        <w:rFonts w:ascii="Consolas" w:hAnsi="Consolas" w:cs="Consolas"/>
                        <w:color w:val="000000"/>
                        <w:sz w:val="19"/>
                        <w:szCs w:val="19"/>
                        <w:highlight w:val="white"/>
                        <w:lang w:val="en-US"/>
                        <w:rPrChange w:id="2011" w:author="ghislain.aine" w:date="2015-11-04T16:47:00Z">
                          <w:rPr>
                            <w:ins w:id="2012" w:author="ghislain.aine" w:date="2015-11-04T16:47:00Z"/>
                            <w:rFonts w:ascii="Consolas" w:hAnsi="Consolas" w:cs="Consolas"/>
                            <w:color w:val="000000"/>
                            <w:sz w:val="19"/>
                            <w:szCs w:val="19"/>
                            <w:highlight w:val="white"/>
                          </w:rPr>
                        </w:rPrChange>
                      </w:rPr>
                    </w:pPr>
                    <w:ins w:id="2013" w:author="ghislain.aine" w:date="2015-11-04T16:47:00Z">
                      <w:r w:rsidRPr="00D276D8">
                        <w:rPr>
                          <w:rFonts w:ascii="Consolas" w:hAnsi="Consolas" w:cs="Consolas"/>
                          <w:color w:val="000000"/>
                          <w:sz w:val="19"/>
                          <w:szCs w:val="19"/>
                          <w:highlight w:val="white"/>
                          <w:lang w:val="en-US"/>
                          <w:rPrChange w:id="2014" w:author="ghislain.aine" w:date="2015-11-04T16:47: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2015" w:author="ghislain.aine" w:date="2015-11-04T16:47:00Z">
                            <w:rPr>
                              <w:rFonts w:ascii="Consolas" w:hAnsi="Consolas" w:cs="Consolas"/>
                              <w:color w:val="000000"/>
                              <w:sz w:val="19"/>
                              <w:szCs w:val="19"/>
                              <w:highlight w:val="white"/>
                            </w:rPr>
                          </w:rPrChange>
                        </w:rPr>
                        <w:tab/>
                      </w:r>
                    </w:ins>
                  </w:p>
                  <w:p w:rsidR="00BF1190" w:rsidRPr="00E759DB" w:rsidRDefault="00D276D8" w:rsidP="00BF1190">
                    <w:pPr>
                      <w:autoSpaceDE w:val="0"/>
                      <w:autoSpaceDN w:val="0"/>
                      <w:adjustRightInd w:val="0"/>
                      <w:jc w:val="left"/>
                      <w:rPr>
                        <w:ins w:id="2016" w:author="ghislain.aine" w:date="2015-11-04T16:47:00Z"/>
                        <w:rFonts w:ascii="Consolas" w:hAnsi="Consolas" w:cs="Consolas"/>
                        <w:color w:val="000000"/>
                        <w:sz w:val="19"/>
                        <w:szCs w:val="19"/>
                        <w:highlight w:val="white"/>
                        <w:lang w:val="en-US"/>
                        <w:rPrChange w:id="2017" w:author="ghislain.aine" w:date="2015-11-04T16:47:00Z">
                          <w:rPr>
                            <w:ins w:id="2018" w:author="ghislain.aine" w:date="2015-11-04T16:47:00Z"/>
                            <w:rFonts w:ascii="Consolas" w:hAnsi="Consolas" w:cs="Consolas"/>
                            <w:color w:val="000000"/>
                            <w:sz w:val="19"/>
                            <w:szCs w:val="19"/>
                            <w:highlight w:val="white"/>
                          </w:rPr>
                        </w:rPrChange>
                      </w:rPr>
                    </w:pPr>
                    <w:ins w:id="2019" w:author="ghislain.aine" w:date="2015-11-04T16:47:00Z">
                      <w:r w:rsidRPr="00D276D8">
                        <w:rPr>
                          <w:rFonts w:ascii="Consolas" w:hAnsi="Consolas" w:cs="Consolas"/>
                          <w:color w:val="000000"/>
                          <w:sz w:val="19"/>
                          <w:szCs w:val="19"/>
                          <w:highlight w:val="white"/>
                          <w:lang w:val="en-US"/>
                          <w:rPrChange w:id="2020" w:author="ghislain.aine" w:date="2015-11-04T16:47:00Z">
                            <w:rPr>
                              <w:rFonts w:ascii="Consolas" w:hAnsi="Consolas" w:cs="Consolas"/>
                              <w:color w:val="000000"/>
                              <w:sz w:val="19"/>
                              <w:szCs w:val="19"/>
                              <w:highlight w:val="white"/>
                            </w:rPr>
                          </w:rPrChange>
                        </w:rPr>
                        <w:tab/>
                      </w:r>
                      <w:r w:rsidRPr="00D276D8">
                        <w:rPr>
                          <w:rFonts w:ascii="Consolas" w:hAnsi="Consolas" w:cs="Consolas"/>
                          <w:color w:val="008000"/>
                          <w:sz w:val="19"/>
                          <w:szCs w:val="19"/>
                          <w:highlight w:val="white"/>
                          <w:lang w:val="en-US"/>
                          <w:rPrChange w:id="2021" w:author="ghislain.aine" w:date="2015-11-04T16:47:00Z">
                            <w:rPr>
                              <w:rFonts w:ascii="Consolas" w:hAnsi="Consolas" w:cs="Consolas"/>
                              <w:color w:val="008000"/>
                              <w:sz w:val="19"/>
                              <w:szCs w:val="19"/>
                              <w:highlight w:val="white"/>
                            </w:rPr>
                          </w:rPrChange>
                        </w:rPr>
                        <w:t xml:space="preserve">/** @brief </w:t>
                      </w:r>
                      <w:proofErr w:type="spellStart"/>
                      <w:r w:rsidRPr="00D276D8">
                        <w:rPr>
                          <w:rFonts w:ascii="Consolas" w:hAnsi="Consolas" w:cs="Consolas"/>
                          <w:color w:val="008000"/>
                          <w:sz w:val="19"/>
                          <w:szCs w:val="19"/>
                          <w:highlight w:val="white"/>
                          <w:lang w:val="en-US"/>
                          <w:rPrChange w:id="2022" w:author="ghislain.aine" w:date="2015-11-04T16:47:00Z">
                            <w:rPr>
                              <w:rFonts w:ascii="Consolas" w:hAnsi="Consolas" w:cs="Consolas"/>
                              <w:color w:val="008000"/>
                              <w:sz w:val="19"/>
                              <w:szCs w:val="19"/>
                              <w:highlight w:val="white"/>
                            </w:rPr>
                          </w:rPrChange>
                        </w:rPr>
                        <w:t>instanciation</w:t>
                      </w:r>
                      <w:proofErr w:type="spellEnd"/>
                      <w:r w:rsidRPr="00D276D8">
                        <w:rPr>
                          <w:rFonts w:ascii="Consolas" w:hAnsi="Consolas" w:cs="Consolas"/>
                          <w:color w:val="008000"/>
                          <w:sz w:val="19"/>
                          <w:szCs w:val="19"/>
                          <w:highlight w:val="white"/>
                          <w:lang w:val="en-US"/>
                          <w:rPrChange w:id="2023" w:author="ghislain.aine" w:date="2015-11-04T16:47:00Z">
                            <w:rPr>
                              <w:rFonts w:ascii="Consolas" w:hAnsi="Consolas" w:cs="Consolas"/>
                              <w:color w:val="008000"/>
                              <w:sz w:val="19"/>
                              <w:szCs w:val="19"/>
                              <w:highlight w:val="white"/>
                            </w:rPr>
                          </w:rPrChange>
                        </w:rPr>
                        <w:t xml:space="preserve"> </w:t>
                      </w:r>
                      <w:proofErr w:type="spellStart"/>
                      <w:r w:rsidRPr="00D276D8">
                        <w:rPr>
                          <w:rFonts w:ascii="Consolas" w:hAnsi="Consolas" w:cs="Consolas"/>
                          <w:color w:val="008000"/>
                          <w:sz w:val="19"/>
                          <w:szCs w:val="19"/>
                          <w:highlight w:val="white"/>
                          <w:lang w:val="en-US"/>
                          <w:rPrChange w:id="2024" w:author="ghislain.aine" w:date="2015-11-04T16:47:00Z">
                            <w:rPr>
                              <w:rFonts w:ascii="Consolas" w:hAnsi="Consolas" w:cs="Consolas"/>
                              <w:color w:val="008000"/>
                              <w:sz w:val="19"/>
                              <w:szCs w:val="19"/>
                              <w:highlight w:val="white"/>
                            </w:rPr>
                          </w:rPrChange>
                        </w:rPr>
                        <w:t>d'une</w:t>
                      </w:r>
                      <w:proofErr w:type="spellEnd"/>
                      <w:r w:rsidRPr="00D276D8">
                        <w:rPr>
                          <w:rFonts w:ascii="Consolas" w:hAnsi="Consolas" w:cs="Consolas"/>
                          <w:color w:val="008000"/>
                          <w:sz w:val="19"/>
                          <w:szCs w:val="19"/>
                          <w:highlight w:val="white"/>
                          <w:lang w:val="en-US"/>
                          <w:rPrChange w:id="2025" w:author="ghislain.aine" w:date="2015-11-04T16:47:00Z">
                            <w:rPr>
                              <w:rFonts w:ascii="Consolas" w:hAnsi="Consolas" w:cs="Consolas"/>
                              <w:color w:val="008000"/>
                              <w:sz w:val="19"/>
                              <w:szCs w:val="19"/>
                              <w:highlight w:val="white"/>
                            </w:rPr>
                          </w:rPrChange>
                        </w:rPr>
                        <w:t xml:space="preserve"> data */</w:t>
                      </w:r>
                    </w:ins>
                  </w:p>
                  <w:p w:rsidR="00BF1190" w:rsidRPr="00E759DB" w:rsidRDefault="00D276D8" w:rsidP="00BF1190">
                    <w:pPr>
                      <w:autoSpaceDE w:val="0"/>
                      <w:autoSpaceDN w:val="0"/>
                      <w:adjustRightInd w:val="0"/>
                      <w:jc w:val="left"/>
                      <w:rPr>
                        <w:ins w:id="2026" w:author="ghislain.aine" w:date="2015-11-04T16:47:00Z"/>
                        <w:rFonts w:ascii="Consolas" w:hAnsi="Consolas" w:cs="Consolas"/>
                        <w:color w:val="000000"/>
                        <w:sz w:val="19"/>
                        <w:szCs w:val="19"/>
                        <w:highlight w:val="white"/>
                        <w:lang w:val="en-US"/>
                        <w:rPrChange w:id="2027" w:author="ghislain.aine" w:date="2015-11-04T16:47:00Z">
                          <w:rPr>
                            <w:ins w:id="2028" w:author="ghislain.aine" w:date="2015-11-04T16:47:00Z"/>
                            <w:rFonts w:ascii="Consolas" w:hAnsi="Consolas" w:cs="Consolas"/>
                            <w:color w:val="000000"/>
                            <w:sz w:val="19"/>
                            <w:szCs w:val="19"/>
                            <w:highlight w:val="white"/>
                          </w:rPr>
                        </w:rPrChange>
                      </w:rPr>
                    </w:pPr>
                    <w:ins w:id="2029" w:author="ghislain.aine" w:date="2015-11-04T16:47:00Z">
                      <w:r w:rsidRPr="00D276D8">
                        <w:rPr>
                          <w:rFonts w:ascii="Consolas" w:hAnsi="Consolas" w:cs="Consolas"/>
                          <w:color w:val="000000"/>
                          <w:sz w:val="19"/>
                          <w:szCs w:val="19"/>
                          <w:highlight w:val="white"/>
                          <w:lang w:val="en-US"/>
                          <w:rPrChange w:id="2030" w:author="ghislain.aine" w:date="2015-11-04T16:47:00Z">
                            <w:rPr>
                              <w:rFonts w:ascii="Consolas" w:hAnsi="Consolas" w:cs="Consolas"/>
                              <w:color w:val="000000"/>
                              <w:sz w:val="19"/>
                              <w:szCs w:val="19"/>
                              <w:highlight w:val="white"/>
                            </w:rPr>
                          </w:rPrChange>
                        </w:rPr>
                        <w:tab/>
                      </w:r>
                      <w:proofErr w:type="spellStart"/>
                      <w:r w:rsidRPr="00D276D8">
                        <w:rPr>
                          <w:rFonts w:ascii="Consolas" w:hAnsi="Consolas" w:cs="Consolas"/>
                          <w:color w:val="216F85"/>
                          <w:sz w:val="19"/>
                          <w:szCs w:val="19"/>
                          <w:highlight w:val="white"/>
                          <w:lang w:val="en-US"/>
                          <w:rPrChange w:id="2031" w:author="ghislain.aine" w:date="2015-11-04T16:47:00Z">
                            <w:rPr>
                              <w:rFonts w:ascii="Consolas" w:hAnsi="Consolas" w:cs="Consolas"/>
                              <w:color w:val="216F85"/>
                              <w:sz w:val="19"/>
                              <w:szCs w:val="19"/>
                              <w:highlight w:val="white"/>
                            </w:rPr>
                          </w:rPrChange>
                        </w:rPr>
                        <w:t>StreamWork</w:t>
                      </w:r>
                      <w:proofErr w:type="spellEnd"/>
                      <w:r w:rsidRPr="00D276D8">
                        <w:rPr>
                          <w:rFonts w:ascii="Consolas" w:hAnsi="Consolas" w:cs="Consolas"/>
                          <w:color w:val="000000"/>
                          <w:sz w:val="19"/>
                          <w:szCs w:val="19"/>
                          <w:highlight w:val="white"/>
                          <w:lang w:val="en-US"/>
                          <w:rPrChange w:id="2032" w:author="ghislain.aine" w:date="2015-11-04T16:47:00Z">
                            <w:rPr>
                              <w:rFonts w:ascii="Consolas" w:hAnsi="Consolas" w:cs="Consolas"/>
                              <w:color w:val="000000"/>
                              <w:sz w:val="19"/>
                              <w:szCs w:val="19"/>
                              <w:highlight w:val="white"/>
                            </w:rPr>
                          </w:rPrChange>
                        </w:rPr>
                        <w:t>:</w:t>
                      </w:r>
                      <w:proofErr w:type="gramStart"/>
                      <w:r w:rsidRPr="00D276D8">
                        <w:rPr>
                          <w:rFonts w:ascii="Consolas" w:hAnsi="Consolas" w:cs="Consolas"/>
                          <w:color w:val="000000"/>
                          <w:sz w:val="19"/>
                          <w:szCs w:val="19"/>
                          <w:highlight w:val="white"/>
                          <w:lang w:val="en-US"/>
                          <w:rPrChange w:id="2033" w:author="ghislain.aine" w:date="2015-11-04T16:47: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2034" w:author="ghislain.aine" w:date="2015-11-04T16:47:00Z">
                            <w:rPr>
                              <w:rFonts w:ascii="Consolas" w:hAnsi="Consolas" w:cs="Consolas"/>
                              <w:color w:val="216F85"/>
                              <w:sz w:val="19"/>
                              <w:szCs w:val="19"/>
                              <w:highlight w:val="white"/>
                            </w:rPr>
                          </w:rPrChange>
                        </w:rPr>
                        <w:t>SwCore</w:t>
                      </w:r>
                      <w:proofErr w:type="spellEnd"/>
                      <w:proofErr w:type="gramEnd"/>
                      <w:r w:rsidRPr="00D276D8">
                        <w:rPr>
                          <w:rFonts w:ascii="Consolas" w:hAnsi="Consolas" w:cs="Consolas"/>
                          <w:color w:val="000000"/>
                          <w:sz w:val="19"/>
                          <w:szCs w:val="19"/>
                          <w:highlight w:val="white"/>
                          <w:lang w:val="en-US"/>
                          <w:rPrChange w:id="2035" w:author="ghislain.aine" w:date="2015-11-04T16:47: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2036" w:author="ghislain.aine" w:date="2015-11-04T16:47:00Z">
                            <w:rPr>
                              <w:rFonts w:ascii="Consolas" w:hAnsi="Consolas" w:cs="Consolas"/>
                              <w:color w:val="216F85"/>
                              <w:sz w:val="19"/>
                              <w:szCs w:val="19"/>
                              <w:highlight w:val="white"/>
                            </w:rPr>
                          </w:rPrChange>
                        </w:rPr>
                        <w:t>SwData_Class</w:t>
                      </w:r>
                      <w:proofErr w:type="spellEnd"/>
                      <w:r w:rsidRPr="00D276D8">
                        <w:rPr>
                          <w:rFonts w:ascii="Consolas" w:hAnsi="Consolas" w:cs="Consolas"/>
                          <w:color w:val="000000"/>
                          <w:sz w:val="19"/>
                          <w:szCs w:val="19"/>
                          <w:highlight w:val="white"/>
                          <w:lang w:val="en-US"/>
                          <w:rPrChange w:id="2037" w:author="ghislain.aine" w:date="2015-11-04T16:47:00Z">
                            <w:rPr>
                              <w:rFonts w:ascii="Consolas" w:hAnsi="Consolas" w:cs="Consolas"/>
                              <w:color w:val="000000"/>
                              <w:sz w:val="19"/>
                              <w:szCs w:val="19"/>
                              <w:highlight w:val="white"/>
                            </w:rPr>
                          </w:rPrChange>
                        </w:rPr>
                        <w:t xml:space="preserve"> * </w:t>
                      </w:r>
                      <w:proofErr w:type="spellStart"/>
                      <w:r w:rsidRPr="00D276D8">
                        <w:rPr>
                          <w:rFonts w:ascii="Consolas" w:hAnsi="Consolas" w:cs="Consolas"/>
                          <w:color w:val="880000"/>
                          <w:sz w:val="19"/>
                          <w:szCs w:val="19"/>
                          <w:highlight w:val="white"/>
                          <w:lang w:val="en-US"/>
                          <w:rPrChange w:id="2038" w:author="ghislain.aine" w:date="2015-11-04T16:47:00Z">
                            <w:rPr>
                              <w:rFonts w:ascii="Consolas" w:hAnsi="Consolas" w:cs="Consolas"/>
                              <w:color w:val="880000"/>
                              <w:sz w:val="19"/>
                              <w:szCs w:val="19"/>
                              <w:highlight w:val="white"/>
                            </w:rPr>
                          </w:rPrChange>
                        </w:rPr>
                        <w:t>CreateInstanceOf</w:t>
                      </w:r>
                      <w:proofErr w:type="spellEnd"/>
                      <w:r w:rsidRPr="00D276D8">
                        <w:rPr>
                          <w:rFonts w:ascii="Consolas" w:hAnsi="Consolas" w:cs="Consolas"/>
                          <w:color w:val="000000"/>
                          <w:sz w:val="19"/>
                          <w:szCs w:val="19"/>
                          <w:highlight w:val="white"/>
                          <w:lang w:val="en-US"/>
                          <w:rPrChange w:id="2039" w:author="ghislain.aine" w:date="2015-11-04T16:47:00Z">
                            <w:rPr>
                              <w:rFonts w:ascii="Consolas" w:hAnsi="Consolas" w:cs="Consolas"/>
                              <w:color w:val="000000"/>
                              <w:sz w:val="19"/>
                              <w:szCs w:val="19"/>
                              <w:highlight w:val="white"/>
                            </w:rPr>
                          </w:rPrChange>
                        </w:rPr>
                        <w:t>(</w:t>
                      </w:r>
                      <w:r w:rsidRPr="00D276D8">
                        <w:rPr>
                          <w:rFonts w:ascii="Consolas" w:hAnsi="Consolas" w:cs="Consolas"/>
                          <w:color w:val="0000FF"/>
                          <w:sz w:val="19"/>
                          <w:szCs w:val="19"/>
                          <w:highlight w:val="white"/>
                          <w:lang w:val="en-US"/>
                          <w:rPrChange w:id="2040" w:author="ghislain.aine" w:date="2015-11-04T16:47:00Z">
                            <w:rPr>
                              <w:rFonts w:ascii="Consolas" w:hAnsi="Consolas" w:cs="Consolas"/>
                              <w:color w:val="0000FF"/>
                              <w:sz w:val="19"/>
                              <w:szCs w:val="19"/>
                              <w:highlight w:val="white"/>
                            </w:rPr>
                          </w:rPrChange>
                        </w:rPr>
                        <w:t>const</w:t>
                      </w:r>
                      <w:r w:rsidRPr="00D276D8">
                        <w:rPr>
                          <w:rFonts w:ascii="Consolas" w:hAnsi="Consolas" w:cs="Consolas"/>
                          <w:color w:val="000000"/>
                          <w:sz w:val="19"/>
                          <w:szCs w:val="19"/>
                          <w:highlight w:val="white"/>
                          <w:lang w:val="en-US"/>
                          <w:rPrChange w:id="2041" w:author="ghislain.aine" w:date="2015-11-04T16:47: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2042" w:author="ghislain.aine" w:date="2015-11-04T16:47:00Z">
                            <w:rPr>
                              <w:rFonts w:ascii="Consolas" w:hAnsi="Consolas" w:cs="Consolas"/>
                              <w:color w:val="216F85"/>
                              <w:sz w:val="19"/>
                              <w:szCs w:val="19"/>
                              <w:highlight w:val="white"/>
                            </w:rPr>
                          </w:rPrChange>
                        </w:rPr>
                        <w:t>StreamWork</w:t>
                      </w:r>
                      <w:proofErr w:type="spellEnd"/>
                      <w:r w:rsidRPr="00D276D8">
                        <w:rPr>
                          <w:rFonts w:ascii="Consolas" w:hAnsi="Consolas" w:cs="Consolas"/>
                          <w:color w:val="000000"/>
                          <w:sz w:val="19"/>
                          <w:szCs w:val="19"/>
                          <w:highlight w:val="white"/>
                          <w:lang w:val="en-US"/>
                          <w:rPrChange w:id="2043" w:author="ghislain.aine" w:date="2015-11-04T16:47: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2044" w:author="ghislain.aine" w:date="2015-11-04T16:47:00Z">
                            <w:rPr>
                              <w:rFonts w:ascii="Consolas" w:hAnsi="Consolas" w:cs="Consolas"/>
                              <w:color w:val="216F85"/>
                              <w:sz w:val="19"/>
                              <w:szCs w:val="19"/>
                              <w:highlight w:val="white"/>
                            </w:rPr>
                          </w:rPrChange>
                        </w:rPr>
                        <w:t>SwCore</w:t>
                      </w:r>
                      <w:proofErr w:type="spellEnd"/>
                      <w:r w:rsidRPr="00D276D8">
                        <w:rPr>
                          <w:rFonts w:ascii="Consolas" w:hAnsi="Consolas" w:cs="Consolas"/>
                          <w:color w:val="000000"/>
                          <w:sz w:val="19"/>
                          <w:szCs w:val="19"/>
                          <w:highlight w:val="white"/>
                          <w:lang w:val="en-US"/>
                          <w:rPrChange w:id="2045" w:author="ghislain.aine" w:date="2015-11-04T16:47: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2046" w:author="ghislain.aine" w:date="2015-11-04T16:47:00Z">
                            <w:rPr>
                              <w:rFonts w:ascii="Consolas" w:hAnsi="Consolas" w:cs="Consolas"/>
                              <w:color w:val="216F85"/>
                              <w:sz w:val="19"/>
                              <w:szCs w:val="19"/>
                              <w:highlight w:val="white"/>
                            </w:rPr>
                          </w:rPrChange>
                        </w:rPr>
                        <w:t>SwUUID</w:t>
                      </w:r>
                      <w:proofErr w:type="spellEnd"/>
                      <w:r w:rsidRPr="00D276D8">
                        <w:rPr>
                          <w:rFonts w:ascii="Consolas" w:hAnsi="Consolas" w:cs="Consolas"/>
                          <w:color w:val="000000"/>
                          <w:sz w:val="19"/>
                          <w:szCs w:val="19"/>
                          <w:highlight w:val="white"/>
                          <w:lang w:val="en-US"/>
                          <w:rPrChange w:id="2047" w:author="ghislain.aine" w:date="2015-11-04T16:47:00Z">
                            <w:rPr>
                              <w:rFonts w:ascii="Consolas" w:hAnsi="Consolas" w:cs="Consolas"/>
                              <w:color w:val="000000"/>
                              <w:sz w:val="19"/>
                              <w:szCs w:val="19"/>
                              <w:highlight w:val="white"/>
                            </w:rPr>
                          </w:rPrChange>
                        </w:rPr>
                        <w:t xml:space="preserve"> &amp; </w:t>
                      </w:r>
                      <w:proofErr w:type="spellStart"/>
                      <w:r w:rsidRPr="00D276D8">
                        <w:rPr>
                          <w:rFonts w:ascii="Consolas" w:hAnsi="Consolas" w:cs="Consolas"/>
                          <w:color w:val="000080"/>
                          <w:sz w:val="19"/>
                          <w:szCs w:val="19"/>
                          <w:highlight w:val="white"/>
                          <w:lang w:val="en-US"/>
                          <w:rPrChange w:id="2048" w:author="ghislain.aine" w:date="2015-11-04T16:47:00Z">
                            <w:rPr>
                              <w:rFonts w:ascii="Consolas" w:hAnsi="Consolas" w:cs="Consolas"/>
                              <w:color w:val="000080"/>
                              <w:sz w:val="19"/>
                              <w:szCs w:val="19"/>
                              <w:highlight w:val="white"/>
                            </w:rPr>
                          </w:rPrChange>
                        </w:rPr>
                        <w:t>type_id</w:t>
                      </w:r>
                      <w:proofErr w:type="spellEnd"/>
                      <w:r w:rsidRPr="00D276D8">
                        <w:rPr>
                          <w:rFonts w:ascii="Consolas" w:hAnsi="Consolas" w:cs="Consolas"/>
                          <w:color w:val="000000"/>
                          <w:sz w:val="19"/>
                          <w:szCs w:val="19"/>
                          <w:highlight w:val="white"/>
                          <w:lang w:val="en-US"/>
                          <w:rPrChange w:id="2049" w:author="ghislain.aine" w:date="2015-11-04T16:47:00Z">
                            <w:rPr>
                              <w:rFonts w:ascii="Consolas" w:hAnsi="Consolas" w:cs="Consolas"/>
                              <w:color w:val="000000"/>
                              <w:sz w:val="19"/>
                              <w:szCs w:val="19"/>
                              <w:highlight w:val="white"/>
                            </w:rPr>
                          </w:rPrChange>
                        </w:rPr>
                        <w:t>);</w:t>
                      </w:r>
                    </w:ins>
                  </w:p>
                  <w:p w:rsidR="00BF1190" w:rsidRPr="00E759DB" w:rsidRDefault="00BF1190" w:rsidP="00BF1190">
                    <w:pPr>
                      <w:autoSpaceDE w:val="0"/>
                      <w:autoSpaceDN w:val="0"/>
                      <w:adjustRightInd w:val="0"/>
                      <w:jc w:val="left"/>
                      <w:rPr>
                        <w:ins w:id="2050" w:author="ghislain.aine" w:date="2015-11-04T16:47:00Z"/>
                        <w:rFonts w:ascii="Consolas" w:hAnsi="Consolas" w:cs="Consolas"/>
                        <w:color w:val="000000"/>
                        <w:sz w:val="19"/>
                        <w:szCs w:val="19"/>
                        <w:highlight w:val="white"/>
                        <w:lang w:val="en-US"/>
                        <w:rPrChange w:id="2051" w:author="ghislain.aine" w:date="2015-11-04T16:47:00Z">
                          <w:rPr>
                            <w:ins w:id="2052" w:author="ghislain.aine" w:date="2015-11-04T16:47:00Z"/>
                            <w:rFonts w:ascii="Consolas" w:hAnsi="Consolas" w:cs="Consolas"/>
                            <w:color w:val="000000"/>
                            <w:sz w:val="19"/>
                            <w:szCs w:val="19"/>
                            <w:highlight w:val="white"/>
                          </w:rPr>
                        </w:rPrChange>
                      </w:rPr>
                    </w:pPr>
                  </w:p>
                  <w:p w:rsidR="00BF1190" w:rsidRPr="00E759DB" w:rsidRDefault="00D276D8" w:rsidP="00BF1190">
                    <w:pPr>
                      <w:autoSpaceDE w:val="0"/>
                      <w:autoSpaceDN w:val="0"/>
                      <w:adjustRightInd w:val="0"/>
                      <w:jc w:val="left"/>
                      <w:rPr>
                        <w:ins w:id="2053" w:author="ghislain.aine" w:date="2015-11-04T16:47:00Z"/>
                        <w:rFonts w:ascii="Consolas" w:hAnsi="Consolas" w:cs="Consolas"/>
                        <w:color w:val="000000"/>
                        <w:sz w:val="19"/>
                        <w:szCs w:val="19"/>
                        <w:highlight w:val="white"/>
                        <w:lang w:val="en-US"/>
                        <w:rPrChange w:id="2054" w:author="ghislain.aine" w:date="2015-11-04T16:47:00Z">
                          <w:rPr>
                            <w:ins w:id="2055" w:author="ghislain.aine" w:date="2015-11-04T16:47:00Z"/>
                            <w:rFonts w:ascii="Consolas" w:hAnsi="Consolas" w:cs="Consolas"/>
                            <w:color w:val="000000"/>
                            <w:sz w:val="19"/>
                            <w:szCs w:val="19"/>
                            <w:highlight w:val="white"/>
                          </w:rPr>
                        </w:rPrChange>
                      </w:rPr>
                    </w:pPr>
                    <w:proofErr w:type="gramStart"/>
                    <w:ins w:id="2056" w:author="ghislain.aine" w:date="2015-11-04T16:47:00Z">
                      <w:r w:rsidRPr="00D276D8">
                        <w:rPr>
                          <w:rFonts w:ascii="Consolas" w:hAnsi="Consolas" w:cs="Consolas"/>
                          <w:color w:val="0000FF"/>
                          <w:sz w:val="19"/>
                          <w:szCs w:val="19"/>
                          <w:highlight w:val="white"/>
                          <w:lang w:val="en-US"/>
                          <w:rPrChange w:id="2057" w:author="ghislain.aine" w:date="2015-11-04T16:47:00Z">
                            <w:rPr>
                              <w:rFonts w:ascii="Consolas" w:hAnsi="Consolas" w:cs="Consolas"/>
                              <w:color w:val="0000FF"/>
                              <w:sz w:val="19"/>
                              <w:szCs w:val="19"/>
                              <w:highlight w:val="white"/>
                            </w:rPr>
                          </w:rPrChange>
                        </w:rPr>
                        <w:t>public</w:t>
                      </w:r>
                      <w:proofErr w:type="gramEnd"/>
                      <w:r w:rsidRPr="00D276D8">
                        <w:rPr>
                          <w:rFonts w:ascii="Consolas" w:hAnsi="Consolas" w:cs="Consolas"/>
                          <w:color w:val="000000"/>
                          <w:sz w:val="19"/>
                          <w:szCs w:val="19"/>
                          <w:highlight w:val="white"/>
                          <w:lang w:val="en-US"/>
                          <w:rPrChange w:id="2058" w:author="ghislain.aine" w:date="2015-11-04T16:47:00Z">
                            <w:rPr>
                              <w:rFonts w:ascii="Consolas" w:hAnsi="Consolas" w:cs="Consolas"/>
                              <w:color w:val="000000"/>
                              <w:sz w:val="19"/>
                              <w:szCs w:val="19"/>
                              <w:highlight w:val="white"/>
                            </w:rPr>
                          </w:rPrChange>
                        </w:rPr>
                        <w:t>:</w:t>
                      </w:r>
                    </w:ins>
                  </w:p>
                  <w:p w:rsidR="00BF1190" w:rsidRPr="00E759DB" w:rsidRDefault="00D276D8" w:rsidP="00BF1190">
                    <w:pPr>
                      <w:autoSpaceDE w:val="0"/>
                      <w:autoSpaceDN w:val="0"/>
                      <w:adjustRightInd w:val="0"/>
                      <w:jc w:val="left"/>
                      <w:rPr>
                        <w:ins w:id="2059" w:author="ghislain.aine" w:date="2015-11-04T16:47:00Z"/>
                        <w:rFonts w:ascii="Consolas" w:hAnsi="Consolas" w:cs="Consolas"/>
                        <w:color w:val="000000"/>
                        <w:sz w:val="19"/>
                        <w:szCs w:val="19"/>
                        <w:highlight w:val="white"/>
                        <w:lang w:val="en-US"/>
                        <w:rPrChange w:id="2060" w:author="ghislain.aine" w:date="2015-11-04T16:47:00Z">
                          <w:rPr>
                            <w:ins w:id="2061" w:author="ghislain.aine" w:date="2015-11-04T16:47:00Z"/>
                            <w:rFonts w:ascii="Consolas" w:hAnsi="Consolas" w:cs="Consolas"/>
                            <w:color w:val="000000"/>
                            <w:sz w:val="19"/>
                            <w:szCs w:val="19"/>
                            <w:highlight w:val="white"/>
                          </w:rPr>
                        </w:rPrChange>
                      </w:rPr>
                    </w:pPr>
                    <w:ins w:id="2062" w:author="ghislain.aine" w:date="2015-11-04T16:47:00Z">
                      <w:r w:rsidRPr="00D276D8">
                        <w:rPr>
                          <w:rFonts w:ascii="Consolas" w:hAnsi="Consolas" w:cs="Consolas"/>
                          <w:color w:val="000000"/>
                          <w:sz w:val="19"/>
                          <w:szCs w:val="19"/>
                          <w:highlight w:val="white"/>
                          <w:lang w:val="en-US"/>
                          <w:rPrChange w:id="2063" w:author="ghislain.aine" w:date="2015-11-04T16:47:00Z">
                            <w:rPr>
                              <w:rFonts w:ascii="Consolas" w:hAnsi="Consolas" w:cs="Consolas"/>
                              <w:color w:val="000000"/>
                              <w:sz w:val="19"/>
                              <w:szCs w:val="19"/>
                              <w:highlight w:val="white"/>
                            </w:rPr>
                          </w:rPrChange>
                        </w:rPr>
                        <w:tab/>
                      </w:r>
                      <w:r w:rsidRPr="00D276D8">
                        <w:rPr>
                          <w:rFonts w:ascii="Consolas" w:hAnsi="Consolas" w:cs="Consolas"/>
                          <w:color w:val="008000"/>
                          <w:sz w:val="19"/>
                          <w:szCs w:val="19"/>
                          <w:highlight w:val="white"/>
                          <w:lang w:val="en-US"/>
                          <w:rPrChange w:id="2064" w:author="ghislain.aine" w:date="2015-11-04T16:47:00Z">
                            <w:rPr>
                              <w:rFonts w:ascii="Consolas" w:hAnsi="Consolas" w:cs="Consolas"/>
                              <w:color w:val="008000"/>
                              <w:sz w:val="19"/>
                              <w:szCs w:val="19"/>
                              <w:highlight w:val="white"/>
                            </w:rPr>
                          </w:rPrChange>
                        </w:rPr>
                        <w:t xml:space="preserve">/** @brief </w:t>
                      </w:r>
                      <w:proofErr w:type="spellStart"/>
                      <w:r w:rsidRPr="00D276D8">
                        <w:rPr>
                          <w:rFonts w:ascii="Consolas" w:hAnsi="Consolas" w:cs="Consolas"/>
                          <w:color w:val="008000"/>
                          <w:sz w:val="19"/>
                          <w:szCs w:val="19"/>
                          <w:highlight w:val="white"/>
                          <w:lang w:val="en-US"/>
                          <w:rPrChange w:id="2065" w:author="ghislain.aine" w:date="2015-11-04T16:47:00Z">
                            <w:rPr>
                              <w:rFonts w:ascii="Consolas" w:hAnsi="Consolas" w:cs="Consolas"/>
                              <w:color w:val="008000"/>
                              <w:sz w:val="19"/>
                              <w:szCs w:val="19"/>
                              <w:highlight w:val="white"/>
                            </w:rPr>
                          </w:rPrChange>
                        </w:rPr>
                        <w:t>Constructeur</w:t>
                      </w:r>
                      <w:proofErr w:type="spellEnd"/>
                      <w:r w:rsidRPr="00D276D8">
                        <w:rPr>
                          <w:rFonts w:ascii="Consolas" w:hAnsi="Consolas" w:cs="Consolas"/>
                          <w:color w:val="008000"/>
                          <w:sz w:val="19"/>
                          <w:szCs w:val="19"/>
                          <w:highlight w:val="white"/>
                          <w:lang w:val="en-US"/>
                          <w:rPrChange w:id="2066" w:author="ghislain.aine" w:date="2015-11-04T16:47:00Z">
                            <w:rPr>
                              <w:rFonts w:ascii="Consolas" w:hAnsi="Consolas" w:cs="Consolas"/>
                              <w:color w:val="008000"/>
                              <w:sz w:val="19"/>
                              <w:szCs w:val="19"/>
                              <w:highlight w:val="white"/>
                            </w:rPr>
                          </w:rPrChange>
                        </w:rPr>
                        <w:t xml:space="preserve"> */</w:t>
                      </w:r>
                    </w:ins>
                  </w:p>
                  <w:p w:rsidR="00BF1190" w:rsidRPr="00E759DB" w:rsidRDefault="00D276D8" w:rsidP="00BF1190">
                    <w:pPr>
                      <w:autoSpaceDE w:val="0"/>
                      <w:autoSpaceDN w:val="0"/>
                      <w:adjustRightInd w:val="0"/>
                      <w:jc w:val="left"/>
                      <w:rPr>
                        <w:ins w:id="2067" w:author="ghislain.aine" w:date="2015-11-04T16:47:00Z"/>
                        <w:rFonts w:ascii="Consolas" w:hAnsi="Consolas" w:cs="Consolas"/>
                        <w:color w:val="000000"/>
                        <w:sz w:val="19"/>
                        <w:szCs w:val="19"/>
                        <w:highlight w:val="white"/>
                        <w:lang w:val="en-US"/>
                        <w:rPrChange w:id="2068" w:author="ghislain.aine" w:date="2015-11-04T16:47:00Z">
                          <w:rPr>
                            <w:ins w:id="2069" w:author="ghislain.aine" w:date="2015-11-04T16:47:00Z"/>
                            <w:rFonts w:ascii="Consolas" w:hAnsi="Consolas" w:cs="Consolas"/>
                            <w:color w:val="000000"/>
                            <w:sz w:val="19"/>
                            <w:szCs w:val="19"/>
                            <w:highlight w:val="white"/>
                          </w:rPr>
                        </w:rPrChange>
                      </w:rPr>
                    </w:pPr>
                    <w:ins w:id="2070" w:author="ghislain.aine" w:date="2015-11-04T16:47:00Z">
                      <w:r w:rsidRPr="00D276D8">
                        <w:rPr>
                          <w:rFonts w:ascii="Consolas" w:hAnsi="Consolas" w:cs="Consolas"/>
                          <w:color w:val="000000"/>
                          <w:sz w:val="19"/>
                          <w:szCs w:val="19"/>
                          <w:highlight w:val="white"/>
                          <w:lang w:val="en-US"/>
                          <w:rPrChange w:id="2071" w:author="ghislain.aine" w:date="2015-11-04T16:47:00Z">
                            <w:rPr>
                              <w:rFonts w:ascii="Consolas" w:hAnsi="Consolas" w:cs="Consolas"/>
                              <w:color w:val="000000"/>
                              <w:sz w:val="19"/>
                              <w:szCs w:val="19"/>
                              <w:highlight w:val="white"/>
                            </w:rPr>
                          </w:rPrChange>
                        </w:rPr>
                        <w:tab/>
                      </w:r>
                      <w:proofErr w:type="spellStart"/>
                      <w:r w:rsidRPr="00D276D8">
                        <w:rPr>
                          <w:rFonts w:ascii="Consolas" w:hAnsi="Consolas" w:cs="Consolas"/>
                          <w:color w:val="216F85"/>
                          <w:sz w:val="19"/>
                          <w:szCs w:val="19"/>
                          <w:highlight w:val="white"/>
                          <w:lang w:val="en-US"/>
                          <w:rPrChange w:id="2072" w:author="ghislain.aine" w:date="2015-11-04T16:47:00Z">
                            <w:rPr>
                              <w:rFonts w:ascii="Consolas" w:hAnsi="Consolas" w:cs="Consolas"/>
                              <w:color w:val="216F85"/>
                              <w:sz w:val="19"/>
                              <w:szCs w:val="19"/>
                              <w:highlight w:val="white"/>
                            </w:rPr>
                          </w:rPrChange>
                        </w:rPr>
                        <w:t>DemoPluginFactory_</w:t>
                      </w:r>
                      <w:proofErr w:type="gramStart"/>
                      <w:r w:rsidRPr="00D276D8">
                        <w:rPr>
                          <w:rFonts w:ascii="Consolas" w:hAnsi="Consolas" w:cs="Consolas"/>
                          <w:color w:val="216F85"/>
                          <w:sz w:val="19"/>
                          <w:szCs w:val="19"/>
                          <w:highlight w:val="white"/>
                          <w:lang w:val="en-US"/>
                          <w:rPrChange w:id="2073" w:author="ghislain.aine" w:date="2015-11-04T16:47:00Z">
                            <w:rPr>
                              <w:rFonts w:ascii="Consolas" w:hAnsi="Consolas" w:cs="Consolas"/>
                              <w:color w:val="216F85"/>
                              <w:sz w:val="19"/>
                              <w:szCs w:val="19"/>
                              <w:highlight w:val="white"/>
                            </w:rPr>
                          </w:rPrChange>
                        </w:rPr>
                        <w:t>Class</w:t>
                      </w:r>
                      <w:proofErr w:type="spellEnd"/>
                      <w:r w:rsidRPr="00D276D8">
                        <w:rPr>
                          <w:rFonts w:ascii="Consolas" w:hAnsi="Consolas" w:cs="Consolas"/>
                          <w:color w:val="000000"/>
                          <w:sz w:val="19"/>
                          <w:szCs w:val="19"/>
                          <w:highlight w:val="white"/>
                          <w:lang w:val="en-US"/>
                          <w:rPrChange w:id="2074" w:author="ghislain.aine" w:date="2015-11-04T16:47:00Z">
                            <w:rPr>
                              <w:rFonts w:ascii="Consolas" w:hAnsi="Consolas" w:cs="Consolas"/>
                              <w:color w:val="000000"/>
                              <w:sz w:val="19"/>
                              <w:szCs w:val="19"/>
                              <w:highlight w:val="white"/>
                            </w:rPr>
                          </w:rPrChange>
                        </w:rPr>
                        <w:t>(</w:t>
                      </w:r>
                      <w:proofErr w:type="gramEnd"/>
                      <w:r w:rsidRPr="00D276D8">
                        <w:rPr>
                          <w:rFonts w:ascii="Consolas" w:hAnsi="Consolas" w:cs="Consolas"/>
                          <w:color w:val="000000"/>
                          <w:sz w:val="19"/>
                          <w:szCs w:val="19"/>
                          <w:highlight w:val="white"/>
                          <w:lang w:val="en-US"/>
                          <w:rPrChange w:id="2075" w:author="ghislain.aine" w:date="2015-11-04T16:47:00Z">
                            <w:rPr>
                              <w:rFonts w:ascii="Consolas" w:hAnsi="Consolas" w:cs="Consolas"/>
                              <w:color w:val="000000"/>
                              <w:sz w:val="19"/>
                              <w:szCs w:val="19"/>
                              <w:highlight w:val="white"/>
                            </w:rPr>
                          </w:rPrChange>
                        </w:rPr>
                        <w:t>);</w:t>
                      </w:r>
                    </w:ins>
                  </w:p>
                  <w:p w:rsidR="00BF1190" w:rsidRPr="00E759DB" w:rsidRDefault="00D276D8" w:rsidP="00BF1190">
                    <w:pPr>
                      <w:autoSpaceDE w:val="0"/>
                      <w:autoSpaceDN w:val="0"/>
                      <w:adjustRightInd w:val="0"/>
                      <w:jc w:val="left"/>
                      <w:rPr>
                        <w:ins w:id="2076" w:author="ghislain.aine" w:date="2015-11-04T16:47:00Z"/>
                        <w:rFonts w:ascii="Consolas" w:hAnsi="Consolas" w:cs="Consolas"/>
                        <w:color w:val="000000"/>
                        <w:sz w:val="19"/>
                        <w:szCs w:val="19"/>
                        <w:highlight w:val="white"/>
                        <w:lang w:val="en-US"/>
                        <w:rPrChange w:id="2077" w:author="ghislain.aine" w:date="2015-11-04T16:47:00Z">
                          <w:rPr>
                            <w:ins w:id="2078" w:author="ghislain.aine" w:date="2015-11-04T16:47:00Z"/>
                            <w:rFonts w:ascii="Consolas" w:hAnsi="Consolas" w:cs="Consolas"/>
                            <w:color w:val="000000"/>
                            <w:sz w:val="19"/>
                            <w:szCs w:val="19"/>
                            <w:highlight w:val="white"/>
                          </w:rPr>
                        </w:rPrChange>
                      </w:rPr>
                    </w:pPr>
                    <w:ins w:id="2079" w:author="ghislain.aine" w:date="2015-11-04T16:47:00Z">
                      <w:r w:rsidRPr="00D276D8">
                        <w:rPr>
                          <w:rFonts w:ascii="Consolas" w:hAnsi="Consolas" w:cs="Consolas"/>
                          <w:color w:val="000000"/>
                          <w:sz w:val="19"/>
                          <w:szCs w:val="19"/>
                          <w:highlight w:val="white"/>
                          <w:lang w:val="en-US"/>
                          <w:rPrChange w:id="2080" w:author="ghislain.aine" w:date="2015-11-04T16:47:00Z">
                            <w:rPr>
                              <w:rFonts w:ascii="Consolas" w:hAnsi="Consolas" w:cs="Consolas"/>
                              <w:color w:val="000000"/>
                              <w:sz w:val="19"/>
                              <w:szCs w:val="19"/>
                              <w:highlight w:val="white"/>
                            </w:rPr>
                          </w:rPrChange>
                        </w:rPr>
                        <w:tab/>
                      </w:r>
                      <w:r w:rsidRPr="00D276D8">
                        <w:rPr>
                          <w:rFonts w:ascii="Consolas" w:hAnsi="Consolas" w:cs="Consolas"/>
                          <w:color w:val="008000"/>
                          <w:sz w:val="19"/>
                          <w:szCs w:val="19"/>
                          <w:highlight w:val="white"/>
                          <w:lang w:val="en-US"/>
                          <w:rPrChange w:id="2081" w:author="ghislain.aine" w:date="2015-11-04T16:47:00Z">
                            <w:rPr>
                              <w:rFonts w:ascii="Consolas" w:hAnsi="Consolas" w:cs="Consolas"/>
                              <w:color w:val="008000"/>
                              <w:sz w:val="19"/>
                              <w:szCs w:val="19"/>
                              <w:highlight w:val="white"/>
                            </w:rPr>
                          </w:rPrChange>
                        </w:rPr>
                        <w:t xml:space="preserve">/** @brief </w:t>
                      </w:r>
                      <w:proofErr w:type="spellStart"/>
                      <w:r w:rsidRPr="00D276D8">
                        <w:rPr>
                          <w:rFonts w:ascii="Consolas" w:hAnsi="Consolas" w:cs="Consolas"/>
                          <w:color w:val="008000"/>
                          <w:sz w:val="19"/>
                          <w:szCs w:val="19"/>
                          <w:highlight w:val="white"/>
                          <w:lang w:val="en-US"/>
                          <w:rPrChange w:id="2082" w:author="ghislain.aine" w:date="2015-11-04T16:47:00Z">
                            <w:rPr>
                              <w:rFonts w:ascii="Consolas" w:hAnsi="Consolas" w:cs="Consolas"/>
                              <w:color w:val="008000"/>
                              <w:sz w:val="19"/>
                              <w:szCs w:val="19"/>
                              <w:highlight w:val="white"/>
                            </w:rPr>
                          </w:rPrChange>
                        </w:rPr>
                        <w:t>Destructeur</w:t>
                      </w:r>
                      <w:proofErr w:type="spellEnd"/>
                      <w:r w:rsidRPr="00D276D8">
                        <w:rPr>
                          <w:rFonts w:ascii="Consolas" w:hAnsi="Consolas" w:cs="Consolas"/>
                          <w:color w:val="008000"/>
                          <w:sz w:val="19"/>
                          <w:szCs w:val="19"/>
                          <w:highlight w:val="white"/>
                          <w:lang w:val="en-US"/>
                          <w:rPrChange w:id="2083" w:author="ghislain.aine" w:date="2015-11-04T16:47:00Z">
                            <w:rPr>
                              <w:rFonts w:ascii="Consolas" w:hAnsi="Consolas" w:cs="Consolas"/>
                              <w:color w:val="008000"/>
                              <w:sz w:val="19"/>
                              <w:szCs w:val="19"/>
                              <w:highlight w:val="white"/>
                            </w:rPr>
                          </w:rPrChange>
                        </w:rPr>
                        <w:t xml:space="preserve"> */</w:t>
                      </w:r>
                    </w:ins>
                  </w:p>
                  <w:p w:rsidR="00BF1190" w:rsidRPr="00E759DB" w:rsidRDefault="00D276D8" w:rsidP="00BF1190">
                    <w:pPr>
                      <w:autoSpaceDE w:val="0"/>
                      <w:autoSpaceDN w:val="0"/>
                      <w:adjustRightInd w:val="0"/>
                      <w:jc w:val="left"/>
                      <w:rPr>
                        <w:ins w:id="2084" w:author="ghislain.aine" w:date="2015-11-04T16:47:00Z"/>
                        <w:rFonts w:ascii="Consolas" w:hAnsi="Consolas" w:cs="Consolas"/>
                        <w:color w:val="000000"/>
                        <w:sz w:val="19"/>
                        <w:szCs w:val="19"/>
                        <w:highlight w:val="white"/>
                        <w:lang w:val="en-US"/>
                        <w:rPrChange w:id="2085" w:author="ghislain.aine" w:date="2015-11-04T16:47:00Z">
                          <w:rPr>
                            <w:ins w:id="2086" w:author="ghislain.aine" w:date="2015-11-04T16:47:00Z"/>
                            <w:rFonts w:ascii="Consolas" w:hAnsi="Consolas" w:cs="Consolas"/>
                            <w:color w:val="000000"/>
                            <w:sz w:val="19"/>
                            <w:szCs w:val="19"/>
                            <w:highlight w:val="white"/>
                          </w:rPr>
                        </w:rPrChange>
                      </w:rPr>
                    </w:pPr>
                    <w:ins w:id="2087" w:author="ghislain.aine" w:date="2015-11-04T16:47:00Z">
                      <w:r w:rsidRPr="00D276D8">
                        <w:rPr>
                          <w:rFonts w:ascii="Consolas" w:hAnsi="Consolas" w:cs="Consolas"/>
                          <w:color w:val="000000"/>
                          <w:sz w:val="19"/>
                          <w:szCs w:val="19"/>
                          <w:highlight w:val="white"/>
                          <w:lang w:val="en-US"/>
                          <w:rPrChange w:id="2088" w:author="ghislain.aine" w:date="2015-11-04T16:47: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2089" w:author="ghislain.aine" w:date="2015-11-04T16:47:00Z">
                            <w:rPr>
                              <w:rFonts w:ascii="Consolas" w:hAnsi="Consolas" w:cs="Consolas"/>
                              <w:color w:val="0000FF"/>
                              <w:sz w:val="19"/>
                              <w:szCs w:val="19"/>
                              <w:highlight w:val="white"/>
                            </w:rPr>
                          </w:rPrChange>
                        </w:rPr>
                        <w:t>virtual</w:t>
                      </w:r>
                      <w:proofErr w:type="gramEnd"/>
                      <w:r w:rsidRPr="00D276D8">
                        <w:rPr>
                          <w:rFonts w:ascii="Consolas" w:hAnsi="Consolas" w:cs="Consolas"/>
                          <w:color w:val="000000"/>
                          <w:sz w:val="19"/>
                          <w:szCs w:val="19"/>
                          <w:highlight w:val="white"/>
                          <w:lang w:val="en-US"/>
                          <w:rPrChange w:id="2090" w:author="ghislain.aine" w:date="2015-11-04T16:47: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2091" w:author="ghislain.aine" w:date="2015-11-04T16:47:00Z">
                            <w:rPr>
                              <w:rFonts w:ascii="Consolas" w:hAnsi="Consolas" w:cs="Consolas"/>
                              <w:color w:val="216F85"/>
                              <w:sz w:val="19"/>
                              <w:szCs w:val="19"/>
                              <w:highlight w:val="white"/>
                            </w:rPr>
                          </w:rPrChange>
                        </w:rPr>
                        <w:t>DemoPluginFactory_Class</w:t>
                      </w:r>
                      <w:proofErr w:type="spellEnd"/>
                      <w:r w:rsidRPr="00D276D8">
                        <w:rPr>
                          <w:rFonts w:ascii="Consolas" w:hAnsi="Consolas" w:cs="Consolas"/>
                          <w:color w:val="000000"/>
                          <w:sz w:val="19"/>
                          <w:szCs w:val="19"/>
                          <w:highlight w:val="white"/>
                          <w:lang w:val="en-US"/>
                          <w:rPrChange w:id="2092" w:author="ghislain.aine" w:date="2015-11-04T16:47:00Z">
                            <w:rPr>
                              <w:rFonts w:ascii="Consolas" w:hAnsi="Consolas" w:cs="Consolas"/>
                              <w:color w:val="000000"/>
                              <w:sz w:val="19"/>
                              <w:szCs w:val="19"/>
                              <w:highlight w:val="white"/>
                            </w:rPr>
                          </w:rPrChange>
                        </w:rPr>
                        <w:t>();</w:t>
                      </w:r>
                    </w:ins>
                  </w:p>
                  <w:p w:rsidR="00BF1190" w:rsidRPr="00E759DB" w:rsidRDefault="00D276D8" w:rsidP="00BF1190">
                    <w:pPr>
                      <w:autoSpaceDE w:val="0"/>
                      <w:autoSpaceDN w:val="0"/>
                      <w:adjustRightInd w:val="0"/>
                      <w:jc w:val="left"/>
                      <w:rPr>
                        <w:ins w:id="2093" w:author="ghislain.aine" w:date="2015-11-04T16:47:00Z"/>
                        <w:rFonts w:ascii="Consolas" w:hAnsi="Consolas" w:cs="Consolas"/>
                        <w:color w:val="000000"/>
                        <w:sz w:val="19"/>
                        <w:szCs w:val="19"/>
                        <w:highlight w:val="white"/>
                        <w:lang w:val="en-US"/>
                        <w:rPrChange w:id="2094" w:author="ghislain.aine" w:date="2015-11-04T16:47:00Z">
                          <w:rPr>
                            <w:ins w:id="2095" w:author="ghislain.aine" w:date="2015-11-04T16:47:00Z"/>
                            <w:rFonts w:ascii="Consolas" w:hAnsi="Consolas" w:cs="Consolas"/>
                            <w:color w:val="000000"/>
                            <w:sz w:val="19"/>
                            <w:szCs w:val="19"/>
                            <w:highlight w:val="white"/>
                          </w:rPr>
                        </w:rPrChange>
                      </w:rPr>
                    </w:pPr>
                    <w:ins w:id="2096" w:author="ghislain.aine" w:date="2015-11-04T16:47:00Z">
                      <w:r w:rsidRPr="00D276D8">
                        <w:rPr>
                          <w:rFonts w:ascii="Consolas" w:hAnsi="Consolas" w:cs="Consolas"/>
                          <w:color w:val="000000"/>
                          <w:sz w:val="19"/>
                          <w:szCs w:val="19"/>
                          <w:highlight w:val="white"/>
                          <w:lang w:val="en-US"/>
                          <w:rPrChange w:id="2097" w:author="ghislain.aine" w:date="2015-11-04T16:47:00Z">
                            <w:rPr>
                              <w:rFonts w:ascii="Consolas" w:hAnsi="Consolas" w:cs="Consolas"/>
                              <w:color w:val="000000"/>
                              <w:sz w:val="19"/>
                              <w:szCs w:val="19"/>
                              <w:highlight w:val="white"/>
                            </w:rPr>
                          </w:rPrChange>
                        </w:rPr>
                        <w:tab/>
                      </w:r>
                      <w:r w:rsidRPr="00D276D8">
                        <w:rPr>
                          <w:rFonts w:ascii="Consolas" w:hAnsi="Consolas" w:cs="Consolas"/>
                          <w:color w:val="008000"/>
                          <w:sz w:val="19"/>
                          <w:szCs w:val="19"/>
                          <w:highlight w:val="white"/>
                          <w:lang w:val="en-US"/>
                          <w:rPrChange w:id="2098" w:author="ghislain.aine" w:date="2015-11-04T16:47:00Z">
                            <w:rPr>
                              <w:rFonts w:ascii="Consolas" w:hAnsi="Consolas" w:cs="Consolas"/>
                              <w:color w:val="008000"/>
                              <w:sz w:val="19"/>
                              <w:szCs w:val="19"/>
                              <w:highlight w:val="white"/>
                            </w:rPr>
                          </w:rPrChange>
                        </w:rPr>
                        <w:t xml:space="preserve">/** @brief </w:t>
                      </w:r>
                      <w:proofErr w:type="spellStart"/>
                      <w:r w:rsidRPr="00D276D8">
                        <w:rPr>
                          <w:rFonts w:ascii="Consolas" w:hAnsi="Consolas" w:cs="Consolas"/>
                          <w:color w:val="008000"/>
                          <w:sz w:val="19"/>
                          <w:szCs w:val="19"/>
                          <w:highlight w:val="white"/>
                          <w:lang w:val="en-US"/>
                          <w:rPrChange w:id="2099" w:author="ghislain.aine" w:date="2015-11-04T16:47:00Z">
                            <w:rPr>
                              <w:rFonts w:ascii="Consolas" w:hAnsi="Consolas" w:cs="Consolas"/>
                              <w:color w:val="008000"/>
                              <w:sz w:val="19"/>
                              <w:szCs w:val="19"/>
                              <w:highlight w:val="white"/>
                            </w:rPr>
                          </w:rPrChange>
                        </w:rPr>
                        <w:t>Initialisation</w:t>
                      </w:r>
                      <w:proofErr w:type="spellEnd"/>
                      <w:r w:rsidRPr="00D276D8">
                        <w:rPr>
                          <w:rFonts w:ascii="Consolas" w:hAnsi="Consolas" w:cs="Consolas"/>
                          <w:color w:val="008000"/>
                          <w:sz w:val="19"/>
                          <w:szCs w:val="19"/>
                          <w:highlight w:val="white"/>
                          <w:lang w:val="en-US"/>
                          <w:rPrChange w:id="2100" w:author="ghislain.aine" w:date="2015-11-04T16:47:00Z">
                            <w:rPr>
                              <w:rFonts w:ascii="Consolas" w:hAnsi="Consolas" w:cs="Consolas"/>
                              <w:color w:val="008000"/>
                              <w:sz w:val="19"/>
                              <w:szCs w:val="19"/>
                              <w:highlight w:val="white"/>
                            </w:rPr>
                          </w:rPrChange>
                        </w:rPr>
                        <w:t xml:space="preserve"> */</w:t>
                      </w:r>
                    </w:ins>
                  </w:p>
                  <w:p w:rsidR="00BF1190" w:rsidRPr="00E759DB" w:rsidRDefault="00D276D8" w:rsidP="00BF1190">
                    <w:pPr>
                      <w:autoSpaceDE w:val="0"/>
                      <w:autoSpaceDN w:val="0"/>
                      <w:adjustRightInd w:val="0"/>
                      <w:jc w:val="left"/>
                      <w:rPr>
                        <w:ins w:id="2101" w:author="ghislain.aine" w:date="2015-11-04T16:47:00Z"/>
                        <w:rFonts w:ascii="Consolas" w:hAnsi="Consolas" w:cs="Consolas"/>
                        <w:color w:val="000000"/>
                        <w:sz w:val="19"/>
                        <w:szCs w:val="19"/>
                        <w:highlight w:val="white"/>
                        <w:lang w:val="en-US"/>
                        <w:rPrChange w:id="2102" w:author="ghislain.aine" w:date="2015-11-04T16:47:00Z">
                          <w:rPr>
                            <w:ins w:id="2103" w:author="ghislain.aine" w:date="2015-11-04T16:47:00Z"/>
                            <w:rFonts w:ascii="Consolas" w:hAnsi="Consolas" w:cs="Consolas"/>
                            <w:color w:val="000000"/>
                            <w:sz w:val="19"/>
                            <w:szCs w:val="19"/>
                            <w:highlight w:val="white"/>
                          </w:rPr>
                        </w:rPrChange>
                      </w:rPr>
                    </w:pPr>
                    <w:ins w:id="2104" w:author="ghislain.aine" w:date="2015-11-04T16:47:00Z">
                      <w:r w:rsidRPr="00D276D8">
                        <w:rPr>
                          <w:rFonts w:ascii="Consolas" w:hAnsi="Consolas" w:cs="Consolas"/>
                          <w:color w:val="000000"/>
                          <w:sz w:val="19"/>
                          <w:szCs w:val="19"/>
                          <w:highlight w:val="white"/>
                          <w:lang w:val="en-US"/>
                          <w:rPrChange w:id="2105" w:author="ghislain.aine" w:date="2015-11-04T16:47: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2106" w:author="ghislain.aine" w:date="2015-11-04T16:47:00Z">
                            <w:rPr>
                              <w:rFonts w:ascii="Consolas" w:hAnsi="Consolas" w:cs="Consolas"/>
                              <w:color w:val="0000FF"/>
                              <w:sz w:val="19"/>
                              <w:szCs w:val="19"/>
                              <w:highlight w:val="white"/>
                            </w:rPr>
                          </w:rPrChange>
                        </w:rPr>
                        <w:t>void</w:t>
                      </w:r>
                      <w:proofErr w:type="gramEnd"/>
                      <w:r w:rsidRPr="00D276D8">
                        <w:rPr>
                          <w:rFonts w:ascii="Consolas" w:hAnsi="Consolas" w:cs="Consolas"/>
                          <w:color w:val="000000"/>
                          <w:sz w:val="19"/>
                          <w:szCs w:val="19"/>
                          <w:highlight w:val="white"/>
                          <w:lang w:val="en-US"/>
                          <w:rPrChange w:id="2107" w:author="ghislain.aine" w:date="2015-11-04T16:47:00Z">
                            <w:rPr>
                              <w:rFonts w:ascii="Consolas" w:hAnsi="Consolas" w:cs="Consolas"/>
                              <w:color w:val="000000"/>
                              <w:sz w:val="19"/>
                              <w:szCs w:val="19"/>
                              <w:highlight w:val="white"/>
                            </w:rPr>
                          </w:rPrChange>
                        </w:rPr>
                        <w:t xml:space="preserve"> </w:t>
                      </w:r>
                      <w:r w:rsidRPr="00D276D8">
                        <w:rPr>
                          <w:rFonts w:ascii="Consolas" w:hAnsi="Consolas" w:cs="Consolas"/>
                          <w:color w:val="880000"/>
                          <w:sz w:val="19"/>
                          <w:szCs w:val="19"/>
                          <w:highlight w:val="white"/>
                          <w:lang w:val="en-US"/>
                          <w:rPrChange w:id="2108" w:author="ghislain.aine" w:date="2015-11-04T16:47:00Z">
                            <w:rPr>
                              <w:rFonts w:ascii="Consolas" w:hAnsi="Consolas" w:cs="Consolas"/>
                              <w:color w:val="880000"/>
                              <w:sz w:val="19"/>
                              <w:szCs w:val="19"/>
                              <w:highlight w:val="white"/>
                            </w:rPr>
                          </w:rPrChange>
                        </w:rPr>
                        <w:t>Initialize</w:t>
                      </w:r>
                      <w:r w:rsidRPr="00D276D8">
                        <w:rPr>
                          <w:rFonts w:ascii="Consolas" w:hAnsi="Consolas" w:cs="Consolas"/>
                          <w:color w:val="000000"/>
                          <w:sz w:val="19"/>
                          <w:szCs w:val="19"/>
                          <w:highlight w:val="white"/>
                          <w:lang w:val="en-US"/>
                          <w:rPrChange w:id="2109" w:author="ghislain.aine" w:date="2015-11-04T16:47:00Z">
                            <w:rPr>
                              <w:rFonts w:ascii="Consolas" w:hAnsi="Consolas" w:cs="Consolas"/>
                              <w:color w:val="000000"/>
                              <w:sz w:val="19"/>
                              <w:szCs w:val="19"/>
                              <w:highlight w:val="white"/>
                            </w:rPr>
                          </w:rPrChange>
                        </w:rPr>
                        <w:t xml:space="preserve">() </w:t>
                      </w:r>
                      <w:r w:rsidRPr="00D276D8">
                        <w:rPr>
                          <w:rFonts w:ascii="Consolas" w:hAnsi="Consolas" w:cs="Consolas"/>
                          <w:color w:val="0000FF"/>
                          <w:sz w:val="19"/>
                          <w:szCs w:val="19"/>
                          <w:highlight w:val="white"/>
                          <w:lang w:val="en-US"/>
                          <w:rPrChange w:id="2110" w:author="ghislain.aine" w:date="2015-11-04T16:47:00Z">
                            <w:rPr>
                              <w:rFonts w:ascii="Consolas" w:hAnsi="Consolas" w:cs="Consolas"/>
                              <w:color w:val="0000FF"/>
                              <w:sz w:val="19"/>
                              <w:szCs w:val="19"/>
                              <w:highlight w:val="white"/>
                            </w:rPr>
                          </w:rPrChange>
                        </w:rPr>
                        <w:t>override</w:t>
                      </w:r>
                      <w:r w:rsidRPr="00D276D8">
                        <w:rPr>
                          <w:rFonts w:ascii="Consolas" w:hAnsi="Consolas" w:cs="Consolas"/>
                          <w:color w:val="000000"/>
                          <w:sz w:val="19"/>
                          <w:szCs w:val="19"/>
                          <w:highlight w:val="white"/>
                          <w:lang w:val="en-US"/>
                          <w:rPrChange w:id="2111" w:author="ghislain.aine" w:date="2015-11-04T16:47:00Z">
                            <w:rPr>
                              <w:rFonts w:ascii="Consolas" w:hAnsi="Consolas" w:cs="Consolas"/>
                              <w:color w:val="000000"/>
                              <w:sz w:val="19"/>
                              <w:szCs w:val="19"/>
                              <w:highlight w:val="white"/>
                            </w:rPr>
                          </w:rPrChange>
                        </w:rPr>
                        <w:t>;</w:t>
                      </w:r>
                    </w:ins>
                  </w:p>
                  <w:p w:rsidR="00BF1190" w:rsidRPr="00BF1190" w:rsidRDefault="00D276D8" w:rsidP="00BF1190">
                    <w:pPr>
                      <w:autoSpaceDE w:val="0"/>
                      <w:autoSpaceDN w:val="0"/>
                      <w:adjustRightInd w:val="0"/>
                      <w:jc w:val="left"/>
                      <w:rPr>
                        <w:ins w:id="2112" w:author="ghislain.aine" w:date="2015-11-04T16:47:00Z"/>
                        <w:rFonts w:ascii="Consolas" w:hAnsi="Consolas" w:cs="Consolas"/>
                        <w:color w:val="000000"/>
                        <w:sz w:val="19"/>
                        <w:szCs w:val="19"/>
                        <w:highlight w:val="white"/>
                      </w:rPr>
                    </w:pPr>
                    <w:ins w:id="2113" w:author="ghislain.aine" w:date="2015-11-04T16:47:00Z">
                      <w:r w:rsidRPr="00D276D8">
                        <w:rPr>
                          <w:rFonts w:ascii="Consolas" w:hAnsi="Consolas" w:cs="Consolas"/>
                          <w:color w:val="000000"/>
                          <w:sz w:val="19"/>
                          <w:szCs w:val="19"/>
                          <w:highlight w:val="white"/>
                          <w:lang w:val="en-US"/>
                          <w:rPrChange w:id="2114" w:author="ghislain.aine" w:date="2015-11-04T16:47:00Z">
                            <w:rPr>
                              <w:rFonts w:ascii="Consolas" w:hAnsi="Consolas" w:cs="Consolas"/>
                              <w:color w:val="000000"/>
                              <w:sz w:val="19"/>
                              <w:szCs w:val="19"/>
                              <w:highlight w:val="white"/>
                            </w:rPr>
                          </w:rPrChange>
                        </w:rPr>
                        <w:tab/>
                      </w:r>
                      <w:r w:rsidR="00BF1190" w:rsidRPr="00BF1190">
                        <w:rPr>
                          <w:rFonts w:ascii="Consolas" w:hAnsi="Consolas" w:cs="Consolas"/>
                          <w:color w:val="008000"/>
                          <w:sz w:val="19"/>
                          <w:szCs w:val="19"/>
                          <w:highlight w:val="white"/>
                        </w:rPr>
                        <w:t>/** @</w:t>
                      </w:r>
                      <w:proofErr w:type="spellStart"/>
                      <w:r w:rsidR="00BF1190" w:rsidRPr="00BF1190">
                        <w:rPr>
                          <w:rFonts w:ascii="Consolas" w:hAnsi="Consolas" w:cs="Consolas"/>
                          <w:color w:val="008000"/>
                          <w:sz w:val="19"/>
                          <w:szCs w:val="19"/>
                          <w:highlight w:val="white"/>
                        </w:rPr>
                        <w:t>brief</w:t>
                      </w:r>
                      <w:proofErr w:type="spellEnd"/>
                      <w:r w:rsidR="00BF1190" w:rsidRPr="00BF1190">
                        <w:rPr>
                          <w:rFonts w:ascii="Consolas" w:hAnsi="Consolas" w:cs="Consolas"/>
                          <w:color w:val="008000"/>
                          <w:sz w:val="19"/>
                          <w:szCs w:val="19"/>
                          <w:highlight w:val="white"/>
                        </w:rPr>
                        <w:t xml:space="preserve"> Libération */</w:t>
                      </w:r>
                    </w:ins>
                  </w:p>
                  <w:p w:rsidR="00BF1190" w:rsidRPr="00EA6991" w:rsidRDefault="00BF1190" w:rsidP="00BF1190">
                    <w:pPr>
                      <w:autoSpaceDE w:val="0"/>
                      <w:autoSpaceDN w:val="0"/>
                      <w:adjustRightInd w:val="0"/>
                      <w:jc w:val="left"/>
                      <w:rPr>
                        <w:ins w:id="2115" w:author="ghislain.aine" w:date="2015-11-04T16:47:00Z"/>
                        <w:rFonts w:ascii="Consolas" w:hAnsi="Consolas" w:cs="Consolas"/>
                        <w:color w:val="000000"/>
                        <w:sz w:val="19"/>
                        <w:szCs w:val="19"/>
                        <w:highlight w:val="white"/>
                      </w:rPr>
                    </w:pPr>
                    <w:ins w:id="2116" w:author="ghislain.aine" w:date="2015-11-04T16:47:00Z">
                      <w:r w:rsidRPr="00BF1190">
                        <w:rPr>
                          <w:rFonts w:ascii="Consolas" w:hAnsi="Consolas" w:cs="Consolas"/>
                          <w:color w:val="000000"/>
                          <w:sz w:val="19"/>
                          <w:szCs w:val="19"/>
                          <w:highlight w:val="white"/>
                        </w:rPr>
                        <w:tab/>
                      </w:r>
                      <w:proofErr w:type="spellStart"/>
                      <w:r w:rsidRPr="00EA6991">
                        <w:rPr>
                          <w:rFonts w:ascii="Consolas" w:hAnsi="Consolas" w:cs="Consolas"/>
                          <w:color w:val="0000FF"/>
                          <w:sz w:val="19"/>
                          <w:szCs w:val="19"/>
                          <w:highlight w:val="white"/>
                        </w:rPr>
                        <w:t>void</w:t>
                      </w:r>
                      <w:proofErr w:type="spellEnd"/>
                      <w:r w:rsidRPr="00EA6991">
                        <w:rPr>
                          <w:rFonts w:ascii="Consolas" w:hAnsi="Consolas" w:cs="Consolas"/>
                          <w:color w:val="000000"/>
                          <w:sz w:val="19"/>
                          <w:szCs w:val="19"/>
                          <w:highlight w:val="white"/>
                        </w:rPr>
                        <w:t xml:space="preserve"> </w:t>
                      </w:r>
                      <w:proofErr w:type="spellStart"/>
                      <w:proofErr w:type="gramStart"/>
                      <w:r w:rsidRPr="00EA6991">
                        <w:rPr>
                          <w:rFonts w:ascii="Consolas" w:hAnsi="Consolas" w:cs="Consolas"/>
                          <w:color w:val="880000"/>
                          <w:sz w:val="19"/>
                          <w:szCs w:val="19"/>
                          <w:highlight w:val="white"/>
                        </w:rPr>
                        <w:t>Liberate</w:t>
                      </w:r>
                      <w:proofErr w:type="spellEnd"/>
                      <w:r w:rsidRPr="00EA6991">
                        <w:rPr>
                          <w:rFonts w:ascii="Consolas" w:hAnsi="Consolas" w:cs="Consolas"/>
                          <w:color w:val="000000"/>
                          <w:sz w:val="19"/>
                          <w:szCs w:val="19"/>
                          <w:highlight w:val="white"/>
                        </w:rPr>
                        <w:t>(</w:t>
                      </w:r>
                      <w:proofErr w:type="gramEnd"/>
                      <w:r w:rsidRPr="00EA6991">
                        <w:rPr>
                          <w:rFonts w:ascii="Consolas" w:hAnsi="Consolas" w:cs="Consolas"/>
                          <w:color w:val="000000"/>
                          <w:sz w:val="19"/>
                          <w:szCs w:val="19"/>
                          <w:highlight w:val="white"/>
                        </w:rPr>
                        <w:t xml:space="preserve">) </w:t>
                      </w:r>
                      <w:proofErr w:type="spellStart"/>
                      <w:r w:rsidRPr="00EA6991">
                        <w:rPr>
                          <w:rFonts w:ascii="Consolas" w:hAnsi="Consolas" w:cs="Consolas"/>
                          <w:color w:val="0000FF"/>
                          <w:sz w:val="19"/>
                          <w:szCs w:val="19"/>
                          <w:highlight w:val="white"/>
                        </w:rPr>
                        <w:t>override</w:t>
                      </w:r>
                      <w:proofErr w:type="spellEnd"/>
                      <w:r w:rsidRPr="00EA6991">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2117" w:author="ghislain.aine" w:date="2015-11-04T16:47:00Z"/>
                        <w:rFonts w:ascii="Consolas" w:hAnsi="Consolas" w:cs="Consolas"/>
                        <w:color w:val="000000"/>
                        <w:sz w:val="19"/>
                        <w:szCs w:val="19"/>
                        <w:highlight w:val="white"/>
                      </w:rPr>
                    </w:pPr>
                    <w:ins w:id="2118" w:author="ghislain.aine" w:date="2015-11-04T16:47:00Z">
                      <w:r w:rsidRPr="00EA6991">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proofErr w:type="gramStart"/>
                      <w:r>
                        <w:rPr>
                          <w:rFonts w:ascii="Consolas" w:hAnsi="Consolas" w:cs="Consolas"/>
                          <w:color w:val="008000"/>
                          <w:sz w:val="19"/>
                          <w:szCs w:val="19"/>
                          <w:highlight w:val="white"/>
                        </w:rPr>
                        <w:t>brief</w:t>
                      </w:r>
                      <w:proofErr w:type="spellEnd"/>
                      <w:proofErr w:type="gramEnd"/>
                      <w:r>
                        <w:rPr>
                          <w:rFonts w:ascii="Consolas" w:hAnsi="Consolas" w:cs="Consolas"/>
                          <w:color w:val="008000"/>
                          <w:sz w:val="19"/>
                          <w:szCs w:val="19"/>
                          <w:highlight w:val="white"/>
                        </w:rPr>
                        <w:t xml:space="preserve"> Accès à la version du plugin */</w:t>
                      </w:r>
                    </w:ins>
                  </w:p>
                  <w:p w:rsidR="00BF1190" w:rsidRDefault="00BF1190" w:rsidP="00BF1190">
                    <w:pPr>
                      <w:autoSpaceDE w:val="0"/>
                      <w:autoSpaceDN w:val="0"/>
                      <w:adjustRightInd w:val="0"/>
                      <w:jc w:val="left"/>
                      <w:rPr>
                        <w:ins w:id="2119" w:author="ghislain.aine" w:date="2015-11-04T16:47:00Z"/>
                        <w:rFonts w:ascii="Consolas" w:hAnsi="Consolas" w:cs="Consolas"/>
                        <w:color w:val="000000"/>
                        <w:sz w:val="19"/>
                        <w:szCs w:val="19"/>
                        <w:highlight w:val="white"/>
                      </w:rPr>
                    </w:pPr>
                    <w:ins w:id="2120" w:author="ghislain.aine" w:date="2015-11-04T16:47:00Z">
                      <w:r>
                        <w:rPr>
                          <w:rFonts w:ascii="Consolas" w:hAnsi="Consolas" w:cs="Consolas"/>
                          <w:color w:val="000000"/>
                          <w:sz w:val="19"/>
                          <w:szCs w:val="19"/>
                          <w:highlight w:val="white"/>
                        </w:rPr>
                        <w:tab/>
                      </w:r>
                      <w:proofErr w:type="spellStart"/>
                      <w:r>
                        <w:rPr>
                          <w:rFonts w:ascii="Consolas" w:hAnsi="Consolas" w:cs="Consolas"/>
                          <w:color w:val="216F85"/>
                          <w:sz w:val="19"/>
                          <w:szCs w:val="19"/>
                          <w:highlight w:val="white"/>
                        </w:rPr>
                        <w:t>QString</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880000"/>
                          <w:sz w:val="19"/>
                          <w:szCs w:val="19"/>
                          <w:highlight w:val="white"/>
                        </w:rPr>
                        <w:t>GetPluginVersion</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override</w:t>
                      </w:r>
                      <w:proofErr w:type="spellEnd"/>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2121" w:author="ghislain.aine" w:date="2015-11-04T16:47:00Z"/>
                        <w:rFonts w:ascii="Consolas" w:hAnsi="Consolas" w:cs="Consolas"/>
                        <w:color w:val="000000"/>
                        <w:sz w:val="19"/>
                        <w:szCs w:val="19"/>
                        <w:highlight w:val="white"/>
                      </w:rPr>
                    </w:pPr>
                    <w:ins w:id="2122" w:author="ghislain.aine" w:date="2015-11-04T16:47:00Z">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proofErr w:type="gramStart"/>
                      <w:r>
                        <w:rPr>
                          <w:rFonts w:ascii="Consolas" w:hAnsi="Consolas" w:cs="Consolas"/>
                          <w:color w:val="008000"/>
                          <w:sz w:val="19"/>
                          <w:szCs w:val="19"/>
                          <w:highlight w:val="white"/>
                        </w:rPr>
                        <w:t>brief</w:t>
                      </w:r>
                      <w:proofErr w:type="spellEnd"/>
                      <w:proofErr w:type="gramEnd"/>
                      <w:r>
                        <w:rPr>
                          <w:rFonts w:ascii="Consolas" w:hAnsi="Consolas" w:cs="Consolas"/>
                          <w:color w:val="008000"/>
                          <w:sz w:val="19"/>
                          <w:szCs w:val="19"/>
                          <w:highlight w:val="white"/>
                        </w:rPr>
                        <w:t xml:space="preserve"> Accès à la date de compilation du plugin depuis le 1er janvier 1970 */</w:t>
                      </w:r>
                    </w:ins>
                  </w:p>
                  <w:p w:rsidR="00BF1190" w:rsidRDefault="00BF1190" w:rsidP="00BF1190">
                    <w:ins w:id="2123" w:author="ghislain.aine" w:date="2015-11-04T16:47:00Z">
                      <w:r>
                        <w:rPr>
                          <w:rFonts w:ascii="Consolas" w:hAnsi="Consolas" w:cs="Consolas"/>
                          <w:color w:val="000000"/>
                          <w:sz w:val="19"/>
                          <w:szCs w:val="19"/>
                          <w:highlight w:val="white"/>
                        </w:rPr>
                        <w:tab/>
                      </w:r>
                      <w:r>
                        <w:rPr>
                          <w:rFonts w:ascii="Consolas" w:hAnsi="Consolas" w:cs="Consolas"/>
                          <w:color w:val="0000FF"/>
                          <w:sz w:val="19"/>
                          <w:szCs w:val="19"/>
                          <w:highlight w:val="white"/>
                        </w:rPr>
                        <w:t>double</w:t>
                      </w:r>
                      <w:r>
                        <w:rPr>
                          <w:rFonts w:ascii="Consolas" w:hAnsi="Consolas" w:cs="Consolas"/>
                          <w:color w:val="000000"/>
                          <w:sz w:val="19"/>
                          <w:szCs w:val="19"/>
                          <w:highlight w:val="white"/>
                        </w:rPr>
                        <w:t xml:space="preserve"> </w:t>
                      </w:r>
                      <w:proofErr w:type="spellStart"/>
                      <w:proofErr w:type="gramStart"/>
                      <w:r>
                        <w:rPr>
                          <w:rFonts w:ascii="Consolas" w:hAnsi="Consolas" w:cs="Consolas"/>
                          <w:color w:val="880000"/>
                          <w:sz w:val="19"/>
                          <w:szCs w:val="19"/>
                          <w:highlight w:val="white"/>
                        </w:rPr>
                        <w:t>GetPluginCompilationDate</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ins>
                  </w:p>
                </w:txbxContent>
              </v:textbox>
              <w10:wrap type="none"/>
              <w10:anchorlock/>
            </v:shape>
          </w:pict>
        </w:r>
      </w:ins>
    </w:p>
    <w:p w:rsidR="00BF1190" w:rsidRDefault="00BF1190" w:rsidP="00BF1190">
      <w:pPr>
        <w:spacing w:after="200" w:line="276" w:lineRule="auto"/>
        <w:jc w:val="left"/>
        <w:rPr>
          <w:ins w:id="2124" w:author="ghislain.aine" w:date="2015-11-04T16:47:00Z"/>
          <w:rFonts w:ascii="Courier New" w:eastAsia="Times New Roman" w:hAnsi="Courier New" w:cs="Courier New"/>
          <w:color w:val="8000FF"/>
          <w:sz w:val="16"/>
          <w:szCs w:val="16"/>
          <w:lang w:eastAsia="fr-FR"/>
        </w:rPr>
      </w:pPr>
    </w:p>
    <w:p w:rsidR="00BF1190" w:rsidRPr="00A50A7C" w:rsidDel="0013549D" w:rsidRDefault="00BF1190" w:rsidP="00BF1190">
      <w:pPr>
        <w:shd w:val="clear" w:color="auto" w:fill="FFFFFF"/>
        <w:jc w:val="left"/>
        <w:rPr>
          <w:ins w:id="2125" w:author="jerome draillard" w:date="2015-10-29T11:31:00Z"/>
          <w:del w:id="2126" w:author="ghislain.aine" w:date="2015-10-30T10:23:00Z"/>
          <w:rFonts w:ascii="Courier New" w:eastAsia="Times New Roman" w:hAnsi="Courier New" w:cs="Courier New"/>
          <w:color w:val="000000"/>
          <w:sz w:val="16"/>
          <w:szCs w:val="16"/>
          <w:lang w:eastAsia="fr-FR"/>
        </w:rPr>
      </w:pPr>
      <w:ins w:id="2127" w:author="jerome draillard" w:date="2015-10-29T11:31:00Z">
        <w:del w:id="2128" w:author="ghislain.aine" w:date="2015-10-30T10:23:00Z">
          <w:r w:rsidRPr="00A50A7C" w:rsidDel="0013549D">
            <w:rPr>
              <w:rFonts w:ascii="Courier New" w:eastAsia="Times New Roman" w:hAnsi="Courier New" w:cs="Courier New"/>
              <w:color w:val="8000FF"/>
              <w:sz w:val="16"/>
              <w:szCs w:val="16"/>
              <w:lang w:eastAsia="fr-FR"/>
            </w:rPr>
            <w:delText>protected</w:delText>
          </w:r>
          <w:r w:rsidRPr="00A50A7C" w:rsidDel="0013549D">
            <w:rPr>
              <w:rFonts w:ascii="Courier New" w:eastAsia="Times New Roman" w:hAnsi="Courier New" w:cs="Courier New"/>
              <w:b/>
              <w:bCs/>
              <w:color w:val="000080"/>
              <w:sz w:val="16"/>
              <w:szCs w:val="16"/>
              <w:lang w:eastAsia="fr-FR"/>
            </w:rPr>
            <w:delText>:</w:delText>
          </w:r>
        </w:del>
      </w:ins>
    </w:p>
    <w:p w:rsidR="00BF1190" w:rsidRPr="00A50A7C" w:rsidDel="0013549D" w:rsidRDefault="00BF1190" w:rsidP="00BF1190">
      <w:pPr>
        <w:shd w:val="clear" w:color="auto" w:fill="FFFFFF"/>
        <w:jc w:val="left"/>
        <w:rPr>
          <w:ins w:id="2129" w:author="jerome draillard" w:date="2015-10-29T11:31:00Z"/>
          <w:del w:id="2130" w:author="ghislain.aine" w:date="2015-10-30T10:23:00Z"/>
          <w:rFonts w:ascii="Courier New" w:eastAsia="Times New Roman" w:hAnsi="Courier New" w:cs="Courier New"/>
          <w:color w:val="000000"/>
          <w:sz w:val="16"/>
          <w:szCs w:val="16"/>
          <w:lang w:eastAsia="fr-FR"/>
        </w:rPr>
      </w:pPr>
      <w:ins w:id="2131" w:author="jerome draillard" w:date="2015-10-29T11:31:00Z">
        <w:del w:id="2132"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instanciation d'un composant */</w:delText>
          </w:r>
        </w:del>
      </w:ins>
    </w:p>
    <w:p w:rsidR="00BF1190" w:rsidRPr="00A50A7C" w:rsidDel="0013549D" w:rsidRDefault="00BF1190" w:rsidP="00BF1190">
      <w:pPr>
        <w:shd w:val="clear" w:color="auto" w:fill="FFFFFF"/>
        <w:jc w:val="left"/>
        <w:rPr>
          <w:ins w:id="2133" w:author="jerome draillard" w:date="2015-10-29T11:31:00Z"/>
          <w:del w:id="2134" w:author="ghislain.aine" w:date="2015-10-30T10:23:00Z"/>
          <w:rFonts w:ascii="Courier New" w:eastAsia="Times New Roman" w:hAnsi="Courier New" w:cs="Courier New"/>
          <w:color w:val="000000"/>
          <w:sz w:val="16"/>
          <w:szCs w:val="16"/>
          <w:lang w:val="en-US" w:eastAsia="fr-FR"/>
        </w:rPr>
      </w:pPr>
      <w:ins w:id="2135" w:author="jerome draillard" w:date="2015-10-29T11:31:00Z">
        <w:del w:id="2136"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0000"/>
              <w:sz w:val="16"/>
              <w:szCs w:val="16"/>
              <w:lang w:val="en-US" w:eastAsia="fr-FR"/>
            </w:rPr>
            <w:delText>StreamWork</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SwCore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SwComponent_Class </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 CreateInstanceOf</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QString name</w:delText>
          </w:r>
          <w:r w:rsidRPr="00A50A7C" w:rsidDel="0013549D">
            <w:rPr>
              <w:rFonts w:ascii="Courier New" w:eastAsia="Times New Roman" w:hAnsi="Courier New" w:cs="Courier New"/>
              <w:b/>
              <w:bCs/>
              <w:color w:val="000080"/>
              <w:sz w:val="16"/>
              <w:szCs w:val="16"/>
              <w:lang w:val="en-US" w:eastAsia="fr-FR"/>
            </w:rPr>
            <w:delText>);</w:delText>
          </w:r>
        </w:del>
      </w:ins>
    </w:p>
    <w:p w:rsidR="00BF1190" w:rsidRPr="00A50A7C" w:rsidDel="0013549D" w:rsidRDefault="00D276D8" w:rsidP="00BF1190">
      <w:pPr>
        <w:shd w:val="clear" w:color="auto" w:fill="FFFFFF"/>
        <w:jc w:val="left"/>
        <w:rPr>
          <w:ins w:id="2137" w:author="jerome draillard" w:date="2015-10-29T11:31:00Z"/>
          <w:del w:id="2138" w:author="ghislain.aine" w:date="2015-10-30T10:23:00Z"/>
          <w:rFonts w:ascii="Courier New" w:eastAsia="Times New Roman" w:hAnsi="Courier New" w:cs="Courier New"/>
          <w:color w:val="000000"/>
          <w:sz w:val="16"/>
          <w:szCs w:val="16"/>
          <w:lang w:eastAsia="fr-FR"/>
        </w:rPr>
      </w:pPr>
      <w:ins w:id="2139" w:author="jerome draillard" w:date="2015-10-29T11:31:00Z">
        <w:del w:id="2140" w:author="ghislain.aine" w:date="2015-10-30T10:23:00Z">
          <w:r w:rsidRPr="00D276D8">
            <w:rPr>
              <w:rFonts w:ascii="Courier New" w:eastAsia="Times New Roman" w:hAnsi="Courier New" w:cs="Courier New"/>
              <w:color w:val="000000"/>
              <w:sz w:val="16"/>
              <w:szCs w:val="16"/>
              <w:lang w:val="en-US" w:eastAsia="fr-FR"/>
              <w:rPrChange w:id="2141" w:author="ghislain.aine" w:date="2015-10-30T09:53:00Z">
                <w:rPr>
                  <w:rFonts w:ascii="Courier New" w:eastAsia="Times New Roman" w:hAnsi="Courier New" w:cs="Courier New"/>
                  <w:color w:val="000000"/>
                  <w:sz w:val="16"/>
                  <w:szCs w:val="16"/>
                  <w:u w:val="single"/>
                  <w:lang w:val="en-US" w:eastAsia="fr-FR"/>
                </w:rPr>
              </w:rPrChange>
            </w:rPr>
            <w:delText xml:space="preserve">        </w:delText>
          </w:r>
          <w:r w:rsidR="00BF1190" w:rsidRPr="00A50A7C" w:rsidDel="0013549D">
            <w:rPr>
              <w:rFonts w:ascii="Courier New" w:eastAsia="Times New Roman" w:hAnsi="Courier New" w:cs="Courier New"/>
              <w:color w:val="008080"/>
              <w:sz w:val="16"/>
              <w:szCs w:val="16"/>
              <w:lang w:eastAsia="fr-FR"/>
            </w:rPr>
            <w:delText>/** @brief ac</w:delText>
          </w:r>
        </w:del>
        <w:del w:id="2142" w:author="ghislain.aine" w:date="2015-10-29T15:31:00Z">
          <w:r w:rsidR="00BF1190" w:rsidRPr="00A50A7C" w:rsidDel="00E2505C">
            <w:rPr>
              <w:rFonts w:ascii="Courier New" w:eastAsia="Times New Roman" w:hAnsi="Courier New" w:cs="Courier New"/>
              <w:color w:val="008080"/>
              <w:sz w:val="16"/>
              <w:szCs w:val="16"/>
              <w:lang w:eastAsia="fr-FR"/>
            </w:rPr>
            <w:delText>c</w:delText>
          </w:r>
          <w:r w:rsidR="00BF1190" w:rsidRPr="00A50A7C" w:rsidDel="00E2505C">
            <w:rPr>
              <w:rFonts w:ascii="MS Mincho" w:eastAsia="MS Mincho" w:hAnsi="MS Mincho" w:cs="MS Mincho" w:hint="eastAsia"/>
              <w:color w:val="008080"/>
              <w:sz w:val="16"/>
              <w:szCs w:val="16"/>
              <w:lang w:eastAsia="fr-FR"/>
            </w:rPr>
            <w:delText>賠</w:delText>
          </w:r>
          <w:r w:rsidR="00BF1190" w:rsidRPr="00A50A7C" w:rsidDel="00E2505C">
            <w:rPr>
              <w:rFonts w:ascii="Courier New" w:eastAsia="Times New Roman" w:hAnsi="Courier New" w:cs="Courier New"/>
              <w:color w:val="008080"/>
              <w:sz w:val="16"/>
              <w:szCs w:val="16"/>
              <w:lang w:eastAsia="fr-FR"/>
            </w:rPr>
            <w:delText>a licd'u</w:delText>
          </w:r>
        </w:del>
        <w:del w:id="2143" w:author="ghislain.aine" w:date="2015-10-30T10:23:00Z">
          <w:r w:rsidR="00BF1190" w:rsidRPr="00A50A7C" w:rsidDel="0013549D">
            <w:rPr>
              <w:rFonts w:ascii="Courier New" w:eastAsia="Times New Roman" w:hAnsi="Courier New" w:cs="Courier New"/>
              <w:color w:val="008080"/>
              <w:sz w:val="16"/>
              <w:szCs w:val="16"/>
              <w:lang w:eastAsia="fr-FR"/>
            </w:rPr>
            <w:delText>n composant */</w:delText>
          </w:r>
        </w:del>
      </w:ins>
    </w:p>
    <w:p w:rsidR="00BF1190" w:rsidRPr="00A50A7C" w:rsidDel="0013549D" w:rsidRDefault="00BF1190" w:rsidP="00BF1190">
      <w:pPr>
        <w:shd w:val="clear" w:color="auto" w:fill="FFFFFF"/>
        <w:jc w:val="left"/>
        <w:rPr>
          <w:ins w:id="2144" w:author="jerome draillard" w:date="2015-10-29T11:31:00Z"/>
          <w:del w:id="2145" w:author="ghislain.aine" w:date="2015-10-30T10:23:00Z"/>
          <w:rFonts w:ascii="Courier New" w:eastAsia="Times New Roman" w:hAnsi="Courier New" w:cs="Courier New"/>
          <w:color w:val="000000"/>
          <w:sz w:val="16"/>
          <w:szCs w:val="16"/>
          <w:lang w:val="en-US" w:eastAsia="fr-FR"/>
        </w:rPr>
      </w:pPr>
      <w:ins w:id="2146" w:author="jerome draillard" w:date="2015-10-29T11:31:00Z">
        <w:del w:id="2147"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0000"/>
              <w:sz w:val="16"/>
              <w:szCs w:val="16"/>
              <w:lang w:val="en-US" w:eastAsia="fr-FR"/>
            </w:rPr>
            <w:delText>QIcon CreateIconOf</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QString name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8000FF"/>
              <w:sz w:val="16"/>
              <w:szCs w:val="16"/>
              <w:lang w:val="en-US" w:eastAsia="fr-FR"/>
            </w:rPr>
            <w:delText>const</w:delText>
          </w:r>
          <w:r w:rsidRPr="00A50A7C" w:rsidDel="0013549D">
            <w:rPr>
              <w:rFonts w:ascii="Courier New" w:eastAsia="Times New Roman" w:hAnsi="Courier New" w:cs="Courier New"/>
              <w:b/>
              <w:bCs/>
              <w:color w:val="000080"/>
              <w:sz w:val="16"/>
              <w:szCs w:val="16"/>
              <w:lang w:val="en-US" w:eastAsia="fr-FR"/>
            </w:rPr>
            <w:delText>;</w:delText>
          </w:r>
        </w:del>
      </w:ins>
    </w:p>
    <w:p w:rsidR="00BF1190" w:rsidRPr="00A50A7C" w:rsidDel="0013549D" w:rsidRDefault="00BF1190" w:rsidP="00BF1190">
      <w:pPr>
        <w:shd w:val="clear" w:color="auto" w:fill="FFFFFF"/>
        <w:jc w:val="left"/>
        <w:rPr>
          <w:ins w:id="2148" w:author="jerome draillard" w:date="2015-10-29T11:31:00Z"/>
          <w:del w:id="2149" w:author="ghislain.aine" w:date="2015-10-30T10:23:00Z"/>
          <w:rFonts w:ascii="Courier New" w:eastAsia="Times New Roman" w:hAnsi="Courier New" w:cs="Courier New"/>
          <w:color w:val="000000"/>
          <w:sz w:val="16"/>
          <w:szCs w:val="16"/>
          <w:lang w:val="en-US" w:eastAsia="fr-FR"/>
        </w:rPr>
      </w:pPr>
      <w:ins w:id="2150" w:author="jerome draillard" w:date="2015-10-29T11:31:00Z">
        <w:del w:id="2151"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val="en-US" w:eastAsia="fr-FR"/>
            </w:rPr>
            <w:delText>/** @brief instanciation d'une data */</w:delText>
          </w:r>
        </w:del>
      </w:ins>
    </w:p>
    <w:p w:rsidR="00BF1190" w:rsidRPr="00A50A7C" w:rsidDel="0013549D" w:rsidRDefault="00BF1190" w:rsidP="00BF1190">
      <w:pPr>
        <w:shd w:val="clear" w:color="auto" w:fill="FFFFFF"/>
        <w:jc w:val="left"/>
        <w:rPr>
          <w:ins w:id="2152" w:author="jerome draillard" w:date="2015-10-29T11:31:00Z"/>
          <w:del w:id="2153" w:author="ghislain.aine" w:date="2015-10-30T10:23:00Z"/>
          <w:rFonts w:ascii="Courier New" w:eastAsia="Times New Roman" w:hAnsi="Courier New" w:cs="Courier New"/>
          <w:color w:val="000000"/>
          <w:sz w:val="16"/>
          <w:szCs w:val="16"/>
          <w:lang w:val="en-US" w:eastAsia="fr-FR"/>
        </w:rPr>
      </w:pPr>
      <w:ins w:id="2154" w:author="jerome draillard" w:date="2015-10-29T11:31:00Z">
        <w:del w:id="2155" w:author="ghislain.aine" w:date="2015-10-30T10:23:00Z">
          <w:r w:rsidRPr="00A50A7C" w:rsidDel="0013549D">
            <w:rPr>
              <w:rFonts w:ascii="Courier New" w:eastAsia="Times New Roman" w:hAnsi="Courier New" w:cs="Courier New"/>
              <w:color w:val="000000"/>
              <w:sz w:val="16"/>
              <w:szCs w:val="16"/>
              <w:lang w:val="en-US" w:eastAsia="fr-FR"/>
            </w:rPr>
            <w:delText xml:space="preserve">        StreamWork</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SwCore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SwData_Class </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 CreateInstanceOf</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8000FF"/>
              <w:sz w:val="16"/>
              <w:szCs w:val="16"/>
              <w:lang w:val="en-US" w:eastAsia="fr-FR"/>
            </w:rPr>
            <w:delText>const</w:delText>
          </w:r>
          <w:r w:rsidRPr="00A50A7C" w:rsidDel="0013549D">
            <w:rPr>
              <w:rFonts w:ascii="Courier New" w:eastAsia="Times New Roman" w:hAnsi="Courier New" w:cs="Courier New"/>
              <w:color w:val="000000"/>
              <w:sz w:val="16"/>
              <w:szCs w:val="16"/>
              <w:lang w:val="en-US" w:eastAsia="fr-FR"/>
            </w:rPr>
            <w:delText xml:space="preserve"> StreamWork</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SwCore</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 xml:space="preserve">SwUUID </w:delText>
          </w:r>
          <w:r w:rsidRPr="00A50A7C" w:rsidDel="0013549D">
            <w:rPr>
              <w:rFonts w:ascii="Courier New" w:eastAsia="Times New Roman" w:hAnsi="Courier New" w:cs="Courier New"/>
              <w:b/>
              <w:bCs/>
              <w:color w:val="000080"/>
              <w:sz w:val="16"/>
              <w:szCs w:val="16"/>
              <w:lang w:val="en-US" w:eastAsia="fr-FR"/>
            </w:rPr>
            <w:delText>&amp;</w:delText>
          </w:r>
          <w:r w:rsidRPr="00A50A7C" w:rsidDel="0013549D">
            <w:rPr>
              <w:rFonts w:ascii="Courier New" w:eastAsia="Times New Roman" w:hAnsi="Courier New" w:cs="Courier New"/>
              <w:color w:val="000000"/>
              <w:sz w:val="16"/>
              <w:szCs w:val="16"/>
              <w:lang w:val="en-US" w:eastAsia="fr-FR"/>
            </w:rPr>
            <w:delText xml:space="preserve"> type_id</w:delText>
          </w:r>
          <w:r w:rsidRPr="00A50A7C" w:rsidDel="0013549D">
            <w:rPr>
              <w:rFonts w:ascii="Courier New" w:eastAsia="Times New Roman" w:hAnsi="Courier New" w:cs="Courier New"/>
              <w:b/>
              <w:bCs/>
              <w:color w:val="000080"/>
              <w:sz w:val="16"/>
              <w:szCs w:val="16"/>
              <w:lang w:val="en-US" w:eastAsia="fr-FR"/>
            </w:rPr>
            <w:delText>);</w:delText>
          </w:r>
        </w:del>
      </w:ins>
    </w:p>
    <w:p w:rsidR="00BF1190" w:rsidRPr="00A50A7C" w:rsidDel="0013549D" w:rsidRDefault="00BF1190" w:rsidP="00BF1190">
      <w:pPr>
        <w:shd w:val="clear" w:color="auto" w:fill="FFFFFF"/>
        <w:jc w:val="left"/>
        <w:rPr>
          <w:ins w:id="2156" w:author="jerome draillard" w:date="2015-10-29T11:31:00Z"/>
          <w:del w:id="2157" w:author="ghislain.aine" w:date="2015-10-30T10:23:00Z"/>
          <w:rFonts w:ascii="Courier New" w:eastAsia="Times New Roman" w:hAnsi="Courier New" w:cs="Courier New"/>
          <w:color w:val="000000"/>
          <w:sz w:val="16"/>
          <w:szCs w:val="16"/>
          <w:lang w:val="en-US" w:eastAsia="fr-FR"/>
        </w:rPr>
      </w:pPr>
      <w:ins w:id="2158" w:author="jerome draillard" w:date="2015-10-29T11:31:00Z">
        <w:del w:id="2159"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8000FF"/>
              <w:sz w:val="16"/>
              <w:szCs w:val="16"/>
              <w:lang w:val="en-US" w:eastAsia="fr-FR"/>
            </w:rPr>
            <w:delText>public</w:delText>
          </w:r>
          <w:r w:rsidRPr="00A50A7C" w:rsidDel="0013549D">
            <w:rPr>
              <w:rFonts w:ascii="Courier New" w:eastAsia="Times New Roman" w:hAnsi="Courier New" w:cs="Courier New"/>
              <w:b/>
              <w:bCs/>
              <w:color w:val="000080"/>
              <w:sz w:val="16"/>
              <w:szCs w:val="16"/>
              <w:lang w:val="en-US" w:eastAsia="fr-FR"/>
            </w:rPr>
            <w:delText>:</w:delText>
          </w:r>
        </w:del>
      </w:ins>
    </w:p>
    <w:p w:rsidR="00BF1190" w:rsidRPr="00A50A7C" w:rsidDel="0013549D" w:rsidRDefault="00BF1190" w:rsidP="00BF1190">
      <w:pPr>
        <w:shd w:val="clear" w:color="auto" w:fill="FFFFFF"/>
        <w:jc w:val="left"/>
        <w:rPr>
          <w:ins w:id="2160" w:author="jerome draillard" w:date="2015-10-29T11:31:00Z"/>
          <w:del w:id="2161" w:author="ghislain.aine" w:date="2015-10-30T10:23:00Z"/>
          <w:rFonts w:ascii="Courier New" w:eastAsia="Times New Roman" w:hAnsi="Courier New" w:cs="Courier New"/>
          <w:color w:val="000000"/>
          <w:sz w:val="16"/>
          <w:szCs w:val="16"/>
          <w:lang w:val="en-US" w:eastAsia="fr-FR"/>
        </w:rPr>
      </w:pPr>
      <w:ins w:id="2162" w:author="jerome draillard" w:date="2015-10-29T11:31:00Z">
        <w:del w:id="2163"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val="en-US" w:eastAsia="fr-FR"/>
            </w:rPr>
            <w:delText>/** @brief Constructeur */</w:delText>
          </w:r>
        </w:del>
      </w:ins>
    </w:p>
    <w:p w:rsidR="00BF1190" w:rsidRPr="00A50A7C" w:rsidDel="0013549D" w:rsidRDefault="00BF1190" w:rsidP="00BF1190">
      <w:pPr>
        <w:shd w:val="clear" w:color="auto" w:fill="FFFFFF"/>
        <w:jc w:val="left"/>
        <w:rPr>
          <w:ins w:id="2164" w:author="jerome draillard" w:date="2015-10-29T11:31:00Z"/>
          <w:del w:id="2165" w:author="ghislain.aine" w:date="2015-10-30T10:23:00Z"/>
          <w:rFonts w:ascii="Courier New" w:eastAsia="Times New Roman" w:hAnsi="Courier New" w:cs="Courier New"/>
          <w:color w:val="000000"/>
          <w:sz w:val="16"/>
          <w:szCs w:val="16"/>
          <w:lang w:val="en-US" w:eastAsia="fr-FR"/>
        </w:rPr>
      </w:pPr>
      <w:ins w:id="2166" w:author="jerome draillard" w:date="2015-10-29T11:31:00Z">
        <w:del w:id="2167" w:author="ghislain.aine" w:date="2015-10-30T10:23:00Z">
          <w:r w:rsidRPr="00A50A7C" w:rsidDel="0013549D">
            <w:rPr>
              <w:rFonts w:ascii="Courier New" w:eastAsia="Times New Roman" w:hAnsi="Courier New" w:cs="Courier New"/>
              <w:color w:val="000000"/>
              <w:sz w:val="16"/>
              <w:szCs w:val="16"/>
              <w:lang w:val="en-US" w:eastAsia="fr-FR"/>
            </w:rPr>
            <w:delText xml:space="preserve">        DemoPluginFactory_Class</w:delText>
          </w:r>
          <w:r w:rsidRPr="00A50A7C" w:rsidDel="0013549D">
            <w:rPr>
              <w:rFonts w:ascii="Courier New" w:eastAsia="Times New Roman" w:hAnsi="Courier New" w:cs="Courier New"/>
              <w:b/>
              <w:bCs/>
              <w:color w:val="000080"/>
              <w:sz w:val="16"/>
              <w:szCs w:val="16"/>
              <w:lang w:val="en-US" w:eastAsia="fr-FR"/>
            </w:rPr>
            <w:delText>();</w:delText>
          </w:r>
        </w:del>
      </w:ins>
    </w:p>
    <w:p w:rsidR="00BF1190" w:rsidRPr="00A50A7C" w:rsidDel="0013549D" w:rsidRDefault="00BF1190" w:rsidP="00BF1190">
      <w:pPr>
        <w:shd w:val="clear" w:color="auto" w:fill="FFFFFF"/>
        <w:jc w:val="left"/>
        <w:rPr>
          <w:ins w:id="2168" w:author="jerome draillard" w:date="2015-10-29T11:31:00Z"/>
          <w:del w:id="2169" w:author="ghislain.aine" w:date="2015-10-30T10:23:00Z"/>
          <w:rFonts w:ascii="Courier New" w:eastAsia="Times New Roman" w:hAnsi="Courier New" w:cs="Courier New"/>
          <w:color w:val="000000"/>
          <w:sz w:val="16"/>
          <w:szCs w:val="16"/>
          <w:lang w:val="en-US" w:eastAsia="fr-FR"/>
        </w:rPr>
      </w:pPr>
      <w:ins w:id="2170" w:author="jerome draillard" w:date="2015-10-29T11:31:00Z">
        <w:del w:id="2171"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val="en-US" w:eastAsia="fr-FR"/>
            </w:rPr>
            <w:delText>/** @brief Destructeur */</w:delText>
          </w:r>
        </w:del>
      </w:ins>
    </w:p>
    <w:p w:rsidR="00BF1190" w:rsidRPr="00A50A7C" w:rsidDel="0013549D" w:rsidRDefault="00BF1190" w:rsidP="00BF1190">
      <w:pPr>
        <w:shd w:val="clear" w:color="auto" w:fill="FFFFFF"/>
        <w:jc w:val="left"/>
        <w:rPr>
          <w:ins w:id="2172" w:author="jerome draillard" w:date="2015-10-29T11:31:00Z"/>
          <w:del w:id="2173" w:author="ghislain.aine" w:date="2015-10-30T10:23:00Z"/>
          <w:rFonts w:ascii="Courier New" w:eastAsia="Times New Roman" w:hAnsi="Courier New" w:cs="Courier New"/>
          <w:color w:val="000000"/>
          <w:sz w:val="16"/>
          <w:szCs w:val="16"/>
          <w:lang w:val="en-US" w:eastAsia="fr-FR"/>
        </w:rPr>
      </w:pPr>
      <w:ins w:id="2174" w:author="jerome draillard" w:date="2015-10-29T11:31:00Z">
        <w:del w:id="2175"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8000FF"/>
              <w:sz w:val="16"/>
              <w:szCs w:val="16"/>
              <w:lang w:val="en-US" w:eastAsia="fr-FR"/>
            </w:rPr>
            <w:delText>virtual</w:delText>
          </w:r>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b/>
              <w:bCs/>
              <w:color w:val="000080"/>
              <w:sz w:val="16"/>
              <w:szCs w:val="16"/>
              <w:lang w:val="en-US" w:eastAsia="fr-FR"/>
            </w:rPr>
            <w:delText>~</w:delText>
          </w:r>
          <w:r w:rsidRPr="00A50A7C" w:rsidDel="0013549D">
            <w:rPr>
              <w:rFonts w:ascii="Courier New" w:eastAsia="Times New Roman" w:hAnsi="Courier New" w:cs="Courier New"/>
              <w:color w:val="000000"/>
              <w:sz w:val="16"/>
              <w:szCs w:val="16"/>
              <w:lang w:val="en-US" w:eastAsia="fr-FR"/>
            </w:rPr>
            <w:delText>DemoPluginFactory_Class</w:delText>
          </w:r>
          <w:r w:rsidRPr="00A50A7C" w:rsidDel="0013549D">
            <w:rPr>
              <w:rFonts w:ascii="Courier New" w:eastAsia="Times New Roman" w:hAnsi="Courier New" w:cs="Courier New"/>
              <w:b/>
              <w:bCs/>
              <w:color w:val="000080"/>
              <w:sz w:val="16"/>
              <w:szCs w:val="16"/>
              <w:lang w:val="en-US" w:eastAsia="fr-FR"/>
            </w:rPr>
            <w:delText>();</w:delText>
          </w:r>
        </w:del>
      </w:ins>
    </w:p>
    <w:p w:rsidR="00BF1190" w:rsidRPr="00A50A7C" w:rsidDel="0013549D" w:rsidRDefault="00BF1190" w:rsidP="00BF1190">
      <w:pPr>
        <w:shd w:val="clear" w:color="auto" w:fill="FFFFFF"/>
        <w:jc w:val="left"/>
        <w:rPr>
          <w:ins w:id="2176" w:author="jerome draillard" w:date="2015-10-29T11:31:00Z"/>
          <w:del w:id="2177" w:author="ghislain.aine" w:date="2015-10-30T10:23:00Z"/>
          <w:rFonts w:ascii="Courier New" w:eastAsia="Times New Roman" w:hAnsi="Courier New" w:cs="Courier New"/>
          <w:color w:val="000000"/>
          <w:sz w:val="16"/>
          <w:szCs w:val="16"/>
          <w:lang w:eastAsia="fr-FR"/>
        </w:rPr>
      </w:pPr>
      <w:ins w:id="2178" w:author="jerome draillard" w:date="2015-10-29T11:31:00Z">
        <w:del w:id="2179" w:author="ghislain.aine" w:date="2015-10-30T10:23:00Z">
          <w:r w:rsidRPr="00A50A7C" w:rsidDel="0013549D">
            <w:rPr>
              <w:rFonts w:ascii="Courier New" w:eastAsia="Times New Roman" w:hAnsi="Courier New" w:cs="Courier New"/>
              <w:color w:val="000000"/>
              <w:sz w:val="16"/>
              <w:szCs w:val="16"/>
              <w:lang w:val="en-US" w:eastAsia="fr-FR"/>
            </w:rPr>
            <w:delText xml:space="preserve">        </w:delText>
          </w:r>
          <w:r w:rsidRPr="00A50A7C" w:rsidDel="0013549D">
            <w:rPr>
              <w:rFonts w:ascii="Courier New" w:eastAsia="Times New Roman" w:hAnsi="Courier New" w:cs="Courier New"/>
              <w:color w:val="008080"/>
              <w:sz w:val="16"/>
              <w:szCs w:val="16"/>
              <w:lang w:eastAsia="fr-FR"/>
            </w:rPr>
            <w:delText>/** @brief Initialisation */</w:delText>
          </w:r>
        </w:del>
      </w:ins>
    </w:p>
    <w:p w:rsidR="00BF1190" w:rsidRPr="00A50A7C" w:rsidDel="0013549D" w:rsidRDefault="00BF1190" w:rsidP="00BF1190">
      <w:pPr>
        <w:shd w:val="clear" w:color="auto" w:fill="FFFFFF"/>
        <w:jc w:val="left"/>
        <w:rPr>
          <w:ins w:id="2180" w:author="jerome draillard" w:date="2015-10-29T11:31:00Z"/>
          <w:del w:id="2181" w:author="ghislain.aine" w:date="2015-10-30T10:23:00Z"/>
          <w:rFonts w:ascii="Courier New" w:eastAsia="Times New Roman" w:hAnsi="Courier New" w:cs="Courier New"/>
          <w:color w:val="000000"/>
          <w:sz w:val="16"/>
          <w:szCs w:val="16"/>
          <w:lang w:eastAsia="fr-FR"/>
        </w:rPr>
      </w:pPr>
      <w:ins w:id="2182" w:author="jerome draillard" w:date="2015-10-29T11:31:00Z">
        <w:del w:id="2183"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8000FF"/>
              <w:sz w:val="16"/>
              <w:szCs w:val="16"/>
              <w:lang w:eastAsia="fr-FR"/>
            </w:rPr>
            <w:delText>void</w:delText>
          </w:r>
          <w:r w:rsidRPr="00A50A7C" w:rsidDel="0013549D">
            <w:rPr>
              <w:rFonts w:ascii="Courier New" w:eastAsia="Times New Roman" w:hAnsi="Courier New" w:cs="Courier New"/>
              <w:color w:val="000000"/>
              <w:sz w:val="16"/>
              <w:szCs w:val="16"/>
              <w:lang w:eastAsia="fr-FR"/>
            </w:rPr>
            <w:delText xml:space="preserve"> Initialize</w:delText>
          </w:r>
          <w:r w:rsidRPr="00A50A7C" w:rsidDel="0013549D">
            <w:rPr>
              <w:rFonts w:ascii="Courier New" w:eastAsia="Times New Roman" w:hAnsi="Courier New" w:cs="Courier New"/>
              <w:b/>
              <w:bCs/>
              <w:color w:val="000080"/>
              <w:sz w:val="16"/>
              <w:szCs w:val="16"/>
              <w:lang w:eastAsia="fr-FR"/>
            </w:rPr>
            <w:delText>();</w:delText>
          </w:r>
        </w:del>
      </w:ins>
    </w:p>
    <w:p w:rsidR="00BF1190" w:rsidRPr="00A50A7C" w:rsidDel="0013549D" w:rsidRDefault="00BF1190" w:rsidP="00BF1190">
      <w:pPr>
        <w:shd w:val="clear" w:color="auto" w:fill="FFFFFF"/>
        <w:jc w:val="left"/>
        <w:rPr>
          <w:ins w:id="2184" w:author="jerome draillard" w:date="2015-10-29T11:31:00Z"/>
          <w:del w:id="2185" w:author="ghislain.aine" w:date="2015-10-30T10:23:00Z"/>
          <w:rFonts w:ascii="Courier New" w:eastAsia="Times New Roman" w:hAnsi="Courier New" w:cs="Courier New"/>
          <w:color w:val="000000"/>
          <w:sz w:val="16"/>
          <w:szCs w:val="16"/>
          <w:lang w:eastAsia="fr-FR"/>
        </w:rPr>
      </w:pPr>
      <w:ins w:id="2186" w:author="jerome draillard" w:date="2015-10-29T11:31:00Z">
        <w:del w:id="2187"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Li</w:delText>
          </w:r>
        </w:del>
        <w:del w:id="2188" w:author="ghislain.aine" w:date="2015-10-29T15:32:00Z">
          <w:r w:rsidRPr="00A50A7C" w:rsidDel="00E2505C">
            <w:rPr>
              <w:rFonts w:ascii="Courier New" w:eastAsia="Times New Roman" w:hAnsi="Courier New" w:cs="Courier New"/>
              <w:color w:val="008080"/>
              <w:sz w:val="16"/>
              <w:szCs w:val="16"/>
              <w:lang w:eastAsia="fr-FR"/>
            </w:rPr>
            <w:delText>b</w:delText>
          </w:r>
          <w:r w:rsidRPr="00A50A7C" w:rsidDel="00E2505C">
            <w:rPr>
              <w:rFonts w:ascii="MingLiU" w:eastAsia="MingLiU" w:hAnsi="MingLiU" w:cs="MingLiU" w:hint="eastAsia"/>
              <w:color w:val="008080"/>
              <w:sz w:val="16"/>
              <w:szCs w:val="16"/>
              <w:lang w:eastAsia="fr-FR"/>
            </w:rPr>
            <w:delText>鲡</w:delText>
          </w:r>
          <w:r w:rsidRPr="00A50A7C" w:rsidDel="00E2505C">
            <w:rPr>
              <w:rFonts w:ascii="Courier New" w:eastAsia="Times New Roman" w:hAnsi="Courier New" w:cs="Courier New"/>
              <w:color w:val="008080"/>
              <w:sz w:val="16"/>
              <w:szCs w:val="16"/>
              <w:lang w:eastAsia="fr-FR"/>
            </w:rPr>
            <w:delText>t</w:delText>
          </w:r>
        </w:del>
        <w:del w:id="2189" w:author="ghislain.aine" w:date="2015-10-30T10:23:00Z">
          <w:r w:rsidRPr="00A50A7C" w:rsidDel="0013549D">
            <w:rPr>
              <w:rFonts w:ascii="Courier New" w:eastAsia="Times New Roman" w:hAnsi="Courier New" w:cs="Courier New"/>
              <w:color w:val="008080"/>
              <w:sz w:val="16"/>
              <w:szCs w:val="16"/>
              <w:lang w:eastAsia="fr-FR"/>
            </w:rPr>
            <w:delText>ion */</w:delText>
          </w:r>
        </w:del>
      </w:ins>
    </w:p>
    <w:p w:rsidR="00BF1190" w:rsidRPr="00A50A7C" w:rsidDel="0013549D" w:rsidRDefault="00BF1190" w:rsidP="00BF1190">
      <w:pPr>
        <w:shd w:val="clear" w:color="auto" w:fill="FFFFFF"/>
        <w:jc w:val="left"/>
        <w:rPr>
          <w:ins w:id="2190" w:author="jerome draillard" w:date="2015-10-29T11:31:00Z"/>
          <w:del w:id="2191" w:author="ghislain.aine" w:date="2015-10-30T10:23:00Z"/>
          <w:rFonts w:ascii="Courier New" w:eastAsia="Times New Roman" w:hAnsi="Courier New" w:cs="Courier New"/>
          <w:color w:val="000000"/>
          <w:sz w:val="16"/>
          <w:szCs w:val="16"/>
          <w:lang w:eastAsia="fr-FR"/>
        </w:rPr>
      </w:pPr>
      <w:ins w:id="2192" w:author="jerome draillard" w:date="2015-10-29T11:31:00Z">
        <w:del w:id="2193"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8000FF"/>
              <w:sz w:val="16"/>
              <w:szCs w:val="16"/>
              <w:lang w:eastAsia="fr-FR"/>
            </w:rPr>
            <w:delText>void</w:delText>
          </w:r>
          <w:r w:rsidRPr="00A50A7C" w:rsidDel="0013549D">
            <w:rPr>
              <w:rFonts w:ascii="Courier New" w:eastAsia="Times New Roman" w:hAnsi="Courier New" w:cs="Courier New"/>
              <w:color w:val="000000"/>
              <w:sz w:val="16"/>
              <w:szCs w:val="16"/>
              <w:lang w:eastAsia="fr-FR"/>
            </w:rPr>
            <w:delText xml:space="preserve"> Liberate</w:delText>
          </w:r>
          <w:r w:rsidRPr="00A50A7C" w:rsidDel="0013549D">
            <w:rPr>
              <w:rFonts w:ascii="Courier New" w:eastAsia="Times New Roman" w:hAnsi="Courier New" w:cs="Courier New"/>
              <w:b/>
              <w:bCs/>
              <w:color w:val="000080"/>
              <w:sz w:val="16"/>
              <w:szCs w:val="16"/>
              <w:lang w:eastAsia="fr-FR"/>
            </w:rPr>
            <w:delText>();</w:delText>
          </w:r>
        </w:del>
      </w:ins>
    </w:p>
    <w:p w:rsidR="00BF1190" w:rsidRPr="00A50A7C" w:rsidDel="0013549D" w:rsidRDefault="00BF1190" w:rsidP="00BF1190">
      <w:pPr>
        <w:shd w:val="clear" w:color="auto" w:fill="FFFFFF"/>
        <w:jc w:val="left"/>
        <w:rPr>
          <w:ins w:id="2194" w:author="jerome draillard" w:date="2015-10-29T11:31:00Z"/>
          <w:del w:id="2195" w:author="ghislain.aine" w:date="2015-10-30T10:23:00Z"/>
          <w:rFonts w:ascii="Courier New" w:eastAsia="Times New Roman" w:hAnsi="Courier New" w:cs="Courier New"/>
          <w:color w:val="000000"/>
          <w:sz w:val="16"/>
          <w:szCs w:val="16"/>
          <w:lang w:eastAsia="fr-FR"/>
        </w:rPr>
      </w:pPr>
      <w:ins w:id="2196" w:author="jerome draillard" w:date="2015-10-29T11:31:00Z">
        <w:del w:id="2197"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Ac</w:delText>
          </w:r>
        </w:del>
        <w:del w:id="2198" w:author="ghislain.aine" w:date="2015-10-29T15:32:00Z">
          <w:r w:rsidRPr="00A50A7C" w:rsidDel="00E2505C">
            <w:rPr>
              <w:rFonts w:ascii="Courier New" w:eastAsia="Times New Roman" w:hAnsi="Courier New" w:cs="Courier New"/>
              <w:color w:val="008080"/>
              <w:sz w:val="16"/>
              <w:szCs w:val="16"/>
              <w:lang w:eastAsia="fr-FR"/>
            </w:rPr>
            <w:delText>c</w:delText>
          </w:r>
          <w:r w:rsidRPr="00A50A7C" w:rsidDel="00E2505C">
            <w:rPr>
              <w:rFonts w:ascii="MS Mincho" w:eastAsia="MS Mincho" w:hAnsi="MS Mincho" w:cs="MS Mincho" w:hint="eastAsia"/>
              <w:color w:val="008080"/>
              <w:sz w:val="16"/>
              <w:szCs w:val="16"/>
              <w:lang w:eastAsia="fr-FR"/>
            </w:rPr>
            <w:delText>賠</w:delText>
          </w:r>
          <w:r w:rsidRPr="00A50A7C" w:rsidDel="00E2505C">
            <w:rPr>
              <w:rFonts w:ascii="Courier New" w:eastAsia="Times New Roman" w:hAnsi="Courier New" w:cs="Courier New"/>
              <w:color w:val="008080"/>
              <w:sz w:val="16"/>
              <w:szCs w:val="16"/>
              <w:lang w:eastAsia="fr-FR"/>
            </w:rPr>
            <w:delText>a l</w:delText>
          </w:r>
        </w:del>
        <w:del w:id="2199" w:author="ghislain.aine" w:date="2015-10-30T10:23:00Z">
          <w:r w:rsidRPr="00A50A7C" w:rsidDel="0013549D">
            <w:rPr>
              <w:rFonts w:ascii="Courier New" w:eastAsia="Times New Roman" w:hAnsi="Courier New" w:cs="Courier New"/>
              <w:color w:val="008080"/>
              <w:sz w:val="16"/>
              <w:szCs w:val="16"/>
              <w:lang w:eastAsia="fr-FR"/>
            </w:rPr>
            <w:delText>a version du plugin */</w:delText>
          </w:r>
        </w:del>
      </w:ins>
    </w:p>
    <w:p w:rsidR="00BF1190" w:rsidRPr="00A50A7C" w:rsidDel="0013549D" w:rsidRDefault="00BF1190" w:rsidP="00BF1190">
      <w:pPr>
        <w:shd w:val="clear" w:color="auto" w:fill="FFFFFF"/>
        <w:jc w:val="left"/>
        <w:rPr>
          <w:ins w:id="2200" w:author="jerome draillard" w:date="2015-10-29T11:31:00Z"/>
          <w:del w:id="2201" w:author="ghislain.aine" w:date="2015-10-30T10:23:00Z"/>
          <w:rFonts w:ascii="Courier New" w:eastAsia="Times New Roman" w:hAnsi="Courier New" w:cs="Courier New"/>
          <w:color w:val="000000"/>
          <w:sz w:val="16"/>
          <w:szCs w:val="16"/>
          <w:lang w:eastAsia="fr-FR"/>
        </w:rPr>
      </w:pPr>
      <w:ins w:id="2202" w:author="jerome draillard" w:date="2015-10-29T11:31:00Z">
        <w:del w:id="2203" w:author="ghislain.aine" w:date="2015-10-30T10:23:00Z">
          <w:r w:rsidRPr="00A50A7C" w:rsidDel="0013549D">
            <w:rPr>
              <w:rFonts w:ascii="Courier New" w:eastAsia="Times New Roman" w:hAnsi="Courier New" w:cs="Courier New"/>
              <w:color w:val="000000"/>
              <w:sz w:val="16"/>
              <w:szCs w:val="16"/>
              <w:lang w:eastAsia="fr-FR"/>
            </w:rPr>
            <w:delText xml:space="preserve">        QString GetPluginVersion</w:delText>
          </w:r>
          <w:r w:rsidRPr="00A50A7C" w:rsidDel="0013549D">
            <w:rPr>
              <w:rFonts w:ascii="Courier New" w:eastAsia="Times New Roman" w:hAnsi="Courier New" w:cs="Courier New"/>
              <w:b/>
              <w:bCs/>
              <w:color w:val="000080"/>
              <w:sz w:val="16"/>
              <w:szCs w:val="16"/>
              <w:lang w:eastAsia="fr-FR"/>
            </w:rPr>
            <w:delText>();</w:delText>
          </w:r>
        </w:del>
      </w:ins>
    </w:p>
    <w:p w:rsidR="00BF1190" w:rsidRPr="00A50A7C" w:rsidDel="0013549D" w:rsidRDefault="00BF1190" w:rsidP="00BF1190">
      <w:pPr>
        <w:shd w:val="clear" w:color="auto" w:fill="FFFFFF"/>
        <w:jc w:val="left"/>
        <w:rPr>
          <w:ins w:id="2204" w:author="jerome draillard" w:date="2015-10-29T11:31:00Z"/>
          <w:del w:id="2205" w:author="ghislain.aine" w:date="2015-10-30T10:23:00Z"/>
          <w:rFonts w:ascii="Courier New" w:eastAsia="Times New Roman" w:hAnsi="Courier New" w:cs="Courier New"/>
          <w:color w:val="000000"/>
          <w:sz w:val="16"/>
          <w:szCs w:val="16"/>
          <w:lang w:eastAsia="fr-FR"/>
        </w:rPr>
      </w:pPr>
      <w:ins w:id="2206" w:author="jerome draillard" w:date="2015-10-29T11:31:00Z">
        <w:del w:id="2207" w:author="ghislain.aine" w:date="2015-10-30T10:23:00Z">
          <w:r w:rsidRPr="00A50A7C" w:rsidDel="0013549D">
            <w:rPr>
              <w:rFonts w:ascii="Courier New" w:eastAsia="Times New Roman" w:hAnsi="Courier New" w:cs="Courier New"/>
              <w:color w:val="000000"/>
              <w:sz w:val="16"/>
              <w:szCs w:val="16"/>
              <w:lang w:eastAsia="fr-FR"/>
            </w:rPr>
            <w:delText xml:space="preserve">        </w:delText>
          </w:r>
          <w:r w:rsidRPr="00A50A7C" w:rsidDel="0013549D">
            <w:rPr>
              <w:rFonts w:ascii="Courier New" w:eastAsia="Times New Roman" w:hAnsi="Courier New" w:cs="Courier New"/>
              <w:color w:val="008080"/>
              <w:sz w:val="16"/>
              <w:szCs w:val="16"/>
              <w:lang w:eastAsia="fr-FR"/>
            </w:rPr>
            <w:delText>/*! \brief Ac</w:delText>
          </w:r>
        </w:del>
        <w:del w:id="2208" w:author="ghislain.aine" w:date="2015-10-29T15:32:00Z">
          <w:r w:rsidRPr="00A50A7C" w:rsidDel="00E2505C">
            <w:rPr>
              <w:rFonts w:ascii="Courier New" w:eastAsia="Times New Roman" w:hAnsi="Courier New" w:cs="Courier New"/>
              <w:color w:val="008080"/>
              <w:sz w:val="16"/>
              <w:szCs w:val="16"/>
              <w:lang w:eastAsia="fr-FR"/>
            </w:rPr>
            <w:delText>c</w:delText>
          </w:r>
          <w:r w:rsidRPr="00A50A7C" w:rsidDel="00E2505C">
            <w:rPr>
              <w:rFonts w:ascii="MS Mincho" w:eastAsia="MS Mincho" w:hAnsi="MS Mincho" w:cs="MS Mincho" w:hint="eastAsia"/>
              <w:color w:val="008080"/>
              <w:sz w:val="16"/>
              <w:szCs w:val="16"/>
              <w:lang w:eastAsia="fr-FR"/>
            </w:rPr>
            <w:delText>賠</w:delText>
          </w:r>
          <w:r w:rsidRPr="00A50A7C" w:rsidDel="00E2505C">
            <w:rPr>
              <w:rFonts w:ascii="Courier New" w:eastAsia="Times New Roman" w:hAnsi="Courier New" w:cs="Courier New"/>
              <w:color w:val="008080"/>
              <w:sz w:val="16"/>
              <w:szCs w:val="16"/>
              <w:lang w:eastAsia="fr-FR"/>
            </w:rPr>
            <w:delText>a</w:delText>
          </w:r>
        </w:del>
        <w:del w:id="2209" w:author="ghislain.aine" w:date="2015-10-30T10:23:00Z">
          <w:r w:rsidRPr="00A50A7C" w:rsidDel="0013549D">
            <w:rPr>
              <w:rFonts w:ascii="Courier New" w:eastAsia="Times New Roman" w:hAnsi="Courier New" w:cs="Courier New"/>
              <w:color w:val="008080"/>
              <w:sz w:val="16"/>
              <w:szCs w:val="16"/>
              <w:lang w:eastAsia="fr-FR"/>
            </w:rPr>
            <w:delText xml:space="preserve"> la date de compilation du plugin depuis le 1er janvier 1970*/</w:delText>
          </w:r>
        </w:del>
      </w:ins>
    </w:p>
    <w:p w:rsidR="00BF1190" w:rsidRPr="00A50A7C" w:rsidDel="0013549D" w:rsidRDefault="00BF1190" w:rsidP="00BF1190">
      <w:pPr>
        <w:shd w:val="clear" w:color="auto" w:fill="FFFFFF"/>
        <w:jc w:val="left"/>
        <w:rPr>
          <w:ins w:id="2210" w:author="jerome draillard" w:date="2015-10-29T11:31:00Z"/>
          <w:del w:id="2211" w:author="ghislain.aine" w:date="2015-10-30T10:23:00Z"/>
          <w:rFonts w:ascii="Times New Roman" w:eastAsia="Times New Roman" w:hAnsi="Times New Roman" w:cs="Times New Roman"/>
          <w:sz w:val="16"/>
          <w:szCs w:val="16"/>
          <w:lang w:eastAsia="fr-FR"/>
        </w:rPr>
      </w:pPr>
      <w:ins w:id="2212" w:author="jerome draillard" w:date="2015-10-29T11:31:00Z">
        <w:del w:id="2213" w:author="ghislain.aine" w:date="2015-10-30T10:23:00Z">
          <w:r w:rsidRPr="00A50A7C" w:rsidDel="0013549D">
            <w:rPr>
              <w:rFonts w:ascii="Courier New" w:eastAsia="Times New Roman" w:hAnsi="Courier New" w:cs="Courier New"/>
              <w:color w:val="000000"/>
              <w:sz w:val="16"/>
              <w:szCs w:val="16"/>
              <w:lang w:eastAsia="fr-FR"/>
            </w:rPr>
            <w:delText xml:space="preserve">        </w:delText>
          </w:r>
        </w:del>
        <w:del w:id="2214" w:author="ghislain.aine" w:date="2015-10-29T15:45:00Z">
          <w:r w:rsidRPr="00A50A7C" w:rsidDel="00A55B29">
            <w:rPr>
              <w:rFonts w:ascii="Courier New" w:eastAsia="Times New Roman" w:hAnsi="Courier New" w:cs="Courier New"/>
              <w:color w:val="8000FF"/>
              <w:sz w:val="16"/>
              <w:szCs w:val="16"/>
              <w:lang w:eastAsia="fr-FR"/>
            </w:rPr>
            <w:delText>virtual</w:delText>
          </w:r>
          <w:r w:rsidRPr="00A50A7C" w:rsidDel="00A55B29">
            <w:rPr>
              <w:rFonts w:ascii="Courier New" w:eastAsia="Times New Roman" w:hAnsi="Courier New" w:cs="Courier New"/>
              <w:color w:val="000000"/>
              <w:sz w:val="16"/>
              <w:szCs w:val="16"/>
              <w:lang w:eastAsia="fr-FR"/>
            </w:rPr>
            <w:delText xml:space="preserve"> </w:delText>
          </w:r>
        </w:del>
        <w:del w:id="2215" w:author="ghislain.aine" w:date="2015-10-30T10:23:00Z">
          <w:r w:rsidRPr="00A50A7C" w:rsidDel="0013549D">
            <w:rPr>
              <w:rFonts w:ascii="Courier New" w:eastAsia="Times New Roman" w:hAnsi="Courier New" w:cs="Courier New"/>
              <w:color w:val="8000FF"/>
              <w:sz w:val="16"/>
              <w:szCs w:val="16"/>
              <w:lang w:eastAsia="fr-FR"/>
            </w:rPr>
            <w:delText>double</w:delText>
          </w:r>
          <w:r w:rsidRPr="00A50A7C" w:rsidDel="0013549D">
            <w:rPr>
              <w:rFonts w:ascii="Courier New" w:eastAsia="Times New Roman" w:hAnsi="Courier New" w:cs="Courier New"/>
              <w:color w:val="000000"/>
              <w:sz w:val="16"/>
              <w:szCs w:val="16"/>
              <w:lang w:eastAsia="fr-FR"/>
            </w:rPr>
            <w:delText xml:space="preserve"> GetPluginCompilationDate</w:delText>
          </w:r>
          <w:r w:rsidRPr="00A50A7C" w:rsidDel="0013549D">
            <w:rPr>
              <w:rFonts w:ascii="Courier New" w:eastAsia="Times New Roman" w:hAnsi="Courier New" w:cs="Courier New"/>
              <w:b/>
              <w:bCs/>
              <w:color w:val="000080"/>
              <w:sz w:val="16"/>
              <w:szCs w:val="16"/>
              <w:lang w:eastAsia="fr-FR"/>
            </w:rPr>
            <w:delText>();</w:delText>
          </w:r>
        </w:del>
      </w:ins>
    </w:p>
    <w:p w:rsidR="00BF1190" w:rsidDel="0013549D" w:rsidRDefault="00BF1190" w:rsidP="00BF1190">
      <w:pPr>
        <w:spacing w:after="200" w:line="276" w:lineRule="auto"/>
        <w:jc w:val="left"/>
        <w:rPr>
          <w:ins w:id="2216" w:author="jerome draillard" w:date="2015-10-29T11:29:00Z"/>
          <w:del w:id="2217" w:author="ghislain.aine" w:date="2015-10-30T10:23:00Z"/>
        </w:rPr>
      </w:pPr>
    </w:p>
    <w:p w:rsidR="00BF1190" w:rsidRDefault="00BF1190" w:rsidP="00BF1190">
      <w:pPr>
        <w:spacing w:after="200" w:line="276" w:lineRule="auto"/>
        <w:jc w:val="left"/>
        <w:rPr>
          <w:ins w:id="2218" w:author="jerome draillard" w:date="2015-10-29T11:32:00Z"/>
        </w:rPr>
      </w:pPr>
      <w:ins w:id="2219" w:author="jerome draillard" w:date="2015-10-29T11:32:00Z">
        <w:del w:id="2220" w:author="ghislain.aine" w:date="2015-11-04T16:47:00Z">
          <w:r w:rsidDel="00E759DB">
            <w:delText>E</w:delText>
          </w:r>
        </w:del>
      </w:ins>
      <w:ins w:id="2221" w:author="ghislain.aine" w:date="2015-11-04T16:47:00Z">
        <w:r>
          <w:t>E</w:t>
        </w:r>
      </w:ins>
      <w:ins w:id="2222" w:author="jerome draillard" w:date="2015-10-29T11:32:00Z">
        <w:r>
          <w:t>xplication</w:t>
        </w:r>
      </w:ins>
      <w:ins w:id="2223" w:author="ghislain.aine" w:date="2015-11-04T16:47:00Z">
        <w:r>
          <w:t>s</w:t>
        </w:r>
      </w:ins>
      <w:ins w:id="2224" w:author="jerome draillard" w:date="2015-10-29T11:32:00Z">
        <w:r>
          <w:t xml:space="preserve"> :</w:t>
        </w:r>
      </w:ins>
    </w:p>
    <w:p w:rsidR="00BF1190" w:rsidRDefault="00BF1190" w:rsidP="00BF1190">
      <w:pPr>
        <w:spacing w:after="200" w:line="276" w:lineRule="auto"/>
        <w:jc w:val="left"/>
        <w:rPr>
          <w:ins w:id="2225" w:author="jerome draillard" w:date="2015-10-29T11:32:00Z"/>
        </w:rPr>
      </w:pPr>
      <w:ins w:id="2226" w:author="jerome draillard" w:date="2015-10-29T11:32:00Z">
        <w:r>
          <w:t xml:space="preserve">Cette classe permettra à </w:t>
        </w:r>
        <w:proofErr w:type="spellStart"/>
        <w:r>
          <w:t>StreamWork</w:t>
        </w:r>
        <w:proofErr w:type="spellEnd"/>
        <w:r>
          <w:t xml:space="preserve"> de créer des instances des composants </w:t>
        </w:r>
      </w:ins>
      <w:ins w:id="2227" w:author="jerome draillard" w:date="2015-11-27T15:35:00Z">
        <w:r>
          <w:t>que le plugin contient.</w:t>
        </w:r>
      </w:ins>
    </w:p>
    <w:p w:rsidR="00BF1190" w:rsidRDefault="00BF1190" w:rsidP="00BF1190">
      <w:pPr>
        <w:shd w:val="clear" w:color="auto" w:fill="FFFFFF"/>
        <w:rPr>
          <w:ins w:id="2228" w:author="ghislain.aine" w:date="2015-10-30T10:23:00Z"/>
        </w:rPr>
      </w:pPr>
      <w:ins w:id="2229" w:author="jerome draillard" w:date="2015-10-29T11:32:00Z">
        <w:r>
          <w:t xml:space="preserve">Il est très important de bien implémenter la méthode </w:t>
        </w:r>
      </w:ins>
    </w:p>
    <w:p w:rsidR="00BF1190" w:rsidRDefault="00D276D8" w:rsidP="00BF1190">
      <w:pPr>
        <w:shd w:val="clear" w:color="auto" w:fill="FFFFFF"/>
        <w:rPr>
          <w:ins w:id="2230" w:author="jerome draillard" w:date="2015-10-29T11:33:00Z"/>
        </w:rPr>
      </w:pPr>
      <w:ins w:id="2231" w:author="ghislain.aine" w:date="2015-10-30T10:23:00Z">
        <w:r w:rsidR="00C156AC">
          <w:pict>
            <v:shape id="_x0000_s1278" type="#_x0000_t202" style="width:493.45pt;height:19.05pt;mso-height-percent:200;mso-position-horizontal-relative:char;mso-position-vertical-relative:line;mso-height-percent:200;mso-width-relative:margin;mso-height-relative:margin">
              <v:textbox style="mso-next-textbox:#_x0000_s1278;mso-fit-shape-to-text:t">
                <w:txbxContent>
                  <w:p w:rsidR="00BF1190" w:rsidRPr="00E54AC5" w:rsidDel="0013549D" w:rsidRDefault="00D276D8" w:rsidP="00BF1190">
                    <w:pPr>
                      <w:shd w:val="clear" w:color="auto" w:fill="FFFFFF"/>
                      <w:rPr>
                        <w:del w:id="2232" w:author="ghislain.aine" w:date="2015-10-30T10:24:00Z"/>
                        <w:rFonts w:ascii="Consolas" w:eastAsia="Times New Roman" w:hAnsi="Consolas" w:cs="Consolas"/>
                        <w:b/>
                        <w:bCs/>
                        <w:color w:val="000080"/>
                        <w:sz w:val="19"/>
                        <w:szCs w:val="19"/>
                        <w:lang w:val="en-US" w:eastAsia="fr-FR"/>
                        <w:rPrChange w:id="2233" w:author="ghislain.aine" w:date="2015-11-04T17:31:00Z">
                          <w:rPr>
                            <w:del w:id="2234" w:author="ghislain.aine" w:date="2015-10-30T10:24:00Z"/>
                            <w:rFonts w:ascii="Courier New" w:eastAsia="Times New Roman" w:hAnsi="Courier New" w:cs="Courier New"/>
                            <w:b/>
                            <w:bCs/>
                            <w:color w:val="000080"/>
                            <w:sz w:val="16"/>
                            <w:szCs w:val="16"/>
                            <w:lang w:val="en-US" w:eastAsia="fr-FR"/>
                          </w:rPr>
                        </w:rPrChange>
                      </w:rPr>
                    </w:pPr>
                    <w:moveToRangeStart w:id="2235" w:author="ghislain.aine" w:date="2015-10-30T10:23:00Z" w:name="move433963965"/>
                    <w:proofErr w:type="gramStart"/>
                    <w:moveTo w:id="2236" w:author="ghislain.aine" w:date="2015-10-30T10:23:00Z">
                      <w:r w:rsidRPr="00D276D8">
                        <w:rPr>
                          <w:rFonts w:ascii="Consolas" w:eastAsia="Times New Roman" w:hAnsi="Consolas" w:cs="Consolas"/>
                          <w:color w:val="8000FF"/>
                          <w:sz w:val="19"/>
                          <w:szCs w:val="19"/>
                          <w:lang w:val="en-US" w:eastAsia="fr-FR"/>
                          <w:rPrChange w:id="2237" w:author="ghislain.aine" w:date="2015-11-04T17:31:00Z">
                            <w:rPr>
                              <w:rFonts w:ascii="Courier New" w:eastAsia="Times New Roman" w:hAnsi="Courier New" w:cs="Courier New"/>
                              <w:color w:val="8000FF"/>
                              <w:sz w:val="16"/>
                              <w:szCs w:val="16"/>
                              <w:lang w:val="en-US" w:eastAsia="fr-FR"/>
                            </w:rPr>
                          </w:rPrChange>
                        </w:rPr>
                        <w:t>extern</w:t>
                      </w:r>
                      <w:proofErr w:type="gramEnd"/>
                      <w:r w:rsidRPr="00D276D8">
                        <w:rPr>
                          <w:rFonts w:ascii="Consolas" w:eastAsia="Times New Roman" w:hAnsi="Consolas" w:cs="Consolas"/>
                          <w:color w:val="000000"/>
                          <w:sz w:val="19"/>
                          <w:szCs w:val="19"/>
                          <w:lang w:val="en-US" w:eastAsia="fr-FR"/>
                          <w:rPrChange w:id="2238"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2239" w:author="ghislain.aine" w:date="2015-11-04T17:31:00Z">
                            <w:rPr>
                              <w:rFonts w:ascii="Courier New" w:eastAsia="Times New Roman" w:hAnsi="Courier New" w:cs="Courier New"/>
                              <w:color w:val="808080"/>
                              <w:sz w:val="16"/>
                              <w:szCs w:val="16"/>
                              <w:lang w:val="en-US" w:eastAsia="fr-FR"/>
                            </w:rPr>
                          </w:rPrChange>
                        </w:rPr>
                        <w:t>"C"</w:t>
                      </w:r>
                      <w:r w:rsidRPr="00D276D8">
                        <w:rPr>
                          <w:rFonts w:ascii="Consolas" w:eastAsia="Times New Roman" w:hAnsi="Consolas" w:cs="Consolas"/>
                          <w:color w:val="000000"/>
                          <w:sz w:val="19"/>
                          <w:szCs w:val="19"/>
                          <w:lang w:val="en-US" w:eastAsia="fr-FR"/>
                          <w:rPrChange w:id="2240" w:author="ghislain.aine" w:date="2015-11-04T17:31:00Z">
                            <w:rPr>
                              <w:rFonts w:ascii="Courier New" w:eastAsia="Times New Roman" w:hAnsi="Courier New" w:cs="Courier New"/>
                              <w:color w:val="000000"/>
                              <w:sz w:val="16"/>
                              <w:szCs w:val="16"/>
                              <w:lang w:val="en-US" w:eastAsia="fr-FR"/>
                            </w:rPr>
                          </w:rPrChange>
                        </w:rPr>
                        <w:t xml:space="preserve"> DEMO_EXPORT </w:t>
                      </w:r>
                      <w:proofErr w:type="spellStart"/>
                      <w:r w:rsidRPr="00D276D8">
                        <w:rPr>
                          <w:rFonts w:ascii="Consolas" w:eastAsia="Times New Roman" w:hAnsi="Consolas" w:cs="Consolas"/>
                          <w:color w:val="000000"/>
                          <w:sz w:val="19"/>
                          <w:szCs w:val="19"/>
                          <w:lang w:val="en-US" w:eastAsia="fr-FR"/>
                          <w:rPrChange w:id="2241" w:author="ghislain.aine" w:date="2015-11-04T17:31:00Z">
                            <w:rPr>
                              <w:rFonts w:ascii="Courier New" w:eastAsia="Times New Roman" w:hAnsi="Courier New" w:cs="Courier New"/>
                              <w:color w:val="000000"/>
                              <w:sz w:val="16"/>
                              <w:szCs w:val="16"/>
                              <w:lang w:val="en-US" w:eastAsia="fr-FR"/>
                            </w:rPr>
                          </w:rPrChange>
                        </w:rPr>
                        <w:t>StreamWork</w:t>
                      </w:r>
                      <w:proofErr w:type="spellEnd"/>
                      <w:r w:rsidRPr="00D276D8">
                        <w:rPr>
                          <w:rFonts w:ascii="Consolas" w:eastAsia="Times New Roman" w:hAnsi="Consolas" w:cs="Consolas"/>
                          <w:b/>
                          <w:bCs/>
                          <w:color w:val="000080"/>
                          <w:sz w:val="19"/>
                          <w:szCs w:val="19"/>
                          <w:lang w:val="en-US" w:eastAsia="fr-FR"/>
                          <w:rPrChange w:id="2242"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243" w:author="ghislain.aine" w:date="2015-11-04T17:31:00Z">
                            <w:rPr>
                              <w:rFonts w:ascii="Courier New" w:eastAsia="Times New Roman" w:hAnsi="Courier New" w:cs="Courier New"/>
                              <w:color w:val="000000"/>
                              <w:sz w:val="16"/>
                              <w:szCs w:val="16"/>
                              <w:lang w:val="en-US" w:eastAsia="fr-FR"/>
                            </w:rPr>
                          </w:rPrChange>
                        </w:rPr>
                        <w:t>SwCore</w:t>
                      </w:r>
                      <w:proofErr w:type="spellEnd"/>
                      <w:r w:rsidRPr="00D276D8">
                        <w:rPr>
                          <w:rFonts w:ascii="Consolas" w:eastAsia="Times New Roman" w:hAnsi="Consolas" w:cs="Consolas"/>
                          <w:b/>
                          <w:bCs/>
                          <w:color w:val="000080"/>
                          <w:sz w:val="19"/>
                          <w:szCs w:val="19"/>
                          <w:lang w:val="en-US" w:eastAsia="fr-FR"/>
                          <w:rPrChange w:id="2244" w:author="ghislain.aine" w:date="2015-11-04T17:31: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245" w:author="ghislain.aine" w:date="2015-11-04T17:31:00Z">
                            <w:rPr>
                              <w:rFonts w:ascii="Courier New" w:eastAsia="Times New Roman" w:hAnsi="Courier New" w:cs="Courier New"/>
                              <w:color w:val="000000"/>
                              <w:sz w:val="16"/>
                              <w:szCs w:val="16"/>
                              <w:lang w:val="en-US" w:eastAsia="fr-FR"/>
                            </w:rPr>
                          </w:rPrChange>
                        </w:rPr>
                        <w:t>SwPluginFactory_Class</w:t>
                      </w:r>
                      <w:proofErr w:type="spellEnd"/>
                      <w:r w:rsidRPr="00D276D8">
                        <w:rPr>
                          <w:rFonts w:ascii="Consolas" w:eastAsia="Times New Roman" w:hAnsi="Consolas" w:cs="Consolas"/>
                          <w:color w:val="000000"/>
                          <w:sz w:val="19"/>
                          <w:szCs w:val="19"/>
                          <w:lang w:val="en-US" w:eastAsia="fr-FR"/>
                          <w:rPrChange w:id="2246" w:author="ghislain.aine" w:date="2015-11-04T17:31: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247" w:author="ghislain.aine" w:date="2015-11-04T17:31: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248" w:author="ghislain.aine" w:date="2015-11-04T17:31: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249" w:author="ghislain.aine" w:date="2015-11-04T17:31:00Z">
                            <w:rPr>
                              <w:rFonts w:ascii="Courier New" w:eastAsia="Times New Roman" w:hAnsi="Courier New" w:cs="Courier New"/>
                              <w:color w:val="000000"/>
                              <w:sz w:val="16"/>
                              <w:szCs w:val="16"/>
                              <w:lang w:val="en-US" w:eastAsia="fr-FR"/>
                            </w:rPr>
                          </w:rPrChange>
                        </w:rPr>
                        <w:t>GetPluginInterfaceD</w:t>
                      </w:r>
                      <w:proofErr w:type="spellEnd"/>
                      <w:r w:rsidRPr="00D276D8">
                        <w:rPr>
                          <w:rFonts w:ascii="Consolas" w:eastAsia="Times New Roman" w:hAnsi="Consolas" w:cs="Consolas"/>
                          <w:b/>
                          <w:bCs/>
                          <w:color w:val="000080"/>
                          <w:sz w:val="19"/>
                          <w:szCs w:val="19"/>
                          <w:lang w:val="en-US" w:eastAsia="fr-FR"/>
                          <w:rPrChange w:id="2250" w:author="ghislain.aine" w:date="2015-11-04T17:31:00Z">
                            <w:rPr>
                              <w:rFonts w:ascii="Courier New" w:eastAsia="Times New Roman" w:hAnsi="Courier New" w:cs="Courier New"/>
                              <w:b/>
                              <w:bCs/>
                              <w:color w:val="000080"/>
                              <w:sz w:val="16"/>
                              <w:szCs w:val="16"/>
                              <w:lang w:val="en-US" w:eastAsia="fr-FR"/>
                            </w:rPr>
                          </w:rPrChange>
                        </w:rPr>
                        <w:t>()</w:t>
                      </w:r>
                    </w:moveTo>
                  </w:p>
                  <w:moveToRangeEnd w:id="2235"/>
                  <w:p w:rsidR="00000000" w:rsidRDefault="00EE2A1F">
                    <w:pPr>
                      <w:shd w:val="clear" w:color="auto" w:fill="FFFFFF"/>
                      <w:rPr>
                        <w:rFonts w:ascii="Consolas" w:hAnsi="Consolas" w:cs="Consolas"/>
                        <w:sz w:val="19"/>
                        <w:szCs w:val="19"/>
                        <w:lang w:val="en-US"/>
                        <w:rPrChange w:id="2251" w:author="ghislain.aine" w:date="2015-11-04T17:31:00Z">
                          <w:rPr/>
                        </w:rPrChange>
                      </w:rPr>
                      <w:pPrChange w:id="2252" w:author="ghislain.aine" w:date="2015-10-30T10:24:00Z">
                        <w:pPr/>
                      </w:pPrChange>
                    </w:pPr>
                  </w:p>
                </w:txbxContent>
              </v:textbox>
              <w10:wrap type="none"/>
              <w10:anchorlock/>
            </v:shape>
          </w:pict>
        </w:r>
      </w:ins>
    </w:p>
    <w:p w:rsidR="00BF1190" w:rsidRPr="00944E6B" w:rsidDel="0013549D" w:rsidRDefault="00D276D8" w:rsidP="00BF1190">
      <w:pPr>
        <w:shd w:val="clear" w:color="auto" w:fill="FFFFFF"/>
        <w:rPr>
          <w:ins w:id="2253" w:author="jerome draillard" w:date="2015-10-29T11:33:00Z"/>
          <w:rFonts w:ascii="Courier New" w:eastAsia="Times New Roman" w:hAnsi="Courier New" w:cs="Courier New"/>
          <w:b/>
          <w:bCs/>
          <w:color w:val="000080"/>
          <w:sz w:val="16"/>
          <w:szCs w:val="16"/>
          <w:lang w:val="en-US" w:eastAsia="fr-FR"/>
          <w:rPrChange w:id="2254" w:author="jerome draillard" w:date="2015-10-29T11:33:00Z">
            <w:rPr>
              <w:ins w:id="2255" w:author="jerome draillard" w:date="2015-10-29T11:33:00Z"/>
              <w:rFonts w:ascii="Courier New" w:eastAsia="Times New Roman" w:hAnsi="Courier New" w:cs="Courier New"/>
              <w:b/>
              <w:bCs/>
              <w:color w:val="000080"/>
              <w:sz w:val="20"/>
              <w:lang w:eastAsia="fr-FR"/>
            </w:rPr>
          </w:rPrChange>
        </w:rPr>
      </w:pPr>
      <w:moveFromRangeStart w:id="2256" w:author="ghislain.aine" w:date="2015-10-30T10:23:00Z" w:name="move433963965"/>
      <w:moveFrom w:id="2257" w:author="ghislain.aine" w:date="2015-10-30T10:23:00Z">
        <w:ins w:id="2258" w:author="jerome draillard" w:date="2015-10-29T11:33:00Z">
          <w:r w:rsidRPr="00D276D8">
            <w:rPr>
              <w:rFonts w:ascii="Courier New" w:eastAsia="Times New Roman" w:hAnsi="Courier New" w:cs="Courier New"/>
              <w:color w:val="8000FF"/>
              <w:sz w:val="16"/>
              <w:szCs w:val="16"/>
              <w:lang w:val="en-US" w:eastAsia="fr-FR"/>
              <w:rPrChange w:id="2259" w:author="jerome draillard" w:date="2015-10-29T11:33:00Z">
                <w:rPr>
                  <w:rFonts w:ascii="Courier New" w:eastAsia="Times New Roman" w:hAnsi="Courier New" w:cs="Courier New"/>
                  <w:color w:val="8000FF"/>
                  <w:sz w:val="20"/>
                  <w:u w:val="single"/>
                  <w:lang w:eastAsia="fr-FR"/>
                </w:rPr>
              </w:rPrChange>
            </w:rPr>
            <w:t>extern</w:t>
          </w:r>
          <w:r w:rsidRPr="00D276D8">
            <w:rPr>
              <w:rFonts w:ascii="Courier New" w:eastAsia="Times New Roman" w:hAnsi="Courier New" w:cs="Courier New"/>
              <w:color w:val="000000"/>
              <w:sz w:val="16"/>
              <w:szCs w:val="16"/>
              <w:lang w:val="en-US" w:eastAsia="fr-FR"/>
              <w:rPrChange w:id="2260" w:author="jerome draillard" w:date="2015-10-29T11:33:00Z">
                <w:rPr>
                  <w:rFonts w:ascii="Courier New" w:eastAsia="Times New Roman" w:hAnsi="Courier New" w:cs="Courier New"/>
                  <w:color w:val="000000"/>
                  <w:sz w:val="20"/>
                  <w:u w:val="single"/>
                  <w:lang w:eastAsia="fr-FR"/>
                </w:rPr>
              </w:rPrChange>
            </w:rPr>
            <w:t xml:space="preserve"> </w:t>
          </w:r>
          <w:r w:rsidRPr="00D276D8">
            <w:rPr>
              <w:rFonts w:ascii="Courier New" w:eastAsia="Times New Roman" w:hAnsi="Courier New" w:cs="Courier New"/>
              <w:color w:val="808080"/>
              <w:sz w:val="16"/>
              <w:szCs w:val="16"/>
              <w:lang w:val="en-US" w:eastAsia="fr-FR"/>
              <w:rPrChange w:id="2261" w:author="jerome draillard" w:date="2015-10-29T11:33:00Z">
                <w:rPr>
                  <w:rFonts w:ascii="Courier New" w:eastAsia="Times New Roman" w:hAnsi="Courier New" w:cs="Courier New"/>
                  <w:color w:val="808080"/>
                  <w:sz w:val="20"/>
                  <w:u w:val="single"/>
                  <w:lang w:eastAsia="fr-FR"/>
                </w:rPr>
              </w:rPrChange>
            </w:rPr>
            <w:t>"C"</w:t>
          </w:r>
          <w:r w:rsidRPr="00D276D8">
            <w:rPr>
              <w:rFonts w:ascii="Courier New" w:eastAsia="Times New Roman" w:hAnsi="Courier New" w:cs="Courier New"/>
              <w:color w:val="000000"/>
              <w:sz w:val="16"/>
              <w:szCs w:val="16"/>
              <w:lang w:val="en-US" w:eastAsia="fr-FR"/>
              <w:rPrChange w:id="2262" w:author="jerome draillard" w:date="2015-10-29T11:33:00Z">
                <w:rPr>
                  <w:rFonts w:ascii="Courier New" w:eastAsia="Times New Roman" w:hAnsi="Courier New" w:cs="Courier New"/>
                  <w:color w:val="000000"/>
                  <w:sz w:val="20"/>
                  <w:u w:val="single"/>
                  <w:lang w:eastAsia="fr-FR"/>
                </w:rPr>
              </w:rPrChange>
            </w:rPr>
            <w:t xml:space="preserve"> DEMO_EXPORT StreamWork</w:t>
          </w:r>
          <w:r w:rsidRPr="00D276D8">
            <w:rPr>
              <w:rFonts w:ascii="Courier New" w:eastAsia="Times New Roman" w:hAnsi="Courier New" w:cs="Courier New"/>
              <w:b/>
              <w:bCs/>
              <w:color w:val="000080"/>
              <w:sz w:val="16"/>
              <w:szCs w:val="16"/>
              <w:lang w:val="en-US" w:eastAsia="fr-FR"/>
              <w:rPrChange w:id="2263" w:author="jerome draillard" w:date="2015-10-29T11:33:00Z">
                <w:rPr>
                  <w:rFonts w:ascii="Courier New" w:eastAsia="Times New Roman" w:hAnsi="Courier New" w:cs="Courier New"/>
                  <w:b/>
                  <w:bCs/>
                  <w:color w:val="000080"/>
                  <w:sz w:val="20"/>
                  <w:u w:val="single"/>
                  <w:lang w:eastAsia="fr-FR"/>
                </w:rPr>
              </w:rPrChange>
            </w:rPr>
            <w:t>::</w:t>
          </w:r>
          <w:r w:rsidRPr="00D276D8">
            <w:rPr>
              <w:rFonts w:ascii="Courier New" w:eastAsia="Times New Roman" w:hAnsi="Courier New" w:cs="Courier New"/>
              <w:color w:val="000000"/>
              <w:sz w:val="16"/>
              <w:szCs w:val="16"/>
              <w:lang w:val="en-US" w:eastAsia="fr-FR"/>
              <w:rPrChange w:id="2264" w:author="jerome draillard" w:date="2015-10-29T11:33:00Z">
                <w:rPr>
                  <w:rFonts w:ascii="Courier New" w:eastAsia="Times New Roman" w:hAnsi="Courier New" w:cs="Courier New"/>
                  <w:color w:val="000000"/>
                  <w:sz w:val="20"/>
                  <w:u w:val="single"/>
                  <w:lang w:eastAsia="fr-FR"/>
                </w:rPr>
              </w:rPrChange>
            </w:rPr>
            <w:t>SwCore</w:t>
          </w:r>
          <w:r w:rsidRPr="00D276D8">
            <w:rPr>
              <w:rFonts w:ascii="Courier New" w:eastAsia="Times New Roman" w:hAnsi="Courier New" w:cs="Courier New"/>
              <w:b/>
              <w:bCs/>
              <w:color w:val="000080"/>
              <w:sz w:val="16"/>
              <w:szCs w:val="16"/>
              <w:lang w:val="en-US" w:eastAsia="fr-FR"/>
              <w:rPrChange w:id="2265" w:author="jerome draillard" w:date="2015-10-29T11:33:00Z">
                <w:rPr>
                  <w:rFonts w:ascii="Courier New" w:eastAsia="Times New Roman" w:hAnsi="Courier New" w:cs="Courier New"/>
                  <w:b/>
                  <w:bCs/>
                  <w:color w:val="000080"/>
                  <w:sz w:val="20"/>
                  <w:u w:val="single"/>
                  <w:lang w:eastAsia="fr-FR"/>
                </w:rPr>
              </w:rPrChange>
            </w:rPr>
            <w:t>::</w:t>
          </w:r>
          <w:r w:rsidRPr="00D276D8">
            <w:rPr>
              <w:rFonts w:ascii="Courier New" w:eastAsia="Times New Roman" w:hAnsi="Courier New" w:cs="Courier New"/>
              <w:color w:val="000000"/>
              <w:sz w:val="16"/>
              <w:szCs w:val="16"/>
              <w:lang w:val="en-US" w:eastAsia="fr-FR"/>
              <w:rPrChange w:id="2266" w:author="jerome draillard" w:date="2015-10-29T11:33:00Z">
                <w:rPr>
                  <w:rFonts w:ascii="Courier New" w:eastAsia="Times New Roman" w:hAnsi="Courier New" w:cs="Courier New"/>
                  <w:color w:val="000000"/>
                  <w:sz w:val="20"/>
                  <w:u w:val="single"/>
                  <w:lang w:eastAsia="fr-FR"/>
                </w:rPr>
              </w:rPrChange>
            </w:rPr>
            <w:t xml:space="preserve">SwPluginFactory_Class </w:t>
          </w:r>
          <w:r w:rsidRPr="00D276D8">
            <w:rPr>
              <w:rFonts w:ascii="Courier New" w:eastAsia="Times New Roman" w:hAnsi="Courier New" w:cs="Courier New"/>
              <w:b/>
              <w:bCs/>
              <w:color w:val="000080"/>
              <w:sz w:val="16"/>
              <w:szCs w:val="16"/>
              <w:lang w:val="en-US" w:eastAsia="fr-FR"/>
              <w:rPrChange w:id="2267" w:author="jerome draillard" w:date="2015-10-29T11:33:00Z">
                <w:rPr>
                  <w:rFonts w:ascii="Courier New" w:eastAsia="Times New Roman" w:hAnsi="Courier New" w:cs="Courier New"/>
                  <w:b/>
                  <w:bCs/>
                  <w:color w:val="000080"/>
                  <w:sz w:val="20"/>
                  <w:u w:val="single"/>
                  <w:lang w:eastAsia="fr-FR"/>
                </w:rPr>
              </w:rPrChange>
            </w:rPr>
            <w:t>*</w:t>
          </w:r>
          <w:r w:rsidRPr="00D276D8">
            <w:rPr>
              <w:rFonts w:ascii="Courier New" w:eastAsia="Times New Roman" w:hAnsi="Courier New" w:cs="Courier New"/>
              <w:color w:val="000000"/>
              <w:sz w:val="16"/>
              <w:szCs w:val="16"/>
              <w:lang w:val="en-US" w:eastAsia="fr-FR"/>
              <w:rPrChange w:id="2268" w:author="jerome draillard" w:date="2015-10-29T11:33:00Z">
                <w:rPr>
                  <w:rFonts w:ascii="Courier New" w:eastAsia="Times New Roman" w:hAnsi="Courier New" w:cs="Courier New"/>
                  <w:color w:val="000000"/>
                  <w:sz w:val="20"/>
                  <w:u w:val="single"/>
                  <w:lang w:eastAsia="fr-FR"/>
                </w:rPr>
              </w:rPrChange>
            </w:rPr>
            <w:t xml:space="preserve">  GetPluginInterfaceD</w:t>
          </w:r>
          <w:r w:rsidRPr="00D276D8">
            <w:rPr>
              <w:rFonts w:ascii="Courier New" w:eastAsia="Times New Roman" w:hAnsi="Courier New" w:cs="Courier New"/>
              <w:b/>
              <w:bCs/>
              <w:color w:val="000080"/>
              <w:sz w:val="16"/>
              <w:szCs w:val="16"/>
              <w:lang w:val="en-US" w:eastAsia="fr-FR"/>
              <w:rPrChange w:id="2269" w:author="jerome draillard" w:date="2015-10-29T11:33:00Z">
                <w:rPr>
                  <w:rFonts w:ascii="Courier New" w:eastAsia="Times New Roman" w:hAnsi="Courier New" w:cs="Courier New"/>
                  <w:b/>
                  <w:bCs/>
                  <w:color w:val="000080"/>
                  <w:sz w:val="20"/>
                  <w:u w:val="single"/>
                  <w:lang w:eastAsia="fr-FR"/>
                </w:rPr>
              </w:rPrChange>
            </w:rPr>
            <w:t>()</w:t>
          </w:r>
        </w:ins>
      </w:moveFrom>
    </w:p>
    <w:moveFromRangeEnd w:id="2256"/>
    <w:p w:rsidR="00BF1190" w:rsidRDefault="00BF1190" w:rsidP="00BF1190">
      <w:pPr>
        <w:shd w:val="clear" w:color="auto" w:fill="FFFFFF"/>
        <w:rPr>
          <w:ins w:id="2270" w:author="jerome draillard" w:date="2015-10-29T11:33:00Z"/>
          <w:rFonts w:ascii="Times New Roman" w:eastAsia="Times New Roman" w:hAnsi="Times New Roman" w:cs="Times New Roman"/>
          <w:sz w:val="24"/>
          <w:szCs w:val="24"/>
          <w:lang w:val="en-US" w:eastAsia="fr-FR"/>
        </w:rPr>
      </w:pPr>
    </w:p>
    <w:p w:rsidR="00000000" w:rsidRDefault="00D276D8">
      <w:pPr>
        <w:rPr>
          <w:ins w:id="2271" w:author="jerome draillard" w:date="2015-11-27T15:36:00Z"/>
          <w:lang w:eastAsia="fr-FR"/>
        </w:rPr>
        <w:pPrChange w:id="2272" w:author="jerome draillard" w:date="2015-10-29T11:33:00Z">
          <w:pPr>
            <w:shd w:val="clear" w:color="auto" w:fill="FFFFFF"/>
          </w:pPr>
        </w:pPrChange>
      </w:pPr>
      <w:ins w:id="2273" w:author="jerome draillard" w:date="2015-10-29T11:33:00Z">
        <w:r w:rsidRPr="00D276D8">
          <w:rPr>
            <w:lang w:eastAsia="fr-FR"/>
            <w:rPrChange w:id="2274" w:author="jerome draillard" w:date="2015-10-29T11:34:00Z">
              <w:rPr>
                <w:color w:val="0000FF" w:themeColor="hyperlink"/>
                <w:u w:val="single"/>
                <w:lang w:val="en-US" w:eastAsia="fr-FR"/>
              </w:rPr>
            </w:rPrChange>
          </w:rPr>
          <w:t xml:space="preserve">Cette méthode </w:t>
        </w:r>
        <w:proofErr w:type="spellStart"/>
        <w:r w:rsidRPr="00D276D8">
          <w:rPr>
            <w:lang w:eastAsia="fr-FR"/>
            <w:rPrChange w:id="2275" w:author="jerome draillard" w:date="2015-10-29T11:34:00Z">
              <w:rPr>
                <w:color w:val="0000FF" w:themeColor="hyperlink"/>
                <w:u w:val="single"/>
                <w:lang w:val="en-US" w:eastAsia="fr-FR"/>
              </w:rPr>
            </w:rPrChange>
          </w:rPr>
          <w:t>extern</w:t>
        </w:r>
        <w:proofErr w:type="spellEnd"/>
        <w:r w:rsidRPr="00D276D8">
          <w:rPr>
            <w:lang w:eastAsia="fr-FR"/>
            <w:rPrChange w:id="2276" w:author="jerome draillard" w:date="2015-10-29T11:34:00Z">
              <w:rPr>
                <w:color w:val="0000FF" w:themeColor="hyperlink"/>
                <w:u w:val="single"/>
                <w:lang w:val="en-US" w:eastAsia="fr-FR"/>
              </w:rPr>
            </w:rPrChange>
          </w:rPr>
          <w:t xml:space="preserve"> "</w:t>
        </w:r>
        <w:del w:id="2277" w:author="ghislain.aine" w:date="2015-11-04T16:47:00Z">
          <w:r w:rsidRPr="00D276D8">
            <w:rPr>
              <w:lang w:eastAsia="fr-FR"/>
              <w:rPrChange w:id="2278" w:author="jerome draillard" w:date="2015-10-29T11:34:00Z">
                <w:rPr>
                  <w:color w:val="0000FF" w:themeColor="hyperlink"/>
                  <w:u w:val="single"/>
                  <w:lang w:val="en-US" w:eastAsia="fr-FR"/>
                </w:rPr>
              </w:rPrChange>
            </w:rPr>
            <w:delText>c</w:delText>
          </w:r>
        </w:del>
      </w:ins>
      <w:ins w:id="2279" w:author="ghislain.aine" w:date="2015-11-04T16:47:00Z">
        <w:r w:rsidR="00BF1190">
          <w:rPr>
            <w:lang w:eastAsia="fr-FR"/>
          </w:rPr>
          <w:t>C</w:t>
        </w:r>
      </w:ins>
      <w:ins w:id="2280" w:author="jerome draillard" w:date="2015-10-29T11:33:00Z">
        <w:r w:rsidRPr="00D276D8">
          <w:rPr>
            <w:lang w:eastAsia="fr-FR"/>
            <w:rPrChange w:id="2281" w:author="jerome draillard" w:date="2015-10-29T11:34:00Z">
              <w:rPr>
                <w:color w:val="0000FF" w:themeColor="hyperlink"/>
                <w:u w:val="single"/>
                <w:lang w:val="en-US" w:eastAsia="fr-FR"/>
              </w:rPr>
            </w:rPrChange>
          </w:rPr>
          <w:t xml:space="preserve">" sera accessible par StreamWorkEditor2.exe </w:t>
        </w:r>
      </w:ins>
      <w:ins w:id="2282" w:author="jerome draillard" w:date="2015-10-29T11:34:00Z">
        <w:r w:rsidR="00BF1190">
          <w:rPr>
            <w:lang w:eastAsia="fr-FR"/>
          </w:rPr>
          <w:t>qui va dynamiquement charger le plugin</w:t>
        </w:r>
      </w:ins>
      <w:ins w:id="2283" w:author="jerome draillard" w:date="2015-11-27T15:35:00Z">
        <w:r w:rsidR="00BF1190">
          <w:rPr>
            <w:lang w:eastAsia="fr-FR"/>
          </w:rPr>
          <w:t xml:space="preserve">. </w:t>
        </w:r>
        <w:proofErr w:type="spellStart"/>
        <w:r w:rsidR="00BF1190">
          <w:rPr>
            <w:lang w:eastAsia="fr-FR"/>
          </w:rPr>
          <w:t>Streamwork</w:t>
        </w:r>
        <w:proofErr w:type="spellEnd"/>
        <w:r w:rsidR="00BF1190">
          <w:rPr>
            <w:lang w:eastAsia="fr-FR"/>
          </w:rPr>
          <w:t xml:space="preserve"> va alors</w:t>
        </w:r>
      </w:ins>
      <w:ins w:id="2284" w:author="jerome draillard" w:date="2015-10-29T11:34:00Z">
        <w:r w:rsidR="00BF1190">
          <w:rPr>
            <w:lang w:eastAsia="fr-FR"/>
          </w:rPr>
          <w:t xml:space="preserve"> récupérer une instance vers cette classe </w:t>
        </w:r>
        <w:proofErr w:type="spellStart"/>
        <w:r w:rsidR="00BF1190">
          <w:rPr>
            <w:lang w:eastAsia="fr-FR"/>
          </w:rPr>
          <w:t>factory</w:t>
        </w:r>
        <w:proofErr w:type="spellEnd"/>
        <w:r w:rsidR="00BF1190">
          <w:rPr>
            <w:lang w:eastAsia="fr-FR"/>
          </w:rPr>
          <w:t xml:space="preserve"> qui pourra à son tour créer des instances de composant sur demande</w:t>
        </w:r>
      </w:ins>
      <w:ins w:id="2285" w:author="jerome draillard" w:date="2015-11-27T15:36:00Z">
        <w:r w:rsidR="00BF1190">
          <w:rPr>
            <w:lang w:eastAsia="fr-FR"/>
          </w:rPr>
          <w:t xml:space="preserve"> de </w:t>
        </w:r>
        <w:proofErr w:type="spellStart"/>
        <w:r w:rsidR="00BF1190">
          <w:rPr>
            <w:lang w:eastAsia="fr-FR"/>
          </w:rPr>
          <w:t>streamWork</w:t>
        </w:r>
        <w:proofErr w:type="spellEnd"/>
        <w:r w:rsidR="00BF1190">
          <w:rPr>
            <w:lang w:eastAsia="fr-FR"/>
          </w:rPr>
          <w:t>.</w:t>
        </w:r>
      </w:ins>
    </w:p>
    <w:p w:rsidR="00000000" w:rsidRDefault="00EE2A1F">
      <w:pPr>
        <w:rPr>
          <w:ins w:id="2286" w:author="jerome draillard" w:date="2015-11-27T15:36:00Z"/>
          <w:lang w:eastAsia="fr-FR"/>
        </w:rPr>
        <w:pPrChange w:id="2287" w:author="jerome draillard" w:date="2015-10-29T11:33:00Z">
          <w:pPr>
            <w:shd w:val="clear" w:color="auto" w:fill="FFFFFF"/>
          </w:pPr>
        </w:pPrChange>
      </w:pPr>
    </w:p>
    <w:p w:rsidR="00000000" w:rsidRDefault="00BF1190">
      <w:pPr>
        <w:rPr>
          <w:del w:id="2288" w:author="ghislain.aine" w:date="2015-11-04T17:32:00Z"/>
          <w:lang w:eastAsia="fr-FR"/>
        </w:rPr>
        <w:pPrChange w:id="2289" w:author="jerome draillard" w:date="2015-11-27T15:36:00Z">
          <w:pPr>
            <w:spacing w:after="200" w:line="276" w:lineRule="auto"/>
            <w:jc w:val="left"/>
          </w:pPr>
        </w:pPrChange>
      </w:pPr>
      <w:ins w:id="2290" w:author="jerome draillard" w:date="2015-11-27T15:36:00Z">
        <w:r>
          <w:rPr>
            <w:lang w:eastAsia="fr-FR"/>
          </w:rPr>
          <w:t>N</w:t>
        </w:r>
      </w:ins>
      <w:ins w:id="2291" w:author="jerome draillard" w:date="2015-10-29T11:34:00Z">
        <w:r>
          <w:rPr>
            <w:lang w:eastAsia="fr-FR"/>
          </w:rPr>
          <w:t>ous allons voir comment tout de suite.</w:t>
        </w:r>
      </w:ins>
    </w:p>
    <w:p w:rsidR="00BF1190" w:rsidRDefault="00BF1190" w:rsidP="00BF1190">
      <w:pPr>
        <w:spacing w:after="200" w:line="276" w:lineRule="auto"/>
        <w:jc w:val="left"/>
        <w:rPr>
          <w:ins w:id="2292" w:author="ghislain.aine" w:date="2015-11-04T17:32:00Z"/>
        </w:rPr>
      </w:pPr>
    </w:p>
    <w:p w:rsidR="00BF1190" w:rsidDel="00E54AC5" w:rsidRDefault="00BF1190" w:rsidP="00BF1190">
      <w:pPr>
        <w:spacing w:after="200" w:line="276" w:lineRule="auto"/>
        <w:jc w:val="left"/>
        <w:rPr>
          <w:ins w:id="2293" w:author="jerome draillard" w:date="2015-10-29T11:43:00Z"/>
          <w:del w:id="2294" w:author="ghislain.aine" w:date="2015-11-04T17:32:00Z"/>
        </w:rPr>
      </w:pPr>
    </w:p>
    <w:p w:rsidR="00BF1190" w:rsidDel="00E54AC5" w:rsidRDefault="00BF1190" w:rsidP="00BF1190">
      <w:pPr>
        <w:spacing w:after="200" w:line="276" w:lineRule="auto"/>
        <w:jc w:val="left"/>
        <w:rPr>
          <w:ins w:id="2295" w:author="jerome draillard" w:date="2015-10-29T11:43:00Z"/>
          <w:del w:id="2296" w:author="ghislain.aine" w:date="2015-11-04T17:32:00Z"/>
        </w:rPr>
      </w:pPr>
    </w:p>
    <w:p w:rsidR="00BF1190" w:rsidDel="00E54AC5" w:rsidRDefault="00BF1190" w:rsidP="00BF1190">
      <w:pPr>
        <w:spacing w:after="200" w:line="276" w:lineRule="auto"/>
        <w:jc w:val="left"/>
        <w:rPr>
          <w:ins w:id="2297" w:author="jerome draillard" w:date="2015-10-29T11:43:00Z"/>
          <w:del w:id="2298" w:author="ghislain.aine" w:date="2015-11-04T17:32:00Z"/>
        </w:rPr>
      </w:pPr>
    </w:p>
    <w:p w:rsidR="00BF1190" w:rsidDel="00E54AC5" w:rsidRDefault="00BF1190" w:rsidP="00BF1190">
      <w:pPr>
        <w:spacing w:after="200" w:line="276" w:lineRule="auto"/>
        <w:jc w:val="left"/>
        <w:rPr>
          <w:ins w:id="2299" w:author="jerome draillard" w:date="2015-10-29T11:43:00Z"/>
          <w:del w:id="2300" w:author="ghislain.aine" w:date="2015-11-04T17:32:00Z"/>
        </w:rPr>
      </w:pPr>
    </w:p>
    <w:p w:rsidR="00BF1190" w:rsidDel="0049323F" w:rsidRDefault="00BF1190" w:rsidP="00BF1190">
      <w:pPr>
        <w:spacing w:after="200" w:line="276" w:lineRule="auto"/>
        <w:jc w:val="left"/>
        <w:rPr>
          <w:ins w:id="2301" w:author="jerome draillard" w:date="2015-10-29T11:43:00Z"/>
          <w:del w:id="2302" w:author="ghislain.aine" w:date="2015-11-04T16:47:00Z"/>
        </w:rPr>
      </w:pPr>
    </w:p>
    <w:p w:rsidR="00BF1190" w:rsidDel="0049323F" w:rsidRDefault="00BF1190" w:rsidP="00BF1190">
      <w:pPr>
        <w:spacing w:after="200" w:line="276" w:lineRule="auto"/>
        <w:jc w:val="left"/>
        <w:rPr>
          <w:ins w:id="2303" w:author="jerome draillard" w:date="2015-10-29T11:43:00Z"/>
          <w:del w:id="2304" w:author="ghislain.aine" w:date="2015-11-04T16:47:00Z"/>
        </w:rPr>
      </w:pPr>
    </w:p>
    <w:p w:rsidR="00BF1190" w:rsidDel="0049323F" w:rsidRDefault="00BF1190" w:rsidP="00BF1190">
      <w:pPr>
        <w:spacing w:after="200" w:line="276" w:lineRule="auto"/>
        <w:jc w:val="left"/>
        <w:rPr>
          <w:ins w:id="2305" w:author="jerome draillard" w:date="2015-10-29T11:43:00Z"/>
          <w:del w:id="2306" w:author="ghislain.aine" w:date="2015-11-04T16:47:00Z"/>
        </w:rPr>
      </w:pPr>
    </w:p>
    <w:p w:rsidR="00BF1190" w:rsidDel="0049323F" w:rsidRDefault="00BF1190" w:rsidP="00BF1190">
      <w:pPr>
        <w:spacing w:after="200" w:line="276" w:lineRule="auto"/>
        <w:jc w:val="left"/>
        <w:rPr>
          <w:ins w:id="2307" w:author="jerome draillard" w:date="2015-10-29T11:43:00Z"/>
          <w:del w:id="2308" w:author="ghislain.aine" w:date="2015-11-04T16:47:00Z"/>
        </w:rPr>
      </w:pPr>
    </w:p>
    <w:p w:rsidR="00BF1190" w:rsidDel="0049323F" w:rsidRDefault="00BF1190" w:rsidP="00BF1190">
      <w:pPr>
        <w:spacing w:after="200" w:line="276" w:lineRule="auto"/>
        <w:jc w:val="left"/>
        <w:rPr>
          <w:ins w:id="2309" w:author="jerome draillard" w:date="2015-10-29T11:34:00Z"/>
          <w:del w:id="2310" w:author="ghislain.aine" w:date="2015-11-04T16:47:00Z"/>
        </w:rPr>
      </w:pPr>
    </w:p>
    <w:p w:rsidR="00BF1190" w:rsidRDefault="00BF1190" w:rsidP="00BF1190">
      <w:pPr>
        <w:spacing w:after="200" w:line="276" w:lineRule="auto"/>
        <w:jc w:val="left"/>
        <w:rPr>
          <w:ins w:id="2311" w:author="ghislain.aine" w:date="2015-10-30T10:24:00Z"/>
        </w:rPr>
      </w:pPr>
      <w:ins w:id="2312" w:author="jerome draillard" w:date="2015-10-29T11:34:00Z">
        <w:r>
          <w:t>Juste avant de continuer</w:t>
        </w:r>
      </w:ins>
      <w:ins w:id="2313" w:author="ghislain.aine" w:date="2015-11-04T16:47:00Z">
        <w:r>
          <w:t>,</w:t>
        </w:r>
      </w:ins>
      <w:ins w:id="2314" w:author="jerome draillard" w:date="2015-10-29T11:34:00Z">
        <w:r>
          <w:t xml:space="preserve"> implémenter le constructeur et les méthodes suivantes dans le .</w:t>
        </w:r>
        <w:proofErr w:type="spellStart"/>
        <w:r>
          <w:t>cpp</w:t>
        </w:r>
        <w:proofErr w:type="spellEnd"/>
        <w:r>
          <w:t xml:space="preserve"> :</w:t>
        </w:r>
      </w:ins>
    </w:p>
    <w:p w:rsidR="00BF1190" w:rsidRPr="0013549D" w:rsidRDefault="00D276D8" w:rsidP="00BF1190">
      <w:pPr>
        <w:spacing w:after="200" w:line="276" w:lineRule="auto"/>
        <w:jc w:val="left"/>
        <w:rPr>
          <w:ins w:id="2315" w:author="jerome draillard" w:date="2015-10-29T11:43:00Z"/>
          <w:lang w:val="en-US"/>
          <w:rPrChange w:id="2316" w:author="ghislain.aine" w:date="2015-10-30T10:24:00Z">
            <w:rPr>
              <w:ins w:id="2317" w:author="jerome draillard" w:date="2015-10-29T11:43:00Z"/>
            </w:rPr>
          </w:rPrChange>
        </w:rPr>
      </w:pPr>
      <w:ins w:id="2318" w:author="ghislain.aine" w:date="2015-10-30T10:24:00Z">
        <w:r w:rsidR="00C156AC" w:rsidRPr="00D276D8">
          <w:pict>
            <v:shape id="_x0000_s1277" type="#_x0000_t202" style="width:493.45pt;height:564.15pt;mso-height-percent:200;mso-position-horizontal-relative:char;mso-position-vertical-relative:line;mso-height-percent:200;mso-width-relative:margin;mso-height-relative:margin">
              <v:textbox style="mso-next-textbox:#_x0000_s1277;mso-fit-shape-to-text:t">
                <w:txbxContent>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2319" w:author="ghislain.aine" w:date="2015-11-04T17:30:00Z">
                          <w:rPr>
                            <w:rFonts w:ascii="Courier New" w:eastAsia="Times New Roman" w:hAnsi="Courier New" w:cs="Courier New"/>
                            <w:color w:val="804000"/>
                            <w:sz w:val="16"/>
                            <w:szCs w:val="16"/>
                            <w:lang w:val="en-US" w:eastAsia="fr-FR"/>
                          </w:rPr>
                        </w:rPrChange>
                      </w:rPr>
                    </w:pPr>
                    <w:moveToRangeStart w:id="2320" w:author="ghislain.aine" w:date="2015-10-30T10:25:00Z" w:name="move433964065"/>
                    <w:moveTo w:id="2321" w:author="ghislain.aine" w:date="2015-10-30T10:25:00Z">
                      <w:r w:rsidRPr="00D276D8">
                        <w:rPr>
                          <w:rFonts w:ascii="Consolas" w:eastAsia="Times New Roman" w:hAnsi="Consolas" w:cs="Consolas"/>
                          <w:color w:val="804000"/>
                          <w:sz w:val="19"/>
                          <w:szCs w:val="19"/>
                          <w:lang w:val="en-US" w:eastAsia="fr-FR"/>
                          <w:rPrChange w:id="2322" w:author="ghislain.aine" w:date="2015-11-04T17:30:00Z">
                            <w:rPr>
                              <w:rFonts w:ascii="Courier New" w:eastAsia="Times New Roman" w:hAnsi="Courier New" w:cs="Courier New"/>
                              <w:color w:val="804000"/>
                              <w:sz w:val="16"/>
                              <w:szCs w:val="16"/>
                              <w:lang w:val="en-US" w:eastAsia="fr-FR"/>
                            </w:rPr>
                          </w:rPrChange>
                        </w:rPr>
                        <w:t>#include "</w:t>
                      </w:r>
                      <w:proofErr w:type="spellStart"/>
                      <w:r w:rsidRPr="00D276D8">
                        <w:rPr>
                          <w:rFonts w:ascii="Consolas" w:eastAsia="Times New Roman" w:hAnsi="Consolas" w:cs="Consolas"/>
                          <w:color w:val="804000"/>
                          <w:sz w:val="19"/>
                          <w:szCs w:val="19"/>
                          <w:lang w:val="en-US" w:eastAsia="fr-FR"/>
                          <w:rPrChange w:id="2323" w:author="ghislain.aine" w:date="2015-11-04T17:30:00Z">
                            <w:rPr>
                              <w:rFonts w:ascii="Courier New" w:eastAsia="Times New Roman" w:hAnsi="Courier New" w:cs="Courier New"/>
                              <w:color w:val="804000"/>
                              <w:sz w:val="16"/>
                              <w:szCs w:val="16"/>
                              <w:lang w:val="en-US" w:eastAsia="fr-FR"/>
                            </w:rPr>
                          </w:rPrChange>
                        </w:rPr>
                        <w:t>DemoPluginFactory_Class.h</w:t>
                      </w:r>
                      <w:proofErr w:type="spellEnd"/>
                      <w:r w:rsidRPr="00D276D8">
                        <w:rPr>
                          <w:rFonts w:ascii="Consolas" w:eastAsia="Times New Roman" w:hAnsi="Consolas" w:cs="Consolas"/>
                          <w:color w:val="804000"/>
                          <w:sz w:val="19"/>
                          <w:szCs w:val="19"/>
                          <w:lang w:val="en-US" w:eastAsia="fr-FR"/>
                          <w:rPrChange w:id="2324" w:author="ghislain.aine" w:date="2015-11-04T17:30:00Z">
                            <w:rPr>
                              <w:rFonts w:ascii="Courier New" w:eastAsia="Times New Roman" w:hAnsi="Courier New" w:cs="Courier New"/>
                              <w:color w:val="80400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325"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26" w:author="ghislain.aine" w:date="2015-11-04T17:30:00Z">
                          <w:rPr>
                            <w:rFonts w:ascii="Courier New" w:eastAsia="Times New Roman" w:hAnsi="Courier New" w:cs="Courier New"/>
                            <w:color w:val="000000"/>
                            <w:sz w:val="16"/>
                            <w:szCs w:val="16"/>
                            <w:lang w:val="en-US" w:eastAsia="fr-FR"/>
                          </w:rPr>
                        </w:rPrChange>
                      </w:rPr>
                    </w:pPr>
                    <w:moveTo w:id="2327" w:author="ghislain.aine" w:date="2015-10-30T10:25:00Z">
                      <w:r w:rsidRPr="00D276D8">
                        <w:rPr>
                          <w:rFonts w:ascii="Consolas" w:eastAsia="Times New Roman" w:hAnsi="Consolas" w:cs="Consolas"/>
                          <w:color w:val="000000"/>
                          <w:sz w:val="19"/>
                          <w:szCs w:val="19"/>
                          <w:lang w:val="en-US" w:eastAsia="fr-FR"/>
                          <w:rPrChange w:id="2328" w:author="ghislain.aine" w:date="2015-11-04T17:30:00Z">
                            <w:rPr>
                              <w:rFonts w:ascii="Courier New" w:eastAsia="Times New Roman" w:hAnsi="Courier New" w:cs="Courier New"/>
                              <w:color w:val="000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29" w:author="ghislain.aine" w:date="2015-11-04T17:30:00Z">
                          <w:rPr>
                            <w:rFonts w:ascii="Courier New" w:eastAsia="Times New Roman" w:hAnsi="Courier New" w:cs="Courier New"/>
                            <w:color w:val="000000"/>
                            <w:sz w:val="16"/>
                            <w:szCs w:val="16"/>
                            <w:lang w:val="en-US" w:eastAsia="fr-FR"/>
                          </w:rPr>
                        </w:rPrChange>
                      </w:rPr>
                    </w:pPr>
                    <w:moveTo w:id="2330" w:author="ghislain.aine" w:date="2015-10-30T10:25:00Z">
                      <w:r w:rsidRPr="00D276D8">
                        <w:rPr>
                          <w:rFonts w:ascii="Consolas" w:eastAsia="Times New Roman" w:hAnsi="Consolas" w:cs="Consolas"/>
                          <w:color w:val="000000"/>
                          <w:sz w:val="19"/>
                          <w:szCs w:val="19"/>
                          <w:lang w:val="en-US" w:eastAsia="fr-FR"/>
                          <w:rPrChange w:id="2331" w:author="ghislain.aine" w:date="2015-11-04T17:30:00Z">
                            <w:rPr>
                              <w:rFonts w:ascii="Courier New" w:eastAsia="Times New Roman" w:hAnsi="Courier New" w:cs="Courier New"/>
                              <w:color w:val="000000"/>
                              <w:sz w:val="16"/>
                              <w:szCs w:val="16"/>
                              <w:lang w:val="en-US" w:eastAsia="fr-FR"/>
                            </w:rPr>
                          </w:rPrChange>
                        </w:rPr>
                        <w:t>* INCLUDES LOCAUX</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32" w:author="ghislain.aine" w:date="2015-11-04T17:30:00Z">
                          <w:rPr>
                            <w:rFonts w:ascii="Courier New" w:eastAsia="Times New Roman" w:hAnsi="Courier New" w:cs="Courier New"/>
                            <w:color w:val="000000"/>
                            <w:sz w:val="16"/>
                            <w:szCs w:val="16"/>
                            <w:lang w:val="en-US" w:eastAsia="fr-FR"/>
                          </w:rPr>
                        </w:rPrChange>
                      </w:rPr>
                    </w:pPr>
                    <w:moveTo w:id="2333" w:author="ghislain.aine" w:date="2015-10-30T10:25:00Z">
                      <w:r w:rsidRPr="00D276D8">
                        <w:rPr>
                          <w:rFonts w:ascii="Consolas" w:eastAsia="Times New Roman" w:hAnsi="Consolas" w:cs="Consolas"/>
                          <w:color w:val="000000"/>
                          <w:sz w:val="19"/>
                          <w:szCs w:val="19"/>
                          <w:lang w:val="en-US" w:eastAsia="fr-FR"/>
                          <w:rPrChange w:id="2334" w:author="ghislain.aine" w:date="2015-11-04T17:30:00Z">
                            <w:rPr>
                              <w:rFonts w:ascii="Courier New" w:eastAsia="Times New Roman" w:hAnsi="Courier New" w:cs="Courier New"/>
                              <w:color w:val="00000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335"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36" w:author="ghislain.aine" w:date="2015-11-04T17:30:00Z">
                          <w:rPr>
                            <w:rFonts w:ascii="Courier New" w:eastAsia="Times New Roman" w:hAnsi="Courier New" w:cs="Courier New"/>
                            <w:color w:val="000000"/>
                            <w:sz w:val="16"/>
                            <w:szCs w:val="16"/>
                            <w:lang w:val="en-US" w:eastAsia="fr-FR"/>
                          </w:rPr>
                        </w:rPrChange>
                      </w:rPr>
                    </w:pPr>
                    <w:moveTo w:id="2337" w:author="ghislain.aine" w:date="2015-10-30T10:25:00Z">
                      <w:r w:rsidRPr="00D276D8">
                        <w:rPr>
                          <w:rFonts w:ascii="Consolas" w:eastAsia="Times New Roman" w:hAnsi="Consolas" w:cs="Consolas"/>
                          <w:color w:val="000000"/>
                          <w:sz w:val="19"/>
                          <w:szCs w:val="19"/>
                          <w:lang w:val="en-US" w:eastAsia="fr-FR"/>
                          <w:rPrChange w:id="2338" w:author="ghislain.aine" w:date="2015-11-04T17:30:00Z">
                            <w:rPr>
                              <w:rFonts w:ascii="Courier New" w:eastAsia="Times New Roman" w:hAnsi="Courier New" w:cs="Courier New"/>
                              <w:color w:val="00000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39" w:author="ghislain.aine" w:date="2015-11-04T17:30:00Z">
                          <w:rPr>
                            <w:rFonts w:ascii="Courier New" w:eastAsia="Times New Roman" w:hAnsi="Courier New" w:cs="Courier New"/>
                            <w:color w:val="000000"/>
                            <w:sz w:val="16"/>
                            <w:szCs w:val="16"/>
                            <w:lang w:val="en-US" w:eastAsia="fr-FR"/>
                          </w:rPr>
                        </w:rPrChange>
                      </w:rPr>
                    </w:pPr>
                    <w:moveTo w:id="2340" w:author="ghislain.aine" w:date="2015-10-30T10:25:00Z">
                      <w:r w:rsidRPr="00D276D8">
                        <w:rPr>
                          <w:rFonts w:ascii="Consolas" w:eastAsia="Times New Roman" w:hAnsi="Consolas" w:cs="Consolas"/>
                          <w:color w:val="000000"/>
                          <w:sz w:val="19"/>
                          <w:szCs w:val="19"/>
                          <w:lang w:val="en-US" w:eastAsia="fr-FR"/>
                          <w:rPrChange w:id="2341" w:author="ghislain.aine" w:date="2015-11-04T17:30:00Z">
                            <w:rPr>
                              <w:rFonts w:ascii="Courier New" w:eastAsia="Times New Roman" w:hAnsi="Courier New" w:cs="Courier New"/>
                              <w:color w:val="000000"/>
                              <w:sz w:val="16"/>
                              <w:szCs w:val="16"/>
                              <w:lang w:val="en-US" w:eastAsia="fr-FR"/>
                            </w:rPr>
                          </w:rPrChange>
                        </w:rPr>
                        <w:t>* INCLUDES GLOBAUX</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42" w:author="ghislain.aine" w:date="2015-11-04T17:30:00Z">
                          <w:rPr>
                            <w:rFonts w:ascii="Courier New" w:eastAsia="Times New Roman" w:hAnsi="Courier New" w:cs="Courier New"/>
                            <w:color w:val="000000"/>
                            <w:sz w:val="16"/>
                            <w:szCs w:val="16"/>
                            <w:lang w:val="en-US" w:eastAsia="fr-FR"/>
                          </w:rPr>
                        </w:rPrChange>
                      </w:rPr>
                    </w:pPr>
                    <w:moveTo w:id="2343" w:author="ghislain.aine" w:date="2015-10-30T10:25:00Z">
                      <w:r w:rsidRPr="00D276D8">
                        <w:rPr>
                          <w:rFonts w:ascii="Consolas" w:eastAsia="Times New Roman" w:hAnsi="Consolas" w:cs="Consolas"/>
                          <w:color w:val="000000"/>
                          <w:sz w:val="19"/>
                          <w:szCs w:val="19"/>
                          <w:lang w:val="en-US" w:eastAsia="fr-FR"/>
                          <w:rPrChange w:id="2344" w:author="ghislain.aine" w:date="2015-11-04T17:30:00Z">
                            <w:rPr>
                              <w:rFonts w:ascii="Courier New" w:eastAsia="Times New Roman" w:hAnsi="Courier New" w:cs="Courier New"/>
                              <w:color w:val="00000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345"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46" w:author="ghislain.aine" w:date="2015-11-04T17:30:00Z">
                          <w:rPr>
                            <w:rFonts w:ascii="Courier New" w:eastAsia="Times New Roman" w:hAnsi="Courier New" w:cs="Courier New"/>
                            <w:color w:val="000000"/>
                            <w:sz w:val="16"/>
                            <w:szCs w:val="16"/>
                            <w:lang w:val="en-US" w:eastAsia="fr-FR"/>
                          </w:rPr>
                        </w:rPrChange>
                      </w:rPr>
                    </w:pPr>
                    <w:proofErr w:type="gramStart"/>
                    <w:moveTo w:id="2347" w:author="ghislain.aine" w:date="2015-10-30T10:25:00Z">
                      <w:r w:rsidRPr="00D276D8">
                        <w:rPr>
                          <w:rFonts w:ascii="Consolas" w:eastAsia="Times New Roman" w:hAnsi="Consolas" w:cs="Consolas"/>
                          <w:b/>
                          <w:bCs/>
                          <w:color w:val="0000FF"/>
                          <w:sz w:val="19"/>
                          <w:szCs w:val="19"/>
                          <w:lang w:val="en-US" w:eastAsia="fr-FR"/>
                          <w:rPrChange w:id="2348" w:author="ghislain.aine" w:date="2015-11-04T17:30:00Z">
                            <w:rPr>
                              <w:rFonts w:ascii="Courier New" w:eastAsia="Times New Roman" w:hAnsi="Courier New" w:cs="Courier New"/>
                              <w:b/>
                              <w:bCs/>
                              <w:color w:val="0000FF"/>
                              <w:sz w:val="16"/>
                              <w:szCs w:val="16"/>
                              <w:lang w:val="en-US" w:eastAsia="fr-FR"/>
                            </w:rPr>
                          </w:rPrChange>
                        </w:rPr>
                        <w:t>using</w:t>
                      </w:r>
                      <w:proofErr w:type="gramEnd"/>
                      <w:r w:rsidRPr="00D276D8">
                        <w:rPr>
                          <w:rFonts w:ascii="Consolas" w:eastAsia="Times New Roman" w:hAnsi="Consolas" w:cs="Consolas"/>
                          <w:color w:val="000000"/>
                          <w:sz w:val="19"/>
                          <w:szCs w:val="19"/>
                          <w:lang w:val="en-US" w:eastAsia="fr-FR"/>
                          <w:rPrChange w:id="2349"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FF"/>
                          <w:sz w:val="19"/>
                          <w:szCs w:val="19"/>
                          <w:lang w:val="en-US" w:eastAsia="fr-FR"/>
                          <w:rPrChange w:id="2350" w:author="ghislain.aine" w:date="2015-11-04T17:30:00Z">
                            <w:rPr>
                              <w:rFonts w:ascii="Courier New" w:eastAsia="Times New Roman" w:hAnsi="Courier New" w:cs="Courier New"/>
                              <w:b/>
                              <w:bCs/>
                              <w:color w:val="0000FF"/>
                              <w:sz w:val="16"/>
                              <w:szCs w:val="16"/>
                              <w:lang w:val="en-US" w:eastAsia="fr-FR"/>
                            </w:rPr>
                          </w:rPrChange>
                        </w:rPr>
                        <w:t>namespace</w:t>
                      </w:r>
                      <w:r w:rsidRPr="00D276D8">
                        <w:rPr>
                          <w:rFonts w:ascii="Consolas" w:eastAsia="Times New Roman" w:hAnsi="Consolas" w:cs="Consolas"/>
                          <w:color w:val="000000"/>
                          <w:sz w:val="19"/>
                          <w:szCs w:val="19"/>
                          <w:lang w:val="en-US" w:eastAsia="fr-FR"/>
                          <w:rPrChange w:id="2351"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352" w:author="ghislain.aine" w:date="2015-11-04T17:30:00Z">
                            <w:rPr>
                              <w:rFonts w:ascii="Courier New" w:eastAsia="Times New Roman" w:hAnsi="Courier New" w:cs="Courier New"/>
                              <w:color w:val="000000"/>
                              <w:sz w:val="16"/>
                              <w:szCs w:val="16"/>
                              <w:lang w:val="en-US" w:eastAsia="fr-FR"/>
                            </w:rPr>
                          </w:rPrChange>
                        </w:rPr>
                        <w:t>StreamWork</w:t>
                      </w:r>
                      <w:proofErr w:type="spellEnd"/>
                      <w:r w:rsidRPr="00D276D8">
                        <w:rPr>
                          <w:rFonts w:ascii="Consolas" w:eastAsia="Times New Roman" w:hAnsi="Consolas" w:cs="Consolas"/>
                          <w:b/>
                          <w:bCs/>
                          <w:color w:val="000080"/>
                          <w:sz w:val="19"/>
                          <w:szCs w:val="19"/>
                          <w:lang w:val="en-US" w:eastAsia="fr-FR"/>
                          <w:rPrChange w:id="2353"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354" w:author="ghislain.aine" w:date="2015-11-04T17:30:00Z">
                            <w:rPr>
                              <w:rFonts w:ascii="Courier New" w:eastAsia="Times New Roman" w:hAnsi="Courier New" w:cs="Courier New"/>
                              <w:color w:val="000000"/>
                              <w:sz w:val="16"/>
                              <w:szCs w:val="16"/>
                              <w:lang w:val="en-US" w:eastAsia="fr-FR"/>
                            </w:rPr>
                          </w:rPrChange>
                        </w:rPr>
                        <w:t>SwCore</w:t>
                      </w:r>
                      <w:proofErr w:type="spellEnd"/>
                      <w:r w:rsidRPr="00D276D8">
                        <w:rPr>
                          <w:rFonts w:ascii="Consolas" w:eastAsia="Times New Roman" w:hAnsi="Consolas" w:cs="Consolas"/>
                          <w:b/>
                          <w:bCs/>
                          <w:color w:val="000080"/>
                          <w:sz w:val="19"/>
                          <w:szCs w:val="19"/>
                          <w:lang w:val="en-US" w:eastAsia="fr-FR"/>
                          <w:rPrChange w:id="2355"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356"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57" w:author="ghislain.aine" w:date="2015-11-04T17:30:00Z">
                          <w:rPr>
                            <w:rFonts w:ascii="Courier New" w:eastAsia="Times New Roman" w:hAnsi="Courier New" w:cs="Courier New"/>
                            <w:color w:val="000000"/>
                            <w:sz w:val="16"/>
                            <w:szCs w:val="16"/>
                            <w:lang w:val="en-US" w:eastAsia="fr-FR"/>
                          </w:rPr>
                        </w:rPrChange>
                      </w:rPr>
                    </w:pPr>
                    <w:proofErr w:type="gramStart"/>
                    <w:moveTo w:id="2358" w:author="ghislain.aine" w:date="2015-10-30T10:25:00Z">
                      <w:r w:rsidRPr="00D276D8">
                        <w:rPr>
                          <w:rFonts w:ascii="Consolas" w:eastAsia="Times New Roman" w:hAnsi="Consolas" w:cs="Consolas"/>
                          <w:b/>
                          <w:bCs/>
                          <w:color w:val="0000FF"/>
                          <w:sz w:val="19"/>
                          <w:szCs w:val="19"/>
                          <w:lang w:val="en-US" w:eastAsia="fr-FR"/>
                          <w:rPrChange w:id="2359" w:author="ghislain.aine" w:date="2015-11-04T17:30:00Z">
                            <w:rPr>
                              <w:rFonts w:ascii="Courier New" w:eastAsia="Times New Roman" w:hAnsi="Courier New" w:cs="Courier New"/>
                              <w:b/>
                              <w:bCs/>
                              <w:color w:val="0000FF"/>
                              <w:sz w:val="16"/>
                              <w:szCs w:val="16"/>
                              <w:lang w:val="en-US" w:eastAsia="fr-FR"/>
                            </w:rPr>
                          </w:rPrChange>
                        </w:rPr>
                        <w:t>namespace</w:t>
                      </w:r>
                      <w:proofErr w:type="gramEnd"/>
                      <w:r w:rsidRPr="00D276D8">
                        <w:rPr>
                          <w:rFonts w:ascii="Consolas" w:eastAsia="Times New Roman" w:hAnsi="Consolas" w:cs="Consolas"/>
                          <w:color w:val="000000"/>
                          <w:sz w:val="19"/>
                          <w:szCs w:val="19"/>
                          <w:lang w:val="en-US" w:eastAsia="fr-FR"/>
                          <w:rPrChange w:id="2360" w:author="ghislain.aine" w:date="2015-11-04T17:30:00Z">
                            <w:rPr>
                              <w:rFonts w:ascii="Courier New" w:eastAsia="Times New Roman" w:hAnsi="Courier New" w:cs="Courier New"/>
                              <w:color w:val="000000"/>
                              <w:sz w:val="16"/>
                              <w:szCs w:val="16"/>
                              <w:lang w:val="en-US" w:eastAsia="fr-FR"/>
                            </w:rPr>
                          </w:rPrChange>
                        </w:rPr>
                        <w:t xml:space="preserve"> Demo</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61" w:author="ghislain.aine" w:date="2015-11-04T17:30:00Z">
                          <w:rPr>
                            <w:rFonts w:ascii="Courier New" w:eastAsia="Times New Roman" w:hAnsi="Courier New" w:cs="Courier New"/>
                            <w:color w:val="000000"/>
                            <w:sz w:val="16"/>
                            <w:szCs w:val="16"/>
                            <w:lang w:val="en-US" w:eastAsia="fr-FR"/>
                          </w:rPr>
                        </w:rPrChange>
                      </w:rPr>
                    </w:pPr>
                    <w:moveTo w:id="2362" w:author="ghislain.aine" w:date="2015-10-30T10:25:00Z">
                      <w:r w:rsidRPr="00D276D8">
                        <w:rPr>
                          <w:rFonts w:ascii="Consolas" w:eastAsia="Times New Roman" w:hAnsi="Consolas" w:cs="Consolas"/>
                          <w:b/>
                          <w:bCs/>
                          <w:color w:val="000080"/>
                          <w:sz w:val="19"/>
                          <w:szCs w:val="19"/>
                          <w:lang w:val="en-US" w:eastAsia="fr-FR"/>
                          <w:rPrChange w:id="2363"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64" w:author="ghislain.aine" w:date="2015-11-04T17:30:00Z">
                          <w:rPr>
                            <w:rFonts w:ascii="Courier New" w:eastAsia="Times New Roman" w:hAnsi="Courier New" w:cs="Courier New"/>
                            <w:color w:val="000000"/>
                            <w:sz w:val="16"/>
                            <w:szCs w:val="16"/>
                            <w:lang w:val="en-US" w:eastAsia="fr-FR"/>
                          </w:rPr>
                        </w:rPrChange>
                      </w:rPr>
                    </w:pPr>
                    <w:moveTo w:id="2365" w:author="ghislain.aine" w:date="2015-10-30T10:25:00Z">
                      <w:r w:rsidRPr="00D276D8">
                        <w:rPr>
                          <w:rFonts w:ascii="Consolas" w:eastAsia="Times New Roman" w:hAnsi="Consolas" w:cs="Consolas"/>
                          <w:color w:val="000000"/>
                          <w:sz w:val="19"/>
                          <w:szCs w:val="19"/>
                          <w:lang w:val="en-US" w:eastAsia="fr-FR"/>
                          <w:rPrChange w:id="2366"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80"/>
                          <w:sz w:val="19"/>
                          <w:szCs w:val="19"/>
                          <w:lang w:val="en-US" w:eastAsia="fr-FR"/>
                          <w:rPrChange w:id="2367"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D276D8">
                        <w:rPr>
                          <w:rFonts w:ascii="Consolas" w:eastAsia="Times New Roman" w:hAnsi="Consolas" w:cs="Consolas"/>
                          <w:color w:val="008080"/>
                          <w:sz w:val="19"/>
                          <w:szCs w:val="19"/>
                          <w:lang w:val="en-US" w:eastAsia="fr-FR"/>
                          <w:rPrChange w:id="2368" w:author="ghislain.aine" w:date="2015-11-04T17:30:00Z">
                            <w:rPr>
                              <w:rFonts w:ascii="Courier New" w:eastAsia="Times New Roman" w:hAnsi="Courier New" w:cs="Courier New"/>
                              <w:color w:val="008080"/>
                              <w:sz w:val="16"/>
                              <w:szCs w:val="16"/>
                              <w:lang w:val="en-US" w:eastAsia="fr-FR"/>
                            </w:rPr>
                          </w:rPrChange>
                        </w:rPr>
                        <w:t>Constructeur</w:t>
                      </w:r>
                      <w:proofErr w:type="spellEnd"/>
                      <w:r w:rsidRPr="00D276D8">
                        <w:rPr>
                          <w:rFonts w:ascii="Consolas" w:eastAsia="Times New Roman" w:hAnsi="Consolas" w:cs="Consolas"/>
                          <w:color w:val="008080"/>
                          <w:sz w:val="19"/>
                          <w:szCs w:val="19"/>
                          <w:lang w:val="en-US" w:eastAsia="fr-FR"/>
                          <w:rPrChange w:id="2369" w:author="ghislain.aine" w:date="2015-11-04T17:30:00Z">
                            <w:rPr>
                              <w:rFonts w:ascii="Courier New" w:eastAsia="Times New Roman" w:hAnsi="Courier New" w:cs="Courier New"/>
                              <w:color w:val="00808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70" w:author="ghislain.aine" w:date="2015-11-04T17:30:00Z">
                          <w:rPr>
                            <w:rFonts w:ascii="Courier New" w:eastAsia="Times New Roman" w:hAnsi="Courier New" w:cs="Courier New"/>
                            <w:color w:val="000000"/>
                            <w:sz w:val="16"/>
                            <w:szCs w:val="16"/>
                            <w:lang w:val="en-US" w:eastAsia="fr-FR"/>
                          </w:rPr>
                        </w:rPrChange>
                      </w:rPr>
                    </w:pPr>
                    <w:moveTo w:id="2371" w:author="ghislain.aine" w:date="2015-10-30T10:25:00Z">
                      <w:r w:rsidRPr="00D276D8">
                        <w:rPr>
                          <w:rFonts w:ascii="Consolas" w:eastAsia="Times New Roman" w:hAnsi="Consolas" w:cs="Consolas"/>
                          <w:color w:val="000000"/>
                          <w:sz w:val="19"/>
                          <w:szCs w:val="19"/>
                          <w:lang w:val="en-US" w:eastAsia="fr-FR"/>
                          <w:rPrChange w:id="2372"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373"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374"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375" w:author="ghislain.aine" w:date="2015-11-04T17:30:00Z">
                            <w:rPr>
                              <w:rFonts w:ascii="Courier New" w:eastAsia="Times New Roman" w:hAnsi="Courier New" w:cs="Courier New"/>
                              <w:color w:val="000000"/>
                              <w:sz w:val="16"/>
                              <w:szCs w:val="16"/>
                              <w:lang w:val="en-US" w:eastAsia="fr-FR"/>
                            </w:rPr>
                          </w:rPrChange>
                        </w:rPr>
                        <w:t>DemoPluginFactory_</w:t>
                      </w:r>
                      <w:proofErr w:type="gramStart"/>
                      <w:r w:rsidRPr="00D276D8">
                        <w:rPr>
                          <w:rFonts w:ascii="Consolas" w:eastAsia="Times New Roman" w:hAnsi="Consolas" w:cs="Consolas"/>
                          <w:color w:val="000000"/>
                          <w:sz w:val="19"/>
                          <w:szCs w:val="19"/>
                          <w:lang w:val="en-US" w:eastAsia="fr-FR"/>
                          <w:rPrChange w:id="2376" w:author="ghislain.aine" w:date="2015-11-04T17:30:00Z">
                            <w:rPr>
                              <w:rFonts w:ascii="Courier New" w:eastAsia="Times New Roman" w:hAnsi="Courier New" w:cs="Courier New"/>
                              <w:color w:val="000000"/>
                              <w:sz w:val="16"/>
                              <w:szCs w:val="16"/>
                              <w:lang w:val="en-US" w:eastAsia="fr-FR"/>
                            </w:rPr>
                          </w:rPrChange>
                        </w:rPr>
                        <w:t>Class</w:t>
                      </w:r>
                      <w:proofErr w:type="spellEnd"/>
                      <w:r w:rsidRPr="00D276D8">
                        <w:rPr>
                          <w:rFonts w:ascii="Consolas" w:eastAsia="Times New Roman" w:hAnsi="Consolas" w:cs="Consolas"/>
                          <w:b/>
                          <w:bCs/>
                          <w:color w:val="000080"/>
                          <w:sz w:val="19"/>
                          <w:szCs w:val="19"/>
                          <w:lang w:val="en-US" w:eastAsia="fr-FR"/>
                          <w:rPrChange w:id="2377" w:author="ghislain.aine" w:date="2015-11-04T17:30:00Z">
                            <w:rPr>
                              <w:rFonts w:ascii="Courier New" w:eastAsia="Times New Roman" w:hAnsi="Courier New" w:cs="Courier New"/>
                              <w:b/>
                              <w:bCs/>
                              <w:color w:val="000080"/>
                              <w:sz w:val="16"/>
                              <w:szCs w:val="16"/>
                              <w:lang w:val="en-US" w:eastAsia="fr-FR"/>
                            </w:rPr>
                          </w:rPrChange>
                        </w:rPr>
                        <w:t>(</w:t>
                      </w:r>
                      <w:proofErr w:type="gramEnd"/>
                      <w:r w:rsidRPr="00D276D8">
                        <w:rPr>
                          <w:rFonts w:ascii="Consolas" w:eastAsia="Times New Roman" w:hAnsi="Consolas" w:cs="Consolas"/>
                          <w:b/>
                          <w:bCs/>
                          <w:color w:val="000080"/>
                          <w:sz w:val="19"/>
                          <w:szCs w:val="19"/>
                          <w:lang w:val="en-US" w:eastAsia="fr-FR"/>
                          <w:rPrChange w:id="2378"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379"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380"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381" w:author="ghislain.aine" w:date="2015-11-04T17:30:00Z">
                            <w:rPr>
                              <w:rFonts w:ascii="Courier New" w:eastAsia="Times New Roman" w:hAnsi="Courier New" w:cs="Courier New"/>
                              <w:color w:val="000000"/>
                              <w:sz w:val="16"/>
                              <w:szCs w:val="16"/>
                              <w:lang w:val="en-US" w:eastAsia="fr-FR"/>
                            </w:rPr>
                          </w:rPrChange>
                        </w:rPr>
                        <w:t>SwPluginFactory_Class</w:t>
                      </w:r>
                      <w:proofErr w:type="spellEnd"/>
                      <w:r w:rsidRPr="00D276D8">
                        <w:rPr>
                          <w:rFonts w:ascii="Consolas" w:eastAsia="Times New Roman" w:hAnsi="Consolas" w:cs="Consolas"/>
                          <w:b/>
                          <w:bCs/>
                          <w:color w:val="000080"/>
                          <w:sz w:val="19"/>
                          <w:szCs w:val="19"/>
                          <w:lang w:val="en-US" w:eastAsia="fr-FR"/>
                          <w:rPrChange w:id="2382"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83" w:author="ghislain.aine" w:date="2015-11-04T17:30:00Z">
                          <w:rPr>
                            <w:rFonts w:ascii="Courier New" w:eastAsia="Times New Roman" w:hAnsi="Courier New" w:cs="Courier New"/>
                            <w:color w:val="000000"/>
                            <w:sz w:val="16"/>
                            <w:szCs w:val="16"/>
                            <w:lang w:val="en-US" w:eastAsia="fr-FR"/>
                          </w:rPr>
                        </w:rPrChange>
                      </w:rPr>
                    </w:pPr>
                    <w:moveTo w:id="2384" w:author="ghislain.aine" w:date="2015-10-30T10:25:00Z">
                      <w:r w:rsidRPr="00D276D8">
                        <w:rPr>
                          <w:rFonts w:ascii="Consolas" w:eastAsia="Times New Roman" w:hAnsi="Consolas" w:cs="Consolas"/>
                          <w:color w:val="000000"/>
                          <w:sz w:val="19"/>
                          <w:szCs w:val="19"/>
                          <w:lang w:val="en-US" w:eastAsia="fr-FR"/>
                          <w:rPrChange w:id="238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386"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87" w:author="ghislain.aine" w:date="2015-11-04T17:30:00Z">
                          <w:rPr>
                            <w:rFonts w:ascii="Courier New" w:eastAsia="Times New Roman" w:hAnsi="Courier New" w:cs="Courier New"/>
                            <w:color w:val="000000"/>
                            <w:sz w:val="16"/>
                            <w:szCs w:val="16"/>
                            <w:lang w:val="en-US" w:eastAsia="fr-FR"/>
                          </w:rPr>
                        </w:rPrChange>
                      </w:rPr>
                    </w:pPr>
                    <w:moveTo w:id="2388" w:author="ghislain.aine" w:date="2015-10-30T10:25:00Z">
                      <w:r w:rsidRPr="00D276D8">
                        <w:rPr>
                          <w:rFonts w:ascii="Consolas" w:eastAsia="Times New Roman" w:hAnsi="Consolas" w:cs="Consolas"/>
                          <w:color w:val="000000"/>
                          <w:sz w:val="19"/>
                          <w:szCs w:val="19"/>
                          <w:lang w:val="en-US" w:eastAsia="fr-FR"/>
                          <w:rPrChange w:id="2389" w:author="ghislain.aine" w:date="2015-11-04T17:30:00Z">
                            <w:rPr>
                              <w:rFonts w:ascii="Courier New" w:eastAsia="Times New Roman" w:hAnsi="Courier New" w:cs="Courier New"/>
                              <w:color w:val="00000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90" w:author="ghislain.aine" w:date="2015-11-04T17:30:00Z">
                          <w:rPr>
                            <w:rFonts w:ascii="Courier New" w:eastAsia="Times New Roman" w:hAnsi="Courier New" w:cs="Courier New"/>
                            <w:color w:val="000000"/>
                            <w:sz w:val="16"/>
                            <w:szCs w:val="16"/>
                            <w:lang w:val="en-US" w:eastAsia="fr-FR"/>
                          </w:rPr>
                        </w:rPrChange>
                      </w:rPr>
                    </w:pPr>
                    <w:moveTo w:id="2391" w:author="ghislain.aine" w:date="2015-10-30T10:25:00Z">
                      <w:r w:rsidRPr="00D276D8">
                        <w:rPr>
                          <w:rFonts w:ascii="Consolas" w:eastAsia="Times New Roman" w:hAnsi="Consolas" w:cs="Consolas"/>
                          <w:color w:val="000000"/>
                          <w:sz w:val="19"/>
                          <w:szCs w:val="19"/>
                          <w:lang w:val="en-US" w:eastAsia="fr-FR"/>
                          <w:rPrChange w:id="2392"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393"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394"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395" w:author="ghislain.aine" w:date="2015-11-04T17:30:00Z">
                          <w:rPr>
                            <w:rFonts w:ascii="Courier New" w:eastAsia="Times New Roman" w:hAnsi="Courier New" w:cs="Courier New"/>
                            <w:color w:val="000000"/>
                            <w:sz w:val="16"/>
                            <w:szCs w:val="16"/>
                            <w:lang w:val="en-US" w:eastAsia="fr-FR"/>
                          </w:rPr>
                        </w:rPrChange>
                      </w:rPr>
                    </w:pPr>
                    <w:moveTo w:id="2396" w:author="ghislain.aine" w:date="2015-10-30T10:25:00Z">
                      <w:r w:rsidRPr="00D276D8">
                        <w:rPr>
                          <w:rFonts w:ascii="Consolas" w:eastAsia="Times New Roman" w:hAnsi="Consolas" w:cs="Consolas"/>
                          <w:color w:val="000000"/>
                          <w:sz w:val="19"/>
                          <w:szCs w:val="19"/>
                          <w:lang w:val="en-US" w:eastAsia="fr-FR"/>
                          <w:rPrChange w:id="2397"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80"/>
                          <w:sz w:val="19"/>
                          <w:szCs w:val="19"/>
                          <w:lang w:val="en-US" w:eastAsia="fr-FR"/>
                          <w:rPrChange w:id="2398"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D276D8">
                        <w:rPr>
                          <w:rFonts w:ascii="Consolas" w:eastAsia="Times New Roman" w:hAnsi="Consolas" w:cs="Consolas"/>
                          <w:color w:val="008080"/>
                          <w:sz w:val="19"/>
                          <w:szCs w:val="19"/>
                          <w:lang w:val="en-US" w:eastAsia="fr-FR"/>
                          <w:rPrChange w:id="2399" w:author="ghislain.aine" w:date="2015-11-04T17:30:00Z">
                            <w:rPr>
                              <w:rFonts w:ascii="Courier New" w:eastAsia="Times New Roman" w:hAnsi="Courier New" w:cs="Courier New"/>
                              <w:color w:val="008080"/>
                              <w:sz w:val="16"/>
                              <w:szCs w:val="16"/>
                              <w:lang w:val="en-US" w:eastAsia="fr-FR"/>
                            </w:rPr>
                          </w:rPrChange>
                        </w:rPr>
                        <w:t>Destructeur</w:t>
                      </w:r>
                      <w:proofErr w:type="spellEnd"/>
                      <w:r w:rsidRPr="00D276D8">
                        <w:rPr>
                          <w:rFonts w:ascii="Consolas" w:eastAsia="Times New Roman" w:hAnsi="Consolas" w:cs="Consolas"/>
                          <w:color w:val="008080"/>
                          <w:sz w:val="19"/>
                          <w:szCs w:val="19"/>
                          <w:lang w:val="en-US" w:eastAsia="fr-FR"/>
                          <w:rPrChange w:id="2400" w:author="ghislain.aine" w:date="2015-11-04T17:30:00Z">
                            <w:rPr>
                              <w:rFonts w:ascii="Courier New" w:eastAsia="Times New Roman" w:hAnsi="Courier New" w:cs="Courier New"/>
                              <w:color w:val="00808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01" w:author="ghislain.aine" w:date="2015-11-04T17:30:00Z">
                          <w:rPr>
                            <w:rFonts w:ascii="Courier New" w:eastAsia="Times New Roman" w:hAnsi="Courier New" w:cs="Courier New"/>
                            <w:color w:val="000000"/>
                            <w:sz w:val="16"/>
                            <w:szCs w:val="16"/>
                            <w:lang w:val="en-US" w:eastAsia="fr-FR"/>
                          </w:rPr>
                        </w:rPrChange>
                      </w:rPr>
                    </w:pPr>
                    <w:moveTo w:id="2402" w:author="ghislain.aine" w:date="2015-10-30T10:25:00Z">
                      <w:r w:rsidRPr="00D276D8">
                        <w:rPr>
                          <w:rFonts w:ascii="Consolas" w:eastAsia="Times New Roman" w:hAnsi="Consolas" w:cs="Consolas"/>
                          <w:color w:val="000000"/>
                          <w:sz w:val="19"/>
                          <w:szCs w:val="19"/>
                          <w:lang w:val="en-US" w:eastAsia="fr-FR"/>
                          <w:rPrChange w:id="240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404"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405" w:author="ghislain.aine" w:date="2015-11-04T17:30:00Z">
                            <w:rPr>
                              <w:rFonts w:ascii="Courier New" w:eastAsia="Times New Roman" w:hAnsi="Courier New" w:cs="Courier New"/>
                              <w:b/>
                              <w:bCs/>
                              <w:color w:val="000080"/>
                              <w:sz w:val="16"/>
                              <w:szCs w:val="16"/>
                              <w:lang w:val="en-US" w:eastAsia="fr-FR"/>
                            </w:rPr>
                          </w:rPrChange>
                        </w:rPr>
                        <w:t>:</w:t>
                      </w:r>
                      <w:proofErr w:type="gramStart"/>
                      <w:r w:rsidRPr="00D276D8">
                        <w:rPr>
                          <w:rFonts w:ascii="Consolas" w:eastAsia="Times New Roman" w:hAnsi="Consolas" w:cs="Consolas"/>
                          <w:b/>
                          <w:bCs/>
                          <w:color w:val="000080"/>
                          <w:sz w:val="19"/>
                          <w:szCs w:val="19"/>
                          <w:lang w:val="en-US" w:eastAsia="fr-FR"/>
                          <w:rPrChange w:id="2406"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End"/>
                      <w:r w:rsidRPr="00D276D8">
                        <w:rPr>
                          <w:rFonts w:ascii="Consolas" w:eastAsia="Times New Roman" w:hAnsi="Consolas" w:cs="Consolas"/>
                          <w:color w:val="000000"/>
                          <w:sz w:val="19"/>
                          <w:szCs w:val="19"/>
                          <w:lang w:val="en-US" w:eastAsia="fr-FR"/>
                          <w:rPrChange w:id="2407"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408"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09" w:author="ghislain.aine" w:date="2015-11-04T17:30:00Z">
                          <w:rPr>
                            <w:rFonts w:ascii="Courier New" w:eastAsia="Times New Roman" w:hAnsi="Courier New" w:cs="Courier New"/>
                            <w:color w:val="000000"/>
                            <w:sz w:val="16"/>
                            <w:szCs w:val="16"/>
                            <w:lang w:val="en-US" w:eastAsia="fr-FR"/>
                          </w:rPr>
                        </w:rPrChange>
                      </w:rPr>
                    </w:pPr>
                    <w:moveTo w:id="2410" w:author="ghislain.aine" w:date="2015-10-30T10:25:00Z">
                      <w:r w:rsidRPr="00D276D8">
                        <w:rPr>
                          <w:rFonts w:ascii="Consolas" w:eastAsia="Times New Roman" w:hAnsi="Consolas" w:cs="Consolas"/>
                          <w:color w:val="000000"/>
                          <w:sz w:val="19"/>
                          <w:szCs w:val="19"/>
                          <w:lang w:val="en-US" w:eastAsia="fr-FR"/>
                          <w:rPrChange w:id="2411"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12"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13" w:author="ghislain.aine" w:date="2015-11-04T17:30:00Z">
                          <w:rPr>
                            <w:rFonts w:ascii="Courier New" w:eastAsia="Times New Roman" w:hAnsi="Courier New" w:cs="Courier New"/>
                            <w:color w:val="000000"/>
                            <w:sz w:val="16"/>
                            <w:szCs w:val="16"/>
                            <w:lang w:val="en-US" w:eastAsia="fr-FR"/>
                          </w:rPr>
                        </w:rPrChange>
                      </w:rPr>
                    </w:pPr>
                    <w:moveTo w:id="2414" w:author="ghislain.aine" w:date="2015-10-30T10:25:00Z">
                      <w:r w:rsidRPr="00D276D8">
                        <w:rPr>
                          <w:rFonts w:ascii="Consolas" w:eastAsia="Times New Roman" w:hAnsi="Consolas" w:cs="Consolas"/>
                          <w:color w:val="000000"/>
                          <w:sz w:val="19"/>
                          <w:szCs w:val="19"/>
                          <w:lang w:val="en-US" w:eastAsia="fr-FR"/>
                          <w:rPrChange w:id="2415" w:author="ghislain.aine" w:date="2015-11-04T17:30:00Z">
                            <w:rPr>
                              <w:rFonts w:ascii="Courier New" w:eastAsia="Times New Roman" w:hAnsi="Courier New" w:cs="Courier New"/>
                              <w:color w:val="00000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16" w:author="ghislain.aine" w:date="2015-11-04T17:30:00Z">
                          <w:rPr>
                            <w:rFonts w:ascii="Courier New" w:eastAsia="Times New Roman" w:hAnsi="Courier New" w:cs="Courier New"/>
                            <w:color w:val="000000"/>
                            <w:sz w:val="16"/>
                            <w:szCs w:val="16"/>
                            <w:lang w:val="en-US" w:eastAsia="fr-FR"/>
                          </w:rPr>
                        </w:rPrChange>
                      </w:rPr>
                    </w:pPr>
                    <w:moveTo w:id="2417" w:author="ghislain.aine" w:date="2015-10-30T10:25:00Z">
                      <w:r w:rsidRPr="00D276D8">
                        <w:rPr>
                          <w:rFonts w:ascii="Consolas" w:eastAsia="Times New Roman" w:hAnsi="Consolas" w:cs="Consolas"/>
                          <w:color w:val="000000"/>
                          <w:sz w:val="19"/>
                          <w:szCs w:val="19"/>
                          <w:lang w:val="en-US" w:eastAsia="fr-FR"/>
                          <w:rPrChange w:id="2418"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19"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420"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21" w:author="ghislain.aine" w:date="2015-11-04T17:30:00Z">
                          <w:rPr>
                            <w:rFonts w:ascii="Courier New" w:eastAsia="Times New Roman" w:hAnsi="Courier New" w:cs="Courier New"/>
                            <w:color w:val="000000"/>
                            <w:sz w:val="16"/>
                            <w:szCs w:val="16"/>
                            <w:lang w:val="en-US" w:eastAsia="fr-FR"/>
                          </w:rPr>
                        </w:rPrChange>
                      </w:rPr>
                    </w:pPr>
                    <w:moveTo w:id="2422" w:author="ghislain.aine" w:date="2015-10-30T10:25:00Z">
                      <w:r w:rsidRPr="00D276D8">
                        <w:rPr>
                          <w:rFonts w:ascii="Consolas" w:eastAsia="Times New Roman" w:hAnsi="Consolas" w:cs="Consolas"/>
                          <w:color w:val="000000"/>
                          <w:sz w:val="19"/>
                          <w:szCs w:val="19"/>
                          <w:lang w:val="en-US" w:eastAsia="fr-FR"/>
                          <w:rPrChange w:id="2423"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80"/>
                          <w:sz w:val="19"/>
                          <w:szCs w:val="19"/>
                          <w:lang w:val="en-US" w:eastAsia="fr-FR"/>
                          <w:rPrChange w:id="2424"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D276D8">
                        <w:rPr>
                          <w:rFonts w:ascii="Consolas" w:eastAsia="Times New Roman" w:hAnsi="Consolas" w:cs="Consolas"/>
                          <w:color w:val="008080"/>
                          <w:sz w:val="19"/>
                          <w:szCs w:val="19"/>
                          <w:lang w:val="en-US" w:eastAsia="fr-FR"/>
                          <w:rPrChange w:id="2425" w:author="ghislain.aine" w:date="2015-11-04T17:30:00Z">
                            <w:rPr>
                              <w:rFonts w:ascii="Courier New" w:eastAsia="Times New Roman" w:hAnsi="Courier New" w:cs="Courier New"/>
                              <w:color w:val="008080"/>
                              <w:sz w:val="16"/>
                              <w:szCs w:val="16"/>
                              <w:lang w:val="en-US" w:eastAsia="fr-FR"/>
                            </w:rPr>
                          </w:rPrChange>
                        </w:rPr>
                        <w:t>Initialisation</w:t>
                      </w:r>
                      <w:proofErr w:type="spellEnd"/>
                      <w:r w:rsidRPr="00D276D8">
                        <w:rPr>
                          <w:rFonts w:ascii="Consolas" w:eastAsia="Times New Roman" w:hAnsi="Consolas" w:cs="Consolas"/>
                          <w:color w:val="008080"/>
                          <w:sz w:val="19"/>
                          <w:szCs w:val="19"/>
                          <w:lang w:val="en-US" w:eastAsia="fr-FR"/>
                          <w:rPrChange w:id="2426" w:author="ghislain.aine" w:date="2015-11-04T17:30:00Z">
                            <w:rPr>
                              <w:rFonts w:ascii="Courier New" w:eastAsia="Times New Roman" w:hAnsi="Courier New" w:cs="Courier New"/>
                              <w:color w:val="00808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27" w:author="ghislain.aine" w:date="2015-11-04T17:30:00Z">
                          <w:rPr>
                            <w:rFonts w:ascii="Courier New" w:eastAsia="Times New Roman" w:hAnsi="Courier New" w:cs="Courier New"/>
                            <w:color w:val="000000"/>
                            <w:sz w:val="16"/>
                            <w:szCs w:val="16"/>
                            <w:lang w:val="en-US" w:eastAsia="fr-FR"/>
                          </w:rPr>
                        </w:rPrChange>
                      </w:rPr>
                    </w:pPr>
                    <w:moveTo w:id="2428" w:author="ghislain.aine" w:date="2015-10-30T10:25:00Z">
                      <w:r w:rsidRPr="00D276D8">
                        <w:rPr>
                          <w:rFonts w:ascii="Consolas" w:eastAsia="Times New Roman" w:hAnsi="Consolas" w:cs="Consolas"/>
                          <w:color w:val="000000"/>
                          <w:sz w:val="19"/>
                          <w:szCs w:val="19"/>
                          <w:lang w:val="en-US" w:eastAsia="fr-FR"/>
                          <w:rPrChange w:id="2429"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8000FF"/>
                          <w:sz w:val="19"/>
                          <w:szCs w:val="19"/>
                          <w:lang w:val="en-US" w:eastAsia="fr-FR"/>
                          <w:rPrChange w:id="2430" w:author="ghislain.aine" w:date="2015-11-04T17:30:00Z">
                            <w:rPr>
                              <w:rFonts w:ascii="Courier New" w:eastAsia="Times New Roman" w:hAnsi="Courier New" w:cs="Courier New"/>
                              <w:color w:val="8000FF"/>
                              <w:sz w:val="16"/>
                              <w:szCs w:val="16"/>
                              <w:lang w:val="en-US" w:eastAsia="fr-FR"/>
                            </w:rPr>
                          </w:rPrChange>
                        </w:rPr>
                        <w:t>void</w:t>
                      </w:r>
                      <w:proofErr w:type="gramEnd"/>
                      <w:r w:rsidRPr="00D276D8">
                        <w:rPr>
                          <w:rFonts w:ascii="Consolas" w:eastAsia="Times New Roman" w:hAnsi="Consolas" w:cs="Consolas"/>
                          <w:color w:val="000000"/>
                          <w:sz w:val="19"/>
                          <w:szCs w:val="19"/>
                          <w:lang w:val="en-US" w:eastAsia="fr-FR"/>
                          <w:rPrChange w:id="2431"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432"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433"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434" w:author="ghislain.aine" w:date="2015-11-04T17:30:00Z">
                            <w:rPr>
                              <w:rFonts w:ascii="Courier New" w:eastAsia="Times New Roman" w:hAnsi="Courier New" w:cs="Courier New"/>
                              <w:color w:val="000000"/>
                              <w:sz w:val="16"/>
                              <w:szCs w:val="16"/>
                              <w:lang w:val="en-US" w:eastAsia="fr-FR"/>
                            </w:rPr>
                          </w:rPrChange>
                        </w:rPr>
                        <w:t>Initialize</w:t>
                      </w:r>
                      <w:r w:rsidRPr="00D276D8">
                        <w:rPr>
                          <w:rFonts w:ascii="Consolas" w:eastAsia="Times New Roman" w:hAnsi="Consolas" w:cs="Consolas"/>
                          <w:b/>
                          <w:bCs/>
                          <w:color w:val="000080"/>
                          <w:sz w:val="19"/>
                          <w:szCs w:val="19"/>
                          <w:lang w:val="en-US" w:eastAsia="fr-FR"/>
                          <w:rPrChange w:id="2435"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36" w:author="ghislain.aine" w:date="2015-11-04T17:30:00Z">
                          <w:rPr>
                            <w:rFonts w:ascii="Courier New" w:eastAsia="Times New Roman" w:hAnsi="Courier New" w:cs="Courier New"/>
                            <w:color w:val="000000"/>
                            <w:sz w:val="16"/>
                            <w:szCs w:val="16"/>
                            <w:lang w:val="en-US" w:eastAsia="fr-FR"/>
                          </w:rPr>
                        </w:rPrChange>
                      </w:rPr>
                    </w:pPr>
                    <w:moveTo w:id="2437" w:author="ghislain.aine" w:date="2015-10-30T10:25:00Z">
                      <w:r w:rsidRPr="00D276D8">
                        <w:rPr>
                          <w:rFonts w:ascii="Consolas" w:eastAsia="Times New Roman" w:hAnsi="Consolas" w:cs="Consolas"/>
                          <w:color w:val="000000"/>
                          <w:sz w:val="19"/>
                          <w:szCs w:val="19"/>
                          <w:lang w:val="en-US" w:eastAsia="fr-FR"/>
                          <w:rPrChange w:id="2438"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39"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40" w:author="ghislain.aine" w:date="2015-11-04T17:30:00Z">
                          <w:rPr>
                            <w:rFonts w:ascii="Courier New" w:eastAsia="Times New Roman" w:hAnsi="Courier New" w:cs="Courier New"/>
                            <w:color w:val="000000"/>
                            <w:sz w:val="16"/>
                            <w:szCs w:val="16"/>
                            <w:lang w:val="en-US" w:eastAsia="fr-FR"/>
                          </w:rPr>
                        </w:rPrChange>
                      </w:rPr>
                    </w:pPr>
                    <w:moveTo w:id="2441" w:author="ghislain.aine" w:date="2015-10-30T10:25:00Z">
                      <w:r w:rsidRPr="00D276D8">
                        <w:rPr>
                          <w:rFonts w:ascii="Consolas" w:eastAsia="Times New Roman" w:hAnsi="Consolas" w:cs="Consolas"/>
                          <w:color w:val="000000"/>
                          <w:sz w:val="19"/>
                          <w:szCs w:val="19"/>
                          <w:lang w:val="en-US" w:eastAsia="fr-FR"/>
                          <w:rPrChange w:id="2442" w:author="ghislain.aine" w:date="2015-11-04T17:30:00Z">
                            <w:rPr>
                              <w:rFonts w:ascii="Courier New" w:eastAsia="Times New Roman" w:hAnsi="Courier New" w:cs="Courier New"/>
                              <w:color w:val="00000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43" w:author="ghislain.aine" w:date="2015-11-04T17:30:00Z">
                          <w:rPr>
                            <w:rFonts w:ascii="Courier New" w:eastAsia="Times New Roman" w:hAnsi="Courier New" w:cs="Courier New"/>
                            <w:color w:val="000000"/>
                            <w:sz w:val="16"/>
                            <w:szCs w:val="16"/>
                            <w:lang w:val="en-US" w:eastAsia="fr-FR"/>
                          </w:rPr>
                        </w:rPrChange>
                      </w:rPr>
                    </w:pPr>
                    <w:moveTo w:id="2444" w:author="ghislain.aine" w:date="2015-10-30T10:25:00Z">
                      <w:r w:rsidRPr="00D276D8">
                        <w:rPr>
                          <w:rFonts w:ascii="Consolas" w:eastAsia="Times New Roman" w:hAnsi="Consolas" w:cs="Consolas"/>
                          <w:color w:val="000000"/>
                          <w:sz w:val="19"/>
                          <w:szCs w:val="19"/>
                          <w:lang w:val="en-US" w:eastAsia="fr-FR"/>
                          <w:rPrChange w:id="244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46"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447"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48" w:author="ghislain.aine" w:date="2015-11-04T17:30:00Z">
                          <w:rPr>
                            <w:rFonts w:ascii="Courier New" w:eastAsia="Times New Roman" w:hAnsi="Courier New" w:cs="Courier New"/>
                            <w:color w:val="000000"/>
                            <w:sz w:val="16"/>
                            <w:szCs w:val="16"/>
                            <w:lang w:val="en-US" w:eastAsia="fr-FR"/>
                          </w:rPr>
                        </w:rPrChange>
                      </w:rPr>
                    </w:pPr>
                    <w:moveTo w:id="2449" w:author="ghislain.aine" w:date="2015-10-30T10:25:00Z">
                      <w:r w:rsidRPr="00D276D8">
                        <w:rPr>
                          <w:rFonts w:ascii="Consolas" w:eastAsia="Times New Roman" w:hAnsi="Consolas" w:cs="Consolas"/>
                          <w:color w:val="000000"/>
                          <w:sz w:val="19"/>
                          <w:szCs w:val="19"/>
                          <w:lang w:val="en-US" w:eastAsia="fr-FR"/>
                          <w:rPrChange w:id="2450"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80"/>
                          <w:sz w:val="19"/>
                          <w:szCs w:val="19"/>
                          <w:lang w:val="en-US" w:eastAsia="fr-FR"/>
                          <w:rPrChange w:id="2451"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D276D8">
                        <w:rPr>
                          <w:rFonts w:ascii="Consolas" w:eastAsia="Times New Roman" w:hAnsi="Consolas" w:cs="Consolas"/>
                          <w:color w:val="008080"/>
                          <w:sz w:val="19"/>
                          <w:szCs w:val="19"/>
                          <w:lang w:val="en-US" w:eastAsia="fr-FR"/>
                          <w:rPrChange w:id="2452" w:author="ghislain.aine" w:date="2015-11-04T17:30:00Z">
                            <w:rPr>
                              <w:rFonts w:ascii="Courier New" w:eastAsia="Times New Roman" w:hAnsi="Courier New" w:cs="Courier New"/>
                              <w:color w:val="008080"/>
                              <w:sz w:val="16"/>
                              <w:szCs w:val="16"/>
                              <w:lang w:val="en-US" w:eastAsia="fr-FR"/>
                            </w:rPr>
                          </w:rPrChange>
                        </w:rPr>
                        <w:t>Libération</w:t>
                      </w:r>
                      <w:proofErr w:type="spellEnd"/>
                      <w:r w:rsidRPr="00D276D8">
                        <w:rPr>
                          <w:rFonts w:ascii="Consolas" w:eastAsia="Times New Roman" w:hAnsi="Consolas" w:cs="Consolas"/>
                          <w:color w:val="008080"/>
                          <w:sz w:val="19"/>
                          <w:szCs w:val="19"/>
                          <w:lang w:val="en-US" w:eastAsia="fr-FR"/>
                          <w:rPrChange w:id="2453" w:author="ghislain.aine" w:date="2015-11-04T17:30:00Z">
                            <w:rPr>
                              <w:rFonts w:ascii="Courier New" w:eastAsia="Times New Roman" w:hAnsi="Courier New" w:cs="Courier New"/>
                              <w:color w:val="00808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54" w:author="ghislain.aine" w:date="2015-11-04T17:30:00Z">
                          <w:rPr>
                            <w:rFonts w:ascii="Courier New" w:eastAsia="Times New Roman" w:hAnsi="Courier New" w:cs="Courier New"/>
                            <w:color w:val="000000"/>
                            <w:sz w:val="16"/>
                            <w:szCs w:val="16"/>
                            <w:lang w:val="en-US" w:eastAsia="fr-FR"/>
                          </w:rPr>
                        </w:rPrChange>
                      </w:rPr>
                    </w:pPr>
                    <w:moveTo w:id="2455" w:author="ghislain.aine" w:date="2015-10-30T10:25:00Z">
                      <w:r w:rsidRPr="00D276D8">
                        <w:rPr>
                          <w:rFonts w:ascii="Consolas" w:eastAsia="Times New Roman" w:hAnsi="Consolas" w:cs="Consolas"/>
                          <w:color w:val="000000"/>
                          <w:sz w:val="19"/>
                          <w:szCs w:val="19"/>
                          <w:lang w:val="en-US" w:eastAsia="fr-FR"/>
                          <w:rPrChange w:id="2456"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8000FF"/>
                          <w:sz w:val="19"/>
                          <w:szCs w:val="19"/>
                          <w:lang w:val="en-US" w:eastAsia="fr-FR"/>
                          <w:rPrChange w:id="2457" w:author="ghislain.aine" w:date="2015-11-04T17:30:00Z">
                            <w:rPr>
                              <w:rFonts w:ascii="Courier New" w:eastAsia="Times New Roman" w:hAnsi="Courier New" w:cs="Courier New"/>
                              <w:color w:val="8000FF"/>
                              <w:sz w:val="16"/>
                              <w:szCs w:val="16"/>
                              <w:lang w:val="en-US" w:eastAsia="fr-FR"/>
                            </w:rPr>
                          </w:rPrChange>
                        </w:rPr>
                        <w:t>void</w:t>
                      </w:r>
                      <w:proofErr w:type="gramEnd"/>
                      <w:r w:rsidRPr="00D276D8">
                        <w:rPr>
                          <w:rFonts w:ascii="Consolas" w:eastAsia="Times New Roman" w:hAnsi="Consolas" w:cs="Consolas"/>
                          <w:color w:val="000000"/>
                          <w:sz w:val="19"/>
                          <w:szCs w:val="19"/>
                          <w:lang w:val="en-US" w:eastAsia="fr-FR"/>
                          <w:rPrChange w:id="2458"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459"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460"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461" w:author="ghislain.aine" w:date="2015-11-04T17:30:00Z">
                            <w:rPr>
                              <w:rFonts w:ascii="Courier New" w:eastAsia="Times New Roman" w:hAnsi="Courier New" w:cs="Courier New"/>
                              <w:color w:val="000000"/>
                              <w:sz w:val="16"/>
                              <w:szCs w:val="16"/>
                              <w:lang w:val="en-US" w:eastAsia="fr-FR"/>
                            </w:rPr>
                          </w:rPrChange>
                        </w:rPr>
                        <w:t>Liberate</w:t>
                      </w:r>
                      <w:r w:rsidRPr="00D276D8">
                        <w:rPr>
                          <w:rFonts w:ascii="Consolas" w:eastAsia="Times New Roman" w:hAnsi="Consolas" w:cs="Consolas"/>
                          <w:b/>
                          <w:bCs/>
                          <w:color w:val="000080"/>
                          <w:sz w:val="19"/>
                          <w:szCs w:val="19"/>
                          <w:lang w:val="en-US" w:eastAsia="fr-FR"/>
                          <w:rPrChange w:id="2462"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63" w:author="ghislain.aine" w:date="2015-11-04T17:30:00Z">
                          <w:rPr>
                            <w:rFonts w:ascii="Courier New" w:eastAsia="Times New Roman" w:hAnsi="Courier New" w:cs="Courier New"/>
                            <w:color w:val="000000"/>
                            <w:sz w:val="16"/>
                            <w:szCs w:val="16"/>
                            <w:lang w:val="en-US" w:eastAsia="fr-FR"/>
                          </w:rPr>
                        </w:rPrChange>
                      </w:rPr>
                    </w:pPr>
                    <w:moveTo w:id="2464" w:author="ghislain.aine" w:date="2015-10-30T10:25:00Z">
                      <w:r w:rsidRPr="00D276D8">
                        <w:rPr>
                          <w:rFonts w:ascii="Consolas" w:eastAsia="Times New Roman" w:hAnsi="Consolas" w:cs="Consolas"/>
                          <w:color w:val="000000"/>
                          <w:sz w:val="19"/>
                          <w:szCs w:val="19"/>
                          <w:lang w:val="en-US" w:eastAsia="fr-FR"/>
                          <w:rPrChange w:id="246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66"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67" w:author="ghislain.aine" w:date="2015-11-04T17:30:00Z">
                          <w:rPr>
                            <w:rFonts w:ascii="Courier New" w:eastAsia="Times New Roman" w:hAnsi="Courier New" w:cs="Courier New"/>
                            <w:color w:val="000000"/>
                            <w:sz w:val="16"/>
                            <w:szCs w:val="16"/>
                            <w:lang w:val="en-US" w:eastAsia="fr-FR"/>
                          </w:rPr>
                        </w:rPrChange>
                      </w:rPr>
                    </w:pPr>
                    <w:moveTo w:id="2468" w:author="ghislain.aine" w:date="2015-10-30T10:25:00Z">
                      <w:r w:rsidRPr="00D276D8">
                        <w:rPr>
                          <w:rFonts w:ascii="Consolas" w:eastAsia="Times New Roman" w:hAnsi="Consolas" w:cs="Consolas"/>
                          <w:color w:val="000000"/>
                          <w:sz w:val="19"/>
                          <w:szCs w:val="19"/>
                          <w:lang w:val="en-US" w:eastAsia="fr-FR"/>
                          <w:rPrChange w:id="2469" w:author="ghislain.aine" w:date="2015-11-04T17:30:00Z">
                            <w:rPr>
                              <w:rFonts w:ascii="Courier New" w:eastAsia="Times New Roman" w:hAnsi="Courier New" w:cs="Courier New"/>
                              <w:color w:val="00000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70" w:author="ghislain.aine" w:date="2015-11-04T17:30:00Z">
                          <w:rPr>
                            <w:rFonts w:ascii="Courier New" w:eastAsia="Times New Roman" w:hAnsi="Courier New" w:cs="Courier New"/>
                            <w:color w:val="000000"/>
                            <w:sz w:val="16"/>
                            <w:szCs w:val="16"/>
                            <w:lang w:val="en-US" w:eastAsia="fr-FR"/>
                          </w:rPr>
                        </w:rPrChange>
                      </w:rPr>
                    </w:pPr>
                    <w:moveTo w:id="2471" w:author="ghislain.aine" w:date="2015-10-30T10:25:00Z">
                      <w:r w:rsidRPr="00D276D8">
                        <w:rPr>
                          <w:rFonts w:ascii="Consolas" w:eastAsia="Times New Roman" w:hAnsi="Consolas" w:cs="Consolas"/>
                          <w:color w:val="000000"/>
                          <w:sz w:val="19"/>
                          <w:szCs w:val="19"/>
                          <w:lang w:val="en-US" w:eastAsia="fr-FR"/>
                          <w:rPrChange w:id="2472"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73"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474"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75" w:author="ghislain.aine" w:date="2015-11-04T17:30:00Z">
                          <w:rPr>
                            <w:rFonts w:ascii="Courier New" w:eastAsia="Times New Roman" w:hAnsi="Courier New" w:cs="Courier New"/>
                            <w:color w:val="000000"/>
                            <w:sz w:val="16"/>
                            <w:szCs w:val="16"/>
                            <w:lang w:val="en-US" w:eastAsia="fr-FR"/>
                          </w:rPr>
                        </w:rPrChange>
                      </w:rPr>
                    </w:pPr>
                    <w:moveTo w:id="2476" w:author="ghislain.aine" w:date="2015-10-30T10:25:00Z">
                      <w:r w:rsidRPr="00D276D8">
                        <w:rPr>
                          <w:rFonts w:ascii="Consolas" w:eastAsia="Times New Roman" w:hAnsi="Consolas" w:cs="Consolas"/>
                          <w:color w:val="000000"/>
                          <w:sz w:val="19"/>
                          <w:szCs w:val="19"/>
                          <w:lang w:val="en-US" w:eastAsia="fr-FR"/>
                          <w:rPrChange w:id="2477"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80"/>
                          <w:sz w:val="19"/>
                          <w:szCs w:val="19"/>
                          <w:lang w:val="en-US" w:eastAsia="fr-FR"/>
                          <w:rPrChange w:id="2478"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D276D8">
                        <w:rPr>
                          <w:rFonts w:ascii="Consolas" w:eastAsia="Times New Roman" w:hAnsi="Consolas" w:cs="Consolas"/>
                          <w:color w:val="008080"/>
                          <w:sz w:val="19"/>
                          <w:szCs w:val="19"/>
                          <w:lang w:val="en-US" w:eastAsia="fr-FR"/>
                          <w:rPrChange w:id="2479" w:author="ghislain.aine" w:date="2015-11-04T17:30:00Z">
                            <w:rPr>
                              <w:rFonts w:ascii="Courier New" w:eastAsia="Times New Roman" w:hAnsi="Courier New" w:cs="Courier New"/>
                              <w:color w:val="008080"/>
                              <w:sz w:val="16"/>
                              <w:szCs w:val="16"/>
                              <w:lang w:val="en-US" w:eastAsia="fr-FR"/>
                            </w:rPr>
                          </w:rPrChange>
                        </w:rPr>
                        <w:t>instanciation</w:t>
                      </w:r>
                      <w:proofErr w:type="spellEnd"/>
                      <w:r w:rsidRPr="00D276D8">
                        <w:rPr>
                          <w:rFonts w:ascii="Consolas" w:eastAsia="Times New Roman" w:hAnsi="Consolas" w:cs="Consolas"/>
                          <w:color w:val="008080"/>
                          <w:sz w:val="19"/>
                          <w:szCs w:val="19"/>
                          <w:lang w:val="en-US" w:eastAsia="fr-FR"/>
                          <w:rPrChange w:id="2480" w:author="ghislain.aine" w:date="2015-11-04T17:30:00Z">
                            <w:rPr>
                              <w:rFonts w:ascii="Courier New" w:eastAsia="Times New Roman" w:hAnsi="Courier New" w:cs="Courier New"/>
                              <w:color w:val="008080"/>
                              <w:sz w:val="16"/>
                              <w:szCs w:val="16"/>
                              <w:lang w:val="en-US" w:eastAsia="fr-FR"/>
                            </w:rPr>
                          </w:rPrChange>
                        </w:rPr>
                        <w:t xml:space="preserve"> d'un </w:t>
                      </w:r>
                      <w:proofErr w:type="spellStart"/>
                      <w:r w:rsidRPr="00D276D8">
                        <w:rPr>
                          <w:rFonts w:ascii="Consolas" w:eastAsia="Times New Roman" w:hAnsi="Consolas" w:cs="Consolas"/>
                          <w:color w:val="008080"/>
                          <w:sz w:val="19"/>
                          <w:szCs w:val="19"/>
                          <w:lang w:val="en-US" w:eastAsia="fr-FR"/>
                          <w:rPrChange w:id="2481" w:author="ghislain.aine" w:date="2015-11-04T17:30:00Z">
                            <w:rPr>
                              <w:rFonts w:ascii="Courier New" w:eastAsia="Times New Roman" w:hAnsi="Courier New" w:cs="Courier New"/>
                              <w:color w:val="008080"/>
                              <w:sz w:val="16"/>
                              <w:szCs w:val="16"/>
                              <w:lang w:val="en-US" w:eastAsia="fr-FR"/>
                            </w:rPr>
                          </w:rPrChange>
                        </w:rPr>
                        <w:t>composant</w:t>
                      </w:r>
                      <w:proofErr w:type="spellEnd"/>
                      <w:r w:rsidRPr="00D276D8">
                        <w:rPr>
                          <w:rFonts w:ascii="Consolas" w:eastAsia="Times New Roman" w:hAnsi="Consolas" w:cs="Consolas"/>
                          <w:color w:val="008080"/>
                          <w:sz w:val="19"/>
                          <w:szCs w:val="19"/>
                          <w:lang w:val="en-US" w:eastAsia="fr-FR"/>
                          <w:rPrChange w:id="2482" w:author="ghislain.aine" w:date="2015-11-04T17:30:00Z">
                            <w:rPr>
                              <w:rFonts w:ascii="Courier New" w:eastAsia="Times New Roman" w:hAnsi="Courier New" w:cs="Courier New"/>
                              <w:color w:val="00808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83" w:author="ghislain.aine" w:date="2015-11-04T17:30:00Z">
                          <w:rPr>
                            <w:rFonts w:ascii="Courier New" w:eastAsia="Times New Roman" w:hAnsi="Courier New" w:cs="Courier New"/>
                            <w:color w:val="000000"/>
                            <w:sz w:val="16"/>
                            <w:szCs w:val="16"/>
                            <w:lang w:val="en-US" w:eastAsia="fr-FR"/>
                          </w:rPr>
                        </w:rPrChange>
                      </w:rPr>
                    </w:pPr>
                    <w:moveTo w:id="2484" w:author="ghislain.aine" w:date="2015-10-30T10:25:00Z">
                      <w:r w:rsidRPr="00D276D8">
                        <w:rPr>
                          <w:rFonts w:ascii="Consolas" w:eastAsia="Times New Roman" w:hAnsi="Consolas" w:cs="Consolas"/>
                          <w:color w:val="000000"/>
                          <w:sz w:val="19"/>
                          <w:szCs w:val="19"/>
                          <w:lang w:val="en-US" w:eastAsia="fr-FR"/>
                          <w:rPrChange w:id="2485"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486" w:author="ghislain.aine" w:date="2015-11-04T17:30:00Z">
                            <w:rPr>
                              <w:rFonts w:ascii="Courier New" w:eastAsia="Times New Roman" w:hAnsi="Courier New" w:cs="Courier New"/>
                              <w:color w:val="000000"/>
                              <w:sz w:val="16"/>
                              <w:szCs w:val="16"/>
                              <w:lang w:val="en-US" w:eastAsia="fr-FR"/>
                            </w:rPr>
                          </w:rPrChange>
                        </w:rPr>
                        <w:t>SwComponent_Class</w:t>
                      </w:r>
                      <w:proofErr w:type="spellEnd"/>
                      <w:r w:rsidRPr="00D276D8">
                        <w:rPr>
                          <w:rFonts w:ascii="Consolas" w:eastAsia="Times New Roman" w:hAnsi="Consolas" w:cs="Consolas"/>
                          <w:color w:val="000000"/>
                          <w:sz w:val="19"/>
                          <w:szCs w:val="19"/>
                          <w:lang w:val="en-US" w:eastAsia="fr-FR"/>
                          <w:rPrChange w:id="2487"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488"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489"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490"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491"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Start"/>
                      <w:r w:rsidRPr="00D276D8">
                        <w:rPr>
                          <w:rFonts w:ascii="Consolas" w:eastAsia="Times New Roman" w:hAnsi="Consolas" w:cs="Consolas"/>
                          <w:color w:val="000000"/>
                          <w:sz w:val="19"/>
                          <w:szCs w:val="19"/>
                          <w:lang w:val="en-US" w:eastAsia="fr-FR"/>
                          <w:rPrChange w:id="2492" w:author="ghislain.aine" w:date="2015-11-04T17:30:00Z">
                            <w:rPr>
                              <w:rFonts w:ascii="Courier New" w:eastAsia="Times New Roman" w:hAnsi="Courier New" w:cs="Courier New"/>
                              <w:color w:val="000000"/>
                              <w:sz w:val="16"/>
                              <w:szCs w:val="16"/>
                              <w:lang w:val="en-US" w:eastAsia="fr-FR"/>
                            </w:rPr>
                          </w:rPrChange>
                        </w:rPr>
                        <w:t>CreateInstanceOf</w:t>
                      </w:r>
                      <w:proofErr w:type="spellEnd"/>
                      <w:r w:rsidRPr="00D276D8">
                        <w:rPr>
                          <w:rFonts w:ascii="Consolas" w:eastAsia="Times New Roman" w:hAnsi="Consolas" w:cs="Consolas"/>
                          <w:b/>
                          <w:bCs/>
                          <w:color w:val="000080"/>
                          <w:sz w:val="19"/>
                          <w:szCs w:val="19"/>
                          <w:lang w:val="en-US" w:eastAsia="fr-FR"/>
                          <w:rPrChange w:id="2493"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End"/>
                      <w:r w:rsidRPr="00D276D8">
                        <w:rPr>
                          <w:rFonts w:ascii="Consolas" w:eastAsia="Times New Roman" w:hAnsi="Consolas" w:cs="Consolas"/>
                          <w:color w:val="000000"/>
                          <w:sz w:val="19"/>
                          <w:szCs w:val="19"/>
                          <w:lang w:val="en-US" w:eastAsia="fr-FR"/>
                          <w:rPrChange w:id="2494" w:author="ghislain.aine" w:date="2015-11-04T17:30:00Z">
                            <w:rPr>
                              <w:rFonts w:ascii="Courier New" w:eastAsia="Times New Roman" w:hAnsi="Courier New" w:cs="Courier New"/>
                              <w:color w:val="000000"/>
                              <w:sz w:val="16"/>
                              <w:szCs w:val="16"/>
                              <w:lang w:val="en-US" w:eastAsia="fr-FR"/>
                            </w:rPr>
                          </w:rPrChange>
                        </w:rPr>
                        <w:t>QString</w:t>
                      </w:r>
                      <w:proofErr w:type="spellEnd"/>
                      <w:r w:rsidRPr="00D276D8">
                        <w:rPr>
                          <w:rFonts w:ascii="Consolas" w:eastAsia="Times New Roman" w:hAnsi="Consolas" w:cs="Consolas"/>
                          <w:color w:val="000000"/>
                          <w:sz w:val="19"/>
                          <w:szCs w:val="19"/>
                          <w:lang w:val="en-US" w:eastAsia="fr-FR"/>
                          <w:rPrChange w:id="2495" w:author="ghislain.aine" w:date="2015-11-04T17:30:00Z">
                            <w:rPr>
                              <w:rFonts w:ascii="Courier New" w:eastAsia="Times New Roman" w:hAnsi="Courier New" w:cs="Courier New"/>
                              <w:color w:val="000000"/>
                              <w:sz w:val="16"/>
                              <w:szCs w:val="16"/>
                              <w:lang w:val="en-US" w:eastAsia="fr-FR"/>
                            </w:rPr>
                          </w:rPrChange>
                        </w:rPr>
                        <w:t xml:space="preserve"> name</w:t>
                      </w:r>
                      <w:r w:rsidRPr="00D276D8">
                        <w:rPr>
                          <w:rFonts w:ascii="Consolas" w:eastAsia="Times New Roman" w:hAnsi="Consolas" w:cs="Consolas"/>
                          <w:b/>
                          <w:bCs/>
                          <w:color w:val="000080"/>
                          <w:sz w:val="19"/>
                          <w:szCs w:val="19"/>
                          <w:lang w:val="en-US" w:eastAsia="fr-FR"/>
                          <w:rPrChange w:id="2496"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497" w:author="ghislain.aine" w:date="2015-11-04T17:30:00Z">
                          <w:rPr>
                            <w:rFonts w:ascii="Courier New" w:eastAsia="Times New Roman" w:hAnsi="Courier New" w:cs="Courier New"/>
                            <w:color w:val="000000"/>
                            <w:sz w:val="16"/>
                            <w:szCs w:val="16"/>
                            <w:lang w:val="en-US" w:eastAsia="fr-FR"/>
                          </w:rPr>
                        </w:rPrChange>
                      </w:rPr>
                    </w:pPr>
                    <w:moveTo w:id="2498" w:author="ghislain.aine" w:date="2015-10-30T10:25:00Z">
                      <w:r w:rsidRPr="00D276D8">
                        <w:rPr>
                          <w:rFonts w:ascii="Consolas" w:eastAsia="Times New Roman" w:hAnsi="Consolas" w:cs="Consolas"/>
                          <w:color w:val="000000"/>
                          <w:sz w:val="19"/>
                          <w:szCs w:val="19"/>
                          <w:lang w:val="en-US" w:eastAsia="fr-FR"/>
                          <w:rPrChange w:id="2499"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500"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501" w:author="ghislain.aine" w:date="2015-11-04T17:30:00Z">
                          <w:rPr>
                            <w:rFonts w:ascii="Courier New" w:eastAsia="Times New Roman" w:hAnsi="Courier New" w:cs="Courier New"/>
                            <w:color w:val="000000"/>
                            <w:sz w:val="16"/>
                            <w:szCs w:val="16"/>
                            <w:lang w:val="en-US" w:eastAsia="fr-FR"/>
                          </w:rPr>
                        </w:rPrChange>
                      </w:rPr>
                    </w:pPr>
                    <w:moveTo w:id="2502" w:author="ghislain.aine" w:date="2015-10-30T10:25:00Z">
                      <w:r w:rsidRPr="00D276D8">
                        <w:rPr>
                          <w:rFonts w:ascii="Consolas" w:eastAsia="Times New Roman" w:hAnsi="Consolas" w:cs="Consolas"/>
                          <w:color w:val="000000"/>
                          <w:sz w:val="19"/>
                          <w:szCs w:val="19"/>
                          <w:lang w:val="en-US" w:eastAsia="fr-FR"/>
                          <w:rPrChange w:id="2503"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b/>
                          <w:bCs/>
                          <w:color w:val="0000FF"/>
                          <w:sz w:val="19"/>
                          <w:szCs w:val="19"/>
                          <w:lang w:val="en-US" w:eastAsia="fr-FR"/>
                          <w:rPrChange w:id="2504" w:author="ghislain.aine" w:date="2015-11-04T17:30:00Z">
                            <w:rPr>
                              <w:rFonts w:ascii="Courier New" w:eastAsia="Times New Roman" w:hAnsi="Courier New" w:cs="Courier New"/>
                              <w:b/>
                              <w:bCs/>
                              <w:color w:val="0000FF"/>
                              <w:sz w:val="16"/>
                              <w:szCs w:val="16"/>
                              <w:lang w:val="en-US" w:eastAsia="fr-FR"/>
                            </w:rPr>
                          </w:rPrChange>
                        </w:rPr>
                        <w:t>return</w:t>
                      </w:r>
                      <w:proofErr w:type="gramEnd"/>
                      <w:r w:rsidRPr="00D276D8">
                        <w:rPr>
                          <w:rFonts w:ascii="Consolas" w:eastAsia="Times New Roman" w:hAnsi="Consolas" w:cs="Consolas"/>
                          <w:color w:val="000000"/>
                          <w:sz w:val="19"/>
                          <w:szCs w:val="19"/>
                          <w:lang w:val="en-US" w:eastAsia="fr-FR"/>
                          <w:rPrChange w:id="250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FF8000"/>
                          <w:sz w:val="19"/>
                          <w:szCs w:val="19"/>
                          <w:lang w:val="en-US" w:eastAsia="fr-FR"/>
                          <w:rPrChange w:id="2506" w:author="ghislain.aine" w:date="2015-11-04T17:30:00Z">
                            <w:rPr>
                              <w:rFonts w:ascii="Courier New" w:eastAsia="Times New Roman" w:hAnsi="Courier New" w:cs="Courier New"/>
                              <w:color w:val="FF8000"/>
                              <w:sz w:val="16"/>
                              <w:szCs w:val="16"/>
                              <w:lang w:val="en-US" w:eastAsia="fr-FR"/>
                            </w:rPr>
                          </w:rPrChange>
                        </w:rPr>
                        <w:t>0</w:t>
                      </w:r>
                      <w:r w:rsidRPr="00D276D8">
                        <w:rPr>
                          <w:rFonts w:ascii="Consolas" w:eastAsia="Times New Roman" w:hAnsi="Consolas" w:cs="Consolas"/>
                          <w:b/>
                          <w:bCs/>
                          <w:color w:val="000080"/>
                          <w:sz w:val="19"/>
                          <w:szCs w:val="19"/>
                          <w:lang w:val="en-US" w:eastAsia="fr-FR"/>
                          <w:rPrChange w:id="2507"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508" w:author="ghislain.aine" w:date="2015-11-04T17:30:00Z">
                          <w:rPr>
                            <w:rFonts w:ascii="Courier New" w:eastAsia="Times New Roman" w:hAnsi="Courier New" w:cs="Courier New"/>
                            <w:color w:val="000000"/>
                            <w:sz w:val="16"/>
                            <w:szCs w:val="16"/>
                            <w:lang w:val="en-US" w:eastAsia="fr-FR"/>
                          </w:rPr>
                        </w:rPrChange>
                      </w:rPr>
                    </w:pPr>
                    <w:moveTo w:id="2509" w:author="ghislain.aine" w:date="2015-10-30T10:25:00Z">
                      <w:r w:rsidRPr="00D276D8">
                        <w:rPr>
                          <w:rFonts w:ascii="Consolas" w:eastAsia="Times New Roman" w:hAnsi="Consolas" w:cs="Consolas"/>
                          <w:color w:val="000000"/>
                          <w:sz w:val="19"/>
                          <w:szCs w:val="19"/>
                          <w:lang w:val="en-US" w:eastAsia="fr-FR"/>
                          <w:rPrChange w:id="2510"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511"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512"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513" w:author="ghislain.aine" w:date="2015-11-04T17:30:00Z">
                          <w:rPr>
                            <w:rFonts w:ascii="Courier New" w:eastAsia="Times New Roman" w:hAnsi="Courier New" w:cs="Courier New"/>
                            <w:color w:val="000000"/>
                            <w:sz w:val="16"/>
                            <w:szCs w:val="16"/>
                            <w:lang w:val="en-US" w:eastAsia="fr-FR"/>
                          </w:rPr>
                        </w:rPrChange>
                      </w:rPr>
                    </w:pPr>
                    <w:moveTo w:id="2514" w:author="ghislain.aine" w:date="2015-10-30T10:25:00Z">
                      <w:r w:rsidRPr="00D276D8">
                        <w:rPr>
                          <w:rFonts w:ascii="Consolas" w:eastAsia="Times New Roman" w:hAnsi="Consolas" w:cs="Consolas"/>
                          <w:color w:val="000000"/>
                          <w:sz w:val="19"/>
                          <w:szCs w:val="19"/>
                          <w:lang w:val="en-US" w:eastAsia="fr-FR"/>
                          <w:rPrChange w:id="251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80"/>
                          <w:sz w:val="19"/>
                          <w:szCs w:val="19"/>
                          <w:lang w:val="en-US" w:eastAsia="fr-FR"/>
                          <w:rPrChange w:id="2516" w:author="ghislain.aine" w:date="2015-11-04T17:30:00Z">
                            <w:rPr>
                              <w:rFonts w:ascii="Courier New" w:eastAsia="Times New Roman" w:hAnsi="Courier New" w:cs="Courier New"/>
                              <w:color w:val="008080"/>
                              <w:sz w:val="16"/>
                              <w:szCs w:val="16"/>
                              <w:lang w:val="en-US" w:eastAsia="fr-FR"/>
                            </w:rPr>
                          </w:rPrChange>
                        </w:rPr>
                        <w:t xml:space="preserve">/** @brief </w:t>
                      </w:r>
                      <w:proofErr w:type="spellStart"/>
                      <w:r w:rsidRPr="00D276D8">
                        <w:rPr>
                          <w:rFonts w:ascii="Consolas" w:eastAsia="Times New Roman" w:hAnsi="Consolas" w:cs="Consolas"/>
                          <w:color w:val="008080"/>
                          <w:sz w:val="19"/>
                          <w:szCs w:val="19"/>
                          <w:lang w:val="en-US" w:eastAsia="fr-FR"/>
                          <w:rPrChange w:id="2517" w:author="ghislain.aine" w:date="2015-11-04T17:30:00Z">
                            <w:rPr>
                              <w:rFonts w:ascii="Courier New" w:eastAsia="Times New Roman" w:hAnsi="Courier New" w:cs="Courier New"/>
                              <w:color w:val="008080"/>
                              <w:sz w:val="16"/>
                              <w:szCs w:val="16"/>
                              <w:lang w:val="en-US" w:eastAsia="fr-FR"/>
                            </w:rPr>
                          </w:rPrChange>
                        </w:rPr>
                        <w:t>instanciation</w:t>
                      </w:r>
                      <w:proofErr w:type="spellEnd"/>
                      <w:r w:rsidRPr="00D276D8">
                        <w:rPr>
                          <w:rFonts w:ascii="Consolas" w:eastAsia="Times New Roman" w:hAnsi="Consolas" w:cs="Consolas"/>
                          <w:color w:val="008080"/>
                          <w:sz w:val="19"/>
                          <w:szCs w:val="19"/>
                          <w:lang w:val="en-US" w:eastAsia="fr-FR"/>
                          <w:rPrChange w:id="2518" w:author="ghislain.aine" w:date="2015-11-04T17:30:00Z">
                            <w:rPr>
                              <w:rFonts w:ascii="Courier New" w:eastAsia="Times New Roman" w:hAnsi="Courier New" w:cs="Courier New"/>
                              <w:color w:val="008080"/>
                              <w:sz w:val="16"/>
                              <w:szCs w:val="16"/>
                              <w:lang w:val="en-US" w:eastAsia="fr-FR"/>
                            </w:rPr>
                          </w:rPrChange>
                        </w:rPr>
                        <w:t xml:space="preserve"> </w:t>
                      </w:r>
                      <w:proofErr w:type="spellStart"/>
                      <w:r w:rsidRPr="00D276D8">
                        <w:rPr>
                          <w:rFonts w:ascii="Consolas" w:eastAsia="Times New Roman" w:hAnsi="Consolas" w:cs="Consolas"/>
                          <w:color w:val="008080"/>
                          <w:sz w:val="19"/>
                          <w:szCs w:val="19"/>
                          <w:lang w:val="en-US" w:eastAsia="fr-FR"/>
                          <w:rPrChange w:id="2519" w:author="ghislain.aine" w:date="2015-11-04T17:30:00Z">
                            <w:rPr>
                              <w:rFonts w:ascii="Courier New" w:eastAsia="Times New Roman" w:hAnsi="Courier New" w:cs="Courier New"/>
                              <w:color w:val="008080"/>
                              <w:sz w:val="16"/>
                              <w:szCs w:val="16"/>
                              <w:lang w:val="en-US" w:eastAsia="fr-FR"/>
                            </w:rPr>
                          </w:rPrChange>
                        </w:rPr>
                        <w:t>d'une</w:t>
                      </w:r>
                      <w:proofErr w:type="spellEnd"/>
                      <w:r w:rsidRPr="00D276D8">
                        <w:rPr>
                          <w:rFonts w:ascii="Consolas" w:eastAsia="Times New Roman" w:hAnsi="Consolas" w:cs="Consolas"/>
                          <w:color w:val="008080"/>
                          <w:sz w:val="19"/>
                          <w:szCs w:val="19"/>
                          <w:lang w:val="en-US" w:eastAsia="fr-FR"/>
                          <w:rPrChange w:id="2520" w:author="ghislain.aine" w:date="2015-11-04T17:30:00Z">
                            <w:rPr>
                              <w:rFonts w:ascii="Courier New" w:eastAsia="Times New Roman" w:hAnsi="Courier New" w:cs="Courier New"/>
                              <w:color w:val="008080"/>
                              <w:sz w:val="16"/>
                              <w:szCs w:val="16"/>
                              <w:lang w:val="en-US" w:eastAsia="fr-FR"/>
                            </w:rPr>
                          </w:rPrChange>
                        </w:rPr>
                        <w:t xml:space="preserve"> data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521" w:author="ghislain.aine" w:date="2015-11-04T17:30:00Z">
                          <w:rPr>
                            <w:rFonts w:ascii="Courier New" w:eastAsia="Times New Roman" w:hAnsi="Courier New" w:cs="Courier New"/>
                            <w:color w:val="000000"/>
                            <w:sz w:val="16"/>
                            <w:szCs w:val="16"/>
                            <w:lang w:val="en-US" w:eastAsia="fr-FR"/>
                          </w:rPr>
                        </w:rPrChange>
                      </w:rPr>
                    </w:pPr>
                    <w:moveTo w:id="2522" w:author="ghislain.aine" w:date="2015-10-30T10:25:00Z">
                      <w:r w:rsidRPr="00D276D8">
                        <w:rPr>
                          <w:rFonts w:ascii="Consolas" w:eastAsia="Times New Roman" w:hAnsi="Consolas" w:cs="Consolas"/>
                          <w:color w:val="000000"/>
                          <w:sz w:val="19"/>
                          <w:szCs w:val="19"/>
                          <w:lang w:val="en-US" w:eastAsia="fr-FR"/>
                          <w:rPrChange w:id="252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524" w:author="ghislain.aine" w:date="2015-11-04T17:30:00Z">
                            <w:rPr>
                              <w:rFonts w:ascii="Courier New" w:eastAsia="Times New Roman" w:hAnsi="Courier New" w:cs="Courier New"/>
                              <w:color w:val="000000"/>
                              <w:sz w:val="16"/>
                              <w:szCs w:val="16"/>
                              <w:lang w:val="en-US" w:eastAsia="fr-FR"/>
                            </w:rPr>
                          </w:rPrChange>
                        </w:rPr>
                        <w:t>SwData_Class</w:t>
                      </w:r>
                      <w:proofErr w:type="spellEnd"/>
                      <w:r w:rsidRPr="00D276D8">
                        <w:rPr>
                          <w:rFonts w:ascii="Consolas" w:eastAsia="Times New Roman" w:hAnsi="Consolas" w:cs="Consolas"/>
                          <w:color w:val="000000"/>
                          <w:sz w:val="19"/>
                          <w:szCs w:val="19"/>
                          <w:lang w:val="en-US" w:eastAsia="fr-FR"/>
                          <w:rPrChange w:id="252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526"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527"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528"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529"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Start"/>
                      <w:r w:rsidRPr="00D276D8">
                        <w:rPr>
                          <w:rFonts w:ascii="Consolas" w:eastAsia="Times New Roman" w:hAnsi="Consolas" w:cs="Consolas"/>
                          <w:color w:val="000000"/>
                          <w:sz w:val="19"/>
                          <w:szCs w:val="19"/>
                          <w:lang w:val="en-US" w:eastAsia="fr-FR"/>
                          <w:rPrChange w:id="2530" w:author="ghislain.aine" w:date="2015-11-04T17:30:00Z">
                            <w:rPr>
                              <w:rFonts w:ascii="Courier New" w:eastAsia="Times New Roman" w:hAnsi="Courier New" w:cs="Courier New"/>
                              <w:color w:val="000000"/>
                              <w:sz w:val="16"/>
                              <w:szCs w:val="16"/>
                              <w:lang w:val="en-US" w:eastAsia="fr-FR"/>
                            </w:rPr>
                          </w:rPrChange>
                        </w:rPr>
                        <w:t>CreateInstanceOf</w:t>
                      </w:r>
                      <w:proofErr w:type="spellEnd"/>
                      <w:r w:rsidRPr="00D276D8">
                        <w:rPr>
                          <w:rFonts w:ascii="Consolas" w:eastAsia="Times New Roman" w:hAnsi="Consolas" w:cs="Consolas"/>
                          <w:b/>
                          <w:bCs/>
                          <w:color w:val="000080"/>
                          <w:sz w:val="19"/>
                          <w:szCs w:val="19"/>
                          <w:lang w:val="en-US" w:eastAsia="fr-FR"/>
                          <w:rPrChange w:id="2531" w:author="ghislain.aine" w:date="2015-11-04T17:30:00Z">
                            <w:rPr>
                              <w:rFonts w:ascii="Courier New" w:eastAsia="Times New Roman" w:hAnsi="Courier New" w:cs="Courier New"/>
                              <w:b/>
                              <w:bCs/>
                              <w:color w:val="000080"/>
                              <w:sz w:val="16"/>
                              <w:szCs w:val="16"/>
                              <w:lang w:val="en-US" w:eastAsia="fr-FR"/>
                            </w:rPr>
                          </w:rPrChange>
                        </w:rPr>
                        <w:t>(</w:t>
                      </w:r>
                      <w:proofErr w:type="gramEnd"/>
                      <w:r w:rsidRPr="00D276D8">
                        <w:rPr>
                          <w:rFonts w:ascii="Consolas" w:eastAsia="Times New Roman" w:hAnsi="Consolas" w:cs="Consolas"/>
                          <w:color w:val="8000FF"/>
                          <w:sz w:val="19"/>
                          <w:szCs w:val="19"/>
                          <w:lang w:val="en-US" w:eastAsia="fr-FR"/>
                          <w:rPrChange w:id="2532" w:author="ghislain.aine" w:date="2015-11-04T17:30:00Z">
                            <w:rPr>
                              <w:rFonts w:ascii="Courier New" w:eastAsia="Times New Roman" w:hAnsi="Courier New" w:cs="Courier New"/>
                              <w:color w:val="8000FF"/>
                              <w:sz w:val="16"/>
                              <w:szCs w:val="16"/>
                              <w:lang w:val="en-US" w:eastAsia="fr-FR"/>
                            </w:rPr>
                          </w:rPrChange>
                        </w:rPr>
                        <w:t>const</w:t>
                      </w:r>
                      <w:r w:rsidRPr="00D276D8">
                        <w:rPr>
                          <w:rFonts w:ascii="Consolas" w:eastAsia="Times New Roman" w:hAnsi="Consolas" w:cs="Consolas"/>
                          <w:color w:val="000000"/>
                          <w:sz w:val="19"/>
                          <w:szCs w:val="19"/>
                          <w:lang w:val="en-US" w:eastAsia="fr-FR"/>
                          <w:rPrChange w:id="2533"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534" w:author="ghislain.aine" w:date="2015-11-04T17:30:00Z">
                            <w:rPr>
                              <w:rFonts w:ascii="Courier New" w:eastAsia="Times New Roman" w:hAnsi="Courier New" w:cs="Courier New"/>
                              <w:color w:val="000000"/>
                              <w:sz w:val="16"/>
                              <w:szCs w:val="16"/>
                              <w:lang w:val="en-US" w:eastAsia="fr-FR"/>
                            </w:rPr>
                          </w:rPrChange>
                        </w:rPr>
                        <w:t>SwUUID</w:t>
                      </w:r>
                      <w:proofErr w:type="spellEnd"/>
                      <w:r w:rsidRPr="00D276D8">
                        <w:rPr>
                          <w:rFonts w:ascii="Consolas" w:eastAsia="Times New Roman" w:hAnsi="Consolas" w:cs="Consolas"/>
                          <w:color w:val="000000"/>
                          <w:sz w:val="19"/>
                          <w:szCs w:val="19"/>
                          <w:lang w:val="en-US" w:eastAsia="fr-FR"/>
                          <w:rPrChange w:id="253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536" w:author="ghislain.aine" w:date="2015-11-04T17:30:00Z">
                            <w:rPr>
                              <w:rFonts w:ascii="Courier New" w:eastAsia="Times New Roman" w:hAnsi="Courier New" w:cs="Courier New"/>
                              <w:b/>
                              <w:bCs/>
                              <w:color w:val="000080"/>
                              <w:sz w:val="16"/>
                              <w:szCs w:val="16"/>
                              <w:lang w:val="en-US" w:eastAsia="fr-FR"/>
                            </w:rPr>
                          </w:rPrChange>
                        </w:rPr>
                        <w:t>&amp;</w:t>
                      </w:r>
                      <w:r w:rsidRPr="00D276D8">
                        <w:rPr>
                          <w:rFonts w:ascii="Consolas" w:eastAsia="Times New Roman" w:hAnsi="Consolas" w:cs="Consolas"/>
                          <w:color w:val="000000"/>
                          <w:sz w:val="19"/>
                          <w:szCs w:val="19"/>
                          <w:lang w:val="en-US" w:eastAsia="fr-FR"/>
                          <w:rPrChange w:id="2537"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538" w:author="ghislain.aine" w:date="2015-11-04T17:30:00Z">
                            <w:rPr>
                              <w:rFonts w:ascii="Courier New" w:eastAsia="Times New Roman" w:hAnsi="Courier New" w:cs="Courier New"/>
                              <w:color w:val="000000"/>
                              <w:sz w:val="16"/>
                              <w:szCs w:val="16"/>
                              <w:lang w:val="en-US" w:eastAsia="fr-FR"/>
                            </w:rPr>
                          </w:rPrChange>
                        </w:rPr>
                        <w:t>type_id</w:t>
                      </w:r>
                      <w:proofErr w:type="spellEnd"/>
                      <w:r w:rsidRPr="00D276D8">
                        <w:rPr>
                          <w:rFonts w:ascii="Consolas" w:eastAsia="Times New Roman" w:hAnsi="Consolas" w:cs="Consolas"/>
                          <w:b/>
                          <w:bCs/>
                          <w:color w:val="000080"/>
                          <w:sz w:val="19"/>
                          <w:szCs w:val="19"/>
                          <w:lang w:val="en-US" w:eastAsia="fr-FR"/>
                          <w:rPrChange w:id="2539"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540" w:author="ghislain.aine" w:date="2015-11-04T17:30:00Z">
                          <w:rPr>
                            <w:rFonts w:ascii="Courier New" w:eastAsia="Times New Roman" w:hAnsi="Courier New" w:cs="Courier New"/>
                            <w:color w:val="000000"/>
                            <w:sz w:val="16"/>
                            <w:szCs w:val="16"/>
                            <w:lang w:eastAsia="fr-FR"/>
                          </w:rPr>
                        </w:rPrChange>
                      </w:rPr>
                    </w:pPr>
                    <w:moveTo w:id="2541" w:author="ghislain.aine" w:date="2015-10-30T10:25:00Z">
                      <w:r w:rsidRPr="00D276D8">
                        <w:rPr>
                          <w:rFonts w:ascii="Consolas" w:eastAsia="Times New Roman" w:hAnsi="Consolas" w:cs="Consolas"/>
                          <w:color w:val="000000"/>
                          <w:sz w:val="19"/>
                          <w:szCs w:val="19"/>
                          <w:lang w:val="en-US" w:eastAsia="fr-FR"/>
                          <w:rPrChange w:id="2542"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eastAsia="fr-FR"/>
                          <w:rPrChange w:id="2543"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544" w:author="ghislain.aine" w:date="2015-11-04T17:30:00Z">
                          <w:rPr>
                            <w:rFonts w:ascii="Courier New" w:eastAsia="Times New Roman" w:hAnsi="Courier New" w:cs="Courier New"/>
                            <w:color w:val="000000"/>
                            <w:sz w:val="16"/>
                            <w:szCs w:val="16"/>
                            <w:lang w:eastAsia="fr-FR"/>
                          </w:rPr>
                        </w:rPrChange>
                      </w:rPr>
                    </w:pPr>
                    <w:moveTo w:id="2545" w:author="ghislain.aine" w:date="2015-10-30T10:25:00Z">
                      <w:r w:rsidRPr="00D276D8">
                        <w:rPr>
                          <w:rFonts w:ascii="Consolas" w:eastAsia="Times New Roman" w:hAnsi="Consolas" w:cs="Consolas"/>
                          <w:color w:val="000000"/>
                          <w:sz w:val="19"/>
                          <w:szCs w:val="19"/>
                          <w:lang w:eastAsia="fr-FR"/>
                          <w:rPrChange w:id="2546" w:author="ghislain.aine" w:date="2015-11-04T17:30:00Z">
                            <w:rPr>
                              <w:rFonts w:ascii="Courier New" w:eastAsia="Times New Roman" w:hAnsi="Courier New" w:cs="Courier New"/>
                              <w:color w:val="000000"/>
                              <w:sz w:val="16"/>
                              <w:szCs w:val="16"/>
                              <w:lang w:eastAsia="fr-FR"/>
                            </w:rPr>
                          </w:rPrChange>
                        </w:rPr>
                        <w:t xml:space="preserve">        </w:t>
                      </w:r>
                      <w:proofErr w:type="gramStart"/>
                      <w:r w:rsidRPr="00D276D8">
                        <w:rPr>
                          <w:rFonts w:ascii="Consolas" w:eastAsia="Times New Roman" w:hAnsi="Consolas" w:cs="Consolas"/>
                          <w:b/>
                          <w:bCs/>
                          <w:color w:val="0000FF"/>
                          <w:sz w:val="19"/>
                          <w:szCs w:val="19"/>
                          <w:lang w:eastAsia="fr-FR"/>
                          <w:rPrChange w:id="2547" w:author="ghislain.aine" w:date="2015-11-04T17:30:00Z">
                            <w:rPr>
                              <w:rFonts w:ascii="Courier New" w:eastAsia="Times New Roman" w:hAnsi="Courier New" w:cs="Courier New"/>
                              <w:b/>
                              <w:bCs/>
                              <w:color w:val="0000FF"/>
                              <w:sz w:val="16"/>
                              <w:szCs w:val="16"/>
                              <w:lang w:eastAsia="fr-FR"/>
                            </w:rPr>
                          </w:rPrChange>
                        </w:rPr>
                        <w:t>return</w:t>
                      </w:r>
                      <w:proofErr w:type="gramEnd"/>
                      <w:r w:rsidRPr="00D276D8">
                        <w:rPr>
                          <w:rFonts w:ascii="Consolas" w:eastAsia="Times New Roman" w:hAnsi="Consolas" w:cs="Consolas"/>
                          <w:color w:val="000000"/>
                          <w:sz w:val="19"/>
                          <w:szCs w:val="19"/>
                          <w:lang w:eastAsia="fr-FR"/>
                          <w:rPrChange w:id="2548"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color w:val="FF8000"/>
                          <w:sz w:val="19"/>
                          <w:szCs w:val="19"/>
                          <w:lang w:eastAsia="fr-FR"/>
                          <w:rPrChange w:id="2549" w:author="ghislain.aine" w:date="2015-11-04T17:30:00Z">
                            <w:rPr>
                              <w:rFonts w:ascii="Courier New" w:eastAsia="Times New Roman" w:hAnsi="Courier New" w:cs="Courier New"/>
                              <w:color w:val="FF8000"/>
                              <w:sz w:val="16"/>
                              <w:szCs w:val="16"/>
                              <w:lang w:eastAsia="fr-FR"/>
                            </w:rPr>
                          </w:rPrChange>
                        </w:rPr>
                        <w:t>0</w:t>
                      </w:r>
                      <w:r w:rsidRPr="00D276D8">
                        <w:rPr>
                          <w:rFonts w:ascii="Consolas" w:eastAsia="Times New Roman" w:hAnsi="Consolas" w:cs="Consolas"/>
                          <w:b/>
                          <w:bCs/>
                          <w:color w:val="000080"/>
                          <w:sz w:val="19"/>
                          <w:szCs w:val="19"/>
                          <w:lang w:eastAsia="fr-FR"/>
                          <w:rPrChange w:id="2550"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551" w:author="ghislain.aine" w:date="2015-11-04T17:30:00Z">
                          <w:rPr>
                            <w:rFonts w:ascii="Courier New" w:eastAsia="Times New Roman" w:hAnsi="Courier New" w:cs="Courier New"/>
                            <w:color w:val="000000"/>
                            <w:sz w:val="16"/>
                            <w:szCs w:val="16"/>
                            <w:lang w:eastAsia="fr-FR"/>
                          </w:rPr>
                        </w:rPrChange>
                      </w:rPr>
                    </w:pPr>
                    <w:moveTo w:id="2552" w:author="ghislain.aine" w:date="2015-10-30T10:25:00Z">
                      <w:r w:rsidRPr="00D276D8">
                        <w:rPr>
                          <w:rFonts w:ascii="Consolas" w:eastAsia="Times New Roman" w:hAnsi="Consolas" w:cs="Consolas"/>
                          <w:color w:val="000000"/>
                          <w:sz w:val="19"/>
                          <w:szCs w:val="19"/>
                          <w:lang w:eastAsia="fr-FR"/>
                          <w:rPrChange w:id="2553"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b/>
                          <w:bCs/>
                          <w:color w:val="000080"/>
                          <w:sz w:val="19"/>
                          <w:szCs w:val="19"/>
                          <w:lang w:eastAsia="fr-FR"/>
                          <w:rPrChange w:id="2554"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Del="00E54AC5" w:rsidRDefault="00BF1190" w:rsidP="00BF1190">
                    <w:pPr>
                      <w:shd w:val="clear" w:color="auto" w:fill="FFFFFF"/>
                      <w:jc w:val="left"/>
                      <w:rPr>
                        <w:del w:id="2555" w:author="ghislain.aine" w:date="2015-11-04T17:30:00Z"/>
                        <w:rFonts w:ascii="Consolas" w:eastAsia="Times New Roman" w:hAnsi="Consolas" w:cs="Consolas"/>
                        <w:color w:val="000000"/>
                        <w:sz w:val="19"/>
                        <w:szCs w:val="19"/>
                        <w:lang w:eastAsia="fr-FR"/>
                        <w:rPrChange w:id="2556" w:author="ghislain.aine" w:date="2015-11-04T17:30:00Z">
                          <w:rPr>
                            <w:del w:id="2557" w:author="ghislain.aine" w:date="2015-11-04T17:30:00Z"/>
                            <w:rFonts w:ascii="Courier New" w:eastAsia="Times New Roman" w:hAnsi="Courier New" w:cs="Courier New"/>
                            <w:color w:val="000000"/>
                            <w:sz w:val="16"/>
                            <w:szCs w:val="16"/>
                            <w:lang w:eastAsia="fr-FR"/>
                          </w:rPr>
                        </w:rPrChange>
                      </w:rPr>
                    </w:pPr>
                  </w:p>
                  <w:p w:rsidR="00BF1190" w:rsidRPr="00E54AC5" w:rsidDel="00E54AC5" w:rsidRDefault="00D276D8" w:rsidP="00BF1190">
                    <w:pPr>
                      <w:shd w:val="clear" w:color="auto" w:fill="FFFFFF"/>
                      <w:jc w:val="left"/>
                      <w:rPr>
                        <w:del w:id="2558" w:author="ghislain.aine" w:date="2015-11-04T17:30:00Z"/>
                        <w:rFonts w:ascii="Consolas" w:eastAsia="Times New Roman" w:hAnsi="Consolas" w:cs="Consolas"/>
                        <w:color w:val="008080"/>
                        <w:sz w:val="19"/>
                        <w:szCs w:val="19"/>
                        <w:lang w:eastAsia="fr-FR"/>
                        <w:rPrChange w:id="2559" w:author="ghislain.aine" w:date="2015-11-04T17:30:00Z">
                          <w:rPr>
                            <w:del w:id="2560" w:author="ghislain.aine" w:date="2015-11-04T17:30:00Z"/>
                            <w:rFonts w:ascii="Courier New" w:eastAsia="Times New Roman" w:hAnsi="Courier New" w:cs="Courier New"/>
                            <w:color w:val="008080"/>
                            <w:sz w:val="16"/>
                            <w:szCs w:val="16"/>
                            <w:lang w:eastAsia="fr-FR"/>
                          </w:rPr>
                        </w:rPrChange>
                      </w:rPr>
                    </w:pPr>
                    <w:moveTo w:id="2561" w:author="ghislain.aine" w:date="2015-10-30T10:25:00Z">
                      <w:del w:id="2562" w:author="ghislain.aine" w:date="2015-11-04T17:30:00Z">
                        <w:r w:rsidRPr="00D276D8">
                          <w:rPr>
                            <w:rFonts w:ascii="Consolas" w:eastAsia="Times New Roman" w:hAnsi="Consolas" w:cs="Consolas"/>
                            <w:color w:val="000000"/>
                            <w:sz w:val="19"/>
                            <w:szCs w:val="19"/>
                            <w:lang w:eastAsia="fr-FR"/>
                            <w:rPrChange w:id="2563" w:author="ghislain.aine" w:date="2015-11-04T17:30:00Z">
                              <w:rPr>
                                <w:rFonts w:ascii="Courier New" w:eastAsia="Times New Roman" w:hAnsi="Courier New" w:cs="Courier New"/>
                                <w:color w:val="000000"/>
                                <w:sz w:val="16"/>
                                <w:szCs w:val="16"/>
                                <w:lang w:eastAsia="fr-FR"/>
                              </w:rPr>
                            </w:rPrChange>
                          </w:rPr>
                          <w:delText xml:space="preserve">    </w:delText>
                        </w:r>
                        <w:r w:rsidRPr="00D276D8">
                          <w:rPr>
                            <w:rFonts w:ascii="Consolas" w:eastAsia="Times New Roman" w:hAnsi="Consolas" w:cs="Consolas"/>
                            <w:color w:val="008080"/>
                            <w:sz w:val="19"/>
                            <w:szCs w:val="19"/>
                            <w:lang w:eastAsia="fr-FR"/>
                            <w:rPrChange w:id="2564" w:author="ghislain.aine" w:date="2015-11-04T17:30:00Z">
                              <w:rPr>
                                <w:rFonts w:ascii="Courier New" w:eastAsia="Times New Roman" w:hAnsi="Courier New" w:cs="Courier New"/>
                                <w:color w:val="008080"/>
                                <w:sz w:val="16"/>
                                <w:szCs w:val="16"/>
                                <w:lang w:eastAsia="fr-FR"/>
                              </w:rPr>
                            </w:rPrChange>
                          </w:rPr>
                          <w:delText>/**</w:delText>
                        </w:r>
                      </w:del>
                    </w:moveTo>
                  </w:p>
                  <w:p w:rsidR="00BF1190" w:rsidRPr="00E54AC5" w:rsidDel="00E54AC5" w:rsidRDefault="00D276D8" w:rsidP="00BF1190">
                    <w:pPr>
                      <w:shd w:val="clear" w:color="auto" w:fill="FFFFFF"/>
                      <w:jc w:val="left"/>
                      <w:rPr>
                        <w:del w:id="2565" w:author="ghislain.aine" w:date="2015-11-04T17:30:00Z"/>
                        <w:rFonts w:ascii="Consolas" w:eastAsia="Times New Roman" w:hAnsi="Consolas" w:cs="Consolas"/>
                        <w:color w:val="008080"/>
                        <w:sz w:val="19"/>
                        <w:szCs w:val="19"/>
                        <w:lang w:eastAsia="fr-FR"/>
                        <w:rPrChange w:id="2566" w:author="ghislain.aine" w:date="2015-11-04T17:30:00Z">
                          <w:rPr>
                            <w:del w:id="2567" w:author="ghislain.aine" w:date="2015-11-04T17:30:00Z"/>
                            <w:rFonts w:ascii="Courier New" w:eastAsia="Times New Roman" w:hAnsi="Courier New" w:cs="Courier New"/>
                            <w:color w:val="008080"/>
                            <w:sz w:val="16"/>
                            <w:szCs w:val="16"/>
                            <w:lang w:eastAsia="fr-FR"/>
                          </w:rPr>
                        </w:rPrChange>
                      </w:rPr>
                    </w:pPr>
                    <w:moveTo w:id="2568" w:author="ghislain.aine" w:date="2015-10-30T10:25:00Z">
                      <w:del w:id="2569" w:author="ghislain.aine" w:date="2015-11-04T17:30:00Z">
                        <w:r w:rsidRPr="00D276D8">
                          <w:rPr>
                            <w:rFonts w:ascii="Consolas" w:eastAsia="Times New Roman" w:hAnsi="Consolas" w:cs="Consolas"/>
                            <w:color w:val="008080"/>
                            <w:sz w:val="19"/>
                            <w:szCs w:val="19"/>
                            <w:lang w:eastAsia="fr-FR"/>
                            <w:rPrChange w:id="2570" w:author="ghislain.aine" w:date="2015-11-04T17:30:00Z">
                              <w:rPr>
                                <w:rFonts w:ascii="Courier New" w:eastAsia="Times New Roman" w:hAnsi="Courier New" w:cs="Courier New"/>
                                <w:color w:val="008080"/>
                                <w:sz w:val="16"/>
                                <w:szCs w:val="16"/>
                                <w:lang w:eastAsia="fr-FR"/>
                              </w:rPr>
                            </w:rPrChange>
                          </w:rPr>
                          <w:delText xml:space="preserve">    * @brief Accès a l’icône d'un composant</w:delText>
                        </w:r>
                      </w:del>
                    </w:moveTo>
                  </w:p>
                  <w:p w:rsidR="00BF1190" w:rsidRPr="00E54AC5" w:rsidDel="00E54AC5" w:rsidRDefault="00D276D8" w:rsidP="00BF1190">
                    <w:pPr>
                      <w:shd w:val="clear" w:color="auto" w:fill="FFFFFF"/>
                      <w:jc w:val="left"/>
                      <w:rPr>
                        <w:del w:id="2571" w:author="ghislain.aine" w:date="2015-11-04T17:30:00Z"/>
                        <w:rFonts w:ascii="Consolas" w:eastAsia="Times New Roman" w:hAnsi="Consolas" w:cs="Consolas"/>
                        <w:color w:val="008080"/>
                        <w:sz w:val="19"/>
                        <w:szCs w:val="19"/>
                        <w:lang w:eastAsia="fr-FR"/>
                        <w:rPrChange w:id="2572" w:author="ghislain.aine" w:date="2015-11-04T17:30:00Z">
                          <w:rPr>
                            <w:del w:id="2573" w:author="ghislain.aine" w:date="2015-11-04T17:30:00Z"/>
                            <w:rFonts w:ascii="Courier New" w:eastAsia="Times New Roman" w:hAnsi="Courier New" w:cs="Courier New"/>
                            <w:color w:val="008080"/>
                            <w:sz w:val="16"/>
                            <w:szCs w:val="16"/>
                            <w:lang w:eastAsia="fr-FR"/>
                          </w:rPr>
                        </w:rPrChange>
                      </w:rPr>
                    </w:pPr>
                    <w:moveTo w:id="2574" w:author="ghislain.aine" w:date="2015-10-30T10:25:00Z">
                      <w:del w:id="2575" w:author="ghislain.aine" w:date="2015-11-04T17:30:00Z">
                        <w:r w:rsidRPr="00D276D8">
                          <w:rPr>
                            <w:rFonts w:ascii="Consolas" w:eastAsia="Times New Roman" w:hAnsi="Consolas" w:cs="Consolas"/>
                            <w:color w:val="008080"/>
                            <w:sz w:val="19"/>
                            <w:szCs w:val="19"/>
                            <w:lang w:eastAsia="fr-FR"/>
                            <w:rPrChange w:id="2576" w:author="ghislain.aine" w:date="2015-11-04T17:30:00Z">
                              <w:rPr>
                                <w:rFonts w:ascii="Courier New" w:eastAsia="Times New Roman" w:hAnsi="Courier New" w:cs="Courier New"/>
                                <w:color w:val="008080"/>
                                <w:sz w:val="16"/>
                                <w:szCs w:val="16"/>
                                <w:lang w:eastAsia="fr-FR"/>
                              </w:rPr>
                            </w:rPrChange>
                          </w:rPr>
                          <w:delText xml:space="preserve">    * @param[in] name   Nom du composant</w:delText>
                        </w:r>
                      </w:del>
                    </w:moveTo>
                  </w:p>
                  <w:p w:rsidR="00BF1190" w:rsidRPr="00E54AC5" w:rsidDel="00E54AC5" w:rsidRDefault="00D276D8" w:rsidP="00BF1190">
                    <w:pPr>
                      <w:shd w:val="clear" w:color="auto" w:fill="FFFFFF"/>
                      <w:jc w:val="left"/>
                      <w:rPr>
                        <w:del w:id="2577" w:author="ghislain.aine" w:date="2015-11-04T17:30:00Z"/>
                        <w:rFonts w:ascii="Consolas" w:eastAsia="Times New Roman" w:hAnsi="Consolas" w:cs="Consolas"/>
                        <w:color w:val="008080"/>
                        <w:sz w:val="19"/>
                        <w:szCs w:val="19"/>
                        <w:lang w:eastAsia="fr-FR"/>
                        <w:rPrChange w:id="2578" w:author="ghislain.aine" w:date="2015-11-04T17:30:00Z">
                          <w:rPr>
                            <w:del w:id="2579" w:author="ghislain.aine" w:date="2015-11-04T17:30:00Z"/>
                            <w:rFonts w:ascii="Courier New" w:eastAsia="Times New Roman" w:hAnsi="Courier New" w:cs="Courier New"/>
                            <w:color w:val="008080"/>
                            <w:sz w:val="16"/>
                            <w:szCs w:val="16"/>
                            <w:lang w:eastAsia="fr-FR"/>
                          </w:rPr>
                        </w:rPrChange>
                      </w:rPr>
                    </w:pPr>
                    <w:moveTo w:id="2580" w:author="ghislain.aine" w:date="2015-10-30T10:25:00Z">
                      <w:del w:id="2581" w:author="ghislain.aine" w:date="2015-11-04T17:30:00Z">
                        <w:r w:rsidRPr="00D276D8">
                          <w:rPr>
                            <w:rFonts w:ascii="Consolas" w:eastAsia="Times New Roman" w:hAnsi="Consolas" w:cs="Consolas"/>
                            <w:color w:val="008080"/>
                            <w:sz w:val="19"/>
                            <w:szCs w:val="19"/>
                            <w:lang w:eastAsia="fr-FR"/>
                            <w:rPrChange w:id="2582" w:author="ghislain.aine" w:date="2015-11-04T17:30:00Z">
                              <w:rPr>
                                <w:rFonts w:ascii="Courier New" w:eastAsia="Times New Roman" w:hAnsi="Courier New" w:cs="Courier New"/>
                                <w:color w:val="008080"/>
                                <w:sz w:val="16"/>
                                <w:szCs w:val="16"/>
                                <w:lang w:eastAsia="fr-FR"/>
                              </w:rPr>
                            </w:rPrChange>
                          </w:rPr>
                          <w:delText xml:space="preserve">    * @return           L’icône ou icône vide si non trouvé</w:delText>
                        </w:r>
                      </w:del>
                    </w:moveTo>
                  </w:p>
                  <w:p w:rsidR="00BF1190" w:rsidRPr="00E54AC5" w:rsidDel="00E54AC5" w:rsidRDefault="00D276D8" w:rsidP="00BF1190">
                    <w:pPr>
                      <w:shd w:val="clear" w:color="auto" w:fill="FFFFFF"/>
                      <w:jc w:val="left"/>
                      <w:rPr>
                        <w:del w:id="2583" w:author="ghislain.aine" w:date="2015-11-04T17:30:00Z"/>
                        <w:rFonts w:ascii="Consolas" w:eastAsia="Times New Roman" w:hAnsi="Consolas" w:cs="Consolas"/>
                        <w:color w:val="000000"/>
                        <w:sz w:val="19"/>
                        <w:szCs w:val="19"/>
                        <w:lang w:val="en-US" w:eastAsia="fr-FR"/>
                        <w:rPrChange w:id="2584" w:author="ghislain.aine" w:date="2015-11-04T17:30:00Z">
                          <w:rPr>
                            <w:del w:id="2585" w:author="ghislain.aine" w:date="2015-11-04T17:30:00Z"/>
                            <w:rFonts w:ascii="Courier New" w:eastAsia="Times New Roman" w:hAnsi="Courier New" w:cs="Courier New"/>
                            <w:color w:val="000000"/>
                            <w:sz w:val="16"/>
                            <w:szCs w:val="16"/>
                            <w:lang w:val="en-US" w:eastAsia="fr-FR"/>
                          </w:rPr>
                        </w:rPrChange>
                      </w:rPr>
                    </w:pPr>
                    <w:moveTo w:id="2586" w:author="ghislain.aine" w:date="2015-10-30T10:25:00Z">
                      <w:del w:id="2587" w:author="ghislain.aine" w:date="2015-11-04T17:30:00Z">
                        <w:r w:rsidRPr="00D276D8">
                          <w:rPr>
                            <w:rFonts w:ascii="Consolas" w:eastAsia="Times New Roman" w:hAnsi="Consolas" w:cs="Consolas"/>
                            <w:color w:val="008080"/>
                            <w:sz w:val="19"/>
                            <w:szCs w:val="19"/>
                            <w:lang w:eastAsia="fr-FR"/>
                            <w:rPrChange w:id="2588" w:author="ghislain.aine" w:date="2015-11-04T17:30:00Z">
                              <w:rPr>
                                <w:rFonts w:ascii="Courier New" w:eastAsia="Times New Roman" w:hAnsi="Courier New" w:cs="Courier New"/>
                                <w:color w:val="008080"/>
                                <w:sz w:val="16"/>
                                <w:szCs w:val="16"/>
                                <w:lang w:eastAsia="fr-FR"/>
                              </w:rPr>
                            </w:rPrChange>
                          </w:rPr>
                          <w:delText xml:space="preserve">    </w:delText>
                        </w:r>
                        <w:r w:rsidRPr="00D276D8">
                          <w:rPr>
                            <w:rFonts w:ascii="Consolas" w:eastAsia="Times New Roman" w:hAnsi="Consolas" w:cs="Consolas"/>
                            <w:color w:val="008080"/>
                            <w:sz w:val="19"/>
                            <w:szCs w:val="19"/>
                            <w:lang w:val="en-US" w:eastAsia="fr-FR"/>
                            <w:rPrChange w:id="2589" w:author="ghislain.aine" w:date="2015-11-04T17:30:00Z">
                              <w:rPr>
                                <w:rFonts w:ascii="Courier New" w:eastAsia="Times New Roman" w:hAnsi="Courier New" w:cs="Courier New"/>
                                <w:color w:val="008080"/>
                                <w:sz w:val="16"/>
                                <w:szCs w:val="16"/>
                                <w:lang w:val="en-US" w:eastAsia="fr-FR"/>
                              </w:rPr>
                            </w:rPrChange>
                          </w:rPr>
                          <w:delText>*/</w:delText>
                        </w:r>
                      </w:del>
                    </w:moveTo>
                  </w:p>
                  <w:p w:rsidR="00BF1190" w:rsidRPr="00E54AC5" w:rsidDel="00E54AC5" w:rsidRDefault="00D276D8" w:rsidP="00BF1190">
                    <w:pPr>
                      <w:shd w:val="clear" w:color="auto" w:fill="FFFFFF"/>
                      <w:jc w:val="left"/>
                      <w:rPr>
                        <w:del w:id="2590" w:author="ghislain.aine" w:date="2015-11-04T17:30:00Z"/>
                        <w:rFonts w:ascii="Consolas" w:eastAsia="Times New Roman" w:hAnsi="Consolas" w:cs="Consolas"/>
                        <w:color w:val="000000"/>
                        <w:sz w:val="19"/>
                        <w:szCs w:val="19"/>
                        <w:lang w:val="en-US" w:eastAsia="fr-FR"/>
                        <w:rPrChange w:id="2591" w:author="ghislain.aine" w:date="2015-11-04T17:30:00Z">
                          <w:rPr>
                            <w:del w:id="2592" w:author="ghislain.aine" w:date="2015-11-04T17:30:00Z"/>
                            <w:rFonts w:ascii="Courier New" w:eastAsia="Times New Roman" w:hAnsi="Courier New" w:cs="Courier New"/>
                            <w:color w:val="000000"/>
                            <w:sz w:val="16"/>
                            <w:szCs w:val="16"/>
                            <w:lang w:val="en-US" w:eastAsia="fr-FR"/>
                          </w:rPr>
                        </w:rPrChange>
                      </w:rPr>
                    </w:pPr>
                    <w:moveTo w:id="2593" w:author="ghislain.aine" w:date="2015-10-30T10:25:00Z">
                      <w:del w:id="2594" w:author="ghislain.aine" w:date="2015-11-04T17:30:00Z">
                        <w:r w:rsidRPr="00D276D8">
                          <w:rPr>
                            <w:rFonts w:ascii="Consolas" w:eastAsia="Times New Roman" w:hAnsi="Consolas" w:cs="Consolas"/>
                            <w:color w:val="000000"/>
                            <w:sz w:val="19"/>
                            <w:szCs w:val="19"/>
                            <w:lang w:val="en-US" w:eastAsia="fr-FR"/>
                            <w:rPrChange w:id="2595" w:author="ghislain.aine" w:date="2015-11-04T17:30:00Z">
                              <w:rPr>
                                <w:rFonts w:ascii="Courier New" w:eastAsia="Times New Roman" w:hAnsi="Courier New" w:cs="Courier New"/>
                                <w:color w:val="000000"/>
                                <w:sz w:val="16"/>
                                <w:szCs w:val="16"/>
                                <w:lang w:val="en-US" w:eastAsia="fr-FR"/>
                              </w:rPr>
                            </w:rPrChange>
                          </w:rPr>
                          <w:delText xml:space="preserve">    QIcon DemoPluginFactory_Class</w:delText>
                        </w:r>
                        <w:r w:rsidRPr="00D276D8">
                          <w:rPr>
                            <w:rFonts w:ascii="Consolas" w:eastAsia="Times New Roman" w:hAnsi="Consolas" w:cs="Consolas"/>
                            <w:b/>
                            <w:bCs/>
                            <w:color w:val="000080"/>
                            <w:sz w:val="19"/>
                            <w:szCs w:val="19"/>
                            <w:lang w:val="en-US" w:eastAsia="fr-FR"/>
                            <w:rPrChange w:id="2596" w:author="ghislain.aine" w:date="2015-11-04T17:30:00Z">
                              <w:rPr>
                                <w:rFonts w:ascii="Courier New" w:eastAsia="Times New Roman" w:hAnsi="Courier New" w:cs="Courier New"/>
                                <w:b/>
                                <w:bCs/>
                                <w:color w:val="000080"/>
                                <w:sz w:val="16"/>
                                <w:szCs w:val="16"/>
                                <w:lang w:val="en-US" w:eastAsia="fr-FR"/>
                              </w:rPr>
                            </w:rPrChange>
                          </w:rPr>
                          <w:delText>::</w:delText>
                        </w:r>
                        <w:r w:rsidRPr="00D276D8">
                          <w:rPr>
                            <w:rFonts w:ascii="Consolas" w:eastAsia="Times New Roman" w:hAnsi="Consolas" w:cs="Consolas"/>
                            <w:color w:val="000000"/>
                            <w:sz w:val="19"/>
                            <w:szCs w:val="19"/>
                            <w:lang w:val="en-US" w:eastAsia="fr-FR"/>
                            <w:rPrChange w:id="2597" w:author="ghislain.aine" w:date="2015-11-04T17:30:00Z">
                              <w:rPr>
                                <w:rFonts w:ascii="Courier New" w:eastAsia="Times New Roman" w:hAnsi="Courier New" w:cs="Courier New"/>
                                <w:color w:val="000000"/>
                                <w:sz w:val="16"/>
                                <w:szCs w:val="16"/>
                                <w:lang w:val="en-US" w:eastAsia="fr-FR"/>
                              </w:rPr>
                            </w:rPrChange>
                          </w:rPr>
                          <w:delText>CreateIconOf</w:delText>
                        </w:r>
                        <w:r w:rsidRPr="00D276D8">
                          <w:rPr>
                            <w:rFonts w:ascii="Consolas" w:eastAsia="Times New Roman" w:hAnsi="Consolas" w:cs="Consolas"/>
                            <w:b/>
                            <w:bCs/>
                            <w:color w:val="000080"/>
                            <w:sz w:val="19"/>
                            <w:szCs w:val="19"/>
                            <w:lang w:val="en-US" w:eastAsia="fr-FR"/>
                            <w:rPrChange w:id="2598" w:author="ghislain.aine" w:date="2015-11-04T17:30:00Z">
                              <w:rPr>
                                <w:rFonts w:ascii="Courier New" w:eastAsia="Times New Roman" w:hAnsi="Courier New" w:cs="Courier New"/>
                                <w:b/>
                                <w:bCs/>
                                <w:color w:val="000080"/>
                                <w:sz w:val="16"/>
                                <w:szCs w:val="16"/>
                                <w:lang w:val="en-US" w:eastAsia="fr-FR"/>
                              </w:rPr>
                            </w:rPrChange>
                          </w:rPr>
                          <w:delText>(</w:delText>
                        </w:r>
                        <w:r w:rsidRPr="00D276D8">
                          <w:rPr>
                            <w:rFonts w:ascii="Consolas" w:eastAsia="Times New Roman" w:hAnsi="Consolas" w:cs="Consolas"/>
                            <w:color w:val="000000"/>
                            <w:sz w:val="19"/>
                            <w:szCs w:val="19"/>
                            <w:lang w:val="en-US" w:eastAsia="fr-FR"/>
                            <w:rPrChange w:id="2599" w:author="ghislain.aine" w:date="2015-11-04T17:30:00Z">
                              <w:rPr>
                                <w:rFonts w:ascii="Courier New" w:eastAsia="Times New Roman" w:hAnsi="Courier New" w:cs="Courier New"/>
                                <w:color w:val="000000"/>
                                <w:sz w:val="16"/>
                                <w:szCs w:val="16"/>
                                <w:lang w:val="en-US" w:eastAsia="fr-FR"/>
                              </w:rPr>
                            </w:rPrChange>
                          </w:rPr>
                          <w:delText>QString name</w:delText>
                        </w:r>
                        <w:r w:rsidRPr="00D276D8">
                          <w:rPr>
                            <w:rFonts w:ascii="Consolas" w:eastAsia="Times New Roman" w:hAnsi="Consolas" w:cs="Consolas"/>
                            <w:b/>
                            <w:bCs/>
                            <w:color w:val="000080"/>
                            <w:sz w:val="19"/>
                            <w:szCs w:val="19"/>
                            <w:lang w:val="en-US" w:eastAsia="fr-FR"/>
                            <w:rPrChange w:id="2600" w:author="ghislain.aine" w:date="2015-11-04T17:30:00Z">
                              <w:rPr>
                                <w:rFonts w:ascii="Courier New" w:eastAsia="Times New Roman" w:hAnsi="Courier New" w:cs="Courier New"/>
                                <w:b/>
                                <w:bCs/>
                                <w:color w:val="000080"/>
                                <w:sz w:val="16"/>
                                <w:szCs w:val="16"/>
                                <w:lang w:val="en-US" w:eastAsia="fr-FR"/>
                              </w:rPr>
                            </w:rPrChange>
                          </w:rPr>
                          <w:delText>)</w:delText>
                        </w:r>
                        <w:r w:rsidRPr="00D276D8">
                          <w:rPr>
                            <w:rFonts w:ascii="Consolas" w:eastAsia="Times New Roman" w:hAnsi="Consolas" w:cs="Consolas"/>
                            <w:color w:val="000000"/>
                            <w:sz w:val="19"/>
                            <w:szCs w:val="19"/>
                            <w:lang w:val="en-US" w:eastAsia="fr-FR"/>
                            <w:rPrChange w:id="2601" w:author="ghislain.aine" w:date="2015-11-04T17:30:00Z">
                              <w:rPr>
                                <w:rFonts w:ascii="Courier New" w:eastAsia="Times New Roman" w:hAnsi="Courier New" w:cs="Courier New"/>
                                <w:color w:val="000000"/>
                                <w:sz w:val="16"/>
                                <w:szCs w:val="16"/>
                                <w:lang w:val="en-US" w:eastAsia="fr-FR"/>
                              </w:rPr>
                            </w:rPrChange>
                          </w:rPr>
                          <w:delText xml:space="preserve"> </w:delText>
                        </w:r>
                        <w:r w:rsidRPr="00D276D8">
                          <w:rPr>
                            <w:rFonts w:ascii="Consolas" w:eastAsia="Times New Roman" w:hAnsi="Consolas" w:cs="Consolas"/>
                            <w:color w:val="8000FF"/>
                            <w:sz w:val="19"/>
                            <w:szCs w:val="19"/>
                            <w:lang w:val="en-US" w:eastAsia="fr-FR"/>
                            <w:rPrChange w:id="2602" w:author="ghislain.aine" w:date="2015-11-04T17:30:00Z">
                              <w:rPr>
                                <w:rFonts w:ascii="Courier New" w:eastAsia="Times New Roman" w:hAnsi="Courier New" w:cs="Courier New"/>
                                <w:color w:val="8000FF"/>
                                <w:sz w:val="16"/>
                                <w:szCs w:val="16"/>
                                <w:lang w:val="en-US" w:eastAsia="fr-FR"/>
                              </w:rPr>
                            </w:rPrChange>
                          </w:rPr>
                          <w:delText>const</w:delText>
                        </w:r>
                      </w:del>
                    </w:moveTo>
                  </w:p>
                  <w:p w:rsidR="00BF1190" w:rsidRPr="00E54AC5" w:rsidDel="00E54AC5" w:rsidRDefault="00D276D8" w:rsidP="00BF1190">
                    <w:pPr>
                      <w:shd w:val="clear" w:color="auto" w:fill="FFFFFF"/>
                      <w:jc w:val="left"/>
                      <w:rPr>
                        <w:del w:id="2603" w:author="ghislain.aine" w:date="2015-11-04T17:30:00Z"/>
                        <w:rFonts w:ascii="Consolas" w:eastAsia="Times New Roman" w:hAnsi="Consolas" w:cs="Consolas"/>
                        <w:color w:val="000000"/>
                        <w:sz w:val="19"/>
                        <w:szCs w:val="19"/>
                        <w:lang w:eastAsia="fr-FR"/>
                        <w:rPrChange w:id="2604" w:author="ghislain.aine" w:date="2015-11-04T17:30:00Z">
                          <w:rPr>
                            <w:del w:id="2605" w:author="ghislain.aine" w:date="2015-11-04T17:30:00Z"/>
                            <w:rFonts w:ascii="Courier New" w:eastAsia="Times New Roman" w:hAnsi="Courier New" w:cs="Courier New"/>
                            <w:color w:val="000000"/>
                            <w:sz w:val="16"/>
                            <w:szCs w:val="16"/>
                            <w:lang w:eastAsia="fr-FR"/>
                          </w:rPr>
                        </w:rPrChange>
                      </w:rPr>
                    </w:pPr>
                    <w:moveTo w:id="2606" w:author="ghislain.aine" w:date="2015-10-30T10:25:00Z">
                      <w:del w:id="2607" w:author="ghislain.aine" w:date="2015-11-04T17:30:00Z">
                        <w:r w:rsidRPr="00D276D8">
                          <w:rPr>
                            <w:rFonts w:ascii="Consolas" w:eastAsia="Times New Roman" w:hAnsi="Consolas" w:cs="Consolas"/>
                            <w:color w:val="000000"/>
                            <w:sz w:val="19"/>
                            <w:szCs w:val="19"/>
                            <w:lang w:val="en-US" w:eastAsia="fr-FR"/>
                            <w:rPrChange w:id="2608" w:author="ghislain.aine" w:date="2015-11-04T17:30:00Z">
                              <w:rPr>
                                <w:rFonts w:ascii="Courier New" w:eastAsia="Times New Roman" w:hAnsi="Courier New" w:cs="Courier New"/>
                                <w:color w:val="000000"/>
                                <w:sz w:val="16"/>
                                <w:szCs w:val="16"/>
                                <w:lang w:val="en-US" w:eastAsia="fr-FR"/>
                              </w:rPr>
                            </w:rPrChange>
                          </w:rPr>
                          <w:delText xml:space="preserve">    </w:delText>
                        </w:r>
                        <w:r w:rsidRPr="00D276D8">
                          <w:rPr>
                            <w:rFonts w:ascii="Consolas" w:eastAsia="Times New Roman" w:hAnsi="Consolas" w:cs="Consolas"/>
                            <w:b/>
                            <w:bCs/>
                            <w:color w:val="000080"/>
                            <w:sz w:val="19"/>
                            <w:szCs w:val="19"/>
                            <w:lang w:eastAsia="fr-FR"/>
                            <w:rPrChange w:id="2609" w:author="ghislain.aine" w:date="2015-11-04T17:30:00Z">
                              <w:rPr>
                                <w:rFonts w:ascii="Courier New" w:eastAsia="Times New Roman" w:hAnsi="Courier New" w:cs="Courier New"/>
                                <w:b/>
                                <w:bCs/>
                                <w:color w:val="000080"/>
                                <w:sz w:val="16"/>
                                <w:szCs w:val="16"/>
                                <w:lang w:eastAsia="fr-FR"/>
                              </w:rPr>
                            </w:rPrChange>
                          </w:rPr>
                          <w:delText>{</w:delText>
                        </w:r>
                      </w:del>
                    </w:moveTo>
                  </w:p>
                  <w:p w:rsidR="00BF1190" w:rsidRPr="00E54AC5" w:rsidDel="00E54AC5" w:rsidRDefault="00D276D8" w:rsidP="00BF1190">
                    <w:pPr>
                      <w:shd w:val="clear" w:color="auto" w:fill="FFFFFF"/>
                      <w:jc w:val="left"/>
                      <w:rPr>
                        <w:del w:id="2610" w:author="ghislain.aine" w:date="2015-11-04T17:30:00Z"/>
                        <w:rFonts w:ascii="Consolas" w:eastAsia="Times New Roman" w:hAnsi="Consolas" w:cs="Consolas"/>
                        <w:color w:val="000000"/>
                        <w:sz w:val="19"/>
                        <w:szCs w:val="19"/>
                        <w:lang w:eastAsia="fr-FR"/>
                        <w:rPrChange w:id="2611" w:author="ghislain.aine" w:date="2015-11-04T17:30:00Z">
                          <w:rPr>
                            <w:del w:id="2612" w:author="ghislain.aine" w:date="2015-11-04T17:30:00Z"/>
                            <w:rFonts w:ascii="Courier New" w:eastAsia="Times New Roman" w:hAnsi="Courier New" w:cs="Courier New"/>
                            <w:color w:val="000000"/>
                            <w:sz w:val="16"/>
                            <w:szCs w:val="16"/>
                            <w:lang w:eastAsia="fr-FR"/>
                          </w:rPr>
                        </w:rPrChange>
                      </w:rPr>
                    </w:pPr>
                    <w:moveTo w:id="2613" w:author="ghislain.aine" w:date="2015-10-30T10:25:00Z">
                      <w:del w:id="2614" w:author="ghislain.aine" w:date="2015-11-04T17:30:00Z">
                        <w:r w:rsidRPr="00D276D8">
                          <w:rPr>
                            <w:rFonts w:ascii="Consolas" w:eastAsia="Times New Roman" w:hAnsi="Consolas" w:cs="Consolas"/>
                            <w:color w:val="000000"/>
                            <w:sz w:val="19"/>
                            <w:szCs w:val="19"/>
                            <w:lang w:eastAsia="fr-FR"/>
                            <w:rPrChange w:id="2615" w:author="ghislain.aine" w:date="2015-11-04T17:30:00Z">
                              <w:rPr>
                                <w:rFonts w:ascii="Courier New" w:eastAsia="Times New Roman" w:hAnsi="Courier New" w:cs="Courier New"/>
                                <w:color w:val="000000"/>
                                <w:sz w:val="16"/>
                                <w:szCs w:val="16"/>
                                <w:lang w:eastAsia="fr-FR"/>
                              </w:rPr>
                            </w:rPrChange>
                          </w:rPr>
                          <w:delText xml:space="preserve">        QIcon ico</w:delText>
                        </w:r>
                        <w:r w:rsidRPr="00D276D8">
                          <w:rPr>
                            <w:rFonts w:ascii="Consolas" w:eastAsia="Times New Roman" w:hAnsi="Consolas" w:cs="Consolas"/>
                            <w:b/>
                            <w:bCs/>
                            <w:color w:val="000080"/>
                            <w:sz w:val="19"/>
                            <w:szCs w:val="19"/>
                            <w:lang w:eastAsia="fr-FR"/>
                            <w:rPrChange w:id="2616" w:author="ghislain.aine" w:date="2015-11-04T17:30:00Z">
                              <w:rPr>
                                <w:rFonts w:ascii="Courier New" w:eastAsia="Times New Roman" w:hAnsi="Courier New" w:cs="Courier New"/>
                                <w:b/>
                                <w:bCs/>
                                <w:color w:val="000080"/>
                                <w:sz w:val="16"/>
                                <w:szCs w:val="16"/>
                                <w:lang w:eastAsia="fr-FR"/>
                              </w:rPr>
                            </w:rPrChange>
                          </w:rPr>
                          <w:delText>;</w:delText>
                        </w:r>
                      </w:del>
                    </w:moveTo>
                  </w:p>
                  <w:p w:rsidR="00BF1190" w:rsidRPr="00E54AC5" w:rsidDel="00E54AC5" w:rsidRDefault="00D276D8" w:rsidP="00BF1190">
                    <w:pPr>
                      <w:shd w:val="clear" w:color="auto" w:fill="FFFFFF"/>
                      <w:jc w:val="left"/>
                      <w:rPr>
                        <w:del w:id="2617" w:author="ghislain.aine" w:date="2015-11-04T17:30:00Z"/>
                        <w:rFonts w:ascii="Consolas" w:eastAsia="Times New Roman" w:hAnsi="Consolas" w:cs="Consolas"/>
                        <w:color w:val="000000"/>
                        <w:sz w:val="19"/>
                        <w:szCs w:val="19"/>
                        <w:lang w:eastAsia="fr-FR"/>
                        <w:rPrChange w:id="2618" w:author="ghislain.aine" w:date="2015-11-04T17:30:00Z">
                          <w:rPr>
                            <w:del w:id="2619" w:author="ghislain.aine" w:date="2015-11-04T17:30:00Z"/>
                            <w:rFonts w:ascii="Courier New" w:eastAsia="Times New Roman" w:hAnsi="Courier New" w:cs="Courier New"/>
                            <w:color w:val="000000"/>
                            <w:sz w:val="16"/>
                            <w:szCs w:val="16"/>
                            <w:lang w:eastAsia="fr-FR"/>
                          </w:rPr>
                        </w:rPrChange>
                      </w:rPr>
                    </w:pPr>
                    <w:moveTo w:id="2620" w:author="ghislain.aine" w:date="2015-10-30T10:25:00Z">
                      <w:del w:id="2621" w:author="ghislain.aine" w:date="2015-11-04T17:30:00Z">
                        <w:r w:rsidRPr="00D276D8">
                          <w:rPr>
                            <w:rFonts w:ascii="Consolas" w:eastAsia="Times New Roman" w:hAnsi="Consolas" w:cs="Consolas"/>
                            <w:color w:val="000000"/>
                            <w:sz w:val="19"/>
                            <w:szCs w:val="19"/>
                            <w:lang w:eastAsia="fr-FR"/>
                            <w:rPrChange w:id="2622" w:author="ghislain.aine" w:date="2015-11-04T17:30:00Z">
                              <w:rPr>
                                <w:rFonts w:ascii="Courier New" w:eastAsia="Times New Roman" w:hAnsi="Courier New" w:cs="Courier New"/>
                                <w:color w:val="000000"/>
                                <w:sz w:val="16"/>
                                <w:szCs w:val="16"/>
                                <w:lang w:eastAsia="fr-FR"/>
                              </w:rPr>
                            </w:rPrChange>
                          </w:rPr>
                          <w:delText xml:space="preserve">        </w:delText>
                        </w:r>
                        <w:r w:rsidRPr="00D276D8">
                          <w:rPr>
                            <w:rFonts w:ascii="Consolas" w:eastAsia="Times New Roman" w:hAnsi="Consolas" w:cs="Consolas"/>
                            <w:b/>
                            <w:bCs/>
                            <w:color w:val="0000FF"/>
                            <w:sz w:val="19"/>
                            <w:szCs w:val="19"/>
                            <w:lang w:eastAsia="fr-FR"/>
                            <w:rPrChange w:id="2623" w:author="ghislain.aine" w:date="2015-11-04T17:30:00Z">
                              <w:rPr>
                                <w:rFonts w:ascii="Courier New" w:eastAsia="Times New Roman" w:hAnsi="Courier New" w:cs="Courier New"/>
                                <w:b/>
                                <w:bCs/>
                                <w:color w:val="0000FF"/>
                                <w:sz w:val="16"/>
                                <w:szCs w:val="16"/>
                                <w:lang w:eastAsia="fr-FR"/>
                              </w:rPr>
                            </w:rPrChange>
                          </w:rPr>
                          <w:delText>return</w:delText>
                        </w:r>
                        <w:r w:rsidRPr="00D276D8">
                          <w:rPr>
                            <w:rFonts w:ascii="Consolas" w:eastAsia="Times New Roman" w:hAnsi="Consolas" w:cs="Consolas"/>
                            <w:color w:val="000000"/>
                            <w:sz w:val="19"/>
                            <w:szCs w:val="19"/>
                            <w:lang w:eastAsia="fr-FR"/>
                            <w:rPrChange w:id="2624" w:author="ghislain.aine" w:date="2015-11-04T17:30:00Z">
                              <w:rPr>
                                <w:rFonts w:ascii="Courier New" w:eastAsia="Times New Roman" w:hAnsi="Courier New" w:cs="Courier New"/>
                                <w:color w:val="000000"/>
                                <w:sz w:val="16"/>
                                <w:szCs w:val="16"/>
                                <w:lang w:eastAsia="fr-FR"/>
                              </w:rPr>
                            </w:rPrChange>
                          </w:rPr>
                          <w:delText xml:space="preserve"> ico</w:delText>
                        </w:r>
                        <w:r w:rsidRPr="00D276D8">
                          <w:rPr>
                            <w:rFonts w:ascii="Consolas" w:eastAsia="Times New Roman" w:hAnsi="Consolas" w:cs="Consolas"/>
                            <w:b/>
                            <w:bCs/>
                            <w:color w:val="000080"/>
                            <w:sz w:val="19"/>
                            <w:szCs w:val="19"/>
                            <w:lang w:eastAsia="fr-FR"/>
                            <w:rPrChange w:id="2625" w:author="ghislain.aine" w:date="2015-11-04T17:30:00Z">
                              <w:rPr>
                                <w:rFonts w:ascii="Courier New" w:eastAsia="Times New Roman" w:hAnsi="Courier New" w:cs="Courier New"/>
                                <w:b/>
                                <w:bCs/>
                                <w:color w:val="000080"/>
                                <w:sz w:val="16"/>
                                <w:szCs w:val="16"/>
                                <w:lang w:eastAsia="fr-FR"/>
                              </w:rPr>
                            </w:rPrChange>
                          </w:rPr>
                          <w:delText>;</w:delText>
                        </w:r>
                      </w:del>
                    </w:moveTo>
                  </w:p>
                  <w:p w:rsidR="00BF1190" w:rsidRPr="00E54AC5" w:rsidDel="00E54AC5" w:rsidRDefault="00D276D8" w:rsidP="00BF1190">
                    <w:pPr>
                      <w:shd w:val="clear" w:color="auto" w:fill="FFFFFF"/>
                      <w:jc w:val="left"/>
                      <w:rPr>
                        <w:del w:id="2626" w:author="ghislain.aine" w:date="2015-11-04T17:30:00Z"/>
                        <w:rFonts w:ascii="Consolas" w:eastAsia="Times New Roman" w:hAnsi="Consolas" w:cs="Consolas"/>
                        <w:color w:val="000000"/>
                        <w:sz w:val="19"/>
                        <w:szCs w:val="19"/>
                        <w:lang w:eastAsia="fr-FR"/>
                        <w:rPrChange w:id="2627" w:author="ghislain.aine" w:date="2015-11-04T17:30:00Z">
                          <w:rPr>
                            <w:del w:id="2628" w:author="ghislain.aine" w:date="2015-11-04T17:30:00Z"/>
                            <w:rFonts w:ascii="Courier New" w:eastAsia="Times New Roman" w:hAnsi="Courier New" w:cs="Courier New"/>
                            <w:color w:val="000000"/>
                            <w:sz w:val="16"/>
                            <w:szCs w:val="16"/>
                            <w:lang w:eastAsia="fr-FR"/>
                          </w:rPr>
                        </w:rPrChange>
                      </w:rPr>
                    </w:pPr>
                    <w:moveTo w:id="2629" w:author="ghislain.aine" w:date="2015-10-30T10:25:00Z">
                      <w:del w:id="2630" w:author="ghislain.aine" w:date="2015-11-04T17:30:00Z">
                        <w:r w:rsidRPr="00D276D8">
                          <w:rPr>
                            <w:rFonts w:ascii="Consolas" w:eastAsia="Times New Roman" w:hAnsi="Consolas" w:cs="Consolas"/>
                            <w:color w:val="000000"/>
                            <w:sz w:val="19"/>
                            <w:szCs w:val="19"/>
                            <w:lang w:eastAsia="fr-FR"/>
                            <w:rPrChange w:id="2631" w:author="ghislain.aine" w:date="2015-11-04T17:30:00Z">
                              <w:rPr>
                                <w:rFonts w:ascii="Courier New" w:eastAsia="Times New Roman" w:hAnsi="Courier New" w:cs="Courier New"/>
                                <w:color w:val="000000"/>
                                <w:sz w:val="16"/>
                                <w:szCs w:val="16"/>
                                <w:lang w:eastAsia="fr-FR"/>
                              </w:rPr>
                            </w:rPrChange>
                          </w:rPr>
                          <w:delText xml:space="preserve">    </w:delText>
                        </w:r>
                        <w:r w:rsidRPr="00D276D8">
                          <w:rPr>
                            <w:rFonts w:ascii="Consolas" w:eastAsia="Times New Roman" w:hAnsi="Consolas" w:cs="Consolas"/>
                            <w:b/>
                            <w:bCs/>
                            <w:color w:val="000080"/>
                            <w:sz w:val="19"/>
                            <w:szCs w:val="19"/>
                            <w:lang w:eastAsia="fr-FR"/>
                            <w:rPrChange w:id="2632" w:author="ghislain.aine" w:date="2015-11-04T17:30:00Z">
                              <w:rPr>
                                <w:rFonts w:ascii="Courier New" w:eastAsia="Times New Roman" w:hAnsi="Courier New" w:cs="Courier New"/>
                                <w:b/>
                                <w:bCs/>
                                <w:color w:val="000080"/>
                                <w:sz w:val="16"/>
                                <w:szCs w:val="16"/>
                                <w:lang w:eastAsia="fr-FR"/>
                              </w:rPr>
                            </w:rPrChange>
                          </w:rPr>
                          <w:delText>}</w:delText>
                        </w:r>
                      </w:del>
                    </w:moveTo>
                  </w:p>
                  <w:moveToRangeEnd w:id="2320"/>
                  <w:p w:rsidR="00BF1190" w:rsidRPr="00E54AC5" w:rsidRDefault="00BF1190" w:rsidP="00BF1190">
                    <w:pPr>
                      <w:rPr>
                        <w:rFonts w:ascii="Consolas" w:hAnsi="Consolas" w:cs="Consolas"/>
                        <w:sz w:val="19"/>
                        <w:szCs w:val="19"/>
                        <w:rPrChange w:id="2633" w:author="ghislain.aine" w:date="2015-11-04T17:30:00Z">
                          <w:rPr/>
                        </w:rPrChange>
                      </w:rPr>
                    </w:pPr>
                  </w:p>
                </w:txbxContent>
              </v:textbox>
              <w10:wrap type="none"/>
              <w10:anchorlock/>
            </v:shape>
          </w:pict>
        </w:r>
      </w:ins>
    </w:p>
    <w:p w:rsidR="00BF1190" w:rsidRDefault="00BF1190" w:rsidP="00BF1190">
      <w:pPr>
        <w:spacing w:after="200" w:line="276" w:lineRule="auto"/>
        <w:jc w:val="left"/>
        <w:rPr>
          <w:ins w:id="2634" w:author="ghislain.aine" w:date="2015-10-30T10:25:00Z"/>
          <w:rFonts w:ascii="Courier New" w:eastAsia="Times New Roman" w:hAnsi="Courier New" w:cs="Courier New"/>
          <w:color w:val="804000"/>
          <w:sz w:val="16"/>
          <w:szCs w:val="16"/>
          <w:lang w:val="en-US" w:eastAsia="fr-FR"/>
        </w:rPr>
      </w:pPr>
      <w:ins w:id="2635" w:author="ghislain.aine" w:date="2015-10-30T10:25:00Z">
        <w:r>
          <w:rPr>
            <w:rFonts w:ascii="Courier New" w:eastAsia="Times New Roman" w:hAnsi="Courier New" w:cs="Courier New"/>
            <w:color w:val="804000"/>
            <w:sz w:val="16"/>
            <w:szCs w:val="16"/>
            <w:lang w:val="en-US" w:eastAsia="fr-FR"/>
          </w:rPr>
          <w:br w:type="page"/>
        </w:r>
      </w:ins>
    </w:p>
    <w:p w:rsidR="00BF1190" w:rsidRDefault="00D276D8" w:rsidP="00BF1190">
      <w:pPr>
        <w:shd w:val="clear" w:color="auto" w:fill="FFFFFF"/>
        <w:jc w:val="left"/>
        <w:rPr>
          <w:ins w:id="2636" w:author="ghislain.aine" w:date="2015-10-30T10:25:00Z"/>
          <w:rFonts w:ascii="Courier New" w:eastAsia="Times New Roman" w:hAnsi="Courier New" w:cs="Courier New"/>
          <w:color w:val="804000"/>
          <w:sz w:val="16"/>
          <w:szCs w:val="16"/>
          <w:lang w:val="en-US" w:eastAsia="fr-FR"/>
        </w:rPr>
      </w:pPr>
      <w:r w:rsidRPr="00D276D8">
        <w:rPr>
          <w:rFonts w:ascii="Courier New" w:eastAsia="Times New Roman" w:hAnsi="Courier New" w:cs="Courier New"/>
          <w:color w:val="804000"/>
          <w:sz w:val="16"/>
          <w:szCs w:val="16"/>
          <w:lang w:val="en-US" w:eastAsia="fr-FR"/>
        </w:rPr>
      </w:r>
      <w:r w:rsidR="00C156AC">
        <w:rPr>
          <w:rFonts w:ascii="Courier New" w:eastAsia="Times New Roman" w:hAnsi="Courier New" w:cs="Courier New"/>
          <w:color w:val="804000"/>
          <w:sz w:val="16"/>
          <w:szCs w:val="16"/>
          <w:lang w:val="en-US" w:eastAsia="fr-FR"/>
        </w:rPr>
        <w:pict>
          <v:shape id="_x0000_s1276" type="#_x0000_t202" style="width:493.45pt;height:586.35pt;mso-height-percent:200;mso-position-horizontal-relative:char;mso-position-vertical-relative:line;mso-height-percent:200;mso-width-relative:margin;mso-height-relative:margin">
            <v:textbox style="mso-next-textbox:#_x0000_s1276;mso-fit-shape-to-text:t">
              <w:txbxContent>
                <w:p w:rsidR="00BF1190" w:rsidRPr="00E54AC5" w:rsidRDefault="00D276D8" w:rsidP="00BF1190">
                  <w:pPr>
                    <w:shd w:val="clear" w:color="auto" w:fill="FFFFFF"/>
                    <w:jc w:val="left"/>
                    <w:rPr>
                      <w:ins w:id="2637" w:author="ghislain.aine" w:date="2015-11-04T17:30:00Z"/>
                      <w:rFonts w:ascii="Consolas" w:eastAsia="Times New Roman" w:hAnsi="Consolas" w:cs="Consolas"/>
                      <w:color w:val="000000"/>
                      <w:sz w:val="19"/>
                      <w:szCs w:val="19"/>
                      <w:lang w:eastAsia="fr-FR"/>
                    </w:rPr>
                  </w:pPr>
                  <w:moveToRangeStart w:id="2638" w:author="ghislain.aine" w:date="2015-10-30T10:26:00Z" w:name="move433964090"/>
                  <w:moveTo w:id="2639" w:author="ghislain.aine" w:date="2015-10-30T10:26:00Z">
                    <w:r w:rsidRPr="00D276D8">
                      <w:rPr>
                        <w:rFonts w:ascii="Consolas" w:eastAsia="Times New Roman" w:hAnsi="Consolas" w:cs="Consolas"/>
                        <w:color w:val="000000"/>
                        <w:sz w:val="19"/>
                        <w:szCs w:val="19"/>
                        <w:lang w:eastAsia="fr-FR"/>
                        <w:rPrChange w:id="2640" w:author="ghislain.aine" w:date="2015-11-04T17:30:00Z">
                          <w:rPr>
                            <w:rFonts w:ascii="Courier New" w:eastAsia="Times New Roman" w:hAnsi="Courier New" w:cs="Courier New"/>
                            <w:color w:val="000000"/>
                            <w:sz w:val="16"/>
                            <w:szCs w:val="16"/>
                            <w:lang w:eastAsia="fr-FR"/>
                          </w:rPr>
                        </w:rPrChange>
                      </w:rPr>
                      <w:t xml:space="preserve">   </w:t>
                    </w:r>
                  </w:moveTo>
                </w:p>
                <w:p w:rsidR="00BF1190" w:rsidRPr="00E54AC5" w:rsidRDefault="00BF1190" w:rsidP="00BF1190">
                  <w:pPr>
                    <w:shd w:val="clear" w:color="auto" w:fill="FFFFFF"/>
                    <w:jc w:val="left"/>
                    <w:rPr>
                      <w:ins w:id="2641" w:author="ghislain.aine" w:date="2015-11-04T17:30:00Z"/>
                      <w:rFonts w:ascii="Consolas" w:eastAsia="Times New Roman" w:hAnsi="Consolas" w:cs="Consolas"/>
                      <w:color w:val="008080"/>
                      <w:sz w:val="19"/>
                      <w:szCs w:val="19"/>
                      <w:lang w:eastAsia="fr-FR"/>
                    </w:rPr>
                  </w:pPr>
                  <w:ins w:id="2642" w:author="ghislain.aine" w:date="2015-11-04T17:30:00Z">
                    <w:r w:rsidRPr="00E54AC5">
                      <w:rPr>
                        <w:rFonts w:ascii="Consolas" w:eastAsia="Times New Roman" w:hAnsi="Consolas" w:cs="Consolas"/>
                        <w:color w:val="000000"/>
                        <w:sz w:val="19"/>
                        <w:szCs w:val="19"/>
                        <w:lang w:eastAsia="fr-FR"/>
                      </w:rPr>
                      <w:t xml:space="preserve">    </w:t>
                    </w:r>
                    <w:r w:rsidRPr="00E54AC5">
                      <w:rPr>
                        <w:rFonts w:ascii="Consolas" w:eastAsia="Times New Roman" w:hAnsi="Consolas" w:cs="Consolas"/>
                        <w:color w:val="008080"/>
                        <w:sz w:val="19"/>
                        <w:szCs w:val="19"/>
                        <w:lang w:eastAsia="fr-FR"/>
                      </w:rPr>
                      <w:t>/**</w:t>
                    </w:r>
                  </w:ins>
                </w:p>
                <w:p w:rsidR="00BF1190" w:rsidRPr="00E54AC5" w:rsidRDefault="00BF1190" w:rsidP="00BF1190">
                  <w:pPr>
                    <w:shd w:val="clear" w:color="auto" w:fill="FFFFFF"/>
                    <w:jc w:val="left"/>
                    <w:rPr>
                      <w:ins w:id="2643" w:author="ghislain.aine" w:date="2015-11-04T17:30:00Z"/>
                      <w:rFonts w:ascii="Consolas" w:eastAsia="Times New Roman" w:hAnsi="Consolas" w:cs="Consolas"/>
                      <w:color w:val="008080"/>
                      <w:sz w:val="19"/>
                      <w:szCs w:val="19"/>
                      <w:lang w:eastAsia="fr-FR"/>
                    </w:rPr>
                  </w:pPr>
                  <w:ins w:id="2644" w:author="ghislain.aine" w:date="2015-11-04T17:30:00Z">
                    <w:r w:rsidRPr="00E54AC5">
                      <w:rPr>
                        <w:rFonts w:ascii="Consolas" w:eastAsia="Times New Roman" w:hAnsi="Consolas" w:cs="Consolas"/>
                        <w:color w:val="008080"/>
                        <w:sz w:val="19"/>
                        <w:szCs w:val="19"/>
                        <w:lang w:eastAsia="fr-FR"/>
                      </w:rPr>
                      <w:t xml:space="preserve">    * @</w:t>
                    </w:r>
                    <w:proofErr w:type="spellStart"/>
                    <w:r w:rsidRPr="00E54AC5">
                      <w:rPr>
                        <w:rFonts w:ascii="Consolas" w:eastAsia="Times New Roman" w:hAnsi="Consolas" w:cs="Consolas"/>
                        <w:color w:val="008080"/>
                        <w:sz w:val="19"/>
                        <w:szCs w:val="19"/>
                        <w:lang w:eastAsia="fr-FR"/>
                      </w:rPr>
                      <w:t>brief</w:t>
                    </w:r>
                    <w:proofErr w:type="spellEnd"/>
                    <w:r w:rsidRPr="00E54AC5">
                      <w:rPr>
                        <w:rFonts w:ascii="Consolas" w:eastAsia="Times New Roman" w:hAnsi="Consolas" w:cs="Consolas"/>
                        <w:color w:val="008080"/>
                        <w:sz w:val="19"/>
                        <w:szCs w:val="19"/>
                        <w:lang w:eastAsia="fr-FR"/>
                      </w:rPr>
                      <w:t xml:space="preserve"> Accès a l’icône d'un composant</w:t>
                    </w:r>
                  </w:ins>
                </w:p>
                <w:p w:rsidR="00BF1190" w:rsidRPr="00E54AC5" w:rsidRDefault="00BF1190" w:rsidP="00BF1190">
                  <w:pPr>
                    <w:shd w:val="clear" w:color="auto" w:fill="FFFFFF"/>
                    <w:jc w:val="left"/>
                    <w:rPr>
                      <w:ins w:id="2645" w:author="ghislain.aine" w:date="2015-11-04T17:30:00Z"/>
                      <w:rFonts w:ascii="Consolas" w:eastAsia="Times New Roman" w:hAnsi="Consolas" w:cs="Consolas"/>
                      <w:color w:val="008080"/>
                      <w:sz w:val="19"/>
                      <w:szCs w:val="19"/>
                      <w:lang w:eastAsia="fr-FR"/>
                    </w:rPr>
                  </w:pPr>
                  <w:ins w:id="2646" w:author="ghislain.aine" w:date="2015-11-04T17:30:00Z">
                    <w:r w:rsidRPr="00E54AC5">
                      <w:rPr>
                        <w:rFonts w:ascii="Consolas" w:eastAsia="Times New Roman" w:hAnsi="Consolas" w:cs="Consolas"/>
                        <w:color w:val="008080"/>
                        <w:sz w:val="19"/>
                        <w:szCs w:val="19"/>
                        <w:lang w:eastAsia="fr-FR"/>
                      </w:rPr>
                      <w:t xml:space="preserve">    * </w:t>
                    </w:r>
                    <w:proofErr w:type="gramStart"/>
                    <w:r w:rsidRPr="00E54AC5">
                      <w:rPr>
                        <w:rFonts w:ascii="Consolas" w:eastAsia="Times New Roman" w:hAnsi="Consolas" w:cs="Consolas"/>
                        <w:color w:val="008080"/>
                        <w:sz w:val="19"/>
                        <w:szCs w:val="19"/>
                        <w:lang w:eastAsia="fr-FR"/>
                      </w:rPr>
                      <w:t>@</w:t>
                    </w:r>
                    <w:proofErr w:type="spellStart"/>
                    <w:r w:rsidRPr="00E54AC5">
                      <w:rPr>
                        <w:rFonts w:ascii="Consolas" w:eastAsia="Times New Roman" w:hAnsi="Consolas" w:cs="Consolas"/>
                        <w:color w:val="008080"/>
                        <w:sz w:val="19"/>
                        <w:szCs w:val="19"/>
                        <w:lang w:eastAsia="fr-FR"/>
                      </w:rPr>
                      <w:t>param</w:t>
                    </w:r>
                    <w:proofErr w:type="spellEnd"/>
                    <w:r w:rsidRPr="00E54AC5">
                      <w:rPr>
                        <w:rFonts w:ascii="Consolas" w:eastAsia="Times New Roman" w:hAnsi="Consolas" w:cs="Consolas"/>
                        <w:color w:val="008080"/>
                        <w:sz w:val="19"/>
                        <w:szCs w:val="19"/>
                        <w:lang w:eastAsia="fr-FR"/>
                      </w:rPr>
                      <w:t>[</w:t>
                    </w:r>
                    <w:proofErr w:type="gramEnd"/>
                    <w:r w:rsidRPr="00E54AC5">
                      <w:rPr>
                        <w:rFonts w:ascii="Consolas" w:eastAsia="Times New Roman" w:hAnsi="Consolas" w:cs="Consolas"/>
                        <w:color w:val="008080"/>
                        <w:sz w:val="19"/>
                        <w:szCs w:val="19"/>
                        <w:lang w:eastAsia="fr-FR"/>
                      </w:rPr>
                      <w:t xml:space="preserve">in] </w:t>
                    </w:r>
                    <w:proofErr w:type="spellStart"/>
                    <w:r w:rsidRPr="00E54AC5">
                      <w:rPr>
                        <w:rFonts w:ascii="Consolas" w:eastAsia="Times New Roman" w:hAnsi="Consolas" w:cs="Consolas"/>
                        <w:color w:val="008080"/>
                        <w:sz w:val="19"/>
                        <w:szCs w:val="19"/>
                        <w:lang w:eastAsia="fr-FR"/>
                      </w:rPr>
                      <w:t>name</w:t>
                    </w:r>
                    <w:proofErr w:type="spellEnd"/>
                    <w:r w:rsidRPr="00E54AC5">
                      <w:rPr>
                        <w:rFonts w:ascii="Consolas" w:eastAsia="Times New Roman" w:hAnsi="Consolas" w:cs="Consolas"/>
                        <w:color w:val="008080"/>
                        <w:sz w:val="19"/>
                        <w:szCs w:val="19"/>
                        <w:lang w:eastAsia="fr-FR"/>
                      </w:rPr>
                      <w:t xml:space="preserve">   Nom du composant</w:t>
                    </w:r>
                  </w:ins>
                </w:p>
                <w:p w:rsidR="00BF1190" w:rsidRPr="00E54AC5" w:rsidRDefault="00BF1190" w:rsidP="00BF1190">
                  <w:pPr>
                    <w:shd w:val="clear" w:color="auto" w:fill="FFFFFF"/>
                    <w:jc w:val="left"/>
                    <w:rPr>
                      <w:ins w:id="2647" w:author="ghislain.aine" w:date="2015-11-04T17:30:00Z"/>
                      <w:rFonts w:ascii="Consolas" w:eastAsia="Times New Roman" w:hAnsi="Consolas" w:cs="Consolas"/>
                      <w:color w:val="008080"/>
                      <w:sz w:val="19"/>
                      <w:szCs w:val="19"/>
                      <w:lang w:eastAsia="fr-FR"/>
                    </w:rPr>
                  </w:pPr>
                  <w:ins w:id="2648" w:author="ghislain.aine" w:date="2015-11-04T17:30:00Z">
                    <w:r w:rsidRPr="00E54AC5">
                      <w:rPr>
                        <w:rFonts w:ascii="Consolas" w:eastAsia="Times New Roman" w:hAnsi="Consolas" w:cs="Consolas"/>
                        <w:color w:val="008080"/>
                        <w:sz w:val="19"/>
                        <w:szCs w:val="19"/>
                        <w:lang w:eastAsia="fr-FR"/>
                      </w:rPr>
                      <w:t xml:space="preserve">    * @return           L’icône ou icône vide si non trouvé</w:t>
                    </w:r>
                  </w:ins>
                </w:p>
                <w:p w:rsidR="00BF1190" w:rsidRPr="00E54AC5" w:rsidRDefault="00BF1190" w:rsidP="00BF1190">
                  <w:pPr>
                    <w:shd w:val="clear" w:color="auto" w:fill="FFFFFF"/>
                    <w:jc w:val="left"/>
                    <w:rPr>
                      <w:ins w:id="2649" w:author="ghislain.aine" w:date="2015-11-04T17:30:00Z"/>
                      <w:rFonts w:ascii="Consolas" w:eastAsia="Times New Roman" w:hAnsi="Consolas" w:cs="Consolas"/>
                      <w:color w:val="000000"/>
                      <w:sz w:val="19"/>
                      <w:szCs w:val="19"/>
                      <w:lang w:val="en-US" w:eastAsia="fr-FR"/>
                    </w:rPr>
                  </w:pPr>
                  <w:ins w:id="2650" w:author="ghislain.aine" w:date="2015-11-04T17:30:00Z">
                    <w:r w:rsidRPr="00E54AC5">
                      <w:rPr>
                        <w:rFonts w:ascii="Consolas" w:eastAsia="Times New Roman" w:hAnsi="Consolas" w:cs="Consolas"/>
                        <w:color w:val="008080"/>
                        <w:sz w:val="19"/>
                        <w:szCs w:val="19"/>
                        <w:lang w:eastAsia="fr-FR"/>
                      </w:rPr>
                      <w:t xml:space="preserve">    </w:t>
                    </w:r>
                    <w:r w:rsidRPr="00E54AC5">
                      <w:rPr>
                        <w:rFonts w:ascii="Consolas" w:eastAsia="Times New Roman" w:hAnsi="Consolas" w:cs="Consolas"/>
                        <w:color w:val="008080"/>
                        <w:sz w:val="19"/>
                        <w:szCs w:val="19"/>
                        <w:lang w:val="en-US" w:eastAsia="fr-FR"/>
                      </w:rPr>
                      <w:t>*/</w:t>
                    </w:r>
                  </w:ins>
                </w:p>
                <w:p w:rsidR="00BF1190" w:rsidRPr="00E54AC5" w:rsidRDefault="00BF1190" w:rsidP="00BF1190">
                  <w:pPr>
                    <w:shd w:val="clear" w:color="auto" w:fill="FFFFFF"/>
                    <w:jc w:val="left"/>
                    <w:rPr>
                      <w:ins w:id="2651" w:author="ghislain.aine" w:date="2015-11-04T17:30:00Z"/>
                      <w:rFonts w:ascii="Consolas" w:eastAsia="Times New Roman" w:hAnsi="Consolas" w:cs="Consolas"/>
                      <w:color w:val="000000"/>
                      <w:sz w:val="19"/>
                      <w:szCs w:val="19"/>
                      <w:lang w:val="en-US" w:eastAsia="fr-FR"/>
                    </w:rPr>
                  </w:pPr>
                  <w:ins w:id="2652" w:author="ghislain.aine" w:date="2015-11-04T17:30:00Z">
                    <w:r w:rsidRPr="00E54AC5">
                      <w:rPr>
                        <w:rFonts w:ascii="Consolas" w:eastAsia="Times New Roman" w:hAnsi="Consolas" w:cs="Consolas"/>
                        <w:color w:val="000000"/>
                        <w:sz w:val="19"/>
                        <w:szCs w:val="19"/>
                        <w:lang w:val="en-US" w:eastAsia="fr-FR"/>
                      </w:rPr>
                      <w:t xml:space="preserve">    </w:t>
                    </w:r>
                    <w:proofErr w:type="spellStart"/>
                    <w:r w:rsidRPr="00E54AC5">
                      <w:rPr>
                        <w:rFonts w:ascii="Consolas" w:eastAsia="Times New Roman" w:hAnsi="Consolas" w:cs="Consolas"/>
                        <w:color w:val="000000"/>
                        <w:sz w:val="19"/>
                        <w:szCs w:val="19"/>
                        <w:lang w:val="en-US" w:eastAsia="fr-FR"/>
                      </w:rPr>
                      <w:t>QIcon</w:t>
                    </w:r>
                    <w:proofErr w:type="spellEnd"/>
                    <w:r w:rsidRPr="00E54AC5">
                      <w:rPr>
                        <w:rFonts w:ascii="Consolas" w:eastAsia="Times New Roman" w:hAnsi="Consolas" w:cs="Consolas"/>
                        <w:color w:val="000000"/>
                        <w:sz w:val="19"/>
                        <w:szCs w:val="19"/>
                        <w:lang w:val="en-US" w:eastAsia="fr-FR"/>
                      </w:rPr>
                      <w:t xml:space="preserve"> </w:t>
                    </w:r>
                    <w:proofErr w:type="spellStart"/>
                    <w:r w:rsidRPr="00E54AC5">
                      <w:rPr>
                        <w:rFonts w:ascii="Consolas" w:eastAsia="Times New Roman" w:hAnsi="Consolas" w:cs="Consolas"/>
                        <w:color w:val="000000"/>
                        <w:sz w:val="19"/>
                        <w:szCs w:val="19"/>
                        <w:lang w:val="en-US" w:eastAsia="fr-FR"/>
                      </w:rPr>
                      <w:t>DemoPluginFactory_Class</w:t>
                    </w:r>
                    <w:proofErr w:type="spellEnd"/>
                    <w:r w:rsidRPr="00E54AC5">
                      <w:rPr>
                        <w:rFonts w:ascii="Consolas" w:eastAsia="Times New Roman" w:hAnsi="Consolas" w:cs="Consolas"/>
                        <w:b/>
                        <w:bCs/>
                        <w:color w:val="000080"/>
                        <w:sz w:val="19"/>
                        <w:szCs w:val="19"/>
                        <w:lang w:val="en-US" w:eastAsia="fr-FR"/>
                      </w:rPr>
                      <w:t>::</w:t>
                    </w:r>
                    <w:proofErr w:type="spellStart"/>
                    <w:proofErr w:type="gramStart"/>
                    <w:r w:rsidRPr="00E54AC5">
                      <w:rPr>
                        <w:rFonts w:ascii="Consolas" w:eastAsia="Times New Roman" w:hAnsi="Consolas" w:cs="Consolas"/>
                        <w:color w:val="000000"/>
                        <w:sz w:val="19"/>
                        <w:szCs w:val="19"/>
                        <w:lang w:val="en-US" w:eastAsia="fr-FR"/>
                      </w:rPr>
                      <w:t>CreateIconOf</w:t>
                    </w:r>
                    <w:proofErr w:type="spellEnd"/>
                    <w:r w:rsidRPr="00E54AC5">
                      <w:rPr>
                        <w:rFonts w:ascii="Consolas" w:eastAsia="Times New Roman" w:hAnsi="Consolas" w:cs="Consolas"/>
                        <w:b/>
                        <w:bCs/>
                        <w:color w:val="000080"/>
                        <w:sz w:val="19"/>
                        <w:szCs w:val="19"/>
                        <w:lang w:val="en-US" w:eastAsia="fr-FR"/>
                      </w:rPr>
                      <w:t>(</w:t>
                    </w:r>
                    <w:proofErr w:type="spellStart"/>
                    <w:proofErr w:type="gramEnd"/>
                    <w:r w:rsidRPr="00E54AC5">
                      <w:rPr>
                        <w:rFonts w:ascii="Consolas" w:eastAsia="Times New Roman" w:hAnsi="Consolas" w:cs="Consolas"/>
                        <w:color w:val="000000"/>
                        <w:sz w:val="19"/>
                        <w:szCs w:val="19"/>
                        <w:lang w:val="en-US" w:eastAsia="fr-FR"/>
                      </w:rPr>
                      <w:t>QString</w:t>
                    </w:r>
                    <w:proofErr w:type="spellEnd"/>
                    <w:r w:rsidRPr="00E54AC5">
                      <w:rPr>
                        <w:rFonts w:ascii="Consolas" w:eastAsia="Times New Roman" w:hAnsi="Consolas" w:cs="Consolas"/>
                        <w:color w:val="000000"/>
                        <w:sz w:val="19"/>
                        <w:szCs w:val="19"/>
                        <w:lang w:val="en-US" w:eastAsia="fr-FR"/>
                      </w:rPr>
                      <w:t xml:space="preserve"> name</w:t>
                    </w:r>
                    <w:r w:rsidRPr="00E54AC5">
                      <w:rPr>
                        <w:rFonts w:ascii="Consolas" w:eastAsia="Times New Roman" w:hAnsi="Consolas" w:cs="Consolas"/>
                        <w:b/>
                        <w:bCs/>
                        <w:color w:val="000080"/>
                        <w:sz w:val="19"/>
                        <w:szCs w:val="19"/>
                        <w:lang w:val="en-US" w:eastAsia="fr-FR"/>
                      </w:rPr>
                      <w:t>)</w:t>
                    </w:r>
                    <w:r w:rsidRPr="00E54AC5">
                      <w:rPr>
                        <w:rFonts w:ascii="Consolas" w:eastAsia="Times New Roman" w:hAnsi="Consolas" w:cs="Consolas"/>
                        <w:color w:val="000000"/>
                        <w:sz w:val="19"/>
                        <w:szCs w:val="19"/>
                        <w:lang w:val="en-US" w:eastAsia="fr-FR"/>
                      </w:rPr>
                      <w:t xml:space="preserve"> </w:t>
                    </w:r>
                    <w:r w:rsidRPr="00E54AC5">
                      <w:rPr>
                        <w:rFonts w:ascii="Consolas" w:eastAsia="Times New Roman" w:hAnsi="Consolas" w:cs="Consolas"/>
                        <w:color w:val="8000FF"/>
                        <w:sz w:val="19"/>
                        <w:szCs w:val="19"/>
                        <w:lang w:val="en-US" w:eastAsia="fr-FR"/>
                      </w:rPr>
                      <w:t>const</w:t>
                    </w:r>
                  </w:ins>
                </w:p>
                <w:p w:rsidR="00BF1190" w:rsidRPr="00E54AC5" w:rsidRDefault="00BF1190" w:rsidP="00BF1190">
                  <w:pPr>
                    <w:shd w:val="clear" w:color="auto" w:fill="FFFFFF"/>
                    <w:jc w:val="left"/>
                    <w:rPr>
                      <w:ins w:id="2653" w:author="ghislain.aine" w:date="2015-11-04T17:30:00Z"/>
                      <w:rFonts w:ascii="Consolas" w:eastAsia="Times New Roman" w:hAnsi="Consolas" w:cs="Consolas"/>
                      <w:color w:val="000000"/>
                      <w:sz w:val="19"/>
                      <w:szCs w:val="19"/>
                      <w:lang w:eastAsia="fr-FR"/>
                    </w:rPr>
                  </w:pPr>
                  <w:ins w:id="2654" w:author="ghislain.aine" w:date="2015-11-04T17:30:00Z">
                    <w:r w:rsidRPr="00E54AC5">
                      <w:rPr>
                        <w:rFonts w:ascii="Consolas" w:eastAsia="Times New Roman" w:hAnsi="Consolas" w:cs="Consolas"/>
                        <w:color w:val="000000"/>
                        <w:sz w:val="19"/>
                        <w:szCs w:val="19"/>
                        <w:lang w:val="en-US" w:eastAsia="fr-FR"/>
                      </w:rPr>
                      <w:t xml:space="preserve">    </w:t>
                    </w:r>
                    <w:r w:rsidRPr="00E54AC5">
                      <w:rPr>
                        <w:rFonts w:ascii="Consolas" w:eastAsia="Times New Roman" w:hAnsi="Consolas" w:cs="Consolas"/>
                        <w:b/>
                        <w:bCs/>
                        <w:color w:val="000080"/>
                        <w:sz w:val="19"/>
                        <w:szCs w:val="19"/>
                        <w:lang w:eastAsia="fr-FR"/>
                      </w:rPr>
                      <w:t>{</w:t>
                    </w:r>
                  </w:ins>
                </w:p>
                <w:p w:rsidR="00BF1190" w:rsidRPr="00E54AC5" w:rsidRDefault="00BF1190" w:rsidP="00BF1190">
                  <w:pPr>
                    <w:shd w:val="clear" w:color="auto" w:fill="FFFFFF"/>
                    <w:jc w:val="left"/>
                    <w:rPr>
                      <w:ins w:id="2655" w:author="ghislain.aine" w:date="2015-11-04T17:30:00Z"/>
                      <w:rFonts w:ascii="Consolas" w:eastAsia="Times New Roman" w:hAnsi="Consolas" w:cs="Consolas"/>
                      <w:color w:val="000000"/>
                      <w:sz w:val="19"/>
                      <w:szCs w:val="19"/>
                      <w:lang w:eastAsia="fr-FR"/>
                    </w:rPr>
                  </w:pPr>
                  <w:ins w:id="2656" w:author="ghislain.aine" w:date="2015-11-04T17:30:00Z">
                    <w:r w:rsidRPr="00E54AC5">
                      <w:rPr>
                        <w:rFonts w:ascii="Consolas" w:eastAsia="Times New Roman" w:hAnsi="Consolas" w:cs="Consolas"/>
                        <w:color w:val="000000"/>
                        <w:sz w:val="19"/>
                        <w:szCs w:val="19"/>
                        <w:lang w:eastAsia="fr-FR"/>
                      </w:rPr>
                      <w:t xml:space="preserve">        </w:t>
                    </w:r>
                    <w:proofErr w:type="spellStart"/>
                    <w:r w:rsidRPr="00E54AC5">
                      <w:rPr>
                        <w:rFonts w:ascii="Consolas" w:eastAsia="Times New Roman" w:hAnsi="Consolas" w:cs="Consolas"/>
                        <w:color w:val="000000"/>
                        <w:sz w:val="19"/>
                        <w:szCs w:val="19"/>
                        <w:lang w:eastAsia="fr-FR"/>
                      </w:rPr>
                      <w:t>QIcon</w:t>
                    </w:r>
                    <w:proofErr w:type="spellEnd"/>
                    <w:r w:rsidRPr="00E54AC5">
                      <w:rPr>
                        <w:rFonts w:ascii="Consolas" w:eastAsia="Times New Roman" w:hAnsi="Consolas" w:cs="Consolas"/>
                        <w:color w:val="000000"/>
                        <w:sz w:val="19"/>
                        <w:szCs w:val="19"/>
                        <w:lang w:eastAsia="fr-FR"/>
                      </w:rPr>
                      <w:t xml:space="preserve"> </w:t>
                    </w:r>
                    <w:proofErr w:type="spellStart"/>
                    <w:r w:rsidRPr="00E54AC5">
                      <w:rPr>
                        <w:rFonts w:ascii="Consolas" w:eastAsia="Times New Roman" w:hAnsi="Consolas" w:cs="Consolas"/>
                        <w:color w:val="000000"/>
                        <w:sz w:val="19"/>
                        <w:szCs w:val="19"/>
                        <w:lang w:eastAsia="fr-FR"/>
                      </w:rPr>
                      <w:t>ico</w:t>
                    </w:r>
                    <w:proofErr w:type="spellEnd"/>
                    <w:r w:rsidRPr="00E54AC5">
                      <w:rPr>
                        <w:rFonts w:ascii="Consolas" w:eastAsia="Times New Roman" w:hAnsi="Consolas" w:cs="Consolas"/>
                        <w:b/>
                        <w:bCs/>
                        <w:color w:val="000080"/>
                        <w:sz w:val="19"/>
                        <w:szCs w:val="19"/>
                        <w:lang w:eastAsia="fr-FR"/>
                      </w:rPr>
                      <w:t>;</w:t>
                    </w:r>
                  </w:ins>
                </w:p>
                <w:p w:rsidR="00BF1190" w:rsidRPr="00E54AC5" w:rsidRDefault="00BF1190" w:rsidP="00BF1190">
                  <w:pPr>
                    <w:shd w:val="clear" w:color="auto" w:fill="FFFFFF"/>
                    <w:jc w:val="left"/>
                    <w:rPr>
                      <w:ins w:id="2657" w:author="ghislain.aine" w:date="2015-11-04T17:30:00Z"/>
                      <w:rFonts w:ascii="Consolas" w:eastAsia="Times New Roman" w:hAnsi="Consolas" w:cs="Consolas"/>
                      <w:color w:val="000000"/>
                      <w:sz w:val="19"/>
                      <w:szCs w:val="19"/>
                      <w:lang w:eastAsia="fr-FR"/>
                    </w:rPr>
                  </w:pPr>
                  <w:ins w:id="2658" w:author="ghislain.aine" w:date="2015-11-04T17:30:00Z">
                    <w:r w:rsidRPr="00E54AC5">
                      <w:rPr>
                        <w:rFonts w:ascii="Consolas" w:eastAsia="Times New Roman" w:hAnsi="Consolas" w:cs="Consolas"/>
                        <w:color w:val="000000"/>
                        <w:sz w:val="19"/>
                        <w:szCs w:val="19"/>
                        <w:lang w:eastAsia="fr-FR"/>
                      </w:rPr>
                      <w:t xml:space="preserve">        </w:t>
                    </w:r>
                    <w:proofErr w:type="gramStart"/>
                    <w:r w:rsidRPr="00E54AC5">
                      <w:rPr>
                        <w:rFonts w:ascii="Consolas" w:eastAsia="Times New Roman" w:hAnsi="Consolas" w:cs="Consolas"/>
                        <w:b/>
                        <w:bCs/>
                        <w:color w:val="0000FF"/>
                        <w:sz w:val="19"/>
                        <w:szCs w:val="19"/>
                        <w:lang w:eastAsia="fr-FR"/>
                      </w:rPr>
                      <w:t>return</w:t>
                    </w:r>
                    <w:proofErr w:type="gramEnd"/>
                    <w:r w:rsidRPr="00E54AC5">
                      <w:rPr>
                        <w:rFonts w:ascii="Consolas" w:eastAsia="Times New Roman" w:hAnsi="Consolas" w:cs="Consolas"/>
                        <w:color w:val="000000"/>
                        <w:sz w:val="19"/>
                        <w:szCs w:val="19"/>
                        <w:lang w:eastAsia="fr-FR"/>
                      </w:rPr>
                      <w:t xml:space="preserve"> </w:t>
                    </w:r>
                    <w:proofErr w:type="spellStart"/>
                    <w:r w:rsidRPr="00E54AC5">
                      <w:rPr>
                        <w:rFonts w:ascii="Consolas" w:eastAsia="Times New Roman" w:hAnsi="Consolas" w:cs="Consolas"/>
                        <w:color w:val="000000"/>
                        <w:sz w:val="19"/>
                        <w:szCs w:val="19"/>
                        <w:lang w:eastAsia="fr-FR"/>
                      </w:rPr>
                      <w:t>ico</w:t>
                    </w:r>
                    <w:proofErr w:type="spellEnd"/>
                    <w:r w:rsidRPr="00E54AC5">
                      <w:rPr>
                        <w:rFonts w:ascii="Consolas" w:eastAsia="Times New Roman" w:hAnsi="Consolas" w:cs="Consolas"/>
                        <w:b/>
                        <w:bCs/>
                        <w:color w:val="000080"/>
                        <w:sz w:val="19"/>
                        <w:szCs w:val="19"/>
                        <w:lang w:eastAsia="fr-FR"/>
                      </w:rPr>
                      <w:t>;</w:t>
                    </w:r>
                  </w:ins>
                </w:p>
                <w:p w:rsidR="00BF1190" w:rsidRDefault="00BF1190" w:rsidP="00BF1190">
                  <w:pPr>
                    <w:shd w:val="clear" w:color="auto" w:fill="FFFFFF"/>
                    <w:jc w:val="left"/>
                    <w:rPr>
                      <w:ins w:id="2659" w:author="ghislain.aine" w:date="2015-11-04T17:31:00Z"/>
                      <w:rFonts w:ascii="Consolas" w:eastAsia="Times New Roman" w:hAnsi="Consolas" w:cs="Consolas"/>
                      <w:b/>
                      <w:bCs/>
                      <w:color w:val="000080"/>
                      <w:sz w:val="19"/>
                      <w:szCs w:val="19"/>
                      <w:lang w:eastAsia="fr-FR"/>
                    </w:rPr>
                  </w:pPr>
                  <w:ins w:id="2660" w:author="ghislain.aine" w:date="2015-11-04T17:30:00Z">
                    <w:r w:rsidRPr="00E54AC5">
                      <w:rPr>
                        <w:rFonts w:ascii="Consolas" w:eastAsia="Times New Roman" w:hAnsi="Consolas" w:cs="Consolas"/>
                        <w:color w:val="000000"/>
                        <w:sz w:val="19"/>
                        <w:szCs w:val="19"/>
                        <w:lang w:eastAsia="fr-FR"/>
                      </w:rPr>
                      <w:t xml:space="preserve">    </w:t>
                    </w:r>
                    <w:r w:rsidRPr="00E54AC5">
                      <w:rPr>
                        <w:rFonts w:ascii="Consolas" w:eastAsia="Times New Roman" w:hAnsi="Consolas" w:cs="Consolas"/>
                        <w:b/>
                        <w:bCs/>
                        <w:color w:val="000080"/>
                        <w:sz w:val="19"/>
                        <w:szCs w:val="19"/>
                        <w:lang w:eastAsia="fr-FR"/>
                      </w:rPr>
                      <w:t>}</w:t>
                    </w:r>
                  </w:ins>
                </w:p>
                <w:p w:rsidR="00BF1190" w:rsidRPr="00E54AC5" w:rsidRDefault="00BF1190" w:rsidP="00BF1190">
                  <w:pPr>
                    <w:shd w:val="clear" w:color="auto" w:fill="FFFFFF"/>
                    <w:jc w:val="left"/>
                    <w:rPr>
                      <w:ins w:id="2661" w:author="ghislain.aine" w:date="2015-11-04T17:30:00Z"/>
                      <w:rFonts w:ascii="Consolas" w:eastAsia="Times New Roman" w:hAnsi="Consolas" w:cs="Consolas"/>
                      <w:color w:val="000000"/>
                      <w:sz w:val="19"/>
                      <w:szCs w:val="19"/>
                      <w:lang w:eastAsia="fr-FR"/>
                    </w:rPr>
                  </w:pPr>
                </w:p>
                <w:p w:rsidR="00BF1190" w:rsidRPr="00E54AC5" w:rsidRDefault="00BF1190" w:rsidP="00BF1190">
                  <w:pPr>
                    <w:shd w:val="clear" w:color="auto" w:fill="FFFFFF"/>
                    <w:jc w:val="left"/>
                    <w:rPr>
                      <w:rFonts w:ascii="Consolas" w:eastAsia="Times New Roman" w:hAnsi="Consolas" w:cs="Consolas"/>
                      <w:color w:val="008080"/>
                      <w:sz w:val="19"/>
                      <w:szCs w:val="19"/>
                      <w:lang w:eastAsia="fr-FR"/>
                      <w:rPrChange w:id="2662" w:author="ghislain.aine" w:date="2015-11-04T17:30:00Z">
                        <w:rPr>
                          <w:rFonts w:ascii="Courier New" w:eastAsia="Times New Roman" w:hAnsi="Courier New" w:cs="Courier New"/>
                          <w:color w:val="008080"/>
                          <w:sz w:val="16"/>
                          <w:szCs w:val="16"/>
                          <w:lang w:eastAsia="fr-FR"/>
                        </w:rPr>
                      </w:rPrChange>
                    </w:rPr>
                  </w:pPr>
                  <w:ins w:id="2663" w:author="ghislain.aine" w:date="2015-11-04T17:31:00Z">
                    <w:r w:rsidRPr="00E54AC5">
                      <w:rPr>
                        <w:rFonts w:ascii="Consolas" w:eastAsia="Times New Roman" w:hAnsi="Consolas" w:cs="Consolas"/>
                        <w:color w:val="000000"/>
                        <w:sz w:val="19"/>
                        <w:szCs w:val="19"/>
                        <w:lang w:eastAsia="fr-FR"/>
                      </w:rPr>
                      <w:t xml:space="preserve">    </w:t>
                    </w:r>
                  </w:ins>
                  <w:moveTo w:id="2664" w:author="ghislain.aine" w:date="2015-10-30T10:26:00Z">
                    <w:r w:rsidR="00D276D8" w:rsidRPr="00D276D8">
                      <w:rPr>
                        <w:rFonts w:ascii="Consolas" w:eastAsia="Times New Roman" w:hAnsi="Consolas" w:cs="Consolas"/>
                        <w:color w:val="008080"/>
                        <w:sz w:val="19"/>
                        <w:szCs w:val="19"/>
                        <w:lang w:eastAsia="fr-FR"/>
                        <w:rPrChange w:id="2665" w:author="ghislain.aine" w:date="2015-11-04T17:30:00Z">
                          <w:rPr>
                            <w:rFonts w:ascii="Courier New" w:eastAsia="Times New Roman" w:hAnsi="Courier New" w:cs="Courier New"/>
                            <w:color w:val="008080"/>
                            <w:sz w:val="16"/>
                            <w:szCs w:val="16"/>
                            <w:lang w:eastAsia="fr-FR"/>
                          </w:rPr>
                        </w:rPrChange>
                      </w:rPr>
                      <w:t>/**</w:t>
                    </w:r>
                  </w:moveTo>
                </w:p>
                <w:p w:rsidR="00BF1190" w:rsidRPr="00E54AC5" w:rsidRDefault="00D276D8" w:rsidP="00BF1190">
                  <w:pPr>
                    <w:shd w:val="clear" w:color="auto" w:fill="FFFFFF"/>
                    <w:jc w:val="left"/>
                    <w:rPr>
                      <w:rFonts w:ascii="Consolas" w:eastAsia="Times New Roman" w:hAnsi="Consolas" w:cs="Consolas"/>
                      <w:color w:val="008080"/>
                      <w:sz w:val="19"/>
                      <w:szCs w:val="19"/>
                      <w:lang w:eastAsia="fr-FR"/>
                      <w:rPrChange w:id="2666" w:author="ghislain.aine" w:date="2015-11-04T17:30:00Z">
                        <w:rPr>
                          <w:rFonts w:ascii="Courier New" w:eastAsia="Times New Roman" w:hAnsi="Courier New" w:cs="Courier New"/>
                          <w:color w:val="008080"/>
                          <w:sz w:val="16"/>
                          <w:szCs w:val="16"/>
                          <w:lang w:eastAsia="fr-FR"/>
                        </w:rPr>
                      </w:rPrChange>
                    </w:rPr>
                  </w:pPr>
                  <w:moveTo w:id="2667" w:author="ghislain.aine" w:date="2015-10-30T10:26:00Z">
                    <w:r w:rsidRPr="00D276D8">
                      <w:rPr>
                        <w:rFonts w:ascii="Consolas" w:eastAsia="Times New Roman" w:hAnsi="Consolas" w:cs="Consolas"/>
                        <w:color w:val="008080"/>
                        <w:sz w:val="19"/>
                        <w:szCs w:val="19"/>
                        <w:lang w:eastAsia="fr-FR"/>
                        <w:rPrChange w:id="2668" w:author="ghislain.aine" w:date="2015-11-04T17:30:00Z">
                          <w:rPr>
                            <w:rFonts w:ascii="Courier New" w:eastAsia="Times New Roman" w:hAnsi="Courier New" w:cs="Courier New"/>
                            <w:color w:val="008080"/>
                            <w:sz w:val="16"/>
                            <w:szCs w:val="16"/>
                            <w:lang w:eastAsia="fr-FR"/>
                          </w:rPr>
                        </w:rPrChange>
                      </w:rPr>
                      <w:t xml:space="preserve">    * @</w:t>
                    </w:r>
                    <w:proofErr w:type="spellStart"/>
                    <w:r w:rsidRPr="00D276D8">
                      <w:rPr>
                        <w:rFonts w:ascii="Consolas" w:eastAsia="Times New Roman" w:hAnsi="Consolas" w:cs="Consolas"/>
                        <w:color w:val="008080"/>
                        <w:sz w:val="19"/>
                        <w:szCs w:val="19"/>
                        <w:lang w:eastAsia="fr-FR"/>
                        <w:rPrChange w:id="2669" w:author="ghislain.aine" w:date="2015-11-04T17:30:00Z">
                          <w:rPr>
                            <w:rFonts w:ascii="Courier New" w:eastAsia="Times New Roman" w:hAnsi="Courier New" w:cs="Courier New"/>
                            <w:color w:val="008080"/>
                            <w:sz w:val="16"/>
                            <w:szCs w:val="16"/>
                            <w:lang w:eastAsia="fr-FR"/>
                          </w:rPr>
                        </w:rPrChange>
                      </w:rPr>
                      <w:t>brief</w:t>
                    </w:r>
                    <w:proofErr w:type="spellEnd"/>
                    <w:r w:rsidRPr="00D276D8">
                      <w:rPr>
                        <w:rFonts w:ascii="Consolas" w:eastAsia="Times New Roman" w:hAnsi="Consolas" w:cs="Consolas"/>
                        <w:color w:val="008080"/>
                        <w:sz w:val="19"/>
                        <w:szCs w:val="19"/>
                        <w:lang w:eastAsia="fr-FR"/>
                        <w:rPrChange w:id="2670" w:author="ghislain.aine" w:date="2015-11-04T17:30:00Z">
                          <w:rPr>
                            <w:rFonts w:ascii="Courier New" w:eastAsia="Times New Roman" w:hAnsi="Courier New" w:cs="Courier New"/>
                            <w:color w:val="008080"/>
                            <w:sz w:val="16"/>
                            <w:szCs w:val="16"/>
                            <w:lang w:eastAsia="fr-FR"/>
                          </w:rPr>
                        </w:rPrChange>
                      </w:rPr>
                      <w:t xml:space="preserve"> Accès a la version du plugin</w:t>
                    </w:r>
                  </w:moveTo>
                </w:p>
                <w:p w:rsidR="00BF1190" w:rsidRPr="00E54AC5" w:rsidRDefault="00D276D8" w:rsidP="00BF1190">
                  <w:pPr>
                    <w:shd w:val="clear" w:color="auto" w:fill="FFFFFF"/>
                    <w:jc w:val="left"/>
                    <w:rPr>
                      <w:rFonts w:ascii="Consolas" w:eastAsia="Times New Roman" w:hAnsi="Consolas" w:cs="Consolas"/>
                      <w:color w:val="008080"/>
                      <w:sz w:val="19"/>
                      <w:szCs w:val="19"/>
                      <w:lang w:val="en-US" w:eastAsia="fr-FR"/>
                      <w:rPrChange w:id="2671" w:author="ghislain.aine" w:date="2015-11-04T17:30:00Z">
                        <w:rPr>
                          <w:rFonts w:ascii="Courier New" w:eastAsia="Times New Roman" w:hAnsi="Courier New" w:cs="Courier New"/>
                          <w:color w:val="008080"/>
                          <w:sz w:val="16"/>
                          <w:szCs w:val="16"/>
                          <w:lang w:val="en-US" w:eastAsia="fr-FR"/>
                        </w:rPr>
                      </w:rPrChange>
                    </w:rPr>
                  </w:pPr>
                  <w:moveTo w:id="2672" w:author="ghislain.aine" w:date="2015-10-30T10:26:00Z">
                    <w:r w:rsidRPr="00D276D8">
                      <w:rPr>
                        <w:rFonts w:ascii="Consolas" w:eastAsia="Times New Roman" w:hAnsi="Consolas" w:cs="Consolas"/>
                        <w:color w:val="008080"/>
                        <w:sz w:val="19"/>
                        <w:szCs w:val="19"/>
                        <w:lang w:eastAsia="fr-FR"/>
                        <w:rPrChange w:id="2673" w:author="ghislain.aine" w:date="2015-11-04T17:30:00Z">
                          <w:rPr>
                            <w:rFonts w:ascii="Courier New" w:eastAsia="Times New Roman" w:hAnsi="Courier New" w:cs="Courier New"/>
                            <w:color w:val="008080"/>
                            <w:sz w:val="16"/>
                            <w:szCs w:val="16"/>
                            <w:lang w:eastAsia="fr-FR"/>
                          </w:rPr>
                        </w:rPrChange>
                      </w:rPr>
                      <w:t xml:space="preserve">    </w:t>
                    </w:r>
                    <w:r w:rsidRPr="00D276D8">
                      <w:rPr>
                        <w:rFonts w:ascii="Consolas" w:eastAsia="Times New Roman" w:hAnsi="Consolas" w:cs="Consolas"/>
                        <w:color w:val="008080"/>
                        <w:sz w:val="19"/>
                        <w:szCs w:val="19"/>
                        <w:lang w:val="en-US" w:eastAsia="fr-FR"/>
                        <w:rPrChange w:id="2674" w:author="ghislain.aine" w:date="2015-11-04T17:30:00Z">
                          <w:rPr>
                            <w:rFonts w:ascii="Courier New" w:eastAsia="Times New Roman" w:hAnsi="Courier New" w:cs="Courier New"/>
                            <w:color w:val="008080"/>
                            <w:sz w:val="16"/>
                            <w:szCs w:val="16"/>
                            <w:lang w:val="en-US" w:eastAsia="fr-FR"/>
                          </w:rPr>
                        </w:rPrChange>
                      </w:rPr>
                      <w:t xml:space="preserve">* @return </w:t>
                    </w:r>
                    <w:proofErr w:type="spellStart"/>
                    <w:r w:rsidRPr="00D276D8">
                      <w:rPr>
                        <w:rFonts w:ascii="Consolas" w:eastAsia="Times New Roman" w:hAnsi="Consolas" w:cs="Consolas"/>
                        <w:color w:val="008080"/>
                        <w:sz w:val="19"/>
                        <w:szCs w:val="19"/>
                        <w:lang w:val="en-US" w:eastAsia="fr-FR"/>
                        <w:rPrChange w:id="2675" w:author="ghislain.aine" w:date="2015-11-04T17:30:00Z">
                          <w:rPr>
                            <w:rFonts w:ascii="Courier New" w:eastAsia="Times New Roman" w:hAnsi="Courier New" w:cs="Courier New"/>
                            <w:color w:val="008080"/>
                            <w:sz w:val="16"/>
                            <w:szCs w:val="16"/>
                            <w:lang w:val="en-US" w:eastAsia="fr-FR"/>
                          </w:rPr>
                        </w:rPrChange>
                      </w:rPr>
                      <w:t>Numéro</w:t>
                    </w:r>
                    <w:proofErr w:type="spellEnd"/>
                    <w:r w:rsidRPr="00D276D8">
                      <w:rPr>
                        <w:rFonts w:ascii="Consolas" w:eastAsia="Times New Roman" w:hAnsi="Consolas" w:cs="Consolas"/>
                        <w:color w:val="008080"/>
                        <w:sz w:val="19"/>
                        <w:szCs w:val="19"/>
                        <w:lang w:val="en-US" w:eastAsia="fr-FR"/>
                        <w:rPrChange w:id="2676" w:author="ghislain.aine" w:date="2015-11-04T17:30:00Z">
                          <w:rPr>
                            <w:rFonts w:ascii="Courier New" w:eastAsia="Times New Roman" w:hAnsi="Courier New" w:cs="Courier New"/>
                            <w:color w:val="008080"/>
                            <w:sz w:val="16"/>
                            <w:szCs w:val="16"/>
                            <w:lang w:val="en-US" w:eastAsia="fr-FR"/>
                          </w:rPr>
                        </w:rPrChange>
                      </w:rPr>
                      <w:t xml:space="preserve"> de version</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677" w:author="ghislain.aine" w:date="2015-11-04T17:30:00Z">
                        <w:rPr>
                          <w:rFonts w:ascii="Courier New" w:eastAsia="Times New Roman" w:hAnsi="Courier New" w:cs="Courier New"/>
                          <w:color w:val="000000"/>
                          <w:sz w:val="16"/>
                          <w:szCs w:val="16"/>
                          <w:lang w:val="en-US" w:eastAsia="fr-FR"/>
                        </w:rPr>
                      </w:rPrChange>
                    </w:rPr>
                  </w:pPr>
                  <w:moveTo w:id="2678" w:author="ghislain.aine" w:date="2015-10-30T10:26:00Z">
                    <w:r w:rsidRPr="00D276D8">
                      <w:rPr>
                        <w:rFonts w:ascii="Consolas" w:eastAsia="Times New Roman" w:hAnsi="Consolas" w:cs="Consolas"/>
                        <w:color w:val="008080"/>
                        <w:sz w:val="19"/>
                        <w:szCs w:val="19"/>
                        <w:lang w:val="en-US" w:eastAsia="fr-FR"/>
                        <w:rPrChange w:id="2679" w:author="ghislain.aine" w:date="2015-11-04T17:30:00Z">
                          <w:rPr>
                            <w:rFonts w:ascii="Courier New" w:eastAsia="Times New Roman" w:hAnsi="Courier New" w:cs="Courier New"/>
                            <w:color w:val="008080"/>
                            <w:sz w:val="16"/>
                            <w:szCs w:val="16"/>
                            <w:lang w:val="en-US" w:eastAsia="fr-FR"/>
                          </w:rPr>
                        </w:rPrChange>
                      </w:rPr>
                      <w:t xml:space="preserv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680" w:author="ghislain.aine" w:date="2015-11-04T17:30:00Z">
                        <w:rPr>
                          <w:rFonts w:ascii="Courier New" w:eastAsia="Times New Roman" w:hAnsi="Courier New" w:cs="Courier New"/>
                          <w:color w:val="000000"/>
                          <w:sz w:val="16"/>
                          <w:szCs w:val="16"/>
                          <w:lang w:val="en-US" w:eastAsia="fr-FR"/>
                        </w:rPr>
                      </w:rPrChange>
                    </w:rPr>
                  </w:pPr>
                  <w:moveTo w:id="2681" w:author="ghislain.aine" w:date="2015-10-30T10:26:00Z">
                    <w:r w:rsidRPr="00D276D8">
                      <w:rPr>
                        <w:rFonts w:ascii="Consolas" w:eastAsia="Times New Roman" w:hAnsi="Consolas" w:cs="Consolas"/>
                        <w:color w:val="000000"/>
                        <w:sz w:val="19"/>
                        <w:szCs w:val="19"/>
                        <w:lang w:val="en-US" w:eastAsia="fr-FR"/>
                        <w:rPrChange w:id="2682"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683" w:author="ghislain.aine" w:date="2015-11-04T17:30:00Z">
                          <w:rPr>
                            <w:rFonts w:ascii="Courier New" w:eastAsia="Times New Roman" w:hAnsi="Courier New" w:cs="Courier New"/>
                            <w:color w:val="000000"/>
                            <w:sz w:val="16"/>
                            <w:szCs w:val="16"/>
                            <w:lang w:val="en-US" w:eastAsia="fr-FR"/>
                          </w:rPr>
                        </w:rPrChange>
                      </w:rPr>
                      <w:t>QString</w:t>
                    </w:r>
                    <w:proofErr w:type="spellEnd"/>
                    <w:r w:rsidRPr="00D276D8">
                      <w:rPr>
                        <w:rFonts w:ascii="Consolas" w:eastAsia="Times New Roman" w:hAnsi="Consolas" w:cs="Consolas"/>
                        <w:color w:val="000000"/>
                        <w:sz w:val="19"/>
                        <w:szCs w:val="19"/>
                        <w:lang w:val="en-US" w:eastAsia="fr-FR"/>
                        <w:rPrChange w:id="2684"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685" w:author="ghislain.aine" w:date="2015-11-04T17:30:00Z">
                          <w:rPr>
                            <w:rFonts w:ascii="Courier New" w:eastAsia="Times New Roman" w:hAnsi="Courier New" w:cs="Courier New"/>
                            <w:color w:val="000000"/>
                            <w:sz w:val="16"/>
                            <w:szCs w:val="16"/>
                            <w:lang w:val="en-US" w:eastAsia="fr-FR"/>
                          </w:rPr>
                        </w:rPrChange>
                      </w:rPr>
                      <w:t>DemoPluginFactory_Class</w:t>
                    </w:r>
                    <w:proofErr w:type="spellEnd"/>
                    <w:r w:rsidRPr="00D276D8">
                      <w:rPr>
                        <w:rFonts w:ascii="Consolas" w:eastAsia="Times New Roman" w:hAnsi="Consolas" w:cs="Consolas"/>
                        <w:b/>
                        <w:bCs/>
                        <w:color w:val="000080"/>
                        <w:sz w:val="19"/>
                        <w:szCs w:val="19"/>
                        <w:lang w:val="en-US" w:eastAsia="fr-FR"/>
                        <w:rPrChange w:id="2686"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Start"/>
                    <w:r w:rsidRPr="00D276D8">
                      <w:rPr>
                        <w:rFonts w:ascii="Consolas" w:eastAsia="Times New Roman" w:hAnsi="Consolas" w:cs="Consolas"/>
                        <w:color w:val="000000"/>
                        <w:sz w:val="19"/>
                        <w:szCs w:val="19"/>
                        <w:lang w:val="en-US" w:eastAsia="fr-FR"/>
                        <w:rPrChange w:id="2687" w:author="ghislain.aine" w:date="2015-11-04T17:30:00Z">
                          <w:rPr>
                            <w:rFonts w:ascii="Courier New" w:eastAsia="Times New Roman" w:hAnsi="Courier New" w:cs="Courier New"/>
                            <w:color w:val="000000"/>
                            <w:sz w:val="16"/>
                            <w:szCs w:val="16"/>
                            <w:lang w:val="en-US" w:eastAsia="fr-FR"/>
                          </w:rPr>
                        </w:rPrChange>
                      </w:rPr>
                      <w:t>GetPluginVersion</w:t>
                    </w:r>
                    <w:proofErr w:type="spellEnd"/>
                    <w:r w:rsidRPr="00D276D8">
                      <w:rPr>
                        <w:rFonts w:ascii="Consolas" w:eastAsia="Times New Roman" w:hAnsi="Consolas" w:cs="Consolas"/>
                        <w:b/>
                        <w:bCs/>
                        <w:color w:val="000080"/>
                        <w:sz w:val="19"/>
                        <w:szCs w:val="19"/>
                        <w:lang w:val="en-US" w:eastAsia="fr-FR"/>
                        <w:rPrChange w:id="2688" w:author="ghislain.aine" w:date="2015-11-04T17:30:00Z">
                          <w:rPr>
                            <w:rFonts w:ascii="Courier New" w:eastAsia="Times New Roman" w:hAnsi="Courier New" w:cs="Courier New"/>
                            <w:b/>
                            <w:bCs/>
                            <w:color w:val="000080"/>
                            <w:sz w:val="16"/>
                            <w:szCs w:val="16"/>
                            <w:lang w:val="en-US" w:eastAsia="fr-FR"/>
                          </w:rPr>
                        </w:rPrChange>
                      </w:rPr>
                      <w:t>()</w:t>
                    </w:r>
                  </w:moveTo>
                  <w:proofErr w:type="gramEnd"/>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689" w:author="ghislain.aine" w:date="2015-11-04T17:30:00Z">
                        <w:rPr>
                          <w:rFonts w:ascii="Courier New" w:eastAsia="Times New Roman" w:hAnsi="Courier New" w:cs="Courier New"/>
                          <w:color w:val="000000"/>
                          <w:sz w:val="16"/>
                          <w:szCs w:val="16"/>
                          <w:lang w:val="en-US" w:eastAsia="fr-FR"/>
                        </w:rPr>
                      </w:rPrChange>
                    </w:rPr>
                  </w:pPr>
                  <w:moveTo w:id="2690" w:author="ghislain.aine" w:date="2015-10-30T10:26:00Z">
                    <w:r w:rsidRPr="00D276D8">
                      <w:rPr>
                        <w:rFonts w:ascii="Consolas" w:eastAsia="Times New Roman" w:hAnsi="Consolas" w:cs="Consolas"/>
                        <w:color w:val="000000"/>
                        <w:sz w:val="19"/>
                        <w:szCs w:val="19"/>
                        <w:lang w:val="en-US" w:eastAsia="fr-FR"/>
                        <w:rPrChange w:id="2691"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692"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693" w:author="ghislain.aine" w:date="2015-11-04T17:30:00Z">
                        <w:rPr>
                          <w:rFonts w:ascii="Courier New" w:eastAsia="Times New Roman" w:hAnsi="Courier New" w:cs="Courier New"/>
                          <w:color w:val="000000"/>
                          <w:sz w:val="16"/>
                          <w:szCs w:val="16"/>
                          <w:lang w:val="en-US" w:eastAsia="fr-FR"/>
                        </w:rPr>
                      </w:rPrChange>
                    </w:rPr>
                  </w:pPr>
                  <w:moveTo w:id="2694" w:author="ghislain.aine" w:date="2015-10-30T10:26:00Z">
                    <w:r w:rsidRPr="00D276D8">
                      <w:rPr>
                        <w:rFonts w:ascii="Consolas" w:eastAsia="Times New Roman" w:hAnsi="Consolas" w:cs="Consolas"/>
                        <w:color w:val="000000"/>
                        <w:sz w:val="19"/>
                        <w:szCs w:val="19"/>
                        <w:lang w:val="en-US" w:eastAsia="fr-FR"/>
                        <w:rPrChange w:id="2695"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696" w:author="ghislain.aine" w:date="2015-11-04T17:30:00Z">
                          <w:rPr>
                            <w:rFonts w:ascii="Courier New" w:eastAsia="Times New Roman" w:hAnsi="Courier New" w:cs="Courier New"/>
                            <w:color w:val="000000"/>
                            <w:sz w:val="16"/>
                            <w:szCs w:val="16"/>
                            <w:lang w:val="en-US" w:eastAsia="fr-FR"/>
                          </w:rPr>
                        </w:rPrChange>
                      </w:rPr>
                      <w:t>QString</w:t>
                    </w:r>
                    <w:proofErr w:type="spellEnd"/>
                    <w:r w:rsidRPr="00D276D8">
                      <w:rPr>
                        <w:rFonts w:ascii="Consolas" w:eastAsia="Times New Roman" w:hAnsi="Consolas" w:cs="Consolas"/>
                        <w:color w:val="000000"/>
                        <w:sz w:val="19"/>
                        <w:szCs w:val="19"/>
                        <w:lang w:val="en-US" w:eastAsia="fr-FR"/>
                        <w:rPrChange w:id="2697" w:author="ghislain.aine" w:date="2015-11-04T17:30:00Z">
                          <w:rPr>
                            <w:rFonts w:ascii="Courier New" w:eastAsia="Times New Roman" w:hAnsi="Courier New" w:cs="Courier New"/>
                            <w:color w:val="000000"/>
                            <w:sz w:val="16"/>
                            <w:szCs w:val="16"/>
                            <w:lang w:val="en-US" w:eastAsia="fr-FR"/>
                          </w:rPr>
                        </w:rPrChange>
                      </w:rPr>
                      <w:t xml:space="preserve"> build</w:t>
                    </w:r>
                    <w:r w:rsidRPr="00D276D8">
                      <w:rPr>
                        <w:rFonts w:ascii="Consolas" w:eastAsia="Times New Roman" w:hAnsi="Consolas" w:cs="Consolas"/>
                        <w:b/>
                        <w:bCs/>
                        <w:color w:val="000080"/>
                        <w:sz w:val="19"/>
                        <w:szCs w:val="19"/>
                        <w:lang w:val="en-US" w:eastAsia="fr-FR"/>
                        <w:rPrChange w:id="2698"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699"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700" w:author="ghislain.aine" w:date="2015-11-04T17:30:00Z">
                        <w:rPr>
                          <w:rFonts w:ascii="Courier New" w:eastAsia="Times New Roman" w:hAnsi="Courier New" w:cs="Courier New"/>
                          <w:color w:val="000000"/>
                          <w:sz w:val="16"/>
                          <w:szCs w:val="16"/>
                          <w:lang w:val="en-US" w:eastAsia="fr-FR"/>
                        </w:rPr>
                      </w:rPrChange>
                    </w:rPr>
                  </w:pPr>
                  <w:moveTo w:id="2701" w:author="ghislain.aine" w:date="2015-10-30T10:26:00Z">
                    <w:r w:rsidRPr="00D276D8">
                      <w:rPr>
                        <w:rFonts w:ascii="Consolas" w:eastAsia="Times New Roman" w:hAnsi="Consolas" w:cs="Consolas"/>
                        <w:color w:val="000000"/>
                        <w:sz w:val="19"/>
                        <w:szCs w:val="19"/>
                        <w:lang w:val="en-US" w:eastAsia="fr-FR"/>
                        <w:rPrChange w:id="2702"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000000"/>
                        <w:sz w:val="19"/>
                        <w:szCs w:val="19"/>
                        <w:lang w:val="en-US" w:eastAsia="fr-FR"/>
                        <w:rPrChange w:id="2703" w:author="ghislain.aine" w:date="2015-11-04T17:30:00Z">
                          <w:rPr>
                            <w:rFonts w:ascii="Courier New" w:eastAsia="Times New Roman" w:hAnsi="Courier New" w:cs="Courier New"/>
                            <w:color w:val="000000"/>
                            <w:sz w:val="16"/>
                            <w:szCs w:val="16"/>
                            <w:lang w:val="en-US" w:eastAsia="fr-FR"/>
                          </w:rPr>
                        </w:rPrChange>
                      </w:rPr>
                      <w:t>build</w:t>
                    </w:r>
                    <w:proofErr w:type="gramEnd"/>
                    <w:r w:rsidRPr="00D276D8">
                      <w:rPr>
                        <w:rFonts w:ascii="Consolas" w:eastAsia="Times New Roman" w:hAnsi="Consolas" w:cs="Consolas"/>
                        <w:color w:val="000000"/>
                        <w:sz w:val="19"/>
                        <w:szCs w:val="19"/>
                        <w:lang w:val="en-US" w:eastAsia="fr-FR"/>
                        <w:rPrChange w:id="2704"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705"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06"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707" w:author="ghislain.aine" w:date="2015-11-04T17:30:00Z">
                          <w:rPr>
                            <w:rFonts w:ascii="Courier New" w:eastAsia="Times New Roman" w:hAnsi="Courier New" w:cs="Courier New"/>
                            <w:color w:val="000000"/>
                            <w:sz w:val="16"/>
                            <w:szCs w:val="16"/>
                            <w:lang w:val="en-US" w:eastAsia="fr-FR"/>
                          </w:rPr>
                        </w:rPrChange>
                      </w:rPr>
                      <w:t>QString</w:t>
                    </w:r>
                    <w:proofErr w:type="spellEnd"/>
                    <w:r w:rsidRPr="00D276D8">
                      <w:rPr>
                        <w:rFonts w:ascii="Consolas" w:eastAsia="Times New Roman" w:hAnsi="Consolas" w:cs="Consolas"/>
                        <w:b/>
                        <w:bCs/>
                        <w:color w:val="000080"/>
                        <w:sz w:val="19"/>
                        <w:szCs w:val="19"/>
                        <w:lang w:val="en-US" w:eastAsia="fr-FR"/>
                        <w:rPrChange w:id="2708"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808080"/>
                        <w:sz w:val="19"/>
                        <w:szCs w:val="19"/>
                        <w:lang w:val="en-US" w:eastAsia="fr-FR"/>
                        <w:rPrChange w:id="2709" w:author="ghislain.aine" w:date="2015-11-04T17:30:00Z">
                          <w:rPr>
                            <w:rFonts w:ascii="Courier New" w:eastAsia="Times New Roman" w:hAnsi="Courier New" w:cs="Courier New"/>
                            <w:color w:val="808080"/>
                            <w:sz w:val="16"/>
                            <w:szCs w:val="16"/>
                            <w:lang w:val="en-US" w:eastAsia="fr-FR"/>
                          </w:rPr>
                        </w:rPrChange>
                      </w:rPr>
                      <w:t>"%1 %2"</w:t>
                    </w:r>
                    <w:r w:rsidRPr="00D276D8">
                      <w:rPr>
                        <w:rFonts w:ascii="Consolas" w:eastAsia="Times New Roman" w:hAnsi="Consolas" w:cs="Consolas"/>
                        <w:b/>
                        <w:bCs/>
                        <w:color w:val="000080"/>
                        <w:sz w:val="19"/>
                        <w:szCs w:val="19"/>
                        <w:lang w:val="en-US" w:eastAsia="fr-FR"/>
                        <w:rPrChange w:id="2710"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711" w:author="ghislain.aine" w:date="2015-11-04T17:30:00Z">
                          <w:rPr>
                            <w:rFonts w:ascii="Courier New" w:eastAsia="Times New Roman" w:hAnsi="Courier New" w:cs="Courier New"/>
                            <w:color w:val="000000"/>
                            <w:sz w:val="16"/>
                            <w:szCs w:val="16"/>
                            <w:lang w:val="en-US" w:eastAsia="fr-FR"/>
                          </w:rPr>
                        </w:rPrChange>
                      </w:rPr>
                      <w:t>arg</w:t>
                    </w:r>
                    <w:proofErr w:type="spellEnd"/>
                    <w:r w:rsidRPr="00D276D8">
                      <w:rPr>
                        <w:rFonts w:ascii="Consolas" w:eastAsia="Times New Roman" w:hAnsi="Consolas" w:cs="Consolas"/>
                        <w:b/>
                        <w:bCs/>
                        <w:color w:val="000080"/>
                        <w:sz w:val="19"/>
                        <w:szCs w:val="19"/>
                        <w:lang w:val="en-US" w:eastAsia="fr-FR"/>
                        <w:rPrChange w:id="2712"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13" w:author="ghislain.aine" w:date="2015-11-04T17:30:00Z">
                          <w:rPr>
                            <w:rFonts w:ascii="Courier New" w:eastAsia="Times New Roman" w:hAnsi="Courier New" w:cs="Courier New"/>
                            <w:color w:val="000000"/>
                            <w:sz w:val="16"/>
                            <w:szCs w:val="16"/>
                            <w:lang w:val="en-US" w:eastAsia="fr-FR"/>
                          </w:rPr>
                        </w:rPrChange>
                      </w:rPr>
                      <w:t>__DATE__</w:t>
                    </w:r>
                    <w:r w:rsidRPr="00D276D8">
                      <w:rPr>
                        <w:rFonts w:ascii="Consolas" w:eastAsia="Times New Roman" w:hAnsi="Consolas" w:cs="Consolas"/>
                        <w:b/>
                        <w:bCs/>
                        <w:color w:val="000080"/>
                        <w:sz w:val="19"/>
                        <w:szCs w:val="19"/>
                        <w:lang w:val="en-US" w:eastAsia="fr-FR"/>
                        <w:rPrChange w:id="2714"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715" w:author="ghislain.aine" w:date="2015-11-04T17:30:00Z">
                          <w:rPr>
                            <w:rFonts w:ascii="Courier New" w:eastAsia="Times New Roman" w:hAnsi="Courier New" w:cs="Courier New"/>
                            <w:color w:val="000000"/>
                            <w:sz w:val="16"/>
                            <w:szCs w:val="16"/>
                            <w:lang w:val="en-US" w:eastAsia="fr-FR"/>
                          </w:rPr>
                        </w:rPrChange>
                      </w:rPr>
                      <w:t>arg</w:t>
                    </w:r>
                    <w:proofErr w:type="spellEnd"/>
                    <w:r w:rsidRPr="00D276D8">
                      <w:rPr>
                        <w:rFonts w:ascii="Consolas" w:eastAsia="Times New Roman" w:hAnsi="Consolas" w:cs="Consolas"/>
                        <w:b/>
                        <w:bCs/>
                        <w:color w:val="000080"/>
                        <w:sz w:val="19"/>
                        <w:szCs w:val="19"/>
                        <w:lang w:val="en-US" w:eastAsia="fr-FR"/>
                        <w:rPrChange w:id="2716"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17" w:author="ghislain.aine" w:date="2015-11-04T17:30:00Z">
                          <w:rPr>
                            <w:rFonts w:ascii="Courier New" w:eastAsia="Times New Roman" w:hAnsi="Courier New" w:cs="Courier New"/>
                            <w:color w:val="000000"/>
                            <w:sz w:val="16"/>
                            <w:szCs w:val="16"/>
                            <w:lang w:val="en-US" w:eastAsia="fr-FR"/>
                          </w:rPr>
                        </w:rPrChange>
                      </w:rPr>
                      <w:t>__TIME__</w:t>
                    </w:r>
                    <w:r w:rsidRPr="00D276D8">
                      <w:rPr>
                        <w:rFonts w:ascii="Consolas" w:eastAsia="Times New Roman" w:hAnsi="Consolas" w:cs="Consolas"/>
                        <w:b/>
                        <w:bCs/>
                        <w:color w:val="000080"/>
                        <w:sz w:val="19"/>
                        <w:szCs w:val="19"/>
                        <w:lang w:val="en-US" w:eastAsia="fr-FR"/>
                        <w:rPrChange w:id="2718"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719" w:author="ghislain.aine" w:date="2015-11-04T17:30:00Z">
                        <w:rPr>
                          <w:rFonts w:ascii="Courier New" w:eastAsia="Times New Roman" w:hAnsi="Courier New" w:cs="Courier New"/>
                          <w:color w:val="000000"/>
                          <w:sz w:val="16"/>
                          <w:szCs w:val="16"/>
                          <w:lang w:val="en-US" w:eastAsia="fr-FR"/>
                        </w:rPr>
                      </w:rPrChange>
                    </w:rPr>
                  </w:pPr>
                  <w:moveTo w:id="2720" w:author="ghislain.aine" w:date="2015-10-30T10:26:00Z">
                    <w:r w:rsidRPr="00D276D8">
                      <w:rPr>
                        <w:rFonts w:ascii="Consolas" w:eastAsia="Times New Roman" w:hAnsi="Consolas" w:cs="Consolas"/>
                        <w:color w:val="000000"/>
                        <w:sz w:val="19"/>
                        <w:szCs w:val="19"/>
                        <w:lang w:val="en-US" w:eastAsia="fr-FR"/>
                        <w:rPrChange w:id="2721"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000000"/>
                        <w:sz w:val="19"/>
                        <w:szCs w:val="19"/>
                        <w:lang w:val="en-US" w:eastAsia="fr-FR"/>
                        <w:rPrChange w:id="2722" w:author="ghislain.aine" w:date="2015-11-04T17:30:00Z">
                          <w:rPr>
                            <w:rFonts w:ascii="Courier New" w:eastAsia="Times New Roman" w:hAnsi="Courier New" w:cs="Courier New"/>
                            <w:color w:val="000000"/>
                            <w:sz w:val="16"/>
                            <w:szCs w:val="16"/>
                            <w:lang w:val="en-US" w:eastAsia="fr-FR"/>
                          </w:rPr>
                        </w:rPrChange>
                      </w:rPr>
                      <w:t>build</w:t>
                    </w:r>
                    <w:proofErr w:type="gramEnd"/>
                    <w:r w:rsidRPr="00D276D8">
                      <w:rPr>
                        <w:rFonts w:ascii="Consolas" w:eastAsia="Times New Roman" w:hAnsi="Consolas" w:cs="Consolas"/>
                        <w:color w:val="000000"/>
                        <w:sz w:val="19"/>
                        <w:szCs w:val="19"/>
                        <w:lang w:val="en-US" w:eastAsia="fr-FR"/>
                        <w:rPrChange w:id="2723"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724"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25"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726" w:author="ghislain.aine" w:date="2015-11-04T17:30:00Z">
                          <w:rPr>
                            <w:rFonts w:ascii="Courier New" w:eastAsia="Times New Roman" w:hAnsi="Courier New" w:cs="Courier New"/>
                            <w:color w:val="000000"/>
                            <w:sz w:val="16"/>
                            <w:szCs w:val="16"/>
                            <w:lang w:val="en-US" w:eastAsia="fr-FR"/>
                          </w:rPr>
                        </w:rPrChange>
                      </w:rPr>
                      <w:t>build</w:t>
                    </w:r>
                    <w:r w:rsidRPr="00D276D8">
                      <w:rPr>
                        <w:rFonts w:ascii="Consolas" w:eastAsia="Times New Roman" w:hAnsi="Consolas" w:cs="Consolas"/>
                        <w:b/>
                        <w:bCs/>
                        <w:color w:val="000080"/>
                        <w:sz w:val="19"/>
                        <w:szCs w:val="19"/>
                        <w:lang w:val="en-US" w:eastAsia="fr-FR"/>
                        <w:rPrChange w:id="2727"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28" w:author="ghislain.aine" w:date="2015-11-04T17:30:00Z">
                          <w:rPr>
                            <w:rFonts w:ascii="Courier New" w:eastAsia="Times New Roman" w:hAnsi="Courier New" w:cs="Courier New"/>
                            <w:color w:val="000000"/>
                            <w:sz w:val="16"/>
                            <w:szCs w:val="16"/>
                            <w:lang w:val="en-US" w:eastAsia="fr-FR"/>
                          </w:rPr>
                        </w:rPrChange>
                      </w:rPr>
                      <w:t>toUpper</w:t>
                    </w:r>
                    <w:proofErr w:type="spellEnd"/>
                    <w:r w:rsidRPr="00D276D8">
                      <w:rPr>
                        <w:rFonts w:ascii="Consolas" w:eastAsia="Times New Roman" w:hAnsi="Consolas" w:cs="Consolas"/>
                        <w:b/>
                        <w:bCs/>
                        <w:color w:val="000080"/>
                        <w:sz w:val="19"/>
                        <w:szCs w:val="19"/>
                        <w:lang w:val="en-US" w:eastAsia="fr-FR"/>
                        <w:rPrChange w:id="2729"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730" w:author="ghislain.aine" w:date="2015-11-04T17:30:00Z">
                        <w:rPr>
                          <w:rFonts w:ascii="Courier New" w:eastAsia="Times New Roman" w:hAnsi="Courier New" w:cs="Courier New"/>
                          <w:color w:val="000000"/>
                          <w:sz w:val="16"/>
                          <w:szCs w:val="16"/>
                          <w:lang w:val="en-US" w:eastAsia="fr-FR"/>
                        </w:rPr>
                      </w:rPrChange>
                    </w:rPr>
                  </w:pPr>
                  <w:moveTo w:id="2731" w:author="ghislain.aine" w:date="2015-10-30T10:26:00Z">
                    <w:r w:rsidRPr="00D276D8">
                      <w:rPr>
                        <w:rFonts w:ascii="Consolas" w:eastAsia="Times New Roman" w:hAnsi="Consolas" w:cs="Consolas"/>
                        <w:color w:val="000000"/>
                        <w:sz w:val="19"/>
                        <w:szCs w:val="19"/>
                        <w:lang w:val="en-US" w:eastAsia="fr-FR"/>
                        <w:rPrChange w:id="2732" w:author="ghislain.aine" w:date="2015-11-04T17:30:00Z">
                          <w:rPr>
                            <w:rFonts w:ascii="Courier New" w:eastAsia="Times New Roman" w:hAnsi="Courier New" w:cs="Courier New"/>
                            <w:color w:val="000000"/>
                            <w:sz w:val="16"/>
                            <w:szCs w:val="16"/>
                            <w:lang w:val="en-US" w:eastAsia="fr-FR"/>
                          </w:rPr>
                        </w:rPrChange>
                      </w:rPr>
                      <w:t xml:space="preserve">        </w:t>
                    </w:r>
                    <w:proofErr w:type="spellStart"/>
                    <w:proofErr w:type="gramStart"/>
                    <w:r w:rsidRPr="00D276D8">
                      <w:rPr>
                        <w:rFonts w:ascii="Consolas" w:eastAsia="Times New Roman" w:hAnsi="Consolas" w:cs="Consolas"/>
                        <w:color w:val="000000"/>
                        <w:sz w:val="19"/>
                        <w:szCs w:val="19"/>
                        <w:lang w:val="en-US" w:eastAsia="fr-FR"/>
                        <w:rPrChange w:id="2733" w:author="ghislain.aine" w:date="2015-11-04T17:30:00Z">
                          <w:rPr>
                            <w:rFonts w:ascii="Courier New" w:eastAsia="Times New Roman" w:hAnsi="Courier New" w:cs="Courier New"/>
                            <w:color w:val="000000"/>
                            <w:sz w:val="16"/>
                            <w:szCs w:val="16"/>
                            <w:lang w:val="en-US" w:eastAsia="fr-FR"/>
                          </w:rPr>
                        </w:rPrChange>
                      </w:rPr>
                      <w:t>build</w:t>
                    </w:r>
                    <w:r w:rsidRPr="00D276D8">
                      <w:rPr>
                        <w:rFonts w:ascii="Consolas" w:eastAsia="Times New Roman" w:hAnsi="Consolas" w:cs="Consolas"/>
                        <w:b/>
                        <w:bCs/>
                        <w:color w:val="000080"/>
                        <w:sz w:val="19"/>
                        <w:szCs w:val="19"/>
                        <w:lang w:val="en-US" w:eastAsia="fr-FR"/>
                        <w:rPrChange w:id="2734"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35" w:author="ghislain.aine" w:date="2015-11-04T17:30:00Z">
                          <w:rPr>
                            <w:rFonts w:ascii="Courier New" w:eastAsia="Times New Roman" w:hAnsi="Courier New" w:cs="Courier New"/>
                            <w:color w:val="000000"/>
                            <w:sz w:val="16"/>
                            <w:szCs w:val="16"/>
                            <w:lang w:val="en-US" w:eastAsia="fr-FR"/>
                          </w:rPr>
                        </w:rPrChange>
                      </w:rPr>
                      <w:t>replace</w:t>
                    </w:r>
                    <w:proofErr w:type="spellEnd"/>
                    <w:r w:rsidRPr="00D276D8">
                      <w:rPr>
                        <w:rFonts w:ascii="Consolas" w:eastAsia="Times New Roman" w:hAnsi="Consolas" w:cs="Consolas"/>
                        <w:b/>
                        <w:bCs/>
                        <w:color w:val="000080"/>
                        <w:sz w:val="19"/>
                        <w:szCs w:val="19"/>
                        <w:lang w:val="en-US" w:eastAsia="fr-FR"/>
                        <w:rPrChange w:id="2736"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End"/>
                    <w:r w:rsidRPr="00D276D8">
                      <w:rPr>
                        <w:rFonts w:ascii="Consolas" w:eastAsia="Times New Roman" w:hAnsi="Consolas" w:cs="Consolas"/>
                        <w:color w:val="000000"/>
                        <w:sz w:val="19"/>
                        <w:szCs w:val="19"/>
                        <w:lang w:val="en-US" w:eastAsia="fr-FR"/>
                        <w:rPrChange w:id="2737" w:author="ghislain.aine" w:date="2015-11-04T17:30:00Z">
                          <w:rPr>
                            <w:rFonts w:ascii="Courier New" w:eastAsia="Times New Roman" w:hAnsi="Courier New" w:cs="Courier New"/>
                            <w:color w:val="000000"/>
                            <w:sz w:val="16"/>
                            <w:szCs w:val="16"/>
                            <w:lang w:val="en-US" w:eastAsia="fr-FR"/>
                          </w:rPr>
                        </w:rPrChange>
                      </w:rPr>
                      <w:t>QRegExp</w:t>
                    </w:r>
                    <w:proofErr w:type="spellEnd"/>
                    <w:r w:rsidRPr="00D276D8">
                      <w:rPr>
                        <w:rFonts w:ascii="Consolas" w:eastAsia="Times New Roman" w:hAnsi="Consolas" w:cs="Consolas"/>
                        <w:b/>
                        <w:bCs/>
                        <w:color w:val="000080"/>
                        <w:sz w:val="19"/>
                        <w:szCs w:val="19"/>
                        <w:lang w:val="en-US" w:eastAsia="fr-FR"/>
                        <w:rPrChange w:id="2738"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808080"/>
                        <w:sz w:val="19"/>
                        <w:szCs w:val="19"/>
                        <w:lang w:val="en-US" w:eastAsia="fr-FR"/>
                        <w:rPrChange w:id="2739" w:author="ghislain.aine" w:date="2015-11-04T17:30:00Z">
                          <w:rPr>
                            <w:rFonts w:ascii="Courier New" w:eastAsia="Times New Roman" w:hAnsi="Courier New" w:cs="Courier New"/>
                            <w:color w:val="808080"/>
                            <w:sz w:val="16"/>
                            <w:szCs w:val="16"/>
                            <w:lang w:val="en-US" w:eastAsia="fr-FR"/>
                          </w:rPr>
                        </w:rPrChange>
                      </w:rPr>
                      <w:t>"[ |:]+"</w:t>
                    </w:r>
                    <w:r w:rsidRPr="00D276D8">
                      <w:rPr>
                        <w:rFonts w:ascii="Consolas" w:eastAsia="Times New Roman" w:hAnsi="Consolas" w:cs="Consolas"/>
                        <w:b/>
                        <w:bCs/>
                        <w:color w:val="000080"/>
                        <w:sz w:val="19"/>
                        <w:szCs w:val="19"/>
                        <w:lang w:val="en-US" w:eastAsia="fr-FR"/>
                        <w:rPrChange w:id="2740"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41"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2742" w:author="ghislain.aine" w:date="2015-11-04T17:30:00Z">
                          <w:rPr>
                            <w:rFonts w:ascii="Courier New" w:eastAsia="Times New Roman" w:hAnsi="Courier New" w:cs="Courier New"/>
                            <w:color w:val="808080"/>
                            <w:sz w:val="16"/>
                            <w:szCs w:val="16"/>
                            <w:lang w:val="en-US" w:eastAsia="fr-FR"/>
                          </w:rPr>
                        </w:rPrChange>
                      </w:rPr>
                      <w:t>"."</w:t>
                    </w:r>
                    <w:r w:rsidRPr="00D276D8">
                      <w:rPr>
                        <w:rFonts w:ascii="Consolas" w:eastAsia="Times New Roman" w:hAnsi="Consolas" w:cs="Consolas"/>
                        <w:b/>
                        <w:bCs/>
                        <w:color w:val="000080"/>
                        <w:sz w:val="19"/>
                        <w:szCs w:val="19"/>
                        <w:lang w:val="en-US" w:eastAsia="fr-FR"/>
                        <w:rPrChange w:id="2743"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2744" w:author="ghislain.aine" w:date="2015-11-04T17:30:00Z">
                        <w:rPr>
                          <w:rFonts w:ascii="Courier New" w:eastAsia="Times New Roman" w:hAnsi="Courier New" w:cs="Courier New"/>
                          <w:color w:val="804000"/>
                          <w:sz w:val="16"/>
                          <w:szCs w:val="16"/>
                          <w:lang w:val="en-US" w:eastAsia="fr-FR"/>
                        </w:rPr>
                      </w:rPrChange>
                    </w:rPr>
                  </w:pPr>
                  <w:moveTo w:id="2745" w:author="ghislain.aine" w:date="2015-10-30T10:26:00Z">
                    <w:r w:rsidRPr="00D276D8">
                      <w:rPr>
                        <w:rFonts w:ascii="Consolas" w:eastAsia="Times New Roman" w:hAnsi="Consolas" w:cs="Consolas"/>
                        <w:color w:val="804000"/>
                        <w:sz w:val="19"/>
                        <w:szCs w:val="19"/>
                        <w:lang w:val="en-US" w:eastAsia="fr-FR"/>
                        <w:rPrChange w:id="2746" w:author="ghislain.aine" w:date="2015-11-04T17:30: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2747" w:author="ghislain.aine" w:date="2015-11-04T17:30:00Z">
                          <w:rPr>
                            <w:rFonts w:ascii="Courier New" w:eastAsia="Times New Roman" w:hAnsi="Courier New" w:cs="Courier New"/>
                            <w:color w:val="804000"/>
                            <w:sz w:val="16"/>
                            <w:szCs w:val="16"/>
                            <w:lang w:val="en-US" w:eastAsia="fr-FR"/>
                          </w:rPr>
                        </w:rPrChange>
                      </w:rPr>
                      <w:t>ifndef</w:t>
                    </w:r>
                    <w:proofErr w:type="spellEnd"/>
                    <w:r w:rsidRPr="00D276D8">
                      <w:rPr>
                        <w:rFonts w:ascii="Consolas" w:eastAsia="Times New Roman" w:hAnsi="Consolas" w:cs="Consolas"/>
                        <w:color w:val="804000"/>
                        <w:sz w:val="19"/>
                        <w:szCs w:val="19"/>
                        <w:lang w:val="en-US" w:eastAsia="fr-FR"/>
                        <w:rPrChange w:id="2748" w:author="ghislain.aine" w:date="2015-11-04T17:30:00Z">
                          <w:rPr>
                            <w:rFonts w:ascii="Courier New" w:eastAsia="Times New Roman" w:hAnsi="Courier New" w:cs="Courier New"/>
                            <w:color w:val="804000"/>
                            <w:sz w:val="16"/>
                            <w:szCs w:val="16"/>
                            <w:lang w:val="en-US" w:eastAsia="fr-FR"/>
                          </w:rPr>
                        </w:rPrChange>
                      </w:rPr>
                      <w:t xml:space="preserve"> QT_NO_DEBUG</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749" w:author="ghislain.aine" w:date="2015-11-04T17:30:00Z">
                        <w:rPr>
                          <w:rFonts w:ascii="Courier New" w:eastAsia="Times New Roman" w:hAnsi="Courier New" w:cs="Courier New"/>
                          <w:color w:val="000000"/>
                          <w:sz w:val="16"/>
                          <w:szCs w:val="16"/>
                          <w:lang w:val="en-US" w:eastAsia="fr-FR"/>
                        </w:rPr>
                      </w:rPrChange>
                    </w:rPr>
                  </w:pPr>
                  <w:moveTo w:id="2750" w:author="ghislain.aine" w:date="2015-10-30T10:26:00Z">
                    <w:r w:rsidRPr="00D276D8">
                      <w:rPr>
                        <w:rFonts w:ascii="Consolas" w:eastAsia="Times New Roman" w:hAnsi="Consolas" w:cs="Consolas"/>
                        <w:color w:val="000000"/>
                        <w:sz w:val="19"/>
                        <w:szCs w:val="19"/>
                        <w:lang w:val="en-US" w:eastAsia="fr-FR"/>
                        <w:rPrChange w:id="2751"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000000"/>
                        <w:sz w:val="19"/>
                        <w:szCs w:val="19"/>
                        <w:lang w:val="en-US" w:eastAsia="fr-FR"/>
                        <w:rPrChange w:id="2752" w:author="ghislain.aine" w:date="2015-11-04T17:30:00Z">
                          <w:rPr>
                            <w:rFonts w:ascii="Courier New" w:eastAsia="Times New Roman" w:hAnsi="Courier New" w:cs="Courier New"/>
                            <w:color w:val="000000"/>
                            <w:sz w:val="16"/>
                            <w:szCs w:val="16"/>
                            <w:lang w:val="en-US" w:eastAsia="fr-FR"/>
                          </w:rPr>
                        </w:rPrChange>
                      </w:rPr>
                      <w:t>build</w:t>
                    </w:r>
                    <w:proofErr w:type="gramEnd"/>
                    <w:r w:rsidRPr="00D276D8">
                      <w:rPr>
                        <w:rFonts w:ascii="Consolas" w:eastAsia="Times New Roman" w:hAnsi="Consolas" w:cs="Consolas"/>
                        <w:color w:val="000000"/>
                        <w:sz w:val="19"/>
                        <w:szCs w:val="19"/>
                        <w:lang w:val="en-US" w:eastAsia="fr-FR"/>
                        <w:rPrChange w:id="2753"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754"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5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2756" w:author="ghislain.aine" w:date="2015-11-04T17:30:00Z">
                          <w:rPr>
                            <w:rFonts w:ascii="Courier New" w:eastAsia="Times New Roman" w:hAnsi="Courier New" w:cs="Courier New"/>
                            <w:color w:val="808080"/>
                            <w:sz w:val="16"/>
                            <w:szCs w:val="16"/>
                            <w:lang w:val="en-US" w:eastAsia="fr-FR"/>
                          </w:rPr>
                        </w:rPrChange>
                      </w:rPr>
                      <w:t>" (Debug)"</w:t>
                    </w:r>
                    <w:r w:rsidRPr="00D276D8">
                      <w:rPr>
                        <w:rFonts w:ascii="Consolas" w:eastAsia="Times New Roman" w:hAnsi="Consolas" w:cs="Consolas"/>
                        <w:b/>
                        <w:bCs/>
                        <w:color w:val="000080"/>
                        <w:sz w:val="19"/>
                        <w:szCs w:val="19"/>
                        <w:lang w:val="en-US" w:eastAsia="fr-FR"/>
                        <w:rPrChange w:id="2757"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2758" w:author="ghislain.aine" w:date="2015-11-04T17:30:00Z">
                        <w:rPr>
                          <w:rFonts w:ascii="Courier New" w:eastAsia="Times New Roman" w:hAnsi="Courier New" w:cs="Courier New"/>
                          <w:color w:val="804000"/>
                          <w:sz w:val="16"/>
                          <w:szCs w:val="16"/>
                          <w:lang w:val="en-US" w:eastAsia="fr-FR"/>
                        </w:rPr>
                      </w:rPrChange>
                    </w:rPr>
                  </w:pPr>
                  <w:moveTo w:id="2759" w:author="ghislain.aine" w:date="2015-10-30T10:26:00Z">
                    <w:r w:rsidRPr="00D276D8">
                      <w:rPr>
                        <w:rFonts w:ascii="Consolas" w:eastAsia="Times New Roman" w:hAnsi="Consolas" w:cs="Consolas"/>
                        <w:color w:val="804000"/>
                        <w:sz w:val="19"/>
                        <w:szCs w:val="19"/>
                        <w:lang w:val="en-US" w:eastAsia="fr-FR"/>
                        <w:rPrChange w:id="2760" w:author="ghislain.aine" w:date="2015-11-04T17:30:00Z">
                          <w:rPr>
                            <w:rFonts w:ascii="Courier New" w:eastAsia="Times New Roman" w:hAnsi="Courier New" w:cs="Courier New"/>
                            <w:color w:val="804000"/>
                            <w:sz w:val="16"/>
                            <w:szCs w:val="16"/>
                            <w:lang w:val="en-US" w:eastAsia="fr-FR"/>
                          </w:rPr>
                        </w:rPrChange>
                      </w:rPr>
                      <w:t xml:space="preserve">#else </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761" w:author="ghislain.aine" w:date="2015-11-04T17:30:00Z">
                        <w:rPr>
                          <w:rFonts w:ascii="Courier New" w:eastAsia="Times New Roman" w:hAnsi="Courier New" w:cs="Courier New"/>
                          <w:color w:val="000000"/>
                          <w:sz w:val="16"/>
                          <w:szCs w:val="16"/>
                          <w:lang w:val="en-US" w:eastAsia="fr-FR"/>
                        </w:rPr>
                      </w:rPrChange>
                    </w:rPr>
                  </w:pPr>
                  <w:moveTo w:id="2762" w:author="ghislain.aine" w:date="2015-10-30T10:26:00Z">
                    <w:r w:rsidRPr="00D276D8">
                      <w:rPr>
                        <w:rFonts w:ascii="Consolas" w:eastAsia="Times New Roman" w:hAnsi="Consolas" w:cs="Consolas"/>
                        <w:color w:val="000000"/>
                        <w:sz w:val="19"/>
                        <w:szCs w:val="19"/>
                        <w:lang w:val="en-US" w:eastAsia="fr-FR"/>
                        <w:rPrChange w:id="2763"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color w:val="000000"/>
                        <w:sz w:val="19"/>
                        <w:szCs w:val="19"/>
                        <w:lang w:val="en-US" w:eastAsia="fr-FR"/>
                        <w:rPrChange w:id="2764" w:author="ghislain.aine" w:date="2015-11-04T17:30:00Z">
                          <w:rPr>
                            <w:rFonts w:ascii="Courier New" w:eastAsia="Times New Roman" w:hAnsi="Courier New" w:cs="Courier New"/>
                            <w:color w:val="000000"/>
                            <w:sz w:val="16"/>
                            <w:szCs w:val="16"/>
                            <w:lang w:val="en-US" w:eastAsia="fr-FR"/>
                          </w:rPr>
                        </w:rPrChange>
                      </w:rPr>
                      <w:t>build</w:t>
                    </w:r>
                    <w:proofErr w:type="gramEnd"/>
                    <w:r w:rsidRPr="00D276D8">
                      <w:rPr>
                        <w:rFonts w:ascii="Consolas" w:eastAsia="Times New Roman" w:hAnsi="Consolas" w:cs="Consolas"/>
                        <w:color w:val="000000"/>
                        <w:sz w:val="19"/>
                        <w:szCs w:val="19"/>
                        <w:lang w:val="en-US" w:eastAsia="fr-FR"/>
                        <w:rPrChange w:id="2765"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766"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767"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2768" w:author="ghislain.aine" w:date="2015-11-04T17:30:00Z">
                          <w:rPr>
                            <w:rFonts w:ascii="Courier New" w:eastAsia="Times New Roman" w:hAnsi="Courier New" w:cs="Courier New"/>
                            <w:color w:val="808080"/>
                            <w:sz w:val="16"/>
                            <w:szCs w:val="16"/>
                            <w:lang w:val="en-US" w:eastAsia="fr-FR"/>
                          </w:rPr>
                        </w:rPrChange>
                      </w:rPr>
                      <w:t>" (Release)"</w:t>
                    </w:r>
                    <w:r w:rsidRPr="00D276D8">
                      <w:rPr>
                        <w:rFonts w:ascii="Consolas" w:eastAsia="Times New Roman" w:hAnsi="Consolas" w:cs="Consolas"/>
                        <w:b/>
                        <w:bCs/>
                        <w:color w:val="000080"/>
                        <w:sz w:val="19"/>
                        <w:szCs w:val="19"/>
                        <w:lang w:val="en-US" w:eastAsia="fr-FR"/>
                        <w:rPrChange w:id="2769"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804000"/>
                      <w:sz w:val="19"/>
                      <w:szCs w:val="19"/>
                      <w:lang w:val="en-US" w:eastAsia="fr-FR"/>
                      <w:rPrChange w:id="2770" w:author="ghislain.aine" w:date="2015-11-04T17:30:00Z">
                        <w:rPr>
                          <w:rFonts w:ascii="Courier New" w:eastAsia="Times New Roman" w:hAnsi="Courier New" w:cs="Courier New"/>
                          <w:color w:val="804000"/>
                          <w:sz w:val="16"/>
                          <w:szCs w:val="16"/>
                          <w:lang w:val="en-US" w:eastAsia="fr-FR"/>
                        </w:rPr>
                      </w:rPrChange>
                    </w:rPr>
                  </w:pPr>
                  <w:moveTo w:id="2771" w:author="ghislain.aine" w:date="2015-10-30T10:26:00Z">
                    <w:r w:rsidRPr="00D276D8">
                      <w:rPr>
                        <w:rFonts w:ascii="Consolas" w:eastAsia="Times New Roman" w:hAnsi="Consolas" w:cs="Consolas"/>
                        <w:color w:val="804000"/>
                        <w:sz w:val="19"/>
                        <w:szCs w:val="19"/>
                        <w:lang w:val="en-US" w:eastAsia="fr-FR"/>
                        <w:rPrChange w:id="2772" w:author="ghislain.aine" w:date="2015-11-04T17:30:00Z">
                          <w:rPr>
                            <w:rFonts w:ascii="Courier New" w:eastAsia="Times New Roman" w:hAnsi="Courier New" w:cs="Courier New"/>
                            <w:color w:val="804000"/>
                            <w:sz w:val="16"/>
                            <w:szCs w:val="16"/>
                            <w:lang w:val="en-US" w:eastAsia="fr-FR"/>
                          </w:rPr>
                        </w:rPrChange>
                      </w:rPr>
                      <w:t>#</w:t>
                    </w:r>
                    <w:proofErr w:type="spellStart"/>
                    <w:r w:rsidRPr="00D276D8">
                      <w:rPr>
                        <w:rFonts w:ascii="Consolas" w:eastAsia="Times New Roman" w:hAnsi="Consolas" w:cs="Consolas"/>
                        <w:color w:val="804000"/>
                        <w:sz w:val="19"/>
                        <w:szCs w:val="19"/>
                        <w:lang w:val="en-US" w:eastAsia="fr-FR"/>
                        <w:rPrChange w:id="2773" w:author="ghislain.aine" w:date="2015-11-04T17:30:00Z">
                          <w:rPr>
                            <w:rFonts w:ascii="Courier New" w:eastAsia="Times New Roman" w:hAnsi="Courier New" w:cs="Courier New"/>
                            <w:color w:val="804000"/>
                            <w:sz w:val="16"/>
                            <w:szCs w:val="16"/>
                            <w:lang w:val="en-US" w:eastAsia="fr-FR"/>
                          </w:rPr>
                        </w:rPrChange>
                      </w:rPr>
                      <w:t>endif</w:t>
                    </w:r>
                  </w:moveTo>
                  <w:proofErr w:type="spellEnd"/>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774" w:author="ghislain.aine" w:date="2015-11-04T17:30:00Z">
                        <w:rPr>
                          <w:rFonts w:ascii="Courier New" w:eastAsia="Times New Roman" w:hAnsi="Courier New" w:cs="Courier New"/>
                          <w:color w:val="000000"/>
                          <w:sz w:val="16"/>
                          <w:szCs w:val="16"/>
                          <w:lang w:val="en-US" w:eastAsia="fr-FR"/>
                        </w:rPr>
                      </w:rPrChange>
                    </w:rPr>
                  </w:pPr>
                  <w:moveTo w:id="2775" w:author="ghislain.aine" w:date="2015-10-30T10:26:00Z">
                    <w:r w:rsidRPr="00D276D8">
                      <w:rPr>
                        <w:rFonts w:ascii="Consolas" w:eastAsia="Times New Roman" w:hAnsi="Consolas" w:cs="Consolas"/>
                        <w:color w:val="000000"/>
                        <w:sz w:val="19"/>
                        <w:szCs w:val="19"/>
                        <w:lang w:val="en-US" w:eastAsia="fr-FR"/>
                        <w:rPrChange w:id="2776" w:author="ghislain.aine" w:date="2015-11-04T17:30:00Z">
                          <w:rPr>
                            <w:rFonts w:ascii="Courier New" w:eastAsia="Times New Roman" w:hAnsi="Courier New" w:cs="Courier New"/>
                            <w:color w:val="000000"/>
                            <w:sz w:val="16"/>
                            <w:szCs w:val="16"/>
                            <w:lang w:val="en-US" w:eastAsia="fr-FR"/>
                          </w:rPr>
                        </w:rPrChange>
                      </w:rPr>
                      <w:t xml:space="preserve">        </w:t>
                    </w:r>
                    <w:proofErr w:type="gramStart"/>
                    <w:r w:rsidRPr="00D276D8">
                      <w:rPr>
                        <w:rFonts w:ascii="Consolas" w:eastAsia="Times New Roman" w:hAnsi="Consolas" w:cs="Consolas"/>
                        <w:b/>
                        <w:bCs/>
                        <w:color w:val="0000FF"/>
                        <w:sz w:val="19"/>
                        <w:szCs w:val="19"/>
                        <w:lang w:val="en-US" w:eastAsia="fr-FR"/>
                        <w:rPrChange w:id="2777" w:author="ghislain.aine" w:date="2015-11-04T17:30:00Z">
                          <w:rPr>
                            <w:rFonts w:ascii="Courier New" w:eastAsia="Times New Roman" w:hAnsi="Courier New" w:cs="Courier New"/>
                            <w:b/>
                            <w:bCs/>
                            <w:color w:val="0000FF"/>
                            <w:sz w:val="16"/>
                            <w:szCs w:val="16"/>
                            <w:lang w:val="en-US" w:eastAsia="fr-FR"/>
                          </w:rPr>
                        </w:rPrChange>
                      </w:rPr>
                      <w:t>return</w:t>
                    </w:r>
                    <w:proofErr w:type="gramEnd"/>
                    <w:r w:rsidRPr="00D276D8">
                      <w:rPr>
                        <w:rFonts w:ascii="Consolas" w:eastAsia="Times New Roman" w:hAnsi="Consolas" w:cs="Consolas"/>
                        <w:color w:val="000000"/>
                        <w:sz w:val="19"/>
                        <w:szCs w:val="19"/>
                        <w:lang w:val="en-US" w:eastAsia="fr-FR"/>
                        <w:rPrChange w:id="2778" w:author="ghislain.aine" w:date="2015-11-04T17:30:00Z">
                          <w:rPr>
                            <w:rFonts w:ascii="Courier New" w:eastAsia="Times New Roman" w:hAnsi="Courier New" w:cs="Courier New"/>
                            <w:color w:val="000000"/>
                            <w:sz w:val="16"/>
                            <w:szCs w:val="16"/>
                            <w:lang w:val="en-US" w:eastAsia="fr-FR"/>
                          </w:rPr>
                        </w:rPrChange>
                      </w:rPr>
                      <w:t xml:space="preserve"> build</w:t>
                    </w:r>
                    <w:r w:rsidRPr="00D276D8">
                      <w:rPr>
                        <w:rFonts w:ascii="Consolas" w:eastAsia="Times New Roman" w:hAnsi="Consolas" w:cs="Consolas"/>
                        <w:b/>
                        <w:bCs/>
                        <w:color w:val="000080"/>
                        <w:sz w:val="19"/>
                        <w:szCs w:val="19"/>
                        <w:lang w:val="en-US" w:eastAsia="fr-FR"/>
                        <w:rPrChange w:id="2779" w:author="ghislain.aine" w:date="2015-11-04T17:30:00Z">
                          <w:rPr>
                            <w:rFonts w:ascii="Courier New" w:eastAsia="Times New Roman" w:hAnsi="Courier New" w:cs="Courier New"/>
                            <w:b/>
                            <w:bCs/>
                            <w:color w:val="000080"/>
                            <w:sz w:val="16"/>
                            <w:szCs w:val="16"/>
                            <w:lang w:val="en-US" w:eastAsia="fr-FR"/>
                          </w:rPr>
                        </w:rPrChange>
                      </w:rPr>
                      <w:t>;</w:t>
                    </w:r>
                  </w:moveTo>
                </w:p>
                <w:p w:rsidR="00BF1190" w:rsidRPr="00BF1190" w:rsidRDefault="00D276D8" w:rsidP="00BF1190">
                  <w:pPr>
                    <w:shd w:val="clear" w:color="auto" w:fill="FFFFFF"/>
                    <w:jc w:val="left"/>
                    <w:rPr>
                      <w:rFonts w:ascii="Consolas" w:eastAsia="Times New Roman" w:hAnsi="Consolas" w:cs="Consolas"/>
                      <w:color w:val="000000"/>
                      <w:sz w:val="19"/>
                      <w:szCs w:val="19"/>
                      <w:lang w:eastAsia="fr-FR"/>
                      <w:rPrChange w:id="2780" w:author="ghislain.aine" w:date="2015-11-04T17:30:00Z">
                        <w:rPr>
                          <w:rFonts w:ascii="Courier New" w:eastAsia="Times New Roman" w:hAnsi="Courier New" w:cs="Courier New"/>
                          <w:color w:val="000000"/>
                          <w:sz w:val="16"/>
                          <w:szCs w:val="16"/>
                          <w:lang w:eastAsia="fr-FR"/>
                        </w:rPr>
                      </w:rPrChange>
                    </w:rPr>
                  </w:pPr>
                  <w:moveTo w:id="2781" w:author="ghislain.aine" w:date="2015-10-30T10:26:00Z">
                    <w:r w:rsidRPr="00D276D8">
                      <w:rPr>
                        <w:rFonts w:ascii="Consolas" w:eastAsia="Times New Roman" w:hAnsi="Consolas" w:cs="Consolas"/>
                        <w:color w:val="000000"/>
                        <w:sz w:val="19"/>
                        <w:szCs w:val="19"/>
                        <w:lang w:val="en-US" w:eastAsia="fr-FR"/>
                        <w:rPrChange w:id="2782"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eastAsia="fr-FR"/>
                        <w:rPrChange w:id="2783" w:author="ghislain.aine" w:date="2015-11-04T17:30:00Z">
                          <w:rPr>
                            <w:rFonts w:ascii="Courier New" w:eastAsia="Times New Roman" w:hAnsi="Courier New" w:cs="Courier New"/>
                            <w:b/>
                            <w:bCs/>
                            <w:color w:val="000080"/>
                            <w:sz w:val="16"/>
                            <w:szCs w:val="16"/>
                            <w:lang w:eastAsia="fr-FR"/>
                          </w:rPr>
                        </w:rPrChange>
                      </w:rPr>
                      <w:t>}</w:t>
                    </w:r>
                  </w:moveTo>
                </w:p>
                <w:p w:rsidR="00BF1190" w:rsidRPr="00BF1190" w:rsidRDefault="00BF1190" w:rsidP="00BF1190">
                  <w:pPr>
                    <w:shd w:val="clear" w:color="auto" w:fill="FFFFFF"/>
                    <w:jc w:val="left"/>
                    <w:rPr>
                      <w:rFonts w:ascii="Consolas" w:eastAsia="Times New Roman" w:hAnsi="Consolas" w:cs="Consolas"/>
                      <w:color w:val="000000"/>
                      <w:sz w:val="19"/>
                      <w:szCs w:val="19"/>
                      <w:lang w:eastAsia="fr-FR"/>
                      <w:rPrChange w:id="2784" w:author="ghislain.aine" w:date="2015-11-04T17:30:00Z">
                        <w:rPr>
                          <w:rFonts w:ascii="Courier New" w:eastAsia="Times New Roman" w:hAnsi="Courier New" w:cs="Courier New"/>
                          <w:color w:val="000000"/>
                          <w:sz w:val="16"/>
                          <w:szCs w:val="16"/>
                          <w:lang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785" w:author="ghislain.aine" w:date="2015-11-04T17:30:00Z">
                        <w:rPr>
                          <w:rFonts w:ascii="Courier New" w:eastAsia="Times New Roman" w:hAnsi="Courier New" w:cs="Courier New"/>
                          <w:color w:val="000000"/>
                          <w:sz w:val="16"/>
                          <w:szCs w:val="16"/>
                          <w:lang w:eastAsia="fr-FR"/>
                        </w:rPr>
                      </w:rPrChange>
                    </w:rPr>
                  </w:pPr>
                  <w:moveTo w:id="2786" w:author="ghislain.aine" w:date="2015-10-30T10:26:00Z">
                    <w:r w:rsidRPr="00D276D8">
                      <w:rPr>
                        <w:rFonts w:ascii="Consolas" w:eastAsia="Times New Roman" w:hAnsi="Consolas" w:cs="Consolas"/>
                        <w:color w:val="000000"/>
                        <w:sz w:val="19"/>
                        <w:szCs w:val="19"/>
                        <w:lang w:eastAsia="fr-FR"/>
                        <w:rPrChange w:id="2787"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color w:val="8000FF"/>
                        <w:sz w:val="19"/>
                        <w:szCs w:val="19"/>
                        <w:lang w:eastAsia="fr-FR"/>
                        <w:rPrChange w:id="2788" w:author="ghislain.aine" w:date="2015-11-04T17:30:00Z">
                          <w:rPr>
                            <w:rFonts w:ascii="Courier New" w:eastAsia="Times New Roman" w:hAnsi="Courier New" w:cs="Courier New"/>
                            <w:color w:val="8000FF"/>
                            <w:sz w:val="16"/>
                            <w:szCs w:val="16"/>
                            <w:lang w:eastAsia="fr-FR"/>
                          </w:rPr>
                        </w:rPrChange>
                      </w:rPr>
                      <w:t>double</w:t>
                    </w:r>
                    <w:r w:rsidRPr="00D276D8">
                      <w:rPr>
                        <w:rFonts w:ascii="Consolas" w:eastAsia="Times New Roman" w:hAnsi="Consolas" w:cs="Consolas"/>
                        <w:color w:val="000000"/>
                        <w:sz w:val="19"/>
                        <w:szCs w:val="19"/>
                        <w:lang w:eastAsia="fr-FR"/>
                        <w:rPrChange w:id="2789"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D276D8">
                      <w:rPr>
                        <w:rFonts w:ascii="Consolas" w:eastAsia="Times New Roman" w:hAnsi="Consolas" w:cs="Consolas"/>
                        <w:color w:val="000000"/>
                        <w:sz w:val="19"/>
                        <w:szCs w:val="19"/>
                        <w:lang w:eastAsia="fr-FR"/>
                        <w:rPrChange w:id="2790" w:author="ghislain.aine" w:date="2015-11-04T17:30:00Z">
                          <w:rPr>
                            <w:rFonts w:ascii="Courier New" w:eastAsia="Times New Roman" w:hAnsi="Courier New" w:cs="Courier New"/>
                            <w:color w:val="000000"/>
                            <w:sz w:val="16"/>
                            <w:szCs w:val="16"/>
                            <w:lang w:eastAsia="fr-FR"/>
                          </w:rPr>
                        </w:rPrChange>
                      </w:rPr>
                      <w:t>DemoPluginFactory_Class</w:t>
                    </w:r>
                    <w:proofErr w:type="spellEnd"/>
                    <w:proofErr w:type="gramStart"/>
                    <w:r w:rsidRPr="00D276D8">
                      <w:rPr>
                        <w:rFonts w:ascii="Consolas" w:eastAsia="Times New Roman" w:hAnsi="Consolas" w:cs="Consolas"/>
                        <w:b/>
                        <w:bCs/>
                        <w:color w:val="000080"/>
                        <w:sz w:val="19"/>
                        <w:szCs w:val="19"/>
                        <w:lang w:eastAsia="fr-FR"/>
                        <w:rPrChange w:id="2791" w:author="ghislain.aine" w:date="2015-11-04T17:30:00Z">
                          <w:rPr>
                            <w:rFonts w:ascii="Courier New" w:eastAsia="Times New Roman" w:hAnsi="Courier New" w:cs="Courier New"/>
                            <w:b/>
                            <w:bCs/>
                            <w:color w:val="000080"/>
                            <w:sz w:val="16"/>
                            <w:szCs w:val="16"/>
                            <w:lang w:eastAsia="fr-FR"/>
                          </w:rPr>
                        </w:rPrChange>
                      </w:rPr>
                      <w:t>::</w:t>
                    </w:r>
                    <w:proofErr w:type="spellStart"/>
                    <w:r w:rsidRPr="00D276D8">
                      <w:rPr>
                        <w:rFonts w:ascii="Consolas" w:eastAsia="Times New Roman" w:hAnsi="Consolas" w:cs="Consolas"/>
                        <w:color w:val="000000"/>
                        <w:sz w:val="19"/>
                        <w:szCs w:val="19"/>
                        <w:lang w:eastAsia="fr-FR"/>
                        <w:rPrChange w:id="2792" w:author="ghislain.aine" w:date="2015-11-04T17:30:00Z">
                          <w:rPr>
                            <w:rFonts w:ascii="Courier New" w:eastAsia="Times New Roman" w:hAnsi="Courier New" w:cs="Courier New"/>
                            <w:color w:val="000000"/>
                            <w:sz w:val="16"/>
                            <w:szCs w:val="16"/>
                            <w:lang w:eastAsia="fr-FR"/>
                          </w:rPr>
                        </w:rPrChange>
                      </w:rPr>
                      <w:t>GetPluginCompilationDate</w:t>
                    </w:r>
                    <w:proofErr w:type="spellEnd"/>
                    <w:proofErr w:type="gramEnd"/>
                    <w:r w:rsidRPr="00D276D8">
                      <w:rPr>
                        <w:rFonts w:ascii="Consolas" w:eastAsia="Times New Roman" w:hAnsi="Consolas" w:cs="Consolas"/>
                        <w:b/>
                        <w:bCs/>
                        <w:color w:val="000080"/>
                        <w:sz w:val="19"/>
                        <w:szCs w:val="19"/>
                        <w:lang w:eastAsia="fr-FR"/>
                        <w:rPrChange w:id="2793"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794" w:author="ghislain.aine" w:date="2015-11-04T17:30:00Z">
                        <w:rPr>
                          <w:rFonts w:ascii="Courier New" w:eastAsia="Times New Roman" w:hAnsi="Courier New" w:cs="Courier New"/>
                          <w:color w:val="000000"/>
                          <w:sz w:val="16"/>
                          <w:szCs w:val="16"/>
                          <w:lang w:eastAsia="fr-FR"/>
                        </w:rPr>
                      </w:rPrChange>
                    </w:rPr>
                  </w:pPr>
                  <w:moveTo w:id="2795" w:author="ghislain.aine" w:date="2015-10-30T10:26:00Z">
                    <w:r w:rsidRPr="00D276D8">
                      <w:rPr>
                        <w:rFonts w:ascii="Consolas" w:eastAsia="Times New Roman" w:hAnsi="Consolas" w:cs="Consolas"/>
                        <w:color w:val="000000"/>
                        <w:sz w:val="19"/>
                        <w:szCs w:val="19"/>
                        <w:lang w:eastAsia="fr-FR"/>
                        <w:rPrChange w:id="2796"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b/>
                        <w:bCs/>
                        <w:color w:val="000080"/>
                        <w:sz w:val="19"/>
                        <w:szCs w:val="19"/>
                        <w:lang w:eastAsia="fr-FR"/>
                        <w:rPrChange w:id="2797"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RDefault="00D276D8" w:rsidP="00BF1190">
                  <w:pPr>
                    <w:shd w:val="clear" w:color="auto" w:fill="FFFFFF"/>
                    <w:jc w:val="left"/>
                    <w:rPr>
                      <w:rFonts w:ascii="Consolas" w:eastAsia="Times New Roman" w:hAnsi="Consolas" w:cs="Consolas"/>
                      <w:color w:val="008000"/>
                      <w:sz w:val="19"/>
                      <w:szCs w:val="19"/>
                      <w:lang w:eastAsia="fr-FR"/>
                      <w:rPrChange w:id="2798" w:author="ghislain.aine" w:date="2015-11-04T17:30:00Z">
                        <w:rPr>
                          <w:rFonts w:ascii="Courier New" w:eastAsia="Times New Roman" w:hAnsi="Courier New" w:cs="Courier New"/>
                          <w:color w:val="008000"/>
                          <w:sz w:val="16"/>
                          <w:szCs w:val="16"/>
                          <w:lang w:eastAsia="fr-FR"/>
                        </w:rPr>
                      </w:rPrChange>
                    </w:rPr>
                  </w:pPr>
                  <w:moveTo w:id="2799" w:author="ghislain.aine" w:date="2015-10-30T10:26:00Z">
                    <w:r w:rsidRPr="00D276D8">
                      <w:rPr>
                        <w:rFonts w:ascii="Consolas" w:eastAsia="Times New Roman" w:hAnsi="Consolas" w:cs="Consolas"/>
                        <w:color w:val="000000"/>
                        <w:sz w:val="19"/>
                        <w:szCs w:val="19"/>
                        <w:lang w:eastAsia="fr-FR"/>
                        <w:rPrChange w:id="2800"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color w:val="008000"/>
                        <w:sz w:val="19"/>
                        <w:szCs w:val="19"/>
                        <w:lang w:eastAsia="fr-FR"/>
                        <w:rPrChange w:id="2801" w:author="ghislain.aine" w:date="2015-11-04T17:30:00Z">
                          <w:rPr>
                            <w:rFonts w:ascii="Courier New" w:eastAsia="Times New Roman" w:hAnsi="Courier New" w:cs="Courier New"/>
                            <w:color w:val="008000"/>
                            <w:sz w:val="16"/>
                            <w:szCs w:val="16"/>
                            <w:lang w:eastAsia="fr-FR"/>
                          </w:rPr>
                        </w:rPrChange>
                      </w:rPr>
                      <w:t>//</w:t>
                    </w:r>
                    <w:proofErr w:type="spellStart"/>
                    <w:r w:rsidRPr="00D276D8">
                      <w:rPr>
                        <w:rFonts w:ascii="Consolas" w:eastAsia="Times New Roman" w:hAnsi="Consolas" w:cs="Consolas"/>
                        <w:color w:val="008000"/>
                        <w:sz w:val="19"/>
                        <w:szCs w:val="19"/>
                        <w:lang w:eastAsia="fr-FR"/>
                        <w:rPrChange w:id="2802" w:author="ghislain.aine" w:date="2015-11-04T17:30:00Z">
                          <w:rPr>
                            <w:rFonts w:ascii="Courier New" w:eastAsia="Times New Roman" w:hAnsi="Courier New" w:cs="Courier New"/>
                            <w:color w:val="008000"/>
                            <w:sz w:val="16"/>
                            <w:szCs w:val="16"/>
                            <w:lang w:eastAsia="fr-FR"/>
                          </w:rPr>
                        </w:rPrChange>
                      </w:rPr>
                      <w:t>recup</w:t>
                    </w:r>
                    <w:proofErr w:type="spellEnd"/>
                    <w:r w:rsidRPr="00D276D8">
                      <w:rPr>
                        <w:rFonts w:ascii="Consolas" w:eastAsia="Times New Roman" w:hAnsi="Consolas" w:cs="Consolas"/>
                        <w:color w:val="008000"/>
                        <w:sz w:val="19"/>
                        <w:szCs w:val="19"/>
                        <w:lang w:eastAsia="fr-FR"/>
                        <w:rPrChange w:id="2803" w:author="ghislain.aine" w:date="2015-11-04T17:30:00Z">
                          <w:rPr>
                            <w:rFonts w:ascii="Courier New" w:eastAsia="Times New Roman" w:hAnsi="Courier New" w:cs="Courier New"/>
                            <w:color w:val="008000"/>
                            <w:sz w:val="16"/>
                            <w:szCs w:val="16"/>
                            <w:lang w:eastAsia="fr-FR"/>
                          </w:rPr>
                        </w:rPrChange>
                      </w:rPr>
                      <w:t xml:space="preserve"> de la date à partir de __DATE__</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804" w:author="ghislain.aine" w:date="2015-11-04T17:30:00Z">
                        <w:rPr>
                          <w:rFonts w:ascii="Courier New" w:eastAsia="Times New Roman" w:hAnsi="Courier New" w:cs="Courier New"/>
                          <w:color w:val="000000"/>
                          <w:sz w:val="16"/>
                          <w:szCs w:val="16"/>
                          <w:lang w:val="en-US" w:eastAsia="fr-FR"/>
                        </w:rPr>
                      </w:rPrChange>
                    </w:rPr>
                  </w:pPr>
                  <w:moveTo w:id="2805" w:author="ghislain.aine" w:date="2015-10-30T10:26:00Z">
                    <w:r w:rsidRPr="00D276D8">
                      <w:rPr>
                        <w:rFonts w:ascii="Consolas" w:eastAsia="Times New Roman" w:hAnsi="Consolas" w:cs="Consolas"/>
                        <w:color w:val="000000"/>
                        <w:sz w:val="19"/>
                        <w:szCs w:val="19"/>
                        <w:lang w:eastAsia="fr-FR"/>
                        <w:rPrChange w:id="2806"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D276D8">
                      <w:rPr>
                        <w:rFonts w:ascii="Consolas" w:eastAsia="Times New Roman" w:hAnsi="Consolas" w:cs="Consolas"/>
                        <w:color w:val="000000"/>
                        <w:sz w:val="19"/>
                        <w:szCs w:val="19"/>
                        <w:lang w:val="en-US" w:eastAsia="fr-FR"/>
                        <w:rPrChange w:id="2807" w:author="ghislain.aine" w:date="2015-11-04T17:30:00Z">
                          <w:rPr>
                            <w:rFonts w:ascii="Courier New" w:eastAsia="Times New Roman" w:hAnsi="Courier New" w:cs="Courier New"/>
                            <w:color w:val="000000"/>
                            <w:sz w:val="16"/>
                            <w:szCs w:val="16"/>
                            <w:lang w:val="en-US" w:eastAsia="fr-FR"/>
                          </w:rPr>
                        </w:rPrChange>
                      </w:rPr>
                      <w:t>QDate</w:t>
                    </w:r>
                    <w:proofErr w:type="spellEnd"/>
                    <w:r w:rsidRPr="00D276D8">
                      <w:rPr>
                        <w:rFonts w:ascii="Consolas" w:eastAsia="Times New Roman" w:hAnsi="Consolas" w:cs="Consolas"/>
                        <w:color w:val="000000"/>
                        <w:sz w:val="19"/>
                        <w:szCs w:val="19"/>
                        <w:lang w:val="en-US" w:eastAsia="fr-FR"/>
                        <w:rPrChange w:id="2808" w:author="ghislain.aine" w:date="2015-11-04T17:30:00Z">
                          <w:rPr>
                            <w:rFonts w:ascii="Courier New" w:eastAsia="Times New Roman" w:hAnsi="Courier New" w:cs="Courier New"/>
                            <w:color w:val="000000"/>
                            <w:sz w:val="16"/>
                            <w:szCs w:val="16"/>
                            <w:lang w:val="en-US" w:eastAsia="fr-FR"/>
                          </w:rPr>
                        </w:rPrChange>
                      </w:rPr>
                      <w:t xml:space="preserve"> date </w:t>
                    </w:r>
                    <w:r w:rsidRPr="00D276D8">
                      <w:rPr>
                        <w:rFonts w:ascii="Consolas" w:eastAsia="Times New Roman" w:hAnsi="Consolas" w:cs="Consolas"/>
                        <w:b/>
                        <w:bCs/>
                        <w:color w:val="000080"/>
                        <w:sz w:val="19"/>
                        <w:szCs w:val="19"/>
                        <w:lang w:val="en-US" w:eastAsia="fr-FR"/>
                        <w:rPrChange w:id="2809"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10" w:author="ghislain.aine" w:date="2015-11-04T17:30:00Z">
                          <w:rPr>
                            <w:rFonts w:ascii="Courier New" w:eastAsia="Times New Roman" w:hAnsi="Courier New" w:cs="Courier New"/>
                            <w:color w:val="000000"/>
                            <w:sz w:val="16"/>
                            <w:szCs w:val="16"/>
                            <w:lang w:val="en-US" w:eastAsia="fr-FR"/>
                          </w:rPr>
                        </w:rPrChange>
                      </w:rPr>
                      <w:t xml:space="preserve"> </w:t>
                    </w:r>
                    <w:proofErr w:type="spellStart"/>
                    <w:proofErr w:type="gramStart"/>
                    <w:r w:rsidRPr="00D276D8">
                      <w:rPr>
                        <w:rFonts w:ascii="Consolas" w:eastAsia="Times New Roman" w:hAnsi="Consolas" w:cs="Consolas"/>
                        <w:color w:val="000000"/>
                        <w:sz w:val="19"/>
                        <w:szCs w:val="19"/>
                        <w:lang w:val="en-US" w:eastAsia="fr-FR"/>
                        <w:rPrChange w:id="2811" w:author="ghislain.aine" w:date="2015-11-04T17:30:00Z">
                          <w:rPr>
                            <w:rFonts w:ascii="Courier New" w:eastAsia="Times New Roman" w:hAnsi="Courier New" w:cs="Courier New"/>
                            <w:color w:val="000000"/>
                            <w:sz w:val="16"/>
                            <w:szCs w:val="16"/>
                            <w:lang w:val="en-US" w:eastAsia="fr-FR"/>
                          </w:rPr>
                        </w:rPrChange>
                      </w:rPr>
                      <w:t>QLocale</w:t>
                    </w:r>
                    <w:proofErr w:type="spellEnd"/>
                    <w:r w:rsidRPr="00D276D8">
                      <w:rPr>
                        <w:rFonts w:ascii="Consolas" w:eastAsia="Times New Roman" w:hAnsi="Consolas" w:cs="Consolas"/>
                        <w:b/>
                        <w:bCs/>
                        <w:color w:val="000080"/>
                        <w:sz w:val="19"/>
                        <w:szCs w:val="19"/>
                        <w:lang w:val="en-US" w:eastAsia="fr-FR"/>
                        <w:rPrChange w:id="2812"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End"/>
                    <w:r w:rsidRPr="00D276D8">
                      <w:rPr>
                        <w:rFonts w:ascii="Consolas" w:eastAsia="Times New Roman" w:hAnsi="Consolas" w:cs="Consolas"/>
                        <w:color w:val="000000"/>
                        <w:sz w:val="19"/>
                        <w:szCs w:val="19"/>
                        <w:lang w:val="en-US" w:eastAsia="fr-FR"/>
                        <w:rPrChange w:id="2813" w:author="ghislain.aine" w:date="2015-11-04T17:30:00Z">
                          <w:rPr>
                            <w:rFonts w:ascii="Courier New" w:eastAsia="Times New Roman" w:hAnsi="Courier New" w:cs="Courier New"/>
                            <w:color w:val="000000"/>
                            <w:sz w:val="16"/>
                            <w:szCs w:val="16"/>
                            <w:lang w:val="en-US" w:eastAsia="fr-FR"/>
                          </w:rPr>
                        </w:rPrChange>
                      </w:rPr>
                      <w:t>QLocale</w:t>
                    </w:r>
                    <w:proofErr w:type="spellEnd"/>
                    <w:r w:rsidRPr="00D276D8">
                      <w:rPr>
                        <w:rFonts w:ascii="Consolas" w:eastAsia="Times New Roman" w:hAnsi="Consolas" w:cs="Consolas"/>
                        <w:b/>
                        <w:bCs/>
                        <w:color w:val="000080"/>
                        <w:sz w:val="19"/>
                        <w:szCs w:val="19"/>
                        <w:lang w:val="en-US" w:eastAsia="fr-FR"/>
                        <w:rPrChange w:id="2814"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15" w:author="ghislain.aine" w:date="2015-11-04T17:30:00Z">
                          <w:rPr>
                            <w:rFonts w:ascii="Courier New" w:eastAsia="Times New Roman" w:hAnsi="Courier New" w:cs="Courier New"/>
                            <w:color w:val="000000"/>
                            <w:sz w:val="16"/>
                            <w:szCs w:val="16"/>
                            <w:lang w:val="en-US" w:eastAsia="fr-FR"/>
                          </w:rPr>
                        </w:rPrChange>
                      </w:rPr>
                      <w:t>C</w:t>
                    </w:r>
                    <w:r w:rsidRPr="00D276D8">
                      <w:rPr>
                        <w:rFonts w:ascii="Consolas" w:eastAsia="Times New Roman" w:hAnsi="Consolas" w:cs="Consolas"/>
                        <w:b/>
                        <w:bCs/>
                        <w:color w:val="000080"/>
                        <w:sz w:val="19"/>
                        <w:szCs w:val="19"/>
                        <w:lang w:val="en-US" w:eastAsia="fr-FR"/>
                        <w:rPrChange w:id="2816"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817" w:author="ghislain.aine" w:date="2015-11-04T17:30:00Z">
                          <w:rPr>
                            <w:rFonts w:ascii="Courier New" w:eastAsia="Times New Roman" w:hAnsi="Courier New" w:cs="Courier New"/>
                            <w:color w:val="000000"/>
                            <w:sz w:val="16"/>
                            <w:szCs w:val="16"/>
                            <w:lang w:val="en-US" w:eastAsia="fr-FR"/>
                          </w:rPr>
                        </w:rPrChange>
                      </w:rPr>
                      <w:t>toDate</w:t>
                    </w:r>
                    <w:proofErr w:type="spellEnd"/>
                    <w:r w:rsidRPr="00D276D8">
                      <w:rPr>
                        <w:rFonts w:ascii="Consolas" w:eastAsia="Times New Roman" w:hAnsi="Consolas" w:cs="Consolas"/>
                        <w:b/>
                        <w:bCs/>
                        <w:color w:val="000080"/>
                        <w:sz w:val="19"/>
                        <w:szCs w:val="19"/>
                        <w:lang w:val="en-US" w:eastAsia="fr-FR"/>
                        <w:rPrChange w:id="2818" w:author="ghislain.aine" w:date="2015-11-04T17:30:00Z">
                          <w:rPr>
                            <w:rFonts w:ascii="Courier New" w:eastAsia="Times New Roman" w:hAnsi="Courier New" w:cs="Courier New"/>
                            <w:b/>
                            <w:bCs/>
                            <w:color w:val="000080"/>
                            <w:sz w:val="16"/>
                            <w:szCs w:val="16"/>
                            <w:lang w:val="en-US" w:eastAsia="fr-FR"/>
                          </w:rPr>
                        </w:rPrChange>
                      </w:rPr>
                      <w:t>(</w:t>
                    </w:r>
                    <w:proofErr w:type="spellStart"/>
                    <w:r w:rsidRPr="00D276D8">
                      <w:rPr>
                        <w:rFonts w:ascii="Consolas" w:eastAsia="Times New Roman" w:hAnsi="Consolas" w:cs="Consolas"/>
                        <w:color w:val="000000"/>
                        <w:sz w:val="19"/>
                        <w:szCs w:val="19"/>
                        <w:lang w:val="en-US" w:eastAsia="fr-FR"/>
                        <w:rPrChange w:id="2819" w:author="ghislain.aine" w:date="2015-11-04T17:30:00Z">
                          <w:rPr>
                            <w:rFonts w:ascii="Courier New" w:eastAsia="Times New Roman" w:hAnsi="Courier New" w:cs="Courier New"/>
                            <w:color w:val="000000"/>
                            <w:sz w:val="16"/>
                            <w:szCs w:val="16"/>
                            <w:lang w:val="en-US" w:eastAsia="fr-FR"/>
                          </w:rPr>
                        </w:rPrChange>
                      </w:rPr>
                      <w:t>QString</w:t>
                    </w:r>
                    <w:proofErr w:type="spellEnd"/>
                    <w:r w:rsidRPr="00D276D8">
                      <w:rPr>
                        <w:rFonts w:ascii="Consolas" w:eastAsia="Times New Roman" w:hAnsi="Consolas" w:cs="Consolas"/>
                        <w:b/>
                        <w:bCs/>
                        <w:color w:val="000080"/>
                        <w:sz w:val="19"/>
                        <w:szCs w:val="19"/>
                        <w:lang w:val="en-US" w:eastAsia="fr-FR"/>
                        <w:rPrChange w:id="2820"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21" w:author="ghislain.aine" w:date="2015-11-04T17:30:00Z">
                          <w:rPr>
                            <w:rFonts w:ascii="Courier New" w:eastAsia="Times New Roman" w:hAnsi="Courier New" w:cs="Courier New"/>
                            <w:color w:val="000000"/>
                            <w:sz w:val="16"/>
                            <w:szCs w:val="16"/>
                            <w:lang w:val="en-US" w:eastAsia="fr-FR"/>
                          </w:rPr>
                        </w:rPrChange>
                      </w:rPr>
                      <w:t>__DATE__</w:t>
                    </w:r>
                    <w:r w:rsidRPr="00D276D8">
                      <w:rPr>
                        <w:rFonts w:ascii="Consolas" w:eastAsia="Times New Roman" w:hAnsi="Consolas" w:cs="Consolas"/>
                        <w:b/>
                        <w:bCs/>
                        <w:color w:val="000080"/>
                        <w:sz w:val="19"/>
                        <w:szCs w:val="19"/>
                        <w:lang w:val="en-US" w:eastAsia="fr-FR"/>
                        <w:rPrChange w:id="2822"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23" w:author="ghislain.aine" w:date="2015-11-04T17:30:00Z">
                          <w:rPr>
                            <w:rFonts w:ascii="Courier New" w:eastAsia="Times New Roman" w:hAnsi="Courier New" w:cs="Courier New"/>
                            <w:color w:val="000000"/>
                            <w:sz w:val="16"/>
                            <w:szCs w:val="16"/>
                            <w:lang w:val="en-US" w:eastAsia="fr-FR"/>
                          </w:rPr>
                        </w:rPrChange>
                      </w:rPr>
                      <w:t>simplified</w:t>
                    </w:r>
                    <w:r w:rsidRPr="00D276D8">
                      <w:rPr>
                        <w:rFonts w:ascii="Consolas" w:eastAsia="Times New Roman" w:hAnsi="Consolas" w:cs="Consolas"/>
                        <w:b/>
                        <w:bCs/>
                        <w:color w:val="000080"/>
                        <w:sz w:val="19"/>
                        <w:szCs w:val="19"/>
                        <w:lang w:val="en-US" w:eastAsia="fr-FR"/>
                        <w:rPrChange w:id="2824"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25" w:author="ghislain.aine" w:date="2015-11-04T17:30:00Z">
                          <w:rPr>
                            <w:rFonts w:ascii="Courier New" w:eastAsia="Times New Roman" w:hAnsi="Courier New" w:cs="Courier New"/>
                            <w:color w:val="000000"/>
                            <w:sz w:val="16"/>
                            <w:szCs w:val="16"/>
                            <w:lang w:val="en-US" w:eastAsia="fr-FR"/>
                          </w:rPr>
                        </w:rPrChange>
                      </w:rPr>
                      <w:t xml:space="preserve"> QLatin1String</w:t>
                    </w:r>
                    <w:r w:rsidRPr="00D276D8">
                      <w:rPr>
                        <w:rFonts w:ascii="Consolas" w:eastAsia="Times New Roman" w:hAnsi="Consolas" w:cs="Consolas"/>
                        <w:b/>
                        <w:bCs/>
                        <w:color w:val="000080"/>
                        <w:sz w:val="19"/>
                        <w:szCs w:val="19"/>
                        <w:lang w:val="en-US" w:eastAsia="fr-FR"/>
                        <w:rPrChange w:id="2826"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808080"/>
                        <w:sz w:val="19"/>
                        <w:szCs w:val="19"/>
                        <w:lang w:val="en-US" w:eastAsia="fr-FR"/>
                        <w:rPrChange w:id="2827" w:author="ghislain.aine" w:date="2015-11-04T17:30:00Z">
                          <w:rPr>
                            <w:rFonts w:ascii="Courier New" w:eastAsia="Times New Roman" w:hAnsi="Courier New" w:cs="Courier New"/>
                            <w:color w:val="808080"/>
                            <w:sz w:val="16"/>
                            <w:szCs w:val="16"/>
                            <w:lang w:val="en-US" w:eastAsia="fr-FR"/>
                          </w:rPr>
                        </w:rPrChange>
                      </w:rPr>
                      <w:t xml:space="preserve">"MMM d </w:t>
                    </w:r>
                    <w:proofErr w:type="spellStart"/>
                    <w:r w:rsidRPr="00D276D8">
                      <w:rPr>
                        <w:rFonts w:ascii="Consolas" w:eastAsia="Times New Roman" w:hAnsi="Consolas" w:cs="Consolas"/>
                        <w:color w:val="808080"/>
                        <w:sz w:val="19"/>
                        <w:szCs w:val="19"/>
                        <w:lang w:val="en-US" w:eastAsia="fr-FR"/>
                        <w:rPrChange w:id="2828" w:author="ghislain.aine" w:date="2015-11-04T17:30:00Z">
                          <w:rPr>
                            <w:rFonts w:ascii="Courier New" w:eastAsia="Times New Roman" w:hAnsi="Courier New" w:cs="Courier New"/>
                            <w:color w:val="808080"/>
                            <w:sz w:val="16"/>
                            <w:szCs w:val="16"/>
                            <w:lang w:val="en-US" w:eastAsia="fr-FR"/>
                          </w:rPr>
                        </w:rPrChange>
                      </w:rPr>
                      <w:t>yyyy</w:t>
                    </w:r>
                    <w:proofErr w:type="spellEnd"/>
                    <w:r w:rsidRPr="00D276D8">
                      <w:rPr>
                        <w:rFonts w:ascii="Consolas" w:eastAsia="Times New Roman" w:hAnsi="Consolas" w:cs="Consolas"/>
                        <w:color w:val="808080"/>
                        <w:sz w:val="19"/>
                        <w:szCs w:val="19"/>
                        <w:lang w:val="en-US" w:eastAsia="fr-FR"/>
                        <w:rPrChange w:id="2829" w:author="ghislain.aine" w:date="2015-11-04T17:30:00Z">
                          <w:rPr>
                            <w:rFonts w:ascii="Courier New" w:eastAsia="Times New Roman" w:hAnsi="Courier New" w:cs="Courier New"/>
                            <w:color w:val="808080"/>
                            <w:sz w:val="16"/>
                            <w:szCs w:val="16"/>
                            <w:lang w:val="en-US" w:eastAsia="fr-FR"/>
                          </w:rPr>
                        </w:rPrChange>
                      </w:rPr>
                      <w:t>"</w:t>
                    </w:r>
                    <w:r w:rsidRPr="00D276D8">
                      <w:rPr>
                        <w:rFonts w:ascii="Consolas" w:eastAsia="Times New Roman" w:hAnsi="Consolas" w:cs="Consolas"/>
                        <w:b/>
                        <w:bCs/>
                        <w:color w:val="000080"/>
                        <w:sz w:val="19"/>
                        <w:szCs w:val="19"/>
                        <w:lang w:val="en-US" w:eastAsia="fr-FR"/>
                        <w:rPrChange w:id="2830"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831"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8000"/>
                      <w:sz w:val="19"/>
                      <w:szCs w:val="19"/>
                      <w:lang w:eastAsia="fr-FR"/>
                      <w:rPrChange w:id="2832" w:author="ghislain.aine" w:date="2015-11-04T17:30:00Z">
                        <w:rPr>
                          <w:rFonts w:ascii="Courier New" w:eastAsia="Times New Roman" w:hAnsi="Courier New" w:cs="Courier New"/>
                          <w:color w:val="008000"/>
                          <w:sz w:val="16"/>
                          <w:szCs w:val="16"/>
                          <w:lang w:eastAsia="fr-FR"/>
                        </w:rPr>
                      </w:rPrChange>
                    </w:rPr>
                  </w:pPr>
                  <w:moveTo w:id="2833" w:author="ghislain.aine" w:date="2015-10-30T10:26:00Z">
                    <w:r w:rsidRPr="00D276D8">
                      <w:rPr>
                        <w:rFonts w:ascii="Consolas" w:eastAsia="Times New Roman" w:hAnsi="Consolas" w:cs="Consolas"/>
                        <w:color w:val="000000"/>
                        <w:sz w:val="19"/>
                        <w:szCs w:val="19"/>
                        <w:lang w:val="en-US" w:eastAsia="fr-FR"/>
                        <w:rPrChange w:id="2834"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00"/>
                        <w:sz w:val="19"/>
                        <w:szCs w:val="19"/>
                        <w:lang w:eastAsia="fr-FR"/>
                        <w:rPrChange w:id="2835" w:author="ghislain.aine" w:date="2015-11-04T17:30:00Z">
                          <w:rPr>
                            <w:rFonts w:ascii="Courier New" w:eastAsia="Times New Roman" w:hAnsi="Courier New" w:cs="Courier New"/>
                            <w:color w:val="008000"/>
                            <w:sz w:val="16"/>
                            <w:szCs w:val="16"/>
                            <w:lang w:eastAsia="fr-FR"/>
                          </w:rPr>
                        </w:rPrChange>
                      </w:rPr>
                      <w:t>//</w:t>
                    </w:r>
                    <w:proofErr w:type="spellStart"/>
                    <w:r w:rsidRPr="00D276D8">
                      <w:rPr>
                        <w:rFonts w:ascii="Consolas" w:eastAsia="Times New Roman" w:hAnsi="Consolas" w:cs="Consolas"/>
                        <w:color w:val="008000"/>
                        <w:sz w:val="19"/>
                        <w:szCs w:val="19"/>
                        <w:lang w:eastAsia="fr-FR"/>
                        <w:rPrChange w:id="2836" w:author="ghislain.aine" w:date="2015-11-04T17:30:00Z">
                          <w:rPr>
                            <w:rFonts w:ascii="Courier New" w:eastAsia="Times New Roman" w:hAnsi="Courier New" w:cs="Courier New"/>
                            <w:color w:val="008000"/>
                            <w:sz w:val="16"/>
                            <w:szCs w:val="16"/>
                            <w:lang w:eastAsia="fr-FR"/>
                          </w:rPr>
                        </w:rPrChange>
                      </w:rPr>
                      <w:t>recup</w:t>
                    </w:r>
                    <w:proofErr w:type="spellEnd"/>
                    <w:r w:rsidRPr="00D276D8">
                      <w:rPr>
                        <w:rFonts w:ascii="Consolas" w:eastAsia="Times New Roman" w:hAnsi="Consolas" w:cs="Consolas"/>
                        <w:color w:val="008000"/>
                        <w:sz w:val="19"/>
                        <w:szCs w:val="19"/>
                        <w:lang w:eastAsia="fr-FR"/>
                        <w:rPrChange w:id="2837" w:author="ghislain.aine" w:date="2015-11-04T17:30:00Z">
                          <w:rPr>
                            <w:rFonts w:ascii="Courier New" w:eastAsia="Times New Roman" w:hAnsi="Courier New" w:cs="Courier New"/>
                            <w:color w:val="008000"/>
                            <w:sz w:val="16"/>
                            <w:szCs w:val="16"/>
                            <w:lang w:eastAsia="fr-FR"/>
                          </w:rPr>
                        </w:rPrChange>
                      </w:rPr>
                      <w:t xml:space="preserve"> de l'heure à partir de __TIME__</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838" w:author="ghislain.aine" w:date="2015-11-04T17:30:00Z">
                        <w:rPr>
                          <w:rFonts w:ascii="Courier New" w:eastAsia="Times New Roman" w:hAnsi="Courier New" w:cs="Courier New"/>
                          <w:color w:val="000000"/>
                          <w:sz w:val="16"/>
                          <w:szCs w:val="16"/>
                          <w:lang w:val="en-US" w:eastAsia="fr-FR"/>
                        </w:rPr>
                      </w:rPrChange>
                    </w:rPr>
                  </w:pPr>
                  <w:moveTo w:id="2839" w:author="ghislain.aine" w:date="2015-10-30T10:26:00Z">
                    <w:r w:rsidRPr="00D276D8">
                      <w:rPr>
                        <w:rFonts w:ascii="Consolas" w:eastAsia="Times New Roman" w:hAnsi="Consolas" w:cs="Consolas"/>
                        <w:color w:val="000000"/>
                        <w:sz w:val="19"/>
                        <w:szCs w:val="19"/>
                        <w:lang w:eastAsia="fr-FR"/>
                        <w:rPrChange w:id="2840"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D276D8">
                      <w:rPr>
                        <w:rFonts w:ascii="Consolas" w:eastAsia="Times New Roman" w:hAnsi="Consolas" w:cs="Consolas"/>
                        <w:color w:val="000000"/>
                        <w:sz w:val="19"/>
                        <w:szCs w:val="19"/>
                        <w:lang w:val="en-US" w:eastAsia="fr-FR"/>
                        <w:rPrChange w:id="2841" w:author="ghislain.aine" w:date="2015-11-04T17:30:00Z">
                          <w:rPr>
                            <w:rFonts w:ascii="Courier New" w:eastAsia="Times New Roman" w:hAnsi="Courier New" w:cs="Courier New"/>
                            <w:color w:val="000000"/>
                            <w:sz w:val="16"/>
                            <w:szCs w:val="16"/>
                            <w:lang w:val="en-US" w:eastAsia="fr-FR"/>
                          </w:rPr>
                        </w:rPrChange>
                      </w:rPr>
                      <w:t>QString</w:t>
                    </w:r>
                    <w:proofErr w:type="spellEnd"/>
                    <w:r w:rsidRPr="00D276D8">
                      <w:rPr>
                        <w:rFonts w:ascii="Consolas" w:eastAsia="Times New Roman" w:hAnsi="Consolas" w:cs="Consolas"/>
                        <w:color w:val="000000"/>
                        <w:sz w:val="19"/>
                        <w:szCs w:val="19"/>
                        <w:lang w:val="en-US" w:eastAsia="fr-FR"/>
                        <w:rPrChange w:id="2842"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843" w:author="ghislain.aine" w:date="2015-11-04T17:30:00Z">
                          <w:rPr>
                            <w:rFonts w:ascii="Courier New" w:eastAsia="Times New Roman" w:hAnsi="Courier New" w:cs="Courier New"/>
                            <w:color w:val="000000"/>
                            <w:sz w:val="16"/>
                            <w:szCs w:val="16"/>
                            <w:lang w:val="en-US" w:eastAsia="fr-FR"/>
                          </w:rPr>
                        </w:rPrChange>
                      </w:rPr>
                      <w:t>strTime</w:t>
                    </w:r>
                    <w:proofErr w:type="spellEnd"/>
                    <w:r w:rsidRPr="00D276D8">
                      <w:rPr>
                        <w:rFonts w:ascii="Consolas" w:eastAsia="Times New Roman" w:hAnsi="Consolas" w:cs="Consolas"/>
                        <w:color w:val="000000"/>
                        <w:sz w:val="19"/>
                        <w:szCs w:val="19"/>
                        <w:lang w:val="en-US" w:eastAsia="fr-FR"/>
                        <w:rPrChange w:id="2844"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80"/>
                        <w:sz w:val="19"/>
                        <w:szCs w:val="19"/>
                        <w:lang w:val="en-US" w:eastAsia="fr-FR"/>
                        <w:rPrChange w:id="2845"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46" w:author="ghislain.aine" w:date="2015-11-04T17:30:00Z">
                          <w:rPr>
                            <w:rFonts w:ascii="Courier New" w:eastAsia="Times New Roman" w:hAnsi="Courier New" w:cs="Courier New"/>
                            <w:color w:val="000000"/>
                            <w:sz w:val="16"/>
                            <w:szCs w:val="16"/>
                            <w:lang w:val="en-US" w:eastAsia="fr-FR"/>
                          </w:rPr>
                        </w:rPrChange>
                      </w:rPr>
                      <w:t xml:space="preserve"> __TIME__</w:t>
                    </w:r>
                    <w:r w:rsidRPr="00D276D8">
                      <w:rPr>
                        <w:rFonts w:ascii="Consolas" w:eastAsia="Times New Roman" w:hAnsi="Consolas" w:cs="Consolas"/>
                        <w:b/>
                        <w:bCs/>
                        <w:color w:val="000080"/>
                        <w:sz w:val="19"/>
                        <w:szCs w:val="19"/>
                        <w:lang w:val="en-US" w:eastAsia="fr-FR"/>
                        <w:rPrChange w:id="2847"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848" w:author="ghislain.aine" w:date="2015-11-04T17:30:00Z">
                        <w:rPr>
                          <w:rFonts w:ascii="Courier New" w:eastAsia="Times New Roman" w:hAnsi="Courier New" w:cs="Courier New"/>
                          <w:color w:val="000000"/>
                          <w:sz w:val="16"/>
                          <w:szCs w:val="16"/>
                          <w:lang w:val="en-US" w:eastAsia="fr-FR"/>
                        </w:rPr>
                      </w:rPrChange>
                    </w:rPr>
                  </w:pPr>
                  <w:moveTo w:id="2849" w:author="ghislain.aine" w:date="2015-10-30T10:26:00Z">
                    <w:r w:rsidRPr="00D276D8">
                      <w:rPr>
                        <w:rFonts w:ascii="Consolas" w:eastAsia="Times New Roman" w:hAnsi="Consolas" w:cs="Consolas"/>
                        <w:color w:val="000000"/>
                        <w:sz w:val="19"/>
                        <w:szCs w:val="19"/>
                        <w:lang w:val="en-US" w:eastAsia="fr-FR"/>
                        <w:rPrChange w:id="2850"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851" w:author="ghislain.aine" w:date="2015-11-04T17:30:00Z">
                          <w:rPr>
                            <w:rFonts w:ascii="Courier New" w:eastAsia="Times New Roman" w:hAnsi="Courier New" w:cs="Courier New"/>
                            <w:color w:val="000000"/>
                            <w:sz w:val="16"/>
                            <w:szCs w:val="16"/>
                            <w:lang w:val="en-US" w:eastAsia="fr-FR"/>
                          </w:rPr>
                        </w:rPrChange>
                      </w:rPr>
                      <w:t>QTime</w:t>
                    </w:r>
                    <w:proofErr w:type="spellEnd"/>
                    <w:r w:rsidRPr="00D276D8">
                      <w:rPr>
                        <w:rFonts w:ascii="Consolas" w:eastAsia="Times New Roman" w:hAnsi="Consolas" w:cs="Consolas"/>
                        <w:color w:val="000000"/>
                        <w:sz w:val="19"/>
                        <w:szCs w:val="19"/>
                        <w:lang w:val="en-US" w:eastAsia="fr-FR"/>
                        <w:rPrChange w:id="2852" w:author="ghislain.aine" w:date="2015-11-04T17:30:00Z">
                          <w:rPr>
                            <w:rFonts w:ascii="Courier New" w:eastAsia="Times New Roman" w:hAnsi="Courier New" w:cs="Courier New"/>
                            <w:color w:val="000000"/>
                            <w:sz w:val="16"/>
                            <w:szCs w:val="16"/>
                            <w:lang w:val="en-US" w:eastAsia="fr-FR"/>
                          </w:rPr>
                        </w:rPrChange>
                      </w:rPr>
                      <w:t xml:space="preserve"> time </w:t>
                    </w:r>
                    <w:r w:rsidRPr="00D276D8">
                      <w:rPr>
                        <w:rFonts w:ascii="Consolas" w:eastAsia="Times New Roman" w:hAnsi="Consolas" w:cs="Consolas"/>
                        <w:b/>
                        <w:bCs/>
                        <w:color w:val="000080"/>
                        <w:sz w:val="19"/>
                        <w:szCs w:val="19"/>
                        <w:lang w:val="en-US" w:eastAsia="fr-FR"/>
                        <w:rPrChange w:id="2853"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54" w:author="ghislain.aine" w:date="2015-11-04T17:30:00Z">
                          <w:rPr>
                            <w:rFonts w:ascii="Courier New" w:eastAsia="Times New Roman" w:hAnsi="Courier New" w:cs="Courier New"/>
                            <w:color w:val="000000"/>
                            <w:sz w:val="16"/>
                            <w:szCs w:val="16"/>
                            <w:lang w:val="en-US" w:eastAsia="fr-FR"/>
                          </w:rPr>
                        </w:rPrChange>
                      </w:rPr>
                      <w:t xml:space="preserve"> </w:t>
                    </w:r>
                    <w:proofErr w:type="spellStart"/>
                    <w:proofErr w:type="gramStart"/>
                    <w:r w:rsidRPr="00D276D8">
                      <w:rPr>
                        <w:rFonts w:ascii="Consolas" w:eastAsia="Times New Roman" w:hAnsi="Consolas" w:cs="Consolas"/>
                        <w:color w:val="000000"/>
                        <w:sz w:val="19"/>
                        <w:szCs w:val="19"/>
                        <w:lang w:val="en-US" w:eastAsia="fr-FR"/>
                        <w:rPrChange w:id="2855" w:author="ghislain.aine" w:date="2015-11-04T17:30:00Z">
                          <w:rPr>
                            <w:rFonts w:ascii="Courier New" w:eastAsia="Times New Roman" w:hAnsi="Courier New" w:cs="Courier New"/>
                            <w:color w:val="000000"/>
                            <w:sz w:val="16"/>
                            <w:szCs w:val="16"/>
                            <w:lang w:val="en-US" w:eastAsia="fr-FR"/>
                          </w:rPr>
                        </w:rPrChange>
                      </w:rPr>
                      <w:t>time</w:t>
                    </w:r>
                    <w:r w:rsidRPr="00D276D8">
                      <w:rPr>
                        <w:rFonts w:ascii="Consolas" w:eastAsia="Times New Roman" w:hAnsi="Consolas" w:cs="Consolas"/>
                        <w:b/>
                        <w:bCs/>
                        <w:color w:val="000080"/>
                        <w:sz w:val="19"/>
                        <w:szCs w:val="19"/>
                        <w:lang w:val="en-US" w:eastAsia="fr-FR"/>
                        <w:rPrChange w:id="2856"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57" w:author="ghislain.aine" w:date="2015-11-04T17:30:00Z">
                          <w:rPr>
                            <w:rFonts w:ascii="Courier New" w:eastAsia="Times New Roman" w:hAnsi="Courier New" w:cs="Courier New"/>
                            <w:color w:val="000000"/>
                            <w:sz w:val="16"/>
                            <w:szCs w:val="16"/>
                            <w:lang w:val="en-US" w:eastAsia="fr-FR"/>
                          </w:rPr>
                        </w:rPrChange>
                      </w:rPr>
                      <w:t>fromString</w:t>
                    </w:r>
                    <w:proofErr w:type="spellEnd"/>
                    <w:r w:rsidRPr="00D276D8">
                      <w:rPr>
                        <w:rFonts w:ascii="Consolas" w:eastAsia="Times New Roman" w:hAnsi="Consolas" w:cs="Consolas"/>
                        <w:b/>
                        <w:bCs/>
                        <w:color w:val="000080"/>
                        <w:sz w:val="19"/>
                        <w:szCs w:val="19"/>
                        <w:lang w:val="en-US" w:eastAsia="fr-FR"/>
                        <w:rPrChange w:id="2858" w:author="ghislain.aine" w:date="2015-11-04T17:30:00Z">
                          <w:rPr>
                            <w:rFonts w:ascii="Courier New" w:eastAsia="Times New Roman" w:hAnsi="Courier New" w:cs="Courier New"/>
                            <w:b/>
                            <w:bCs/>
                            <w:color w:val="000080"/>
                            <w:sz w:val="16"/>
                            <w:szCs w:val="16"/>
                            <w:lang w:val="en-US" w:eastAsia="fr-FR"/>
                          </w:rPr>
                        </w:rPrChange>
                      </w:rPr>
                      <w:t>(</w:t>
                    </w:r>
                    <w:proofErr w:type="spellStart"/>
                    <w:proofErr w:type="gramEnd"/>
                    <w:r w:rsidRPr="00D276D8">
                      <w:rPr>
                        <w:rFonts w:ascii="Consolas" w:eastAsia="Times New Roman" w:hAnsi="Consolas" w:cs="Consolas"/>
                        <w:color w:val="000000"/>
                        <w:sz w:val="19"/>
                        <w:szCs w:val="19"/>
                        <w:lang w:val="en-US" w:eastAsia="fr-FR"/>
                        <w:rPrChange w:id="2859" w:author="ghislain.aine" w:date="2015-11-04T17:30:00Z">
                          <w:rPr>
                            <w:rFonts w:ascii="Courier New" w:eastAsia="Times New Roman" w:hAnsi="Courier New" w:cs="Courier New"/>
                            <w:color w:val="000000"/>
                            <w:sz w:val="16"/>
                            <w:szCs w:val="16"/>
                            <w:lang w:val="en-US" w:eastAsia="fr-FR"/>
                          </w:rPr>
                        </w:rPrChange>
                      </w:rPr>
                      <w:t>strTime</w:t>
                    </w:r>
                    <w:proofErr w:type="spellEnd"/>
                    <w:r w:rsidRPr="00D276D8">
                      <w:rPr>
                        <w:rFonts w:ascii="Consolas" w:eastAsia="Times New Roman" w:hAnsi="Consolas" w:cs="Consolas"/>
                        <w:b/>
                        <w:bCs/>
                        <w:color w:val="000080"/>
                        <w:sz w:val="19"/>
                        <w:szCs w:val="19"/>
                        <w:lang w:val="en-US" w:eastAsia="fr-FR"/>
                        <w:rPrChange w:id="2860"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61"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808080"/>
                        <w:sz w:val="19"/>
                        <w:szCs w:val="19"/>
                        <w:lang w:val="en-US" w:eastAsia="fr-FR"/>
                        <w:rPrChange w:id="2862" w:author="ghislain.aine" w:date="2015-11-04T17:30:00Z">
                          <w:rPr>
                            <w:rFonts w:ascii="Courier New" w:eastAsia="Times New Roman" w:hAnsi="Courier New" w:cs="Courier New"/>
                            <w:color w:val="808080"/>
                            <w:sz w:val="16"/>
                            <w:szCs w:val="16"/>
                            <w:lang w:val="en-US" w:eastAsia="fr-FR"/>
                          </w:rPr>
                        </w:rPrChange>
                      </w:rPr>
                      <w:t>"</w:t>
                    </w:r>
                    <w:proofErr w:type="spellStart"/>
                    <w:r w:rsidRPr="00D276D8">
                      <w:rPr>
                        <w:rFonts w:ascii="Consolas" w:eastAsia="Times New Roman" w:hAnsi="Consolas" w:cs="Consolas"/>
                        <w:color w:val="808080"/>
                        <w:sz w:val="19"/>
                        <w:szCs w:val="19"/>
                        <w:lang w:val="en-US" w:eastAsia="fr-FR"/>
                        <w:rPrChange w:id="2863" w:author="ghislain.aine" w:date="2015-11-04T17:30:00Z">
                          <w:rPr>
                            <w:rFonts w:ascii="Courier New" w:eastAsia="Times New Roman" w:hAnsi="Courier New" w:cs="Courier New"/>
                            <w:color w:val="808080"/>
                            <w:sz w:val="16"/>
                            <w:szCs w:val="16"/>
                            <w:lang w:val="en-US" w:eastAsia="fr-FR"/>
                          </w:rPr>
                        </w:rPrChange>
                      </w:rPr>
                      <w:t>hh:mm:ss</w:t>
                    </w:r>
                    <w:proofErr w:type="spellEnd"/>
                    <w:r w:rsidRPr="00D276D8">
                      <w:rPr>
                        <w:rFonts w:ascii="Consolas" w:eastAsia="Times New Roman" w:hAnsi="Consolas" w:cs="Consolas"/>
                        <w:color w:val="808080"/>
                        <w:sz w:val="19"/>
                        <w:szCs w:val="19"/>
                        <w:lang w:val="en-US" w:eastAsia="fr-FR"/>
                        <w:rPrChange w:id="2864" w:author="ghislain.aine" w:date="2015-11-04T17:30:00Z">
                          <w:rPr>
                            <w:rFonts w:ascii="Courier New" w:eastAsia="Times New Roman" w:hAnsi="Courier New" w:cs="Courier New"/>
                            <w:color w:val="808080"/>
                            <w:sz w:val="16"/>
                            <w:szCs w:val="16"/>
                            <w:lang w:val="en-US" w:eastAsia="fr-FR"/>
                          </w:rPr>
                        </w:rPrChange>
                      </w:rPr>
                      <w:t>"</w:t>
                    </w:r>
                    <w:r w:rsidRPr="00D276D8">
                      <w:rPr>
                        <w:rFonts w:ascii="Consolas" w:eastAsia="Times New Roman" w:hAnsi="Consolas" w:cs="Consolas"/>
                        <w:b/>
                        <w:bCs/>
                        <w:color w:val="000080"/>
                        <w:sz w:val="19"/>
                        <w:szCs w:val="19"/>
                        <w:lang w:val="en-US" w:eastAsia="fr-FR"/>
                        <w:rPrChange w:id="2865"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BF1190" w:rsidP="00BF1190">
                  <w:pPr>
                    <w:shd w:val="clear" w:color="auto" w:fill="FFFFFF"/>
                    <w:jc w:val="left"/>
                    <w:rPr>
                      <w:rFonts w:ascii="Consolas" w:eastAsia="Times New Roman" w:hAnsi="Consolas" w:cs="Consolas"/>
                      <w:color w:val="000000"/>
                      <w:sz w:val="19"/>
                      <w:szCs w:val="19"/>
                      <w:lang w:val="en-US" w:eastAsia="fr-FR"/>
                      <w:rPrChange w:id="2866"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867" w:author="ghislain.aine" w:date="2015-11-04T17:30:00Z">
                        <w:rPr>
                          <w:rFonts w:ascii="Courier New" w:eastAsia="Times New Roman" w:hAnsi="Courier New" w:cs="Courier New"/>
                          <w:color w:val="000000"/>
                          <w:sz w:val="16"/>
                          <w:szCs w:val="16"/>
                          <w:lang w:eastAsia="fr-FR"/>
                        </w:rPr>
                      </w:rPrChange>
                    </w:rPr>
                  </w:pPr>
                  <w:moveTo w:id="2868" w:author="ghislain.aine" w:date="2015-10-30T10:26:00Z">
                    <w:r w:rsidRPr="00D276D8">
                      <w:rPr>
                        <w:rFonts w:ascii="Consolas" w:eastAsia="Times New Roman" w:hAnsi="Consolas" w:cs="Consolas"/>
                        <w:color w:val="000000"/>
                        <w:sz w:val="19"/>
                        <w:szCs w:val="19"/>
                        <w:lang w:val="en-US" w:eastAsia="fr-FR"/>
                        <w:rPrChange w:id="2869"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eastAsia="fr-FR"/>
                        <w:rPrChange w:id="2870" w:author="ghislain.aine" w:date="2015-11-04T17:30:00Z">
                          <w:rPr>
                            <w:rFonts w:ascii="Courier New" w:eastAsia="Times New Roman" w:hAnsi="Courier New" w:cs="Courier New"/>
                            <w:color w:val="000000"/>
                            <w:sz w:val="16"/>
                            <w:szCs w:val="16"/>
                            <w:lang w:eastAsia="fr-FR"/>
                          </w:rPr>
                        </w:rPrChange>
                      </w:rPr>
                      <w:t>QDateTime</w:t>
                    </w:r>
                    <w:proofErr w:type="spellEnd"/>
                    <w:r w:rsidRPr="00D276D8">
                      <w:rPr>
                        <w:rFonts w:ascii="Consolas" w:eastAsia="Times New Roman" w:hAnsi="Consolas" w:cs="Consolas"/>
                        <w:color w:val="000000"/>
                        <w:sz w:val="19"/>
                        <w:szCs w:val="19"/>
                        <w:lang w:eastAsia="fr-FR"/>
                        <w:rPrChange w:id="2871" w:author="ghislain.aine" w:date="2015-11-04T17:30:00Z">
                          <w:rPr>
                            <w:rFonts w:ascii="Courier New" w:eastAsia="Times New Roman" w:hAnsi="Courier New" w:cs="Courier New"/>
                            <w:color w:val="000000"/>
                            <w:sz w:val="16"/>
                            <w:szCs w:val="16"/>
                            <w:lang w:eastAsia="fr-FR"/>
                          </w:rPr>
                        </w:rPrChange>
                      </w:rPr>
                      <w:t xml:space="preserve"> </w:t>
                    </w:r>
                    <w:proofErr w:type="spellStart"/>
                    <w:r w:rsidRPr="00D276D8">
                      <w:rPr>
                        <w:rFonts w:ascii="Consolas" w:eastAsia="Times New Roman" w:hAnsi="Consolas" w:cs="Consolas"/>
                        <w:color w:val="000000"/>
                        <w:sz w:val="19"/>
                        <w:szCs w:val="19"/>
                        <w:lang w:eastAsia="fr-FR"/>
                        <w:rPrChange w:id="2872" w:author="ghislain.aine" w:date="2015-11-04T17:30:00Z">
                          <w:rPr>
                            <w:rFonts w:ascii="Courier New" w:eastAsia="Times New Roman" w:hAnsi="Courier New" w:cs="Courier New"/>
                            <w:color w:val="000000"/>
                            <w:sz w:val="16"/>
                            <w:szCs w:val="16"/>
                            <w:lang w:eastAsia="fr-FR"/>
                          </w:rPr>
                        </w:rPrChange>
                      </w:rPr>
                      <w:t>finalDateTime</w:t>
                    </w:r>
                    <w:proofErr w:type="spellEnd"/>
                    <w:r w:rsidRPr="00D276D8">
                      <w:rPr>
                        <w:rFonts w:ascii="Consolas" w:eastAsia="Times New Roman" w:hAnsi="Consolas" w:cs="Consolas"/>
                        <w:b/>
                        <w:bCs/>
                        <w:color w:val="000080"/>
                        <w:sz w:val="19"/>
                        <w:szCs w:val="19"/>
                        <w:lang w:eastAsia="fr-FR"/>
                        <w:rPrChange w:id="2873"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RDefault="00D276D8" w:rsidP="00BF1190">
                  <w:pPr>
                    <w:shd w:val="clear" w:color="auto" w:fill="FFFFFF"/>
                    <w:jc w:val="left"/>
                    <w:rPr>
                      <w:rFonts w:ascii="Consolas" w:eastAsia="Times New Roman" w:hAnsi="Consolas" w:cs="Consolas"/>
                      <w:color w:val="008000"/>
                      <w:sz w:val="19"/>
                      <w:szCs w:val="19"/>
                      <w:lang w:eastAsia="fr-FR"/>
                      <w:rPrChange w:id="2874" w:author="ghislain.aine" w:date="2015-11-04T17:30:00Z">
                        <w:rPr>
                          <w:rFonts w:ascii="Courier New" w:eastAsia="Times New Roman" w:hAnsi="Courier New" w:cs="Courier New"/>
                          <w:color w:val="008000"/>
                          <w:sz w:val="16"/>
                          <w:szCs w:val="16"/>
                          <w:lang w:eastAsia="fr-FR"/>
                        </w:rPr>
                      </w:rPrChange>
                    </w:rPr>
                  </w:pPr>
                  <w:moveTo w:id="2875" w:author="ghislain.aine" w:date="2015-10-30T10:26:00Z">
                    <w:r w:rsidRPr="00D276D8">
                      <w:rPr>
                        <w:rFonts w:ascii="Consolas" w:eastAsia="Times New Roman" w:hAnsi="Consolas" w:cs="Consolas"/>
                        <w:color w:val="000000"/>
                        <w:sz w:val="19"/>
                        <w:szCs w:val="19"/>
                        <w:lang w:eastAsia="fr-FR"/>
                        <w:rPrChange w:id="2876"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color w:val="008000"/>
                        <w:sz w:val="19"/>
                        <w:szCs w:val="19"/>
                        <w:lang w:eastAsia="fr-FR"/>
                        <w:rPrChange w:id="2877" w:author="ghislain.aine" w:date="2015-11-04T17:30:00Z">
                          <w:rPr>
                            <w:rFonts w:ascii="Courier New" w:eastAsia="Times New Roman" w:hAnsi="Courier New" w:cs="Courier New"/>
                            <w:color w:val="008000"/>
                            <w:sz w:val="16"/>
                            <w:szCs w:val="16"/>
                            <w:lang w:eastAsia="fr-FR"/>
                          </w:rPr>
                        </w:rPrChange>
                      </w:rPr>
                      <w:t xml:space="preserve">//set la date dans </w:t>
                    </w:r>
                    <w:proofErr w:type="spellStart"/>
                    <w:r w:rsidRPr="00D276D8">
                      <w:rPr>
                        <w:rFonts w:ascii="Consolas" w:eastAsia="Times New Roman" w:hAnsi="Consolas" w:cs="Consolas"/>
                        <w:color w:val="008000"/>
                        <w:sz w:val="19"/>
                        <w:szCs w:val="19"/>
                        <w:lang w:eastAsia="fr-FR"/>
                        <w:rPrChange w:id="2878" w:author="ghislain.aine" w:date="2015-11-04T17:30:00Z">
                          <w:rPr>
                            <w:rFonts w:ascii="Courier New" w:eastAsia="Times New Roman" w:hAnsi="Courier New" w:cs="Courier New"/>
                            <w:color w:val="008000"/>
                            <w:sz w:val="16"/>
                            <w:szCs w:val="16"/>
                            <w:lang w:eastAsia="fr-FR"/>
                          </w:rPr>
                        </w:rPrChange>
                      </w:rPr>
                      <w:t>QDateTime</w:t>
                    </w:r>
                  </w:moveTo>
                  <w:proofErr w:type="spellEnd"/>
                </w:p>
                <w:p w:rsidR="00BF1190" w:rsidRPr="00E54AC5" w:rsidRDefault="00D276D8" w:rsidP="00BF1190">
                  <w:pPr>
                    <w:shd w:val="clear" w:color="auto" w:fill="FFFFFF"/>
                    <w:jc w:val="left"/>
                    <w:rPr>
                      <w:rFonts w:ascii="Consolas" w:eastAsia="Times New Roman" w:hAnsi="Consolas" w:cs="Consolas"/>
                      <w:color w:val="000000"/>
                      <w:sz w:val="19"/>
                      <w:szCs w:val="19"/>
                      <w:lang w:val="en-US" w:eastAsia="fr-FR"/>
                      <w:rPrChange w:id="2879" w:author="ghislain.aine" w:date="2015-11-04T17:30:00Z">
                        <w:rPr>
                          <w:rFonts w:ascii="Courier New" w:eastAsia="Times New Roman" w:hAnsi="Courier New" w:cs="Courier New"/>
                          <w:color w:val="000000"/>
                          <w:sz w:val="16"/>
                          <w:szCs w:val="16"/>
                          <w:lang w:val="en-US" w:eastAsia="fr-FR"/>
                        </w:rPr>
                      </w:rPrChange>
                    </w:rPr>
                  </w:pPr>
                  <w:moveTo w:id="2880" w:author="ghislain.aine" w:date="2015-10-30T10:26:00Z">
                    <w:r w:rsidRPr="00D276D8">
                      <w:rPr>
                        <w:rFonts w:ascii="Consolas" w:eastAsia="Times New Roman" w:hAnsi="Consolas" w:cs="Consolas"/>
                        <w:color w:val="000000"/>
                        <w:sz w:val="19"/>
                        <w:szCs w:val="19"/>
                        <w:lang w:eastAsia="fr-FR"/>
                        <w:rPrChange w:id="2881" w:author="ghislain.aine" w:date="2015-11-04T17:30:00Z">
                          <w:rPr>
                            <w:rFonts w:ascii="Courier New" w:eastAsia="Times New Roman" w:hAnsi="Courier New" w:cs="Courier New"/>
                            <w:color w:val="000000"/>
                            <w:sz w:val="16"/>
                            <w:szCs w:val="16"/>
                            <w:lang w:eastAsia="fr-FR"/>
                          </w:rPr>
                        </w:rPrChange>
                      </w:rPr>
                      <w:t xml:space="preserve">        </w:t>
                    </w:r>
                    <w:proofErr w:type="spellStart"/>
                    <w:proofErr w:type="gramStart"/>
                    <w:r w:rsidRPr="00D276D8">
                      <w:rPr>
                        <w:rFonts w:ascii="Consolas" w:eastAsia="Times New Roman" w:hAnsi="Consolas" w:cs="Consolas"/>
                        <w:color w:val="000000"/>
                        <w:sz w:val="19"/>
                        <w:szCs w:val="19"/>
                        <w:lang w:val="en-US" w:eastAsia="fr-FR"/>
                        <w:rPrChange w:id="2882" w:author="ghislain.aine" w:date="2015-11-04T17:30:00Z">
                          <w:rPr>
                            <w:rFonts w:ascii="Courier New" w:eastAsia="Times New Roman" w:hAnsi="Courier New" w:cs="Courier New"/>
                            <w:color w:val="000000"/>
                            <w:sz w:val="16"/>
                            <w:szCs w:val="16"/>
                            <w:lang w:val="en-US" w:eastAsia="fr-FR"/>
                          </w:rPr>
                        </w:rPrChange>
                      </w:rPr>
                      <w:t>finalDateTime</w:t>
                    </w:r>
                    <w:r w:rsidRPr="00D276D8">
                      <w:rPr>
                        <w:rFonts w:ascii="Consolas" w:eastAsia="Times New Roman" w:hAnsi="Consolas" w:cs="Consolas"/>
                        <w:b/>
                        <w:bCs/>
                        <w:color w:val="000080"/>
                        <w:sz w:val="19"/>
                        <w:szCs w:val="19"/>
                        <w:lang w:val="en-US" w:eastAsia="fr-FR"/>
                        <w:rPrChange w:id="2883"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884" w:author="ghislain.aine" w:date="2015-11-04T17:30:00Z">
                          <w:rPr>
                            <w:rFonts w:ascii="Courier New" w:eastAsia="Times New Roman" w:hAnsi="Courier New" w:cs="Courier New"/>
                            <w:color w:val="000000"/>
                            <w:sz w:val="16"/>
                            <w:szCs w:val="16"/>
                            <w:lang w:val="en-US" w:eastAsia="fr-FR"/>
                          </w:rPr>
                        </w:rPrChange>
                      </w:rPr>
                      <w:t>setDate</w:t>
                    </w:r>
                    <w:proofErr w:type="spellEnd"/>
                    <w:r w:rsidRPr="00D276D8">
                      <w:rPr>
                        <w:rFonts w:ascii="Consolas" w:eastAsia="Times New Roman" w:hAnsi="Consolas" w:cs="Consolas"/>
                        <w:b/>
                        <w:bCs/>
                        <w:color w:val="000080"/>
                        <w:sz w:val="19"/>
                        <w:szCs w:val="19"/>
                        <w:lang w:val="en-US" w:eastAsia="fr-FR"/>
                        <w:rPrChange w:id="2885" w:author="ghislain.aine" w:date="2015-11-04T17:30:00Z">
                          <w:rPr>
                            <w:rFonts w:ascii="Courier New" w:eastAsia="Times New Roman" w:hAnsi="Courier New" w:cs="Courier New"/>
                            <w:b/>
                            <w:bCs/>
                            <w:color w:val="000080"/>
                            <w:sz w:val="16"/>
                            <w:szCs w:val="16"/>
                            <w:lang w:val="en-US" w:eastAsia="fr-FR"/>
                          </w:rPr>
                        </w:rPrChange>
                      </w:rPr>
                      <w:t>(</w:t>
                    </w:r>
                    <w:proofErr w:type="gramEnd"/>
                    <w:r w:rsidRPr="00D276D8">
                      <w:rPr>
                        <w:rFonts w:ascii="Consolas" w:eastAsia="Times New Roman" w:hAnsi="Consolas" w:cs="Consolas"/>
                        <w:color w:val="000000"/>
                        <w:sz w:val="19"/>
                        <w:szCs w:val="19"/>
                        <w:lang w:val="en-US" w:eastAsia="fr-FR"/>
                        <w:rPrChange w:id="2886" w:author="ghislain.aine" w:date="2015-11-04T17:30:00Z">
                          <w:rPr>
                            <w:rFonts w:ascii="Courier New" w:eastAsia="Times New Roman" w:hAnsi="Courier New" w:cs="Courier New"/>
                            <w:color w:val="000000"/>
                            <w:sz w:val="16"/>
                            <w:szCs w:val="16"/>
                            <w:lang w:val="en-US" w:eastAsia="fr-FR"/>
                          </w:rPr>
                        </w:rPrChange>
                      </w:rPr>
                      <w:t>date</w:t>
                    </w:r>
                    <w:r w:rsidRPr="00D276D8">
                      <w:rPr>
                        <w:rFonts w:ascii="Consolas" w:eastAsia="Times New Roman" w:hAnsi="Consolas" w:cs="Consolas"/>
                        <w:b/>
                        <w:bCs/>
                        <w:color w:val="000080"/>
                        <w:sz w:val="19"/>
                        <w:szCs w:val="19"/>
                        <w:lang w:val="en-US" w:eastAsia="fr-FR"/>
                        <w:rPrChange w:id="2887" w:author="ghislain.aine" w:date="2015-11-04T17:30:00Z">
                          <w:rPr>
                            <w:rFonts w:ascii="Courier New" w:eastAsia="Times New Roman" w:hAnsi="Courier New" w:cs="Courier New"/>
                            <w:b/>
                            <w:bCs/>
                            <w:color w:val="000080"/>
                            <w:sz w:val="16"/>
                            <w:szCs w:val="16"/>
                            <w:lang w:val="en-US" w:eastAsia="fr-FR"/>
                          </w:rPr>
                        </w:rPrChange>
                      </w:rPr>
                      <w:t>);</w:t>
                    </w:r>
                  </w:moveTo>
                </w:p>
                <w:p w:rsidR="00BF1190" w:rsidRPr="00E54AC5" w:rsidRDefault="00D276D8" w:rsidP="00BF1190">
                  <w:pPr>
                    <w:shd w:val="clear" w:color="auto" w:fill="FFFFFF"/>
                    <w:jc w:val="left"/>
                    <w:rPr>
                      <w:rFonts w:ascii="Consolas" w:eastAsia="Times New Roman" w:hAnsi="Consolas" w:cs="Consolas"/>
                      <w:color w:val="008000"/>
                      <w:sz w:val="19"/>
                      <w:szCs w:val="19"/>
                      <w:lang w:val="en-US" w:eastAsia="fr-FR"/>
                      <w:rPrChange w:id="2888" w:author="ghislain.aine" w:date="2015-11-04T17:30:00Z">
                        <w:rPr>
                          <w:rFonts w:ascii="Courier New" w:eastAsia="Times New Roman" w:hAnsi="Courier New" w:cs="Courier New"/>
                          <w:color w:val="008000"/>
                          <w:sz w:val="16"/>
                          <w:szCs w:val="16"/>
                          <w:lang w:val="en-US" w:eastAsia="fr-FR"/>
                        </w:rPr>
                      </w:rPrChange>
                    </w:rPr>
                  </w:pPr>
                  <w:moveTo w:id="2889" w:author="ghislain.aine" w:date="2015-10-30T10:26:00Z">
                    <w:r w:rsidRPr="00D276D8">
                      <w:rPr>
                        <w:rFonts w:ascii="Consolas" w:eastAsia="Times New Roman" w:hAnsi="Consolas" w:cs="Consolas"/>
                        <w:color w:val="000000"/>
                        <w:sz w:val="19"/>
                        <w:szCs w:val="19"/>
                        <w:lang w:val="en-US" w:eastAsia="fr-FR"/>
                        <w:rPrChange w:id="2890"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color w:val="008000"/>
                        <w:sz w:val="19"/>
                        <w:szCs w:val="19"/>
                        <w:lang w:val="en-US" w:eastAsia="fr-FR"/>
                        <w:rPrChange w:id="2891" w:author="ghislain.aine" w:date="2015-11-04T17:30:00Z">
                          <w:rPr>
                            <w:rFonts w:ascii="Courier New" w:eastAsia="Times New Roman" w:hAnsi="Courier New" w:cs="Courier New"/>
                            <w:color w:val="008000"/>
                            <w:sz w:val="16"/>
                            <w:szCs w:val="16"/>
                            <w:lang w:val="en-US" w:eastAsia="fr-FR"/>
                          </w:rPr>
                        </w:rPrChange>
                      </w:rPr>
                      <w:t xml:space="preserve">//set le time </w:t>
                    </w:r>
                    <w:proofErr w:type="spellStart"/>
                    <w:r w:rsidRPr="00D276D8">
                      <w:rPr>
                        <w:rFonts w:ascii="Consolas" w:eastAsia="Times New Roman" w:hAnsi="Consolas" w:cs="Consolas"/>
                        <w:color w:val="008000"/>
                        <w:sz w:val="19"/>
                        <w:szCs w:val="19"/>
                        <w:lang w:val="en-US" w:eastAsia="fr-FR"/>
                        <w:rPrChange w:id="2892" w:author="ghislain.aine" w:date="2015-11-04T17:30:00Z">
                          <w:rPr>
                            <w:rFonts w:ascii="Courier New" w:eastAsia="Times New Roman" w:hAnsi="Courier New" w:cs="Courier New"/>
                            <w:color w:val="008000"/>
                            <w:sz w:val="16"/>
                            <w:szCs w:val="16"/>
                            <w:lang w:val="en-US" w:eastAsia="fr-FR"/>
                          </w:rPr>
                        </w:rPrChange>
                      </w:rPr>
                      <w:t>dans</w:t>
                    </w:r>
                    <w:proofErr w:type="spellEnd"/>
                    <w:r w:rsidRPr="00D276D8">
                      <w:rPr>
                        <w:rFonts w:ascii="Consolas" w:eastAsia="Times New Roman" w:hAnsi="Consolas" w:cs="Consolas"/>
                        <w:color w:val="008000"/>
                        <w:sz w:val="19"/>
                        <w:szCs w:val="19"/>
                        <w:lang w:val="en-US" w:eastAsia="fr-FR"/>
                        <w:rPrChange w:id="2893" w:author="ghislain.aine" w:date="2015-11-04T17:30:00Z">
                          <w:rPr>
                            <w:rFonts w:ascii="Courier New" w:eastAsia="Times New Roman" w:hAnsi="Courier New" w:cs="Courier New"/>
                            <w:color w:val="008000"/>
                            <w:sz w:val="16"/>
                            <w:szCs w:val="16"/>
                            <w:lang w:val="en-US" w:eastAsia="fr-FR"/>
                          </w:rPr>
                        </w:rPrChange>
                      </w:rPr>
                      <w:t xml:space="preserve"> </w:t>
                    </w:r>
                    <w:proofErr w:type="spellStart"/>
                    <w:r w:rsidRPr="00D276D8">
                      <w:rPr>
                        <w:rFonts w:ascii="Consolas" w:eastAsia="Times New Roman" w:hAnsi="Consolas" w:cs="Consolas"/>
                        <w:color w:val="008000"/>
                        <w:sz w:val="19"/>
                        <w:szCs w:val="19"/>
                        <w:lang w:val="en-US" w:eastAsia="fr-FR"/>
                        <w:rPrChange w:id="2894" w:author="ghislain.aine" w:date="2015-11-04T17:30:00Z">
                          <w:rPr>
                            <w:rFonts w:ascii="Courier New" w:eastAsia="Times New Roman" w:hAnsi="Courier New" w:cs="Courier New"/>
                            <w:color w:val="008000"/>
                            <w:sz w:val="16"/>
                            <w:szCs w:val="16"/>
                            <w:lang w:val="en-US" w:eastAsia="fr-FR"/>
                          </w:rPr>
                        </w:rPrChange>
                      </w:rPr>
                      <w:t>QDateTime</w:t>
                    </w:r>
                  </w:moveTo>
                  <w:proofErr w:type="spellEnd"/>
                </w:p>
                <w:p w:rsidR="00BF1190" w:rsidRPr="00BF1190" w:rsidRDefault="00D276D8" w:rsidP="00BF1190">
                  <w:pPr>
                    <w:shd w:val="clear" w:color="auto" w:fill="FFFFFF"/>
                    <w:jc w:val="left"/>
                    <w:rPr>
                      <w:rFonts w:ascii="Consolas" w:eastAsia="Times New Roman" w:hAnsi="Consolas" w:cs="Consolas"/>
                      <w:color w:val="000000"/>
                      <w:sz w:val="19"/>
                      <w:szCs w:val="19"/>
                      <w:lang w:val="en-US" w:eastAsia="fr-FR"/>
                      <w:rPrChange w:id="2895" w:author="ghislain.aine" w:date="2015-11-04T17:30:00Z">
                        <w:rPr>
                          <w:rFonts w:ascii="Courier New" w:eastAsia="Times New Roman" w:hAnsi="Courier New" w:cs="Courier New"/>
                          <w:color w:val="000000"/>
                          <w:sz w:val="16"/>
                          <w:szCs w:val="16"/>
                          <w:lang w:val="en-US" w:eastAsia="fr-FR"/>
                        </w:rPr>
                      </w:rPrChange>
                    </w:rPr>
                  </w:pPr>
                  <w:moveTo w:id="2896" w:author="ghislain.aine" w:date="2015-10-30T10:26:00Z">
                    <w:r w:rsidRPr="00D276D8">
                      <w:rPr>
                        <w:rFonts w:ascii="Consolas" w:eastAsia="Times New Roman" w:hAnsi="Consolas" w:cs="Consolas"/>
                        <w:color w:val="000000"/>
                        <w:sz w:val="19"/>
                        <w:szCs w:val="19"/>
                        <w:lang w:val="en-US" w:eastAsia="fr-FR"/>
                        <w:rPrChange w:id="2897" w:author="ghislain.aine" w:date="2015-11-04T17:30:00Z">
                          <w:rPr>
                            <w:rFonts w:ascii="Courier New" w:eastAsia="Times New Roman" w:hAnsi="Courier New" w:cs="Courier New"/>
                            <w:color w:val="000000"/>
                            <w:sz w:val="16"/>
                            <w:szCs w:val="16"/>
                            <w:lang w:val="en-US" w:eastAsia="fr-FR"/>
                          </w:rPr>
                        </w:rPrChange>
                      </w:rPr>
                      <w:t xml:space="preserve">        </w:t>
                    </w:r>
                    <w:proofErr w:type="spellStart"/>
                    <w:r w:rsidRPr="00D276D8">
                      <w:rPr>
                        <w:rFonts w:ascii="Consolas" w:eastAsia="Times New Roman" w:hAnsi="Consolas" w:cs="Consolas"/>
                        <w:color w:val="000000"/>
                        <w:sz w:val="19"/>
                        <w:szCs w:val="19"/>
                        <w:lang w:val="en-US" w:eastAsia="fr-FR"/>
                        <w:rPrChange w:id="2898" w:author="ghislain.aine" w:date="2015-11-04T17:30:00Z">
                          <w:rPr>
                            <w:rFonts w:ascii="Courier New" w:eastAsia="Times New Roman" w:hAnsi="Courier New" w:cs="Courier New"/>
                            <w:color w:val="000000"/>
                            <w:sz w:val="16"/>
                            <w:szCs w:val="16"/>
                            <w:lang w:val="en-US" w:eastAsia="fr-FR"/>
                          </w:rPr>
                        </w:rPrChange>
                      </w:rPr>
                      <w:t>finalDateTime</w:t>
                    </w:r>
                    <w:r w:rsidRPr="00D276D8">
                      <w:rPr>
                        <w:rFonts w:ascii="Consolas" w:eastAsia="Times New Roman" w:hAnsi="Consolas" w:cs="Consolas"/>
                        <w:b/>
                        <w:bCs/>
                        <w:color w:val="000080"/>
                        <w:sz w:val="19"/>
                        <w:szCs w:val="19"/>
                        <w:lang w:val="en-US" w:eastAsia="fr-FR"/>
                        <w:rPrChange w:id="2899"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900" w:author="ghislain.aine" w:date="2015-11-04T17:30:00Z">
                          <w:rPr>
                            <w:rFonts w:ascii="Courier New" w:eastAsia="Times New Roman" w:hAnsi="Courier New" w:cs="Courier New"/>
                            <w:color w:val="000000"/>
                            <w:sz w:val="16"/>
                            <w:szCs w:val="16"/>
                            <w:lang w:val="en-US" w:eastAsia="fr-FR"/>
                          </w:rPr>
                        </w:rPrChange>
                      </w:rPr>
                      <w:t>setTime</w:t>
                    </w:r>
                    <w:proofErr w:type="spellEnd"/>
                    <w:r w:rsidRPr="00D276D8">
                      <w:rPr>
                        <w:rFonts w:ascii="Consolas" w:eastAsia="Times New Roman" w:hAnsi="Consolas" w:cs="Consolas"/>
                        <w:b/>
                        <w:bCs/>
                        <w:color w:val="000080"/>
                        <w:sz w:val="19"/>
                        <w:szCs w:val="19"/>
                        <w:lang w:val="en-US" w:eastAsia="fr-FR"/>
                        <w:rPrChange w:id="2901" w:author="ghislain.aine" w:date="2015-11-04T17:30:00Z">
                          <w:rPr>
                            <w:rFonts w:ascii="Courier New" w:eastAsia="Times New Roman" w:hAnsi="Courier New" w:cs="Courier New"/>
                            <w:b/>
                            <w:bCs/>
                            <w:color w:val="000080"/>
                            <w:sz w:val="16"/>
                            <w:szCs w:val="16"/>
                            <w:lang w:val="en-US" w:eastAsia="fr-FR"/>
                          </w:rPr>
                        </w:rPrChange>
                      </w:rPr>
                      <w:t>(</w:t>
                    </w:r>
                    <w:r w:rsidRPr="00D276D8">
                      <w:rPr>
                        <w:rFonts w:ascii="Consolas" w:eastAsia="Times New Roman" w:hAnsi="Consolas" w:cs="Consolas"/>
                        <w:color w:val="000000"/>
                        <w:sz w:val="19"/>
                        <w:szCs w:val="19"/>
                        <w:lang w:val="en-US" w:eastAsia="fr-FR"/>
                        <w:rPrChange w:id="2902" w:author="ghislain.aine" w:date="2015-11-04T17:30:00Z">
                          <w:rPr>
                            <w:rFonts w:ascii="Courier New" w:eastAsia="Times New Roman" w:hAnsi="Courier New" w:cs="Courier New"/>
                            <w:color w:val="000000"/>
                            <w:sz w:val="16"/>
                            <w:szCs w:val="16"/>
                            <w:lang w:val="en-US" w:eastAsia="fr-FR"/>
                          </w:rPr>
                        </w:rPrChange>
                      </w:rPr>
                      <w:t>time</w:t>
                    </w:r>
                    <w:r w:rsidRPr="00D276D8">
                      <w:rPr>
                        <w:rFonts w:ascii="Consolas" w:eastAsia="Times New Roman" w:hAnsi="Consolas" w:cs="Consolas"/>
                        <w:b/>
                        <w:bCs/>
                        <w:color w:val="000080"/>
                        <w:sz w:val="19"/>
                        <w:szCs w:val="19"/>
                        <w:lang w:val="en-US" w:eastAsia="fr-FR"/>
                        <w:rPrChange w:id="2903" w:author="ghislain.aine" w:date="2015-11-04T17:30:00Z">
                          <w:rPr>
                            <w:rFonts w:ascii="Courier New" w:eastAsia="Times New Roman" w:hAnsi="Courier New" w:cs="Courier New"/>
                            <w:b/>
                            <w:bCs/>
                            <w:color w:val="000080"/>
                            <w:sz w:val="16"/>
                            <w:szCs w:val="16"/>
                            <w:lang w:val="en-US" w:eastAsia="fr-FR"/>
                          </w:rPr>
                        </w:rPrChange>
                      </w:rPr>
                      <w:t>);</w:t>
                    </w:r>
                  </w:moveTo>
                </w:p>
                <w:p w:rsidR="00BF1190" w:rsidRPr="00BF1190" w:rsidRDefault="00BF1190" w:rsidP="00BF1190">
                  <w:pPr>
                    <w:shd w:val="clear" w:color="auto" w:fill="FFFFFF"/>
                    <w:jc w:val="left"/>
                    <w:rPr>
                      <w:rFonts w:ascii="Consolas" w:eastAsia="Times New Roman" w:hAnsi="Consolas" w:cs="Consolas"/>
                      <w:color w:val="000000"/>
                      <w:sz w:val="19"/>
                      <w:szCs w:val="19"/>
                      <w:lang w:val="en-US" w:eastAsia="fr-FR"/>
                      <w:rPrChange w:id="2904" w:author="ghislain.aine" w:date="2015-11-04T17:30:00Z">
                        <w:rPr>
                          <w:rFonts w:ascii="Courier New" w:eastAsia="Times New Roman" w:hAnsi="Courier New" w:cs="Courier New"/>
                          <w:color w:val="000000"/>
                          <w:sz w:val="16"/>
                          <w:szCs w:val="16"/>
                          <w:lang w:val="en-US" w:eastAsia="fr-FR"/>
                        </w:rPr>
                      </w:rPrChange>
                    </w:rPr>
                  </w:pPr>
                </w:p>
                <w:p w:rsidR="00BF1190" w:rsidRPr="00E54AC5" w:rsidRDefault="00D276D8" w:rsidP="00BF1190">
                  <w:pPr>
                    <w:shd w:val="clear" w:color="auto" w:fill="FFFFFF"/>
                    <w:jc w:val="left"/>
                    <w:rPr>
                      <w:rFonts w:ascii="Consolas" w:eastAsia="Times New Roman" w:hAnsi="Consolas" w:cs="Consolas"/>
                      <w:color w:val="008000"/>
                      <w:sz w:val="19"/>
                      <w:szCs w:val="19"/>
                      <w:lang w:eastAsia="fr-FR"/>
                      <w:rPrChange w:id="2905" w:author="ghislain.aine" w:date="2015-11-04T17:30:00Z">
                        <w:rPr>
                          <w:rFonts w:ascii="Courier New" w:eastAsia="Times New Roman" w:hAnsi="Courier New" w:cs="Courier New"/>
                          <w:color w:val="008000"/>
                          <w:sz w:val="16"/>
                          <w:szCs w:val="16"/>
                          <w:lang w:eastAsia="fr-FR"/>
                        </w:rPr>
                      </w:rPrChange>
                    </w:rPr>
                  </w:pPr>
                  <w:moveTo w:id="2906" w:author="ghislain.aine" w:date="2015-10-30T10:26:00Z">
                    <w:r w:rsidRPr="00D276D8">
                      <w:rPr>
                        <w:rFonts w:ascii="Consolas" w:eastAsia="Times New Roman" w:hAnsi="Consolas" w:cs="Consolas"/>
                        <w:color w:val="000000"/>
                        <w:sz w:val="19"/>
                        <w:szCs w:val="19"/>
                        <w:lang w:val="en-US" w:eastAsia="fr-FR"/>
                        <w:rPrChange w:id="2907" w:author="ghislain.aine" w:date="2015-11-04T17:30:00Z">
                          <w:rPr>
                            <w:rFonts w:ascii="Courier New" w:eastAsia="Times New Roman" w:hAnsi="Courier New" w:cs="Courier New"/>
                            <w:color w:val="000000"/>
                            <w:sz w:val="16"/>
                            <w:szCs w:val="16"/>
                            <w:lang w:val="en-US" w:eastAsia="fr-FR"/>
                          </w:rPr>
                        </w:rPrChange>
                      </w:rPr>
                      <w:t xml:space="preserve">        </w:t>
                    </w:r>
                    <w:r w:rsidRPr="00D276D8">
                      <w:rPr>
                        <w:rFonts w:ascii="Consolas" w:eastAsia="Times New Roman" w:hAnsi="Consolas" w:cs="Consolas"/>
                        <w:b/>
                        <w:bCs/>
                        <w:color w:val="0000FF"/>
                        <w:sz w:val="19"/>
                        <w:szCs w:val="19"/>
                        <w:lang w:eastAsia="fr-FR"/>
                        <w:rPrChange w:id="2908" w:author="ghislain.aine" w:date="2015-11-04T17:30:00Z">
                          <w:rPr>
                            <w:rFonts w:ascii="Courier New" w:eastAsia="Times New Roman" w:hAnsi="Courier New" w:cs="Courier New"/>
                            <w:b/>
                            <w:bCs/>
                            <w:color w:val="0000FF"/>
                            <w:sz w:val="16"/>
                            <w:szCs w:val="16"/>
                            <w:lang w:eastAsia="fr-FR"/>
                          </w:rPr>
                        </w:rPrChange>
                      </w:rPr>
                      <w:t>return</w:t>
                    </w:r>
                    <w:r w:rsidRPr="00D276D8">
                      <w:rPr>
                        <w:rFonts w:ascii="Consolas" w:eastAsia="Times New Roman" w:hAnsi="Consolas" w:cs="Consolas"/>
                        <w:color w:val="000000"/>
                        <w:sz w:val="19"/>
                        <w:szCs w:val="19"/>
                        <w:lang w:eastAsia="fr-FR"/>
                        <w:rPrChange w:id="2909"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b/>
                        <w:bCs/>
                        <w:color w:val="000080"/>
                        <w:sz w:val="19"/>
                        <w:szCs w:val="19"/>
                        <w:lang w:eastAsia="fr-FR"/>
                        <w:rPrChange w:id="2910" w:author="ghislain.aine" w:date="2015-11-04T17:30:00Z">
                          <w:rPr>
                            <w:rFonts w:ascii="Courier New" w:eastAsia="Times New Roman" w:hAnsi="Courier New" w:cs="Courier New"/>
                            <w:b/>
                            <w:bCs/>
                            <w:color w:val="000080"/>
                            <w:sz w:val="16"/>
                            <w:szCs w:val="16"/>
                            <w:lang w:eastAsia="fr-FR"/>
                          </w:rPr>
                        </w:rPrChange>
                      </w:rPr>
                      <w:t>(</w:t>
                    </w:r>
                    <w:proofErr w:type="spellStart"/>
                    <w:proofErr w:type="gramStart"/>
                    <w:r w:rsidRPr="00D276D8">
                      <w:rPr>
                        <w:rFonts w:ascii="Consolas" w:eastAsia="Times New Roman" w:hAnsi="Consolas" w:cs="Consolas"/>
                        <w:color w:val="000000"/>
                        <w:sz w:val="19"/>
                        <w:szCs w:val="19"/>
                        <w:lang w:eastAsia="fr-FR"/>
                        <w:rPrChange w:id="2911" w:author="ghislain.aine" w:date="2015-11-04T17:30:00Z">
                          <w:rPr>
                            <w:rFonts w:ascii="Courier New" w:eastAsia="Times New Roman" w:hAnsi="Courier New" w:cs="Courier New"/>
                            <w:color w:val="000000"/>
                            <w:sz w:val="16"/>
                            <w:szCs w:val="16"/>
                            <w:lang w:eastAsia="fr-FR"/>
                          </w:rPr>
                        </w:rPrChange>
                      </w:rPr>
                      <w:t>finalDateTime</w:t>
                    </w:r>
                    <w:r w:rsidRPr="00D276D8">
                      <w:rPr>
                        <w:rFonts w:ascii="Consolas" w:eastAsia="Times New Roman" w:hAnsi="Consolas" w:cs="Consolas"/>
                        <w:b/>
                        <w:bCs/>
                        <w:color w:val="000080"/>
                        <w:sz w:val="19"/>
                        <w:szCs w:val="19"/>
                        <w:lang w:eastAsia="fr-FR"/>
                        <w:rPrChange w:id="2912" w:author="ghislain.aine" w:date="2015-11-04T17:30:00Z">
                          <w:rPr>
                            <w:rFonts w:ascii="Courier New" w:eastAsia="Times New Roman" w:hAnsi="Courier New" w:cs="Courier New"/>
                            <w:b/>
                            <w:bCs/>
                            <w:color w:val="000080"/>
                            <w:sz w:val="16"/>
                            <w:szCs w:val="16"/>
                            <w:lang w:eastAsia="fr-FR"/>
                          </w:rPr>
                        </w:rPrChange>
                      </w:rPr>
                      <w:t>.</w:t>
                    </w:r>
                    <w:r w:rsidRPr="00D276D8">
                      <w:rPr>
                        <w:rFonts w:ascii="Consolas" w:eastAsia="Times New Roman" w:hAnsi="Consolas" w:cs="Consolas"/>
                        <w:color w:val="000000"/>
                        <w:sz w:val="19"/>
                        <w:szCs w:val="19"/>
                        <w:lang w:eastAsia="fr-FR"/>
                        <w:rPrChange w:id="2913" w:author="ghislain.aine" w:date="2015-11-04T17:30:00Z">
                          <w:rPr>
                            <w:rFonts w:ascii="Courier New" w:eastAsia="Times New Roman" w:hAnsi="Courier New" w:cs="Courier New"/>
                            <w:color w:val="000000"/>
                            <w:sz w:val="16"/>
                            <w:szCs w:val="16"/>
                            <w:lang w:eastAsia="fr-FR"/>
                          </w:rPr>
                        </w:rPrChange>
                      </w:rPr>
                      <w:t>toMSecsSinceEpoch</w:t>
                    </w:r>
                    <w:proofErr w:type="spellEnd"/>
                    <w:r w:rsidRPr="00D276D8">
                      <w:rPr>
                        <w:rFonts w:ascii="Consolas" w:eastAsia="Times New Roman" w:hAnsi="Consolas" w:cs="Consolas"/>
                        <w:b/>
                        <w:bCs/>
                        <w:color w:val="000080"/>
                        <w:sz w:val="19"/>
                        <w:szCs w:val="19"/>
                        <w:lang w:eastAsia="fr-FR"/>
                        <w:rPrChange w:id="2914" w:author="ghislain.aine" w:date="2015-11-04T17:30:00Z">
                          <w:rPr>
                            <w:rFonts w:ascii="Courier New" w:eastAsia="Times New Roman" w:hAnsi="Courier New" w:cs="Courier New"/>
                            <w:b/>
                            <w:bCs/>
                            <w:color w:val="000080"/>
                            <w:sz w:val="16"/>
                            <w:szCs w:val="16"/>
                            <w:lang w:eastAsia="fr-FR"/>
                          </w:rPr>
                        </w:rPrChange>
                      </w:rPr>
                      <w:t>(</w:t>
                    </w:r>
                    <w:proofErr w:type="gramEnd"/>
                    <w:r w:rsidRPr="00D276D8">
                      <w:rPr>
                        <w:rFonts w:ascii="Consolas" w:eastAsia="Times New Roman" w:hAnsi="Consolas" w:cs="Consolas"/>
                        <w:b/>
                        <w:bCs/>
                        <w:color w:val="000080"/>
                        <w:sz w:val="19"/>
                        <w:szCs w:val="19"/>
                        <w:lang w:eastAsia="fr-FR"/>
                        <w:rPrChange w:id="2915" w:author="ghislain.aine" w:date="2015-11-04T17:30:00Z">
                          <w:rPr>
                            <w:rFonts w:ascii="Courier New" w:eastAsia="Times New Roman" w:hAnsi="Courier New" w:cs="Courier New"/>
                            <w:b/>
                            <w:bCs/>
                            <w:color w:val="000080"/>
                            <w:sz w:val="16"/>
                            <w:szCs w:val="16"/>
                            <w:lang w:eastAsia="fr-FR"/>
                          </w:rPr>
                        </w:rPrChange>
                      </w:rPr>
                      <w:t>)</w:t>
                    </w:r>
                    <w:r w:rsidRPr="00D276D8">
                      <w:rPr>
                        <w:rFonts w:ascii="Consolas" w:eastAsia="Times New Roman" w:hAnsi="Consolas" w:cs="Consolas"/>
                        <w:color w:val="000000"/>
                        <w:sz w:val="19"/>
                        <w:szCs w:val="19"/>
                        <w:lang w:eastAsia="fr-FR"/>
                        <w:rPrChange w:id="2916"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b/>
                        <w:bCs/>
                        <w:color w:val="000080"/>
                        <w:sz w:val="19"/>
                        <w:szCs w:val="19"/>
                        <w:lang w:eastAsia="fr-FR"/>
                        <w:rPrChange w:id="2917" w:author="ghislain.aine" w:date="2015-11-04T17:30:00Z">
                          <w:rPr>
                            <w:rFonts w:ascii="Courier New" w:eastAsia="Times New Roman" w:hAnsi="Courier New" w:cs="Courier New"/>
                            <w:b/>
                            <w:bCs/>
                            <w:color w:val="000080"/>
                            <w:sz w:val="16"/>
                            <w:szCs w:val="16"/>
                            <w:lang w:eastAsia="fr-FR"/>
                          </w:rPr>
                        </w:rPrChange>
                      </w:rPr>
                      <w:t>/</w:t>
                    </w:r>
                    <w:r w:rsidRPr="00D276D8">
                      <w:rPr>
                        <w:rFonts w:ascii="Consolas" w:eastAsia="Times New Roman" w:hAnsi="Consolas" w:cs="Consolas"/>
                        <w:color w:val="000000"/>
                        <w:sz w:val="19"/>
                        <w:szCs w:val="19"/>
                        <w:lang w:eastAsia="fr-FR"/>
                        <w:rPrChange w:id="2918"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color w:val="FF8000"/>
                        <w:sz w:val="19"/>
                        <w:szCs w:val="19"/>
                        <w:lang w:eastAsia="fr-FR"/>
                        <w:rPrChange w:id="2919" w:author="ghislain.aine" w:date="2015-11-04T17:30:00Z">
                          <w:rPr>
                            <w:rFonts w:ascii="Courier New" w:eastAsia="Times New Roman" w:hAnsi="Courier New" w:cs="Courier New"/>
                            <w:color w:val="FF8000"/>
                            <w:sz w:val="16"/>
                            <w:szCs w:val="16"/>
                            <w:lang w:eastAsia="fr-FR"/>
                          </w:rPr>
                        </w:rPrChange>
                      </w:rPr>
                      <w:t>1000.0</w:t>
                    </w:r>
                    <w:r w:rsidRPr="00D276D8">
                      <w:rPr>
                        <w:rFonts w:ascii="Consolas" w:eastAsia="Times New Roman" w:hAnsi="Consolas" w:cs="Consolas"/>
                        <w:b/>
                        <w:bCs/>
                        <w:color w:val="000080"/>
                        <w:sz w:val="19"/>
                        <w:szCs w:val="19"/>
                        <w:lang w:eastAsia="fr-FR"/>
                        <w:rPrChange w:id="2920" w:author="ghislain.aine" w:date="2015-11-04T17:30:00Z">
                          <w:rPr>
                            <w:rFonts w:ascii="Courier New" w:eastAsia="Times New Roman" w:hAnsi="Courier New" w:cs="Courier New"/>
                            <w:b/>
                            <w:bCs/>
                            <w:color w:val="000080"/>
                            <w:sz w:val="16"/>
                            <w:szCs w:val="16"/>
                            <w:lang w:eastAsia="fr-FR"/>
                          </w:rPr>
                        </w:rPrChange>
                      </w:rPr>
                      <w:t>);</w:t>
                    </w:r>
                    <w:r w:rsidRPr="00D276D8">
                      <w:rPr>
                        <w:rFonts w:ascii="Consolas" w:eastAsia="Times New Roman" w:hAnsi="Consolas" w:cs="Consolas"/>
                        <w:color w:val="008000"/>
                        <w:sz w:val="19"/>
                        <w:szCs w:val="19"/>
                        <w:lang w:eastAsia="fr-FR"/>
                        <w:rPrChange w:id="2921" w:author="ghislain.aine" w:date="2015-11-04T17:30:00Z">
                          <w:rPr>
                            <w:rFonts w:ascii="Courier New" w:eastAsia="Times New Roman" w:hAnsi="Courier New" w:cs="Courier New"/>
                            <w:color w:val="008000"/>
                            <w:sz w:val="16"/>
                            <w:szCs w:val="16"/>
                            <w:lang w:eastAsia="fr-FR"/>
                          </w:rPr>
                        </w:rPrChange>
                      </w:rPr>
                      <w:t>//retourne la date en secondes depuis le 1er janvier 1970</w:t>
                    </w:r>
                  </w:moveTo>
                </w:p>
                <w:p w:rsidR="00BF1190" w:rsidRPr="00E54AC5" w:rsidRDefault="00BF1190" w:rsidP="00BF1190">
                  <w:pPr>
                    <w:shd w:val="clear" w:color="auto" w:fill="FFFFFF"/>
                    <w:jc w:val="left"/>
                    <w:rPr>
                      <w:rFonts w:ascii="Consolas" w:eastAsia="Times New Roman" w:hAnsi="Consolas" w:cs="Consolas"/>
                      <w:color w:val="000000"/>
                      <w:sz w:val="19"/>
                      <w:szCs w:val="19"/>
                      <w:lang w:eastAsia="fr-FR"/>
                      <w:rPrChange w:id="2922" w:author="ghislain.aine" w:date="2015-11-04T17:30:00Z">
                        <w:rPr>
                          <w:rFonts w:ascii="Courier New" w:eastAsia="Times New Roman" w:hAnsi="Courier New" w:cs="Courier New"/>
                          <w:color w:val="000000"/>
                          <w:sz w:val="16"/>
                          <w:szCs w:val="16"/>
                          <w:lang w:eastAsia="fr-FR"/>
                        </w:rPr>
                      </w:rPrChange>
                    </w:rPr>
                  </w:pPr>
                </w:p>
                <w:p w:rsidR="00BF1190" w:rsidRPr="00E54AC5" w:rsidRDefault="00D276D8" w:rsidP="00BF1190">
                  <w:pPr>
                    <w:shd w:val="clear" w:color="auto" w:fill="FFFFFF"/>
                    <w:jc w:val="left"/>
                    <w:rPr>
                      <w:rFonts w:ascii="Consolas" w:eastAsia="Times New Roman" w:hAnsi="Consolas" w:cs="Consolas"/>
                      <w:color w:val="000000"/>
                      <w:sz w:val="19"/>
                      <w:szCs w:val="19"/>
                      <w:lang w:eastAsia="fr-FR"/>
                      <w:rPrChange w:id="2923" w:author="ghislain.aine" w:date="2015-11-04T17:30:00Z">
                        <w:rPr>
                          <w:rFonts w:ascii="Courier New" w:eastAsia="Times New Roman" w:hAnsi="Courier New" w:cs="Courier New"/>
                          <w:color w:val="000000"/>
                          <w:sz w:val="16"/>
                          <w:szCs w:val="16"/>
                          <w:lang w:eastAsia="fr-FR"/>
                        </w:rPr>
                      </w:rPrChange>
                    </w:rPr>
                  </w:pPr>
                  <w:moveTo w:id="2924" w:author="ghislain.aine" w:date="2015-10-30T10:26:00Z">
                    <w:r w:rsidRPr="00D276D8">
                      <w:rPr>
                        <w:rFonts w:ascii="Consolas" w:eastAsia="Times New Roman" w:hAnsi="Consolas" w:cs="Consolas"/>
                        <w:color w:val="000000"/>
                        <w:sz w:val="19"/>
                        <w:szCs w:val="19"/>
                        <w:lang w:eastAsia="fr-FR"/>
                        <w:rPrChange w:id="2925" w:author="ghislain.aine" w:date="2015-11-04T17:30:00Z">
                          <w:rPr>
                            <w:rFonts w:ascii="Courier New" w:eastAsia="Times New Roman" w:hAnsi="Courier New" w:cs="Courier New"/>
                            <w:color w:val="000000"/>
                            <w:sz w:val="16"/>
                            <w:szCs w:val="16"/>
                            <w:lang w:eastAsia="fr-FR"/>
                          </w:rPr>
                        </w:rPrChange>
                      </w:rPr>
                      <w:t xml:space="preserve">    </w:t>
                    </w:r>
                    <w:r w:rsidRPr="00D276D8">
                      <w:rPr>
                        <w:rFonts w:ascii="Consolas" w:eastAsia="Times New Roman" w:hAnsi="Consolas" w:cs="Consolas"/>
                        <w:b/>
                        <w:bCs/>
                        <w:color w:val="000080"/>
                        <w:sz w:val="19"/>
                        <w:szCs w:val="19"/>
                        <w:lang w:eastAsia="fr-FR"/>
                        <w:rPrChange w:id="2926" w:author="ghislain.aine" w:date="2015-11-04T17:30:00Z">
                          <w:rPr>
                            <w:rFonts w:ascii="Courier New" w:eastAsia="Times New Roman" w:hAnsi="Courier New" w:cs="Courier New"/>
                            <w:b/>
                            <w:bCs/>
                            <w:color w:val="000080"/>
                            <w:sz w:val="16"/>
                            <w:szCs w:val="16"/>
                            <w:lang w:eastAsia="fr-FR"/>
                          </w:rPr>
                        </w:rPrChange>
                      </w:rPr>
                      <w:t>}</w:t>
                    </w:r>
                  </w:moveTo>
                </w:p>
                <w:p w:rsidR="00BF1190" w:rsidRPr="00E54AC5" w:rsidDel="0013549D" w:rsidRDefault="00D276D8" w:rsidP="00BF1190">
                  <w:pPr>
                    <w:shd w:val="clear" w:color="auto" w:fill="FFFFFF"/>
                    <w:jc w:val="left"/>
                    <w:rPr>
                      <w:del w:id="2927" w:author="ghislain.aine" w:date="2015-10-30T10:26:00Z"/>
                      <w:rFonts w:ascii="Consolas" w:eastAsia="Times New Roman" w:hAnsi="Consolas" w:cs="Consolas"/>
                      <w:sz w:val="19"/>
                      <w:szCs w:val="19"/>
                      <w:lang w:eastAsia="fr-FR"/>
                      <w:rPrChange w:id="2928" w:author="ghislain.aine" w:date="2015-11-04T17:30:00Z">
                        <w:rPr>
                          <w:del w:id="2929" w:author="ghislain.aine" w:date="2015-10-30T10:26:00Z"/>
                          <w:rFonts w:ascii="Times New Roman" w:eastAsia="Times New Roman" w:hAnsi="Times New Roman" w:cs="Times New Roman"/>
                          <w:sz w:val="16"/>
                          <w:szCs w:val="16"/>
                          <w:lang w:eastAsia="fr-FR"/>
                        </w:rPr>
                      </w:rPrChange>
                    </w:rPr>
                  </w:pPr>
                  <w:moveTo w:id="2930" w:author="ghislain.aine" w:date="2015-10-30T10:26:00Z">
                    <w:r w:rsidRPr="00D276D8">
                      <w:rPr>
                        <w:rFonts w:ascii="Consolas" w:eastAsia="Times New Roman" w:hAnsi="Consolas" w:cs="Consolas"/>
                        <w:b/>
                        <w:bCs/>
                        <w:color w:val="000080"/>
                        <w:sz w:val="19"/>
                        <w:szCs w:val="19"/>
                        <w:lang w:eastAsia="fr-FR"/>
                        <w:rPrChange w:id="2931" w:author="ghislain.aine" w:date="2015-11-04T17:30:00Z">
                          <w:rPr>
                            <w:rFonts w:ascii="Courier New" w:eastAsia="Times New Roman" w:hAnsi="Courier New" w:cs="Courier New"/>
                            <w:b/>
                            <w:bCs/>
                            <w:color w:val="000080"/>
                            <w:sz w:val="16"/>
                            <w:szCs w:val="16"/>
                            <w:lang w:eastAsia="fr-FR"/>
                          </w:rPr>
                        </w:rPrChange>
                      </w:rPr>
                      <w:t>}</w:t>
                    </w:r>
                  </w:moveTo>
                </w:p>
                <w:moveToRangeEnd w:id="2638"/>
                <w:p w:rsidR="00000000" w:rsidRDefault="00EE2A1F">
                  <w:pPr>
                    <w:shd w:val="clear" w:color="auto" w:fill="FFFFFF"/>
                    <w:jc w:val="left"/>
                    <w:rPr>
                      <w:rFonts w:ascii="Consolas" w:hAnsi="Consolas" w:cs="Consolas"/>
                      <w:sz w:val="19"/>
                      <w:szCs w:val="19"/>
                      <w:rPrChange w:id="2932" w:author="ghislain.aine" w:date="2015-11-04T17:30:00Z">
                        <w:rPr/>
                      </w:rPrChange>
                    </w:rPr>
                    <w:pPrChange w:id="2933" w:author="ghislain.aine" w:date="2015-10-30T10:26:00Z">
                      <w:pPr/>
                    </w:pPrChange>
                  </w:pPr>
                </w:p>
              </w:txbxContent>
            </v:textbox>
            <w10:wrap type="none"/>
            <w10:anchorlock/>
          </v:shape>
        </w:pict>
      </w:r>
    </w:p>
    <w:p w:rsidR="00BF1190" w:rsidRPr="009F7BE5" w:rsidDel="0049323F" w:rsidRDefault="00D276D8" w:rsidP="00BF1190">
      <w:pPr>
        <w:shd w:val="clear" w:color="auto" w:fill="FFFFFF"/>
        <w:jc w:val="left"/>
        <w:rPr>
          <w:ins w:id="2934" w:author="jerome draillard" w:date="2015-10-29T11:43:00Z"/>
          <w:del w:id="2935" w:author="ghislain.aine" w:date="2015-11-04T16:48:00Z"/>
          <w:rFonts w:ascii="Courier New" w:eastAsia="Times New Roman" w:hAnsi="Courier New" w:cs="Courier New"/>
          <w:color w:val="804000"/>
          <w:sz w:val="16"/>
          <w:szCs w:val="16"/>
          <w:lang w:val="en-US" w:eastAsia="fr-FR"/>
          <w:rPrChange w:id="2936" w:author="jerome draillard" w:date="2015-10-29T11:43:00Z">
            <w:rPr>
              <w:ins w:id="2937" w:author="jerome draillard" w:date="2015-10-29T11:43:00Z"/>
              <w:del w:id="2938" w:author="ghislain.aine" w:date="2015-11-04T16:48:00Z"/>
              <w:rFonts w:ascii="Courier New" w:eastAsia="Times New Roman" w:hAnsi="Courier New" w:cs="Courier New"/>
              <w:color w:val="804000"/>
              <w:sz w:val="20"/>
              <w:lang w:eastAsia="fr-FR"/>
            </w:rPr>
          </w:rPrChange>
        </w:rPr>
      </w:pPr>
      <w:moveFromRangeStart w:id="2939" w:author="ghislain.aine" w:date="2015-10-30T10:25:00Z" w:name="move433964065"/>
      <w:moveFrom w:id="2940" w:author="ghislain.aine" w:date="2015-10-30T10:25:00Z">
        <w:ins w:id="2941" w:author="jerome draillard" w:date="2015-10-29T11:43:00Z">
          <w:r w:rsidRPr="00D276D8">
            <w:rPr>
              <w:rFonts w:ascii="Courier New" w:eastAsia="Times New Roman" w:hAnsi="Courier New" w:cs="Courier New"/>
              <w:color w:val="804000"/>
              <w:sz w:val="16"/>
              <w:szCs w:val="16"/>
              <w:lang w:val="en-US" w:eastAsia="fr-FR"/>
              <w:rPrChange w:id="2942" w:author="jerome draillard" w:date="2015-10-29T11:43:00Z">
                <w:rPr>
                  <w:rFonts w:ascii="Courier New" w:eastAsia="Times New Roman" w:hAnsi="Courier New" w:cs="Courier New"/>
                  <w:color w:val="804000"/>
                  <w:sz w:val="20"/>
                  <w:u w:val="single"/>
                  <w:lang w:eastAsia="fr-FR"/>
                </w:rPr>
              </w:rPrChange>
            </w:rPr>
            <w:t>#include "DemoPluginFactory_Class.h"</w:t>
          </w:r>
        </w:ins>
      </w:moveFrom>
    </w:p>
    <w:p w:rsidR="00BF1190" w:rsidRPr="009F7BE5" w:rsidDel="0049323F" w:rsidRDefault="00BF1190" w:rsidP="00BF1190">
      <w:pPr>
        <w:shd w:val="clear" w:color="auto" w:fill="FFFFFF"/>
        <w:jc w:val="left"/>
        <w:rPr>
          <w:ins w:id="2943" w:author="jerome draillard" w:date="2015-10-29T11:43:00Z"/>
          <w:del w:id="2944" w:author="ghislain.aine" w:date="2015-11-04T16:49:00Z"/>
          <w:rFonts w:ascii="Courier New" w:eastAsia="Times New Roman" w:hAnsi="Courier New" w:cs="Courier New"/>
          <w:color w:val="000000"/>
          <w:sz w:val="16"/>
          <w:szCs w:val="16"/>
          <w:lang w:val="en-US" w:eastAsia="fr-FR"/>
          <w:rPrChange w:id="2945" w:author="jerome draillard" w:date="2015-10-29T11:43:00Z">
            <w:rPr>
              <w:ins w:id="2946" w:author="jerome draillard" w:date="2015-10-29T11:43:00Z"/>
              <w:del w:id="2947" w:author="ghislain.aine" w:date="2015-11-04T16:49: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2948" w:author="jerome draillard" w:date="2015-10-29T11:43:00Z"/>
          <w:del w:id="2949" w:author="ghislain.aine" w:date="2015-11-04T16:48:00Z"/>
          <w:rFonts w:ascii="Courier New" w:eastAsia="Times New Roman" w:hAnsi="Courier New" w:cs="Courier New"/>
          <w:color w:val="000000"/>
          <w:sz w:val="16"/>
          <w:szCs w:val="16"/>
          <w:lang w:val="en-US" w:eastAsia="fr-FR"/>
          <w:rPrChange w:id="2950" w:author="jerome draillard" w:date="2015-10-29T11:43:00Z">
            <w:rPr>
              <w:ins w:id="2951" w:author="jerome draillard" w:date="2015-10-29T11:43:00Z"/>
              <w:del w:id="2952" w:author="ghislain.aine" w:date="2015-11-04T16:48:00Z"/>
              <w:rFonts w:ascii="Courier New" w:eastAsia="Times New Roman" w:hAnsi="Courier New" w:cs="Courier New"/>
              <w:color w:val="000000"/>
              <w:sz w:val="20"/>
              <w:lang w:eastAsia="fr-FR"/>
            </w:rPr>
          </w:rPrChange>
        </w:rPr>
      </w:pPr>
      <w:moveFrom w:id="2953" w:author="ghislain.aine" w:date="2015-10-30T10:25:00Z">
        <w:ins w:id="2954" w:author="jerome draillard" w:date="2015-10-29T11:43:00Z">
          <w:del w:id="2955" w:author="ghislain.aine" w:date="2015-11-04T16:49:00Z">
            <w:r w:rsidRPr="00D276D8">
              <w:rPr>
                <w:rFonts w:ascii="Courier New" w:eastAsia="Times New Roman" w:hAnsi="Courier New" w:cs="Courier New"/>
                <w:color w:val="000000"/>
                <w:sz w:val="16"/>
                <w:szCs w:val="16"/>
                <w:lang w:val="en-US" w:eastAsia="fr-FR"/>
                <w:rPrChange w:id="2956" w:author="jerome draillard" w:date="2015-10-29T11:43:00Z">
                  <w:rPr>
                    <w:rFonts w:ascii="Courier New" w:eastAsia="Times New Roman" w:hAnsi="Courier New" w:cs="Courier New"/>
                    <w:color w:val="000000"/>
                    <w:sz w:val="20"/>
                    <w:u w:val="single"/>
                    <w:lang w:eastAsia="fr-FR"/>
                  </w:rPr>
                </w:rPrChange>
              </w:rPr>
              <w:delText>/*</w:delText>
            </w:r>
          </w:del>
        </w:ins>
      </w:moveFrom>
    </w:p>
    <w:p w:rsidR="00BF1190" w:rsidRDefault="00D276D8" w:rsidP="00BF1190">
      <w:pPr>
        <w:shd w:val="clear" w:color="auto" w:fill="FFFFFF"/>
        <w:jc w:val="left"/>
        <w:rPr>
          <w:ins w:id="2957" w:author="jerome draillard" w:date="2015-10-29T11:43:00Z"/>
          <w:del w:id="2958" w:author="ghislain.aine" w:date="2015-11-04T16:48:00Z"/>
          <w:rFonts w:ascii="Courier New" w:eastAsia="Times New Roman" w:hAnsi="Courier New" w:cs="Courier New"/>
          <w:color w:val="000000"/>
          <w:sz w:val="16"/>
          <w:szCs w:val="16"/>
          <w:lang w:val="en-US" w:eastAsia="fr-FR"/>
          <w:rPrChange w:id="2959" w:author="jerome draillard" w:date="2015-10-29T11:43:00Z">
            <w:rPr>
              <w:ins w:id="2960" w:author="jerome draillard" w:date="2015-10-29T11:43:00Z"/>
              <w:del w:id="2961" w:author="ghislain.aine" w:date="2015-11-04T16:48:00Z"/>
              <w:rFonts w:ascii="Courier New" w:eastAsia="Times New Roman" w:hAnsi="Courier New" w:cs="Courier New"/>
              <w:color w:val="000000"/>
              <w:sz w:val="20"/>
              <w:lang w:eastAsia="fr-FR"/>
            </w:rPr>
          </w:rPrChange>
        </w:rPr>
      </w:pPr>
      <w:moveFrom w:id="2962" w:author="ghislain.aine" w:date="2015-10-30T10:25:00Z">
        <w:ins w:id="2963" w:author="jerome draillard" w:date="2015-10-29T11:43:00Z">
          <w:del w:id="2964" w:author="ghislain.aine" w:date="2015-11-04T16:48:00Z">
            <w:r w:rsidRPr="00D276D8">
              <w:rPr>
                <w:rFonts w:ascii="Courier New" w:eastAsia="Times New Roman" w:hAnsi="Courier New" w:cs="Courier New"/>
                <w:color w:val="000000"/>
                <w:sz w:val="16"/>
                <w:szCs w:val="16"/>
                <w:lang w:val="en-US" w:eastAsia="fr-FR"/>
                <w:rPrChange w:id="2965" w:author="jerome draillard" w:date="2015-10-29T11:43:00Z">
                  <w:rPr>
                    <w:rFonts w:ascii="Courier New" w:eastAsia="Times New Roman" w:hAnsi="Courier New" w:cs="Courier New"/>
                    <w:color w:val="000000"/>
                    <w:sz w:val="20"/>
                    <w:u w:val="single"/>
                    <w:lang w:eastAsia="fr-FR"/>
                  </w:rPr>
                </w:rPrChange>
              </w:rPr>
              <w:delText>* INCLUDES LOCAUX</w:delText>
            </w:r>
          </w:del>
        </w:ins>
      </w:moveFrom>
    </w:p>
    <w:p w:rsidR="00BF1190" w:rsidRDefault="00D276D8" w:rsidP="00BF1190">
      <w:pPr>
        <w:shd w:val="clear" w:color="auto" w:fill="FFFFFF"/>
        <w:jc w:val="left"/>
        <w:rPr>
          <w:ins w:id="2966" w:author="jerome draillard" w:date="2015-10-29T11:43:00Z"/>
          <w:del w:id="2967" w:author="ghislain.aine" w:date="2015-11-04T16:48:00Z"/>
          <w:rFonts w:ascii="Courier New" w:eastAsia="Times New Roman" w:hAnsi="Courier New" w:cs="Courier New"/>
          <w:color w:val="000000"/>
          <w:sz w:val="16"/>
          <w:szCs w:val="16"/>
          <w:lang w:val="en-US" w:eastAsia="fr-FR"/>
          <w:rPrChange w:id="2968" w:author="jerome draillard" w:date="2015-10-29T11:43:00Z">
            <w:rPr>
              <w:ins w:id="2969" w:author="jerome draillard" w:date="2015-10-29T11:43:00Z"/>
              <w:del w:id="2970" w:author="ghislain.aine" w:date="2015-11-04T16:48:00Z"/>
              <w:rFonts w:ascii="Courier New" w:eastAsia="Times New Roman" w:hAnsi="Courier New" w:cs="Courier New"/>
              <w:color w:val="000000"/>
              <w:sz w:val="20"/>
              <w:lang w:eastAsia="fr-FR"/>
            </w:rPr>
          </w:rPrChange>
        </w:rPr>
      </w:pPr>
      <w:moveFrom w:id="2971" w:author="ghislain.aine" w:date="2015-10-30T10:25:00Z">
        <w:ins w:id="2972" w:author="jerome draillard" w:date="2015-10-29T11:43:00Z">
          <w:del w:id="2973" w:author="ghislain.aine" w:date="2015-11-04T16:48:00Z">
            <w:r w:rsidRPr="00D276D8">
              <w:rPr>
                <w:rFonts w:ascii="Courier New" w:eastAsia="Times New Roman" w:hAnsi="Courier New" w:cs="Courier New"/>
                <w:color w:val="000000"/>
                <w:sz w:val="16"/>
                <w:szCs w:val="16"/>
                <w:lang w:val="en-US" w:eastAsia="fr-FR"/>
                <w:rPrChange w:id="2974" w:author="jerome draillard" w:date="2015-10-29T11:43:00Z">
                  <w:rPr>
                    <w:rFonts w:ascii="Courier New" w:eastAsia="Times New Roman" w:hAnsi="Courier New" w:cs="Courier New"/>
                    <w:color w:val="000000"/>
                    <w:sz w:val="20"/>
                    <w:u w:val="single"/>
                    <w:lang w:eastAsia="fr-FR"/>
                  </w:rPr>
                </w:rPrChange>
              </w:rPr>
              <w:delText>*/</w:delText>
            </w:r>
          </w:del>
        </w:ins>
      </w:moveFrom>
    </w:p>
    <w:p w:rsidR="00BF1190" w:rsidRDefault="00BF1190" w:rsidP="00BF1190">
      <w:pPr>
        <w:shd w:val="clear" w:color="auto" w:fill="FFFFFF"/>
        <w:jc w:val="left"/>
        <w:rPr>
          <w:ins w:id="2975" w:author="jerome draillard" w:date="2015-10-29T11:43:00Z"/>
          <w:del w:id="2976" w:author="ghislain.aine" w:date="2015-11-04T16:48:00Z"/>
          <w:rFonts w:ascii="Courier New" w:eastAsia="Times New Roman" w:hAnsi="Courier New" w:cs="Courier New"/>
          <w:color w:val="000000"/>
          <w:sz w:val="16"/>
          <w:szCs w:val="16"/>
          <w:lang w:val="en-US" w:eastAsia="fr-FR"/>
          <w:rPrChange w:id="2977" w:author="jerome draillard" w:date="2015-10-29T11:43:00Z">
            <w:rPr>
              <w:ins w:id="2978" w:author="jerome draillard" w:date="2015-10-29T11:43:00Z"/>
              <w:del w:id="2979"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2980" w:author="jerome draillard" w:date="2015-10-29T11:43:00Z"/>
          <w:del w:id="2981" w:author="ghislain.aine" w:date="2015-11-04T16:48:00Z"/>
          <w:rFonts w:ascii="Courier New" w:eastAsia="Times New Roman" w:hAnsi="Courier New" w:cs="Courier New"/>
          <w:color w:val="000000"/>
          <w:sz w:val="16"/>
          <w:szCs w:val="16"/>
          <w:lang w:val="en-US" w:eastAsia="fr-FR"/>
          <w:rPrChange w:id="2982" w:author="jerome draillard" w:date="2015-10-29T11:43:00Z">
            <w:rPr>
              <w:ins w:id="2983" w:author="jerome draillard" w:date="2015-10-29T11:43:00Z"/>
              <w:del w:id="2984" w:author="ghislain.aine" w:date="2015-11-04T16:48:00Z"/>
              <w:rFonts w:ascii="Courier New" w:eastAsia="Times New Roman" w:hAnsi="Courier New" w:cs="Courier New"/>
              <w:color w:val="000000"/>
              <w:sz w:val="20"/>
              <w:lang w:eastAsia="fr-FR"/>
            </w:rPr>
          </w:rPrChange>
        </w:rPr>
      </w:pPr>
      <w:moveFrom w:id="2985" w:author="ghislain.aine" w:date="2015-10-30T10:25:00Z">
        <w:ins w:id="2986" w:author="jerome draillard" w:date="2015-10-29T11:43:00Z">
          <w:del w:id="2987" w:author="ghislain.aine" w:date="2015-11-04T16:48:00Z">
            <w:r w:rsidRPr="00D276D8">
              <w:rPr>
                <w:rFonts w:ascii="Courier New" w:eastAsia="Times New Roman" w:hAnsi="Courier New" w:cs="Courier New"/>
                <w:color w:val="000000"/>
                <w:sz w:val="16"/>
                <w:szCs w:val="16"/>
                <w:lang w:val="en-US" w:eastAsia="fr-FR"/>
                <w:rPrChange w:id="2988" w:author="jerome draillard" w:date="2015-10-29T11:43:00Z">
                  <w:rPr>
                    <w:rFonts w:ascii="Courier New" w:eastAsia="Times New Roman" w:hAnsi="Courier New" w:cs="Courier New"/>
                    <w:color w:val="000000"/>
                    <w:sz w:val="20"/>
                    <w:u w:val="single"/>
                    <w:lang w:eastAsia="fr-FR"/>
                  </w:rPr>
                </w:rPrChange>
              </w:rPr>
              <w:delText>/*</w:delText>
            </w:r>
          </w:del>
        </w:ins>
      </w:moveFrom>
    </w:p>
    <w:p w:rsidR="00BF1190" w:rsidRDefault="00D276D8" w:rsidP="00BF1190">
      <w:pPr>
        <w:shd w:val="clear" w:color="auto" w:fill="FFFFFF"/>
        <w:jc w:val="left"/>
        <w:rPr>
          <w:ins w:id="2989" w:author="jerome draillard" w:date="2015-10-29T11:43:00Z"/>
          <w:del w:id="2990" w:author="ghislain.aine" w:date="2015-11-04T16:48:00Z"/>
          <w:rFonts w:ascii="Courier New" w:eastAsia="Times New Roman" w:hAnsi="Courier New" w:cs="Courier New"/>
          <w:color w:val="000000"/>
          <w:sz w:val="16"/>
          <w:szCs w:val="16"/>
          <w:lang w:val="en-US" w:eastAsia="fr-FR"/>
          <w:rPrChange w:id="2991" w:author="jerome draillard" w:date="2015-10-29T11:43:00Z">
            <w:rPr>
              <w:ins w:id="2992" w:author="jerome draillard" w:date="2015-10-29T11:43:00Z"/>
              <w:del w:id="2993" w:author="ghislain.aine" w:date="2015-11-04T16:48:00Z"/>
              <w:rFonts w:ascii="Courier New" w:eastAsia="Times New Roman" w:hAnsi="Courier New" w:cs="Courier New"/>
              <w:color w:val="000000"/>
              <w:sz w:val="20"/>
              <w:lang w:eastAsia="fr-FR"/>
            </w:rPr>
          </w:rPrChange>
        </w:rPr>
      </w:pPr>
      <w:moveFrom w:id="2994" w:author="ghislain.aine" w:date="2015-10-30T10:25:00Z">
        <w:ins w:id="2995" w:author="jerome draillard" w:date="2015-10-29T11:43:00Z">
          <w:del w:id="2996" w:author="ghislain.aine" w:date="2015-11-04T16:48:00Z">
            <w:r w:rsidRPr="00D276D8">
              <w:rPr>
                <w:rFonts w:ascii="Courier New" w:eastAsia="Times New Roman" w:hAnsi="Courier New" w:cs="Courier New"/>
                <w:color w:val="000000"/>
                <w:sz w:val="16"/>
                <w:szCs w:val="16"/>
                <w:lang w:val="en-US" w:eastAsia="fr-FR"/>
                <w:rPrChange w:id="2997" w:author="jerome draillard" w:date="2015-10-29T11:43:00Z">
                  <w:rPr>
                    <w:rFonts w:ascii="Courier New" w:eastAsia="Times New Roman" w:hAnsi="Courier New" w:cs="Courier New"/>
                    <w:color w:val="000000"/>
                    <w:sz w:val="20"/>
                    <w:u w:val="single"/>
                    <w:lang w:eastAsia="fr-FR"/>
                  </w:rPr>
                </w:rPrChange>
              </w:rPr>
              <w:delText>* INCLUDES GLOBAUX</w:delText>
            </w:r>
          </w:del>
        </w:ins>
      </w:moveFrom>
    </w:p>
    <w:p w:rsidR="00BF1190" w:rsidRDefault="00D276D8" w:rsidP="00BF1190">
      <w:pPr>
        <w:shd w:val="clear" w:color="auto" w:fill="FFFFFF"/>
        <w:jc w:val="left"/>
        <w:rPr>
          <w:ins w:id="2998" w:author="jerome draillard" w:date="2015-10-29T11:43:00Z"/>
          <w:del w:id="2999" w:author="ghislain.aine" w:date="2015-11-04T16:48:00Z"/>
          <w:rFonts w:ascii="Courier New" w:eastAsia="Times New Roman" w:hAnsi="Courier New" w:cs="Courier New"/>
          <w:color w:val="000000"/>
          <w:sz w:val="16"/>
          <w:szCs w:val="16"/>
          <w:lang w:val="en-US" w:eastAsia="fr-FR"/>
          <w:rPrChange w:id="3000" w:author="jerome draillard" w:date="2015-10-29T11:43:00Z">
            <w:rPr>
              <w:ins w:id="3001" w:author="jerome draillard" w:date="2015-10-29T11:43:00Z"/>
              <w:del w:id="3002" w:author="ghislain.aine" w:date="2015-11-04T16:48:00Z"/>
              <w:rFonts w:ascii="Courier New" w:eastAsia="Times New Roman" w:hAnsi="Courier New" w:cs="Courier New"/>
              <w:color w:val="000000"/>
              <w:sz w:val="20"/>
              <w:lang w:eastAsia="fr-FR"/>
            </w:rPr>
          </w:rPrChange>
        </w:rPr>
      </w:pPr>
      <w:moveFrom w:id="3003" w:author="ghislain.aine" w:date="2015-10-30T10:25:00Z">
        <w:ins w:id="3004" w:author="jerome draillard" w:date="2015-10-29T11:43:00Z">
          <w:del w:id="3005" w:author="ghislain.aine" w:date="2015-11-04T16:48:00Z">
            <w:r w:rsidRPr="00D276D8">
              <w:rPr>
                <w:rFonts w:ascii="Courier New" w:eastAsia="Times New Roman" w:hAnsi="Courier New" w:cs="Courier New"/>
                <w:color w:val="000000"/>
                <w:sz w:val="16"/>
                <w:szCs w:val="16"/>
                <w:lang w:val="en-US" w:eastAsia="fr-FR"/>
                <w:rPrChange w:id="3006" w:author="jerome draillard" w:date="2015-10-29T11:43:00Z">
                  <w:rPr>
                    <w:rFonts w:ascii="Courier New" w:eastAsia="Times New Roman" w:hAnsi="Courier New" w:cs="Courier New"/>
                    <w:color w:val="000000"/>
                    <w:sz w:val="20"/>
                    <w:u w:val="single"/>
                    <w:lang w:eastAsia="fr-FR"/>
                  </w:rPr>
                </w:rPrChange>
              </w:rPr>
              <w:delText>*/</w:delText>
            </w:r>
          </w:del>
        </w:ins>
      </w:moveFrom>
    </w:p>
    <w:p w:rsidR="00BF1190" w:rsidRDefault="00BF1190" w:rsidP="00BF1190">
      <w:pPr>
        <w:shd w:val="clear" w:color="auto" w:fill="FFFFFF"/>
        <w:jc w:val="left"/>
        <w:rPr>
          <w:ins w:id="3007" w:author="jerome draillard" w:date="2015-10-29T11:43:00Z"/>
          <w:del w:id="3008" w:author="ghislain.aine" w:date="2015-11-04T16:48:00Z"/>
          <w:rFonts w:ascii="Courier New" w:eastAsia="Times New Roman" w:hAnsi="Courier New" w:cs="Courier New"/>
          <w:color w:val="000000"/>
          <w:sz w:val="16"/>
          <w:szCs w:val="16"/>
          <w:lang w:val="en-US" w:eastAsia="fr-FR"/>
          <w:rPrChange w:id="3009" w:author="jerome draillard" w:date="2015-10-29T11:43:00Z">
            <w:rPr>
              <w:ins w:id="3010" w:author="jerome draillard" w:date="2015-10-29T11:43:00Z"/>
              <w:del w:id="3011"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012" w:author="jerome draillard" w:date="2015-10-29T11:43:00Z"/>
          <w:del w:id="3013" w:author="ghislain.aine" w:date="2015-11-04T16:48:00Z"/>
          <w:rFonts w:ascii="Courier New" w:eastAsia="Times New Roman" w:hAnsi="Courier New" w:cs="Courier New"/>
          <w:color w:val="000000"/>
          <w:sz w:val="16"/>
          <w:szCs w:val="16"/>
          <w:lang w:val="en-US" w:eastAsia="fr-FR"/>
          <w:rPrChange w:id="3014" w:author="jerome draillard" w:date="2015-10-29T11:43:00Z">
            <w:rPr>
              <w:ins w:id="3015" w:author="jerome draillard" w:date="2015-10-29T11:43:00Z"/>
              <w:del w:id="3016" w:author="ghislain.aine" w:date="2015-11-04T16:48:00Z"/>
              <w:rFonts w:ascii="Courier New" w:eastAsia="Times New Roman" w:hAnsi="Courier New" w:cs="Courier New"/>
              <w:color w:val="000000"/>
              <w:sz w:val="20"/>
              <w:lang w:eastAsia="fr-FR"/>
            </w:rPr>
          </w:rPrChange>
        </w:rPr>
      </w:pPr>
      <w:moveFrom w:id="3017" w:author="ghislain.aine" w:date="2015-10-30T10:25:00Z">
        <w:ins w:id="3018" w:author="jerome draillard" w:date="2015-10-29T11:43:00Z">
          <w:del w:id="3019" w:author="ghislain.aine" w:date="2015-11-04T16:48:00Z">
            <w:r w:rsidRPr="00D276D8">
              <w:rPr>
                <w:rFonts w:ascii="Courier New" w:eastAsia="Times New Roman" w:hAnsi="Courier New" w:cs="Courier New"/>
                <w:b/>
                <w:bCs/>
                <w:color w:val="0000FF"/>
                <w:sz w:val="16"/>
                <w:szCs w:val="16"/>
                <w:lang w:val="en-US" w:eastAsia="fr-FR"/>
                <w:rPrChange w:id="3020" w:author="jerome draillard" w:date="2015-10-29T11:43:00Z">
                  <w:rPr>
                    <w:rFonts w:ascii="Courier New" w:eastAsia="Times New Roman" w:hAnsi="Courier New" w:cs="Courier New"/>
                    <w:b/>
                    <w:bCs/>
                    <w:color w:val="0000FF"/>
                    <w:sz w:val="20"/>
                    <w:u w:val="single"/>
                    <w:lang w:eastAsia="fr-FR"/>
                  </w:rPr>
                </w:rPrChange>
              </w:rPr>
              <w:delText>using</w:delText>
            </w:r>
            <w:r w:rsidRPr="00D276D8">
              <w:rPr>
                <w:rFonts w:ascii="Courier New" w:eastAsia="Times New Roman" w:hAnsi="Courier New" w:cs="Courier New"/>
                <w:color w:val="000000"/>
                <w:sz w:val="16"/>
                <w:szCs w:val="16"/>
                <w:lang w:val="en-US" w:eastAsia="fr-FR"/>
                <w:rPrChange w:id="3021"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3022" w:author="jerome draillard" w:date="2015-10-29T11:43:00Z">
                  <w:rPr>
                    <w:rFonts w:ascii="Courier New" w:eastAsia="Times New Roman" w:hAnsi="Courier New" w:cs="Courier New"/>
                    <w:b/>
                    <w:bCs/>
                    <w:color w:val="0000FF"/>
                    <w:sz w:val="20"/>
                    <w:u w:val="single"/>
                    <w:lang w:eastAsia="fr-FR"/>
                  </w:rPr>
                </w:rPrChange>
              </w:rPr>
              <w:delText>namespace</w:delText>
            </w:r>
            <w:r w:rsidRPr="00D276D8">
              <w:rPr>
                <w:rFonts w:ascii="Courier New" w:eastAsia="Times New Roman" w:hAnsi="Courier New" w:cs="Courier New"/>
                <w:color w:val="000000"/>
                <w:sz w:val="16"/>
                <w:szCs w:val="16"/>
                <w:lang w:val="en-US" w:eastAsia="fr-FR"/>
                <w:rPrChange w:id="3023" w:author="jerome draillard" w:date="2015-10-29T11:43:00Z">
                  <w:rPr>
                    <w:rFonts w:ascii="Courier New" w:eastAsia="Times New Roman" w:hAnsi="Courier New" w:cs="Courier New"/>
                    <w:color w:val="000000"/>
                    <w:sz w:val="20"/>
                    <w:u w:val="single"/>
                    <w:lang w:eastAsia="fr-FR"/>
                  </w:rPr>
                </w:rPrChange>
              </w:rPr>
              <w:delText xml:space="preserve"> StreamWork</w:delText>
            </w:r>
            <w:r w:rsidRPr="00D276D8">
              <w:rPr>
                <w:rFonts w:ascii="Courier New" w:eastAsia="Times New Roman" w:hAnsi="Courier New" w:cs="Courier New"/>
                <w:b/>
                <w:bCs/>
                <w:color w:val="000080"/>
                <w:sz w:val="16"/>
                <w:szCs w:val="16"/>
                <w:lang w:val="en-US" w:eastAsia="fr-FR"/>
                <w:rPrChange w:id="302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025" w:author="jerome draillard" w:date="2015-10-29T11:43:00Z">
                  <w:rPr>
                    <w:rFonts w:ascii="Courier New" w:eastAsia="Times New Roman" w:hAnsi="Courier New" w:cs="Courier New"/>
                    <w:color w:val="000000"/>
                    <w:sz w:val="20"/>
                    <w:u w:val="single"/>
                    <w:lang w:eastAsia="fr-FR"/>
                  </w:rPr>
                </w:rPrChange>
              </w:rPr>
              <w:delText>SwCore</w:delText>
            </w:r>
            <w:r w:rsidRPr="00D276D8">
              <w:rPr>
                <w:rFonts w:ascii="Courier New" w:eastAsia="Times New Roman" w:hAnsi="Courier New" w:cs="Courier New"/>
                <w:b/>
                <w:bCs/>
                <w:color w:val="000080"/>
                <w:sz w:val="16"/>
                <w:szCs w:val="16"/>
                <w:lang w:val="en-US" w:eastAsia="fr-FR"/>
                <w:rPrChange w:id="302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027" w:author="jerome draillard" w:date="2015-10-29T11:43:00Z"/>
          <w:del w:id="3028" w:author="ghislain.aine" w:date="2015-11-04T16:48:00Z"/>
          <w:rFonts w:ascii="Courier New" w:eastAsia="Times New Roman" w:hAnsi="Courier New" w:cs="Courier New"/>
          <w:color w:val="000000"/>
          <w:sz w:val="16"/>
          <w:szCs w:val="16"/>
          <w:lang w:val="en-US" w:eastAsia="fr-FR"/>
          <w:rPrChange w:id="3029" w:author="jerome draillard" w:date="2015-10-29T11:43:00Z">
            <w:rPr>
              <w:ins w:id="3030" w:author="jerome draillard" w:date="2015-10-29T11:43:00Z"/>
              <w:del w:id="3031"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032" w:author="jerome draillard" w:date="2015-10-29T11:43:00Z"/>
          <w:del w:id="3033" w:author="ghislain.aine" w:date="2015-11-04T16:48:00Z"/>
          <w:rFonts w:ascii="Courier New" w:eastAsia="Times New Roman" w:hAnsi="Courier New" w:cs="Courier New"/>
          <w:color w:val="000000"/>
          <w:sz w:val="16"/>
          <w:szCs w:val="16"/>
          <w:lang w:val="en-US" w:eastAsia="fr-FR"/>
          <w:rPrChange w:id="3034" w:author="jerome draillard" w:date="2015-10-29T11:43:00Z">
            <w:rPr>
              <w:ins w:id="3035" w:author="jerome draillard" w:date="2015-10-29T11:43:00Z"/>
              <w:del w:id="3036" w:author="ghislain.aine" w:date="2015-11-04T16:48:00Z"/>
              <w:rFonts w:ascii="Courier New" w:eastAsia="Times New Roman" w:hAnsi="Courier New" w:cs="Courier New"/>
              <w:color w:val="000000"/>
              <w:sz w:val="20"/>
              <w:lang w:eastAsia="fr-FR"/>
            </w:rPr>
          </w:rPrChange>
        </w:rPr>
      </w:pPr>
      <w:moveFrom w:id="3037" w:author="ghislain.aine" w:date="2015-10-30T10:25:00Z">
        <w:ins w:id="3038" w:author="jerome draillard" w:date="2015-10-29T11:43:00Z">
          <w:del w:id="3039" w:author="ghislain.aine" w:date="2015-11-04T16:48:00Z">
            <w:r w:rsidRPr="00D276D8">
              <w:rPr>
                <w:rFonts w:ascii="Courier New" w:eastAsia="Times New Roman" w:hAnsi="Courier New" w:cs="Courier New"/>
                <w:b/>
                <w:bCs/>
                <w:color w:val="0000FF"/>
                <w:sz w:val="16"/>
                <w:szCs w:val="16"/>
                <w:lang w:val="en-US" w:eastAsia="fr-FR"/>
                <w:rPrChange w:id="3040" w:author="jerome draillard" w:date="2015-10-29T11:43:00Z">
                  <w:rPr>
                    <w:rFonts w:ascii="Courier New" w:eastAsia="Times New Roman" w:hAnsi="Courier New" w:cs="Courier New"/>
                    <w:b/>
                    <w:bCs/>
                    <w:color w:val="0000FF"/>
                    <w:sz w:val="20"/>
                    <w:u w:val="single"/>
                    <w:lang w:eastAsia="fr-FR"/>
                  </w:rPr>
                </w:rPrChange>
              </w:rPr>
              <w:delText>namespace</w:delText>
            </w:r>
            <w:r w:rsidRPr="00D276D8">
              <w:rPr>
                <w:rFonts w:ascii="Courier New" w:eastAsia="Times New Roman" w:hAnsi="Courier New" w:cs="Courier New"/>
                <w:color w:val="000000"/>
                <w:sz w:val="16"/>
                <w:szCs w:val="16"/>
                <w:lang w:val="en-US" w:eastAsia="fr-FR"/>
                <w:rPrChange w:id="3041" w:author="jerome draillard" w:date="2015-10-29T11:43:00Z">
                  <w:rPr>
                    <w:rFonts w:ascii="Courier New" w:eastAsia="Times New Roman" w:hAnsi="Courier New" w:cs="Courier New"/>
                    <w:color w:val="000000"/>
                    <w:sz w:val="20"/>
                    <w:u w:val="single"/>
                    <w:lang w:eastAsia="fr-FR"/>
                  </w:rPr>
                </w:rPrChange>
              </w:rPr>
              <w:delText xml:space="preserve"> Demo</w:delText>
            </w:r>
          </w:del>
        </w:ins>
      </w:moveFrom>
    </w:p>
    <w:p w:rsidR="00BF1190" w:rsidRDefault="00D276D8" w:rsidP="00BF1190">
      <w:pPr>
        <w:shd w:val="clear" w:color="auto" w:fill="FFFFFF"/>
        <w:jc w:val="left"/>
        <w:rPr>
          <w:ins w:id="3042" w:author="jerome draillard" w:date="2015-10-29T11:43:00Z"/>
          <w:del w:id="3043" w:author="ghislain.aine" w:date="2015-11-04T16:48:00Z"/>
          <w:rFonts w:ascii="Courier New" w:eastAsia="Times New Roman" w:hAnsi="Courier New" w:cs="Courier New"/>
          <w:color w:val="000000"/>
          <w:sz w:val="16"/>
          <w:szCs w:val="16"/>
          <w:lang w:val="en-US" w:eastAsia="fr-FR"/>
          <w:rPrChange w:id="3044" w:author="jerome draillard" w:date="2015-10-29T11:43:00Z">
            <w:rPr>
              <w:ins w:id="3045" w:author="jerome draillard" w:date="2015-10-29T11:43:00Z"/>
              <w:del w:id="3046" w:author="ghislain.aine" w:date="2015-11-04T16:48:00Z"/>
              <w:rFonts w:ascii="Courier New" w:eastAsia="Times New Roman" w:hAnsi="Courier New" w:cs="Courier New"/>
              <w:color w:val="000000"/>
              <w:sz w:val="20"/>
              <w:lang w:eastAsia="fr-FR"/>
            </w:rPr>
          </w:rPrChange>
        </w:rPr>
      </w:pPr>
      <w:moveFrom w:id="3047" w:author="ghislain.aine" w:date="2015-10-30T10:25:00Z">
        <w:ins w:id="3048" w:author="jerome draillard" w:date="2015-10-29T11:43:00Z">
          <w:del w:id="3049" w:author="ghislain.aine" w:date="2015-11-04T16:48:00Z">
            <w:r w:rsidRPr="00D276D8">
              <w:rPr>
                <w:rFonts w:ascii="Courier New" w:eastAsia="Times New Roman" w:hAnsi="Courier New" w:cs="Courier New"/>
                <w:b/>
                <w:bCs/>
                <w:color w:val="000080"/>
                <w:sz w:val="16"/>
                <w:szCs w:val="16"/>
                <w:lang w:val="en-US" w:eastAsia="fr-FR"/>
                <w:rPrChange w:id="305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051" w:author="jerome draillard" w:date="2015-10-29T11:43:00Z"/>
          <w:del w:id="3052" w:author="ghislain.aine" w:date="2015-11-04T16:48:00Z"/>
          <w:rFonts w:ascii="Courier New" w:eastAsia="Times New Roman" w:hAnsi="Courier New" w:cs="Courier New"/>
          <w:color w:val="000000"/>
          <w:sz w:val="16"/>
          <w:szCs w:val="16"/>
          <w:lang w:val="en-US" w:eastAsia="fr-FR"/>
          <w:rPrChange w:id="3053" w:author="jerome draillard" w:date="2015-10-29T11:43:00Z">
            <w:rPr>
              <w:ins w:id="3054" w:author="jerome draillard" w:date="2015-10-29T11:43:00Z"/>
              <w:del w:id="3055" w:author="ghislain.aine" w:date="2015-11-04T16:48:00Z"/>
              <w:rFonts w:ascii="Courier New" w:eastAsia="Times New Roman" w:hAnsi="Courier New" w:cs="Courier New"/>
              <w:color w:val="000000"/>
              <w:sz w:val="20"/>
              <w:lang w:eastAsia="fr-FR"/>
            </w:rPr>
          </w:rPrChange>
        </w:rPr>
      </w:pPr>
      <w:moveFrom w:id="3056" w:author="ghislain.aine" w:date="2015-10-30T10:25:00Z">
        <w:ins w:id="3057" w:author="jerome draillard" w:date="2015-10-29T11:43:00Z">
          <w:del w:id="3058" w:author="ghislain.aine" w:date="2015-11-04T16:48:00Z">
            <w:r w:rsidRPr="00D276D8">
              <w:rPr>
                <w:rFonts w:ascii="Courier New" w:eastAsia="Times New Roman" w:hAnsi="Courier New" w:cs="Courier New"/>
                <w:color w:val="000000"/>
                <w:sz w:val="16"/>
                <w:szCs w:val="16"/>
                <w:lang w:val="en-US" w:eastAsia="fr-FR"/>
                <w:rPrChange w:id="3059"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060" w:author="jerome draillard" w:date="2015-10-29T11:43:00Z">
                  <w:rPr>
                    <w:rFonts w:ascii="Courier New" w:eastAsia="Times New Roman" w:hAnsi="Courier New" w:cs="Courier New"/>
                    <w:color w:val="008080"/>
                    <w:sz w:val="20"/>
                    <w:u w:val="single"/>
                    <w:lang w:eastAsia="fr-FR"/>
                  </w:rPr>
                </w:rPrChange>
              </w:rPr>
              <w:delText>/** @brief Constructeur */</w:delText>
            </w:r>
          </w:del>
        </w:ins>
      </w:moveFrom>
    </w:p>
    <w:p w:rsidR="00BF1190" w:rsidRDefault="00D276D8" w:rsidP="00BF1190">
      <w:pPr>
        <w:shd w:val="clear" w:color="auto" w:fill="FFFFFF"/>
        <w:jc w:val="left"/>
        <w:rPr>
          <w:ins w:id="3061" w:author="jerome draillard" w:date="2015-10-29T11:43:00Z"/>
          <w:del w:id="3062" w:author="ghislain.aine" w:date="2015-11-04T16:48:00Z"/>
          <w:rFonts w:ascii="Courier New" w:eastAsia="Times New Roman" w:hAnsi="Courier New" w:cs="Courier New"/>
          <w:color w:val="000000"/>
          <w:sz w:val="16"/>
          <w:szCs w:val="16"/>
          <w:lang w:val="en-US" w:eastAsia="fr-FR"/>
          <w:rPrChange w:id="3063" w:author="jerome draillard" w:date="2015-10-29T11:43:00Z">
            <w:rPr>
              <w:ins w:id="3064" w:author="jerome draillard" w:date="2015-10-29T11:43:00Z"/>
              <w:del w:id="3065" w:author="ghislain.aine" w:date="2015-11-04T16:48:00Z"/>
              <w:rFonts w:ascii="Courier New" w:eastAsia="Times New Roman" w:hAnsi="Courier New" w:cs="Courier New"/>
              <w:color w:val="000000"/>
              <w:sz w:val="20"/>
              <w:lang w:eastAsia="fr-FR"/>
            </w:rPr>
          </w:rPrChange>
        </w:rPr>
      </w:pPr>
      <w:moveFrom w:id="3066" w:author="ghislain.aine" w:date="2015-10-30T10:25:00Z">
        <w:ins w:id="3067" w:author="jerome draillard" w:date="2015-10-29T11:43:00Z">
          <w:del w:id="3068" w:author="ghislain.aine" w:date="2015-11-04T16:48:00Z">
            <w:r w:rsidRPr="00D276D8">
              <w:rPr>
                <w:rFonts w:ascii="Courier New" w:eastAsia="Times New Roman" w:hAnsi="Courier New" w:cs="Courier New"/>
                <w:color w:val="000000"/>
                <w:sz w:val="16"/>
                <w:szCs w:val="16"/>
                <w:lang w:val="en-US" w:eastAsia="fr-FR"/>
                <w:rPrChange w:id="3069"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val="en-US" w:eastAsia="fr-FR"/>
                <w:rPrChange w:id="307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071" w:author="jerome draillard" w:date="2015-10-29T11:43:00Z">
                  <w:rPr>
                    <w:rFonts w:ascii="Courier New" w:eastAsia="Times New Roman" w:hAnsi="Courier New" w:cs="Courier New"/>
                    <w:color w:val="000000"/>
                    <w:sz w:val="20"/>
                    <w:u w:val="single"/>
                    <w:lang w:eastAsia="fr-FR"/>
                  </w:rPr>
                </w:rPrChange>
              </w:rPr>
              <w:delText>DemoPluginFactory_Class</w:delText>
            </w:r>
            <w:r w:rsidRPr="00D276D8">
              <w:rPr>
                <w:rFonts w:ascii="Courier New" w:eastAsia="Times New Roman" w:hAnsi="Courier New" w:cs="Courier New"/>
                <w:b/>
                <w:bCs/>
                <w:color w:val="000080"/>
                <w:sz w:val="16"/>
                <w:szCs w:val="16"/>
                <w:lang w:val="en-US" w:eastAsia="fr-FR"/>
                <w:rPrChange w:id="307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073"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07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075" w:author="jerome draillard" w:date="2015-10-29T11:43:00Z">
                  <w:rPr>
                    <w:rFonts w:ascii="Courier New" w:eastAsia="Times New Roman" w:hAnsi="Courier New" w:cs="Courier New"/>
                    <w:color w:val="000000"/>
                    <w:sz w:val="20"/>
                    <w:u w:val="single"/>
                    <w:lang w:eastAsia="fr-FR"/>
                  </w:rPr>
                </w:rPrChange>
              </w:rPr>
              <w:delText>SwPluginFactory_Class</w:delText>
            </w:r>
            <w:r w:rsidRPr="00D276D8">
              <w:rPr>
                <w:rFonts w:ascii="Courier New" w:eastAsia="Times New Roman" w:hAnsi="Courier New" w:cs="Courier New"/>
                <w:b/>
                <w:bCs/>
                <w:color w:val="000080"/>
                <w:sz w:val="16"/>
                <w:szCs w:val="16"/>
                <w:lang w:val="en-US" w:eastAsia="fr-FR"/>
                <w:rPrChange w:id="307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077" w:author="jerome draillard" w:date="2015-10-29T11:43:00Z"/>
          <w:del w:id="3078" w:author="ghislain.aine" w:date="2015-11-04T16:48:00Z"/>
          <w:rFonts w:ascii="Courier New" w:eastAsia="Times New Roman" w:hAnsi="Courier New" w:cs="Courier New"/>
          <w:color w:val="000000"/>
          <w:sz w:val="16"/>
          <w:szCs w:val="16"/>
          <w:lang w:val="en-US" w:eastAsia="fr-FR"/>
          <w:rPrChange w:id="3079" w:author="jerome draillard" w:date="2015-10-29T11:43:00Z">
            <w:rPr>
              <w:ins w:id="3080" w:author="jerome draillard" w:date="2015-10-29T11:43:00Z"/>
              <w:del w:id="3081" w:author="ghislain.aine" w:date="2015-11-04T16:48:00Z"/>
              <w:rFonts w:ascii="Courier New" w:eastAsia="Times New Roman" w:hAnsi="Courier New" w:cs="Courier New"/>
              <w:color w:val="000000"/>
              <w:sz w:val="20"/>
              <w:lang w:eastAsia="fr-FR"/>
            </w:rPr>
          </w:rPrChange>
        </w:rPr>
      </w:pPr>
      <w:moveFrom w:id="3082" w:author="ghislain.aine" w:date="2015-10-30T10:25:00Z">
        <w:ins w:id="3083" w:author="jerome draillard" w:date="2015-10-29T11:43:00Z">
          <w:del w:id="3084" w:author="ghislain.aine" w:date="2015-11-04T16:48:00Z">
            <w:r w:rsidRPr="00D276D8">
              <w:rPr>
                <w:rFonts w:ascii="Courier New" w:eastAsia="Times New Roman" w:hAnsi="Courier New" w:cs="Courier New"/>
                <w:color w:val="000000"/>
                <w:sz w:val="16"/>
                <w:szCs w:val="16"/>
                <w:lang w:val="en-US" w:eastAsia="fr-FR"/>
                <w:rPrChange w:id="308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08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087" w:author="jerome draillard" w:date="2015-10-29T11:43:00Z"/>
          <w:del w:id="3088" w:author="ghislain.aine" w:date="2015-11-04T16:48:00Z"/>
          <w:rFonts w:ascii="Courier New" w:eastAsia="Times New Roman" w:hAnsi="Courier New" w:cs="Courier New"/>
          <w:color w:val="000000"/>
          <w:sz w:val="16"/>
          <w:szCs w:val="16"/>
          <w:lang w:val="en-US" w:eastAsia="fr-FR"/>
          <w:rPrChange w:id="3089" w:author="jerome draillard" w:date="2015-10-29T11:43:00Z">
            <w:rPr>
              <w:ins w:id="3090" w:author="jerome draillard" w:date="2015-10-29T11:43:00Z"/>
              <w:del w:id="3091" w:author="ghislain.aine" w:date="2015-11-04T16:48:00Z"/>
              <w:rFonts w:ascii="Courier New" w:eastAsia="Times New Roman" w:hAnsi="Courier New" w:cs="Courier New"/>
              <w:color w:val="000000"/>
              <w:sz w:val="20"/>
              <w:lang w:eastAsia="fr-FR"/>
            </w:rPr>
          </w:rPrChange>
        </w:rPr>
      </w:pPr>
      <w:moveFrom w:id="3092" w:author="ghislain.aine" w:date="2015-10-30T10:25:00Z">
        <w:ins w:id="3093" w:author="jerome draillard" w:date="2015-10-29T11:43:00Z">
          <w:del w:id="3094" w:author="ghislain.aine" w:date="2015-11-04T16:48:00Z">
            <w:r w:rsidRPr="00D276D8">
              <w:rPr>
                <w:rFonts w:ascii="Courier New" w:eastAsia="Times New Roman" w:hAnsi="Courier New" w:cs="Courier New"/>
                <w:color w:val="000000"/>
                <w:sz w:val="16"/>
                <w:szCs w:val="16"/>
                <w:lang w:val="en-US" w:eastAsia="fr-FR"/>
                <w:rPrChange w:id="3095"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BF1190" w:rsidRDefault="00D276D8" w:rsidP="00BF1190">
      <w:pPr>
        <w:shd w:val="clear" w:color="auto" w:fill="FFFFFF"/>
        <w:jc w:val="left"/>
        <w:rPr>
          <w:ins w:id="3096" w:author="jerome draillard" w:date="2015-10-29T11:43:00Z"/>
          <w:del w:id="3097" w:author="ghislain.aine" w:date="2015-11-04T16:48:00Z"/>
          <w:rFonts w:ascii="Courier New" w:eastAsia="Times New Roman" w:hAnsi="Courier New" w:cs="Courier New"/>
          <w:color w:val="000000"/>
          <w:sz w:val="16"/>
          <w:szCs w:val="16"/>
          <w:lang w:val="en-US" w:eastAsia="fr-FR"/>
          <w:rPrChange w:id="3098" w:author="jerome draillard" w:date="2015-10-29T11:43:00Z">
            <w:rPr>
              <w:ins w:id="3099" w:author="jerome draillard" w:date="2015-10-29T11:43:00Z"/>
              <w:del w:id="3100" w:author="ghislain.aine" w:date="2015-11-04T16:48:00Z"/>
              <w:rFonts w:ascii="Courier New" w:eastAsia="Times New Roman" w:hAnsi="Courier New" w:cs="Courier New"/>
              <w:color w:val="000000"/>
              <w:sz w:val="20"/>
              <w:lang w:eastAsia="fr-FR"/>
            </w:rPr>
          </w:rPrChange>
        </w:rPr>
      </w:pPr>
      <w:moveFrom w:id="3101" w:author="ghislain.aine" w:date="2015-10-30T10:25:00Z">
        <w:ins w:id="3102" w:author="jerome draillard" w:date="2015-10-29T11:43:00Z">
          <w:del w:id="3103" w:author="ghislain.aine" w:date="2015-11-04T16:48:00Z">
            <w:r w:rsidRPr="00D276D8">
              <w:rPr>
                <w:rFonts w:ascii="Courier New" w:eastAsia="Times New Roman" w:hAnsi="Courier New" w:cs="Courier New"/>
                <w:color w:val="000000"/>
                <w:sz w:val="16"/>
                <w:szCs w:val="16"/>
                <w:lang w:val="en-US" w:eastAsia="fr-FR"/>
                <w:rPrChange w:id="3104"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105"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106" w:author="jerome draillard" w:date="2015-10-29T11:43:00Z"/>
          <w:del w:id="3107" w:author="ghislain.aine" w:date="2015-11-04T16:48:00Z"/>
          <w:rFonts w:ascii="Courier New" w:eastAsia="Times New Roman" w:hAnsi="Courier New" w:cs="Courier New"/>
          <w:color w:val="000000"/>
          <w:sz w:val="16"/>
          <w:szCs w:val="16"/>
          <w:lang w:val="en-US" w:eastAsia="fr-FR"/>
          <w:rPrChange w:id="3108" w:author="jerome draillard" w:date="2015-10-29T11:43:00Z">
            <w:rPr>
              <w:ins w:id="3109" w:author="jerome draillard" w:date="2015-10-29T11:43:00Z"/>
              <w:del w:id="3110"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111" w:author="jerome draillard" w:date="2015-10-29T11:43:00Z"/>
          <w:del w:id="3112" w:author="ghislain.aine" w:date="2015-11-04T16:48:00Z"/>
          <w:rFonts w:ascii="Courier New" w:eastAsia="Times New Roman" w:hAnsi="Courier New" w:cs="Courier New"/>
          <w:color w:val="000000"/>
          <w:sz w:val="16"/>
          <w:szCs w:val="16"/>
          <w:lang w:val="en-US" w:eastAsia="fr-FR"/>
          <w:rPrChange w:id="3113" w:author="jerome draillard" w:date="2015-10-29T11:43:00Z">
            <w:rPr>
              <w:ins w:id="3114" w:author="jerome draillard" w:date="2015-10-29T11:43:00Z"/>
              <w:del w:id="3115" w:author="ghislain.aine" w:date="2015-11-04T16:48:00Z"/>
              <w:rFonts w:ascii="Courier New" w:eastAsia="Times New Roman" w:hAnsi="Courier New" w:cs="Courier New"/>
              <w:color w:val="000000"/>
              <w:sz w:val="20"/>
              <w:lang w:eastAsia="fr-FR"/>
            </w:rPr>
          </w:rPrChange>
        </w:rPr>
      </w:pPr>
      <w:moveFrom w:id="3116" w:author="ghislain.aine" w:date="2015-10-30T10:25:00Z">
        <w:ins w:id="3117" w:author="jerome draillard" w:date="2015-10-29T11:43:00Z">
          <w:del w:id="3118" w:author="ghislain.aine" w:date="2015-11-04T16:48:00Z">
            <w:r w:rsidRPr="00D276D8">
              <w:rPr>
                <w:rFonts w:ascii="Courier New" w:eastAsia="Times New Roman" w:hAnsi="Courier New" w:cs="Courier New"/>
                <w:color w:val="000000"/>
                <w:sz w:val="16"/>
                <w:szCs w:val="16"/>
                <w:lang w:val="en-US" w:eastAsia="fr-FR"/>
                <w:rPrChange w:id="3119"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120" w:author="jerome draillard" w:date="2015-10-29T11:43:00Z">
                  <w:rPr>
                    <w:rFonts w:ascii="Courier New" w:eastAsia="Times New Roman" w:hAnsi="Courier New" w:cs="Courier New"/>
                    <w:color w:val="008080"/>
                    <w:sz w:val="20"/>
                    <w:u w:val="single"/>
                    <w:lang w:eastAsia="fr-FR"/>
                  </w:rPr>
                </w:rPrChange>
              </w:rPr>
              <w:delText>/** @brief Destructeur */</w:delText>
            </w:r>
          </w:del>
        </w:ins>
      </w:moveFrom>
    </w:p>
    <w:p w:rsidR="00BF1190" w:rsidRDefault="00D276D8" w:rsidP="00BF1190">
      <w:pPr>
        <w:shd w:val="clear" w:color="auto" w:fill="FFFFFF"/>
        <w:jc w:val="left"/>
        <w:rPr>
          <w:ins w:id="3121" w:author="jerome draillard" w:date="2015-10-29T11:43:00Z"/>
          <w:del w:id="3122" w:author="ghislain.aine" w:date="2015-11-04T16:48:00Z"/>
          <w:rFonts w:ascii="Courier New" w:eastAsia="Times New Roman" w:hAnsi="Courier New" w:cs="Courier New"/>
          <w:color w:val="000000"/>
          <w:sz w:val="16"/>
          <w:szCs w:val="16"/>
          <w:lang w:val="en-US" w:eastAsia="fr-FR"/>
          <w:rPrChange w:id="3123" w:author="jerome draillard" w:date="2015-10-29T11:43:00Z">
            <w:rPr>
              <w:ins w:id="3124" w:author="jerome draillard" w:date="2015-10-29T11:43:00Z"/>
              <w:del w:id="3125" w:author="ghislain.aine" w:date="2015-11-04T16:48:00Z"/>
              <w:rFonts w:ascii="Courier New" w:eastAsia="Times New Roman" w:hAnsi="Courier New" w:cs="Courier New"/>
              <w:color w:val="000000"/>
              <w:sz w:val="20"/>
              <w:lang w:eastAsia="fr-FR"/>
            </w:rPr>
          </w:rPrChange>
        </w:rPr>
      </w:pPr>
      <w:moveFrom w:id="3126" w:author="ghislain.aine" w:date="2015-10-30T10:25:00Z">
        <w:ins w:id="3127" w:author="jerome draillard" w:date="2015-10-29T11:43:00Z">
          <w:del w:id="3128" w:author="ghislain.aine" w:date="2015-11-04T16:48:00Z">
            <w:r w:rsidRPr="00D276D8">
              <w:rPr>
                <w:rFonts w:ascii="Courier New" w:eastAsia="Times New Roman" w:hAnsi="Courier New" w:cs="Courier New"/>
                <w:color w:val="000000"/>
                <w:sz w:val="16"/>
                <w:szCs w:val="16"/>
                <w:lang w:val="en-US" w:eastAsia="fr-FR"/>
                <w:rPrChange w:id="3129"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val="en-US" w:eastAsia="fr-FR"/>
                <w:rPrChange w:id="313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131" w:author="jerome draillard" w:date="2015-10-29T11:43:00Z">
                  <w:rPr>
                    <w:rFonts w:ascii="Courier New" w:eastAsia="Times New Roman" w:hAnsi="Courier New" w:cs="Courier New"/>
                    <w:color w:val="000000"/>
                    <w:sz w:val="20"/>
                    <w:u w:val="single"/>
                    <w:lang w:eastAsia="fr-FR"/>
                  </w:rPr>
                </w:rPrChange>
              </w:rPr>
              <w:delText>DemoPluginFactory_Class</w:delText>
            </w:r>
            <w:r w:rsidRPr="00D276D8">
              <w:rPr>
                <w:rFonts w:ascii="Courier New" w:eastAsia="Times New Roman" w:hAnsi="Courier New" w:cs="Courier New"/>
                <w:b/>
                <w:bCs/>
                <w:color w:val="000080"/>
                <w:sz w:val="16"/>
                <w:szCs w:val="16"/>
                <w:lang w:val="en-US" w:eastAsia="fr-FR"/>
                <w:rPrChange w:id="313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133" w:author="jerome draillard" w:date="2015-10-29T11:43:00Z"/>
          <w:del w:id="3134" w:author="ghislain.aine" w:date="2015-11-04T16:48:00Z"/>
          <w:rFonts w:ascii="Courier New" w:eastAsia="Times New Roman" w:hAnsi="Courier New" w:cs="Courier New"/>
          <w:color w:val="000000"/>
          <w:sz w:val="16"/>
          <w:szCs w:val="16"/>
          <w:lang w:val="en-US" w:eastAsia="fr-FR"/>
          <w:rPrChange w:id="3135" w:author="jerome draillard" w:date="2015-10-29T11:43:00Z">
            <w:rPr>
              <w:ins w:id="3136" w:author="jerome draillard" w:date="2015-10-29T11:43:00Z"/>
              <w:del w:id="3137" w:author="ghislain.aine" w:date="2015-11-04T16:48:00Z"/>
              <w:rFonts w:ascii="Courier New" w:eastAsia="Times New Roman" w:hAnsi="Courier New" w:cs="Courier New"/>
              <w:color w:val="000000"/>
              <w:sz w:val="20"/>
              <w:lang w:eastAsia="fr-FR"/>
            </w:rPr>
          </w:rPrChange>
        </w:rPr>
      </w:pPr>
      <w:moveFrom w:id="3138" w:author="ghislain.aine" w:date="2015-10-30T10:25:00Z">
        <w:ins w:id="3139" w:author="jerome draillard" w:date="2015-10-29T11:43:00Z">
          <w:del w:id="3140" w:author="ghislain.aine" w:date="2015-11-04T16:48:00Z">
            <w:r w:rsidRPr="00D276D8">
              <w:rPr>
                <w:rFonts w:ascii="Courier New" w:eastAsia="Times New Roman" w:hAnsi="Courier New" w:cs="Courier New"/>
                <w:color w:val="000000"/>
                <w:sz w:val="16"/>
                <w:szCs w:val="16"/>
                <w:lang w:val="en-US" w:eastAsia="fr-FR"/>
                <w:rPrChange w:id="3141"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14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143" w:author="jerome draillard" w:date="2015-10-29T11:43:00Z"/>
          <w:del w:id="3144" w:author="ghislain.aine" w:date="2015-11-04T16:48:00Z"/>
          <w:rFonts w:ascii="Courier New" w:eastAsia="Times New Roman" w:hAnsi="Courier New" w:cs="Courier New"/>
          <w:color w:val="000000"/>
          <w:sz w:val="16"/>
          <w:szCs w:val="16"/>
          <w:lang w:val="en-US" w:eastAsia="fr-FR"/>
          <w:rPrChange w:id="3145" w:author="jerome draillard" w:date="2015-10-29T11:43:00Z">
            <w:rPr>
              <w:ins w:id="3146" w:author="jerome draillard" w:date="2015-10-29T11:43:00Z"/>
              <w:del w:id="3147" w:author="ghislain.aine" w:date="2015-11-04T16:48:00Z"/>
              <w:rFonts w:ascii="Courier New" w:eastAsia="Times New Roman" w:hAnsi="Courier New" w:cs="Courier New"/>
              <w:color w:val="000000"/>
              <w:sz w:val="20"/>
              <w:lang w:eastAsia="fr-FR"/>
            </w:rPr>
          </w:rPrChange>
        </w:rPr>
      </w:pPr>
      <w:moveFrom w:id="3148" w:author="ghislain.aine" w:date="2015-10-30T10:25:00Z">
        <w:ins w:id="3149" w:author="jerome draillard" w:date="2015-10-29T11:43:00Z">
          <w:del w:id="3150" w:author="ghislain.aine" w:date="2015-11-04T16:48:00Z">
            <w:r w:rsidRPr="00D276D8">
              <w:rPr>
                <w:rFonts w:ascii="Courier New" w:eastAsia="Times New Roman" w:hAnsi="Courier New" w:cs="Courier New"/>
                <w:color w:val="000000"/>
                <w:sz w:val="16"/>
                <w:szCs w:val="16"/>
                <w:lang w:val="en-US" w:eastAsia="fr-FR"/>
                <w:rPrChange w:id="3151"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BF1190" w:rsidRDefault="00D276D8" w:rsidP="00BF1190">
      <w:pPr>
        <w:shd w:val="clear" w:color="auto" w:fill="FFFFFF"/>
        <w:jc w:val="left"/>
        <w:rPr>
          <w:ins w:id="3152" w:author="jerome draillard" w:date="2015-10-29T11:43:00Z"/>
          <w:del w:id="3153" w:author="ghislain.aine" w:date="2015-11-04T16:48:00Z"/>
          <w:rFonts w:ascii="Courier New" w:eastAsia="Times New Roman" w:hAnsi="Courier New" w:cs="Courier New"/>
          <w:color w:val="000000"/>
          <w:sz w:val="16"/>
          <w:szCs w:val="16"/>
          <w:lang w:val="en-US" w:eastAsia="fr-FR"/>
          <w:rPrChange w:id="3154" w:author="jerome draillard" w:date="2015-10-29T11:43:00Z">
            <w:rPr>
              <w:ins w:id="3155" w:author="jerome draillard" w:date="2015-10-29T11:43:00Z"/>
              <w:del w:id="3156" w:author="ghislain.aine" w:date="2015-11-04T16:48:00Z"/>
              <w:rFonts w:ascii="Courier New" w:eastAsia="Times New Roman" w:hAnsi="Courier New" w:cs="Courier New"/>
              <w:color w:val="000000"/>
              <w:sz w:val="20"/>
              <w:lang w:eastAsia="fr-FR"/>
            </w:rPr>
          </w:rPrChange>
        </w:rPr>
      </w:pPr>
      <w:moveFrom w:id="3157" w:author="ghislain.aine" w:date="2015-10-30T10:25:00Z">
        <w:ins w:id="3158" w:author="jerome draillard" w:date="2015-10-29T11:43:00Z">
          <w:del w:id="3159" w:author="ghislain.aine" w:date="2015-11-04T16:48:00Z">
            <w:r w:rsidRPr="00D276D8">
              <w:rPr>
                <w:rFonts w:ascii="Courier New" w:eastAsia="Times New Roman" w:hAnsi="Courier New" w:cs="Courier New"/>
                <w:color w:val="000000"/>
                <w:sz w:val="16"/>
                <w:szCs w:val="16"/>
                <w:lang w:val="en-US" w:eastAsia="fr-FR"/>
                <w:rPrChange w:id="3160"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16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162" w:author="jerome draillard" w:date="2015-10-29T11:43:00Z"/>
          <w:del w:id="3163" w:author="ghislain.aine" w:date="2015-11-04T16:48:00Z"/>
          <w:rFonts w:ascii="Courier New" w:eastAsia="Times New Roman" w:hAnsi="Courier New" w:cs="Courier New"/>
          <w:color w:val="000000"/>
          <w:sz w:val="16"/>
          <w:szCs w:val="16"/>
          <w:lang w:val="en-US" w:eastAsia="fr-FR"/>
          <w:rPrChange w:id="3164" w:author="jerome draillard" w:date="2015-10-29T11:43:00Z">
            <w:rPr>
              <w:ins w:id="3165" w:author="jerome draillard" w:date="2015-10-29T11:43:00Z"/>
              <w:del w:id="3166"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167" w:author="jerome draillard" w:date="2015-10-29T11:43:00Z"/>
          <w:del w:id="3168" w:author="ghislain.aine" w:date="2015-11-04T16:48:00Z"/>
          <w:rFonts w:ascii="Courier New" w:eastAsia="Times New Roman" w:hAnsi="Courier New" w:cs="Courier New"/>
          <w:color w:val="000000"/>
          <w:sz w:val="16"/>
          <w:szCs w:val="16"/>
          <w:lang w:val="en-US" w:eastAsia="fr-FR"/>
          <w:rPrChange w:id="3169" w:author="jerome draillard" w:date="2015-10-29T11:43:00Z">
            <w:rPr>
              <w:ins w:id="3170" w:author="jerome draillard" w:date="2015-10-29T11:43:00Z"/>
              <w:del w:id="3171" w:author="ghislain.aine" w:date="2015-11-04T16:48:00Z"/>
              <w:rFonts w:ascii="Courier New" w:eastAsia="Times New Roman" w:hAnsi="Courier New" w:cs="Courier New"/>
              <w:color w:val="000000"/>
              <w:sz w:val="20"/>
              <w:lang w:eastAsia="fr-FR"/>
            </w:rPr>
          </w:rPrChange>
        </w:rPr>
      </w:pPr>
      <w:moveFrom w:id="3172" w:author="ghislain.aine" w:date="2015-10-30T10:25:00Z">
        <w:ins w:id="3173" w:author="jerome draillard" w:date="2015-10-29T11:43:00Z">
          <w:del w:id="3174" w:author="ghislain.aine" w:date="2015-11-04T16:48:00Z">
            <w:r w:rsidRPr="00D276D8">
              <w:rPr>
                <w:rFonts w:ascii="Courier New" w:eastAsia="Times New Roman" w:hAnsi="Courier New" w:cs="Courier New"/>
                <w:color w:val="000000"/>
                <w:sz w:val="16"/>
                <w:szCs w:val="16"/>
                <w:lang w:val="en-US" w:eastAsia="fr-FR"/>
                <w:rPrChange w:id="317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176" w:author="jerome draillard" w:date="2015-10-29T11:43:00Z">
                  <w:rPr>
                    <w:rFonts w:ascii="Courier New" w:eastAsia="Times New Roman" w:hAnsi="Courier New" w:cs="Courier New"/>
                    <w:color w:val="008080"/>
                    <w:sz w:val="20"/>
                    <w:u w:val="single"/>
                    <w:lang w:eastAsia="fr-FR"/>
                  </w:rPr>
                </w:rPrChange>
              </w:rPr>
              <w:delText>/** @brief Initialisation */</w:delText>
            </w:r>
          </w:del>
        </w:ins>
      </w:moveFrom>
    </w:p>
    <w:p w:rsidR="00BF1190" w:rsidRDefault="00D276D8" w:rsidP="00BF1190">
      <w:pPr>
        <w:shd w:val="clear" w:color="auto" w:fill="FFFFFF"/>
        <w:jc w:val="left"/>
        <w:rPr>
          <w:ins w:id="3177" w:author="jerome draillard" w:date="2015-10-29T11:43:00Z"/>
          <w:del w:id="3178" w:author="ghislain.aine" w:date="2015-11-04T16:48:00Z"/>
          <w:rFonts w:ascii="Courier New" w:eastAsia="Times New Roman" w:hAnsi="Courier New" w:cs="Courier New"/>
          <w:color w:val="000000"/>
          <w:sz w:val="16"/>
          <w:szCs w:val="16"/>
          <w:lang w:val="en-US" w:eastAsia="fr-FR"/>
          <w:rPrChange w:id="3179" w:author="jerome draillard" w:date="2015-10-29T11:43:00Z">
            <w:rPr>
              <w:ins w:id="3180" w:author="jerome draillard" w:date="2015-10-29T11:43:00Z"/>
              <w:del w:id="3181" w:author="ghislain.aine" w:date="2015-11-04T16:48:00Z"/>
              <w:rFonts w:ascii="Courier New" w:eastAsia="Times New Roman" w:hAnsi="Courier New" w:cs="Courier New"/>
              <w:color w:val="000000"/>
              <w:sz w:val="20"/>
              <w:lang w:eastAsia="fr-FR"/>
            </w:rPr>
          </w:rPrChange>
        </w:rPr>
      </w:pPr>
      <w:moveFrom w:id="3182" w:author="ghislain.aine" w:date="2015-10-30T10:25:00Z">
        <w:ins w:id="3183" w:author="jerome draillard" w:date="2015-10-29T11:43:00Z">
          <w:del w:id="3184" w:author="ghislain.aine" w:date="2015-11-04T16:48:00Z">
            <w:r w:rsidRPr="00D276D8">
              <w:rPr>
                <w:rFonts w:ascii="Courier New" w:eastAsia="Times New Roman" w:hAnsi="Courier New" w:cs="Courier New"/>
                <w:color w:val="000000"/>
                <w:sz w:val="16"/>
                <w:szCs w:val="16"/>
                <w:lang w:val="en-US" w:eastAsia="fr-FR"/>
                <w:rPrChange w:id="318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00FF"/>
                <w:sz w:val="16"/>
                <w:szCs w:val="16"/>
                <w:lang w:val="en-US" w:eastAsia="fr-FR"/>
                <w:rPrChange w:id="3186" w:author="jerome draillard" w:date="2015-10-29T11:43:00Z">
                  <w:rPr>
                    <w:rFonts w:ascii="Courier New" w:eastAsia="Times New Roman" w:hAnsi="Courier New" w:cs="Courier New"/>
                    <w:color w:val="8000FF"/>
                    <w:sz w:val="20"/>
                    <w:u w:val="single"/>
                    <w:lang w:eastAsia="fr-FR"/>
                  </w:rPr>
                </w:rPrChange>
              </w:rPr>
              <w:delText>void</w:delText>
            </w:r>
            <w:r w:rsidRPr="00D276D8">
              <w:rPr>
                <w:rFonts w:ascii="Courier New" w:eastAsia="Times New Roman" w:hAnsi="Courier New" w:cs="Courier New"/>
                <w:color w:val="000000"/>
                <w:sz w:val="16"/>
                <w:szCs w:val="16"/>
                <w:lang w:val="en-US" w:eastAsia="fr-FR"/>
                <w:rPrChange w:id="3187"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val="en-US" w:eastAsia="fr-FR"/>
                <w:rPrChange w:id="318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189" w:author="jerome draillard" w:date="2015-10-29T11:43:00Z">
                  <w:rPr>
                    <w:rFonts w:ascii="Courier New" w:eastAsia="Times New Roman" w:hAnsi="Courier New" w:cs="Courier New"/>
                    <w:color w:val="000000"/>
                    <w:sz w:val="20"/>
                    <w:u w:val="single"/>
                    <w:lang w:eastAsia="fr-FR"/>
                  </w:rPr>
                </w:rPrChange>
              </w:rPr>
              <w:delText>Initialize</w:delText>
            </w:r>
            <w:r w:rsidRPr="00D276D8">
              <w:rPr>
                <w:rFonts w:ascii="Courier New" w:eastAsia="Times New Roman" w:hAnsi="Courier New" w:cs="Courier New"/>
                <w:b/>
                <w:bCs/>
                <w:color w:val="000080"/>
                <w:sz w:val="16"/>
                <w:szCs w:val="16"/>
                <w:lang w:val="en-US" w:eastAsia="fr-FR"/>
                <w:rPrChange w:id="319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191" w:author="jerome draillard" w:date="2015-10-29T11:43:00Z"/>
          <w:del w:id="3192" w:author="ghislain.aine" w:date="2015-11-04T16:48:00Z"/>
          <w:rFonts w:ascii="Courier New" w:eastAsia="Times New Roman" w:hAnsi="Courier New" w:cs="Courier New"/>
          <w:color w:val="000000"/>
          <w:sz w:val="16"/>
          <w:szCs w:val="16"/>
          <w:lang w:val="en-US" w:eastAsia="fr-FR"/>
          <w:rPrChange w:id="3193" w:author="jerome draillard" w:date="2015-10-29T11:43:00Z">
            <w:rPr>
              <w:ins w:id="3194" w:author="jerome draillard" w:date="2015-10-29T11:43:00Z"/>
              <w:del w:id="3195" w:author="ghislain.aine" w:date="2015-11-04T16:48:00Z"/>
              <w:rFonts w:ascii="Courier New" w:eastAsia="Times New Roman" w:hAnsi="Courier New" w:cs="Courier New"/>
              <w:color w:val="000000"/>
              <w:sz w:val="20"/>
              <w:lang w:eastAsia="fr-FR"/>
            </w:rPr>
          </w:rPrChange>
        </w:rPr>
      </w:pPr>
      <w:moveFrom w:id="3196" w:author="ghislain.aine" w:date="2015-10-30T10:25:00Z">
        <w:ins w:id="3197" w:author="jerome draillard" w:date="2015-10-29T11:43:00Z">
          <w:del w:id="3198" w:author="ghislain.aine" w:date="2015-11-04T16:48:00Z">
            <w:r w:rsidRPr="00D276D8">
              <w:rPr>
                <w:rFonts w:ascii="Courier New" w:eastAsia="Times New Roman" w:hAnsi="Courier New" w:cs="Courier New"/>
                <w:color w:val="000000"/>
                <w:sz w:val="16"/>
                <w:szCs w:val="16"/>
                <w:lang w:val="en-US" w:eastAsia="fr-FR"/>
                <w:rPrChange w:id="3199"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20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201" w:author="jerome draillard" w:date="2015-10-29T11:43:00Z"/>
          <w:del w:id="3202" w:author="ghislain.aine" w:date="2015-11-04T16:48:00Z"/>
          <w:rFonts w:ascii="Courier New" w:eastAsia="Times New Roman" w:hAnsi="Courier New" w:cs="Courier New"/>
          <w:color w:val="000000"/>
          <w:sz w:val="16"/>
          <w:szCs w:val="16"/>
          <w:lang w:val="en-US" w:eastAsia="fr-FR"/>
          <w:rPrChange w:id="3203" w:author="jerome draillard" w:date="2015-10-29T11:43:00Z">
            <w:rPr>
              <w:ins w:id="3204" w:author="jerome draillard" w:date="2015-10-29T11:43:00Z"/>
              <w:del w:id="3205" w:author="ghislain.aine" w:date="2015-11-04T16:48:00Z"/>
              <w:rFonts w:ascii="Courier New" w:eastAsia="Times New Roman" w:hAnsi="Courier New" w:cs="Courier New"/>
              <w:color w:val="000000"/>
              <w:sz w:val="20"/>
              <w:lang w:eastAsia="fr-FR"/>
            </w:rPr>
          </w:rPrChange>
        </w:rPr>
      </w:pPr>
      <w:moveFrom w:id="3206" w:author="ghislain.aine" w:date="2015-10-30T10:25:00Z">
        <w:ins w:id="3207" w:author="jerome draillard" w:date="2015-10-29T11:43:00Z">
          <w:del w:id="3208" w:author="ghislain.aine" w:date="2015-11-04T16:48:00Z">
            <w:r w:rsidRPr="00D276D8">
              <w:rPr>
                <w:rFonts w:ascii="Courier New" w:eastAsia="Times New Roman" w:hAnsi="Courier New" w:cs="Courier New"/>
                <w:color w:val="000000"/>
                <w:sz w:val="16"/>
                <w:szCs w:val="16"/>
                <w:lang w:val="en-US" w:eastAsia="fr-FR"/>
                <w:rPrChange w:id="3209"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BF1190" w:rsidRDefault="00D276D8" w:rsidP="00BF1190">
      <w:pPr>
        <w:shd w:val="clear" w:color="auto" w:fill="FFFFFF"/>
        <w:jc w:val="left"/>
        <w:rPr>
          <w:ins w:id="3210" w:author="jerome draillard" w:date="2015-10-29T11:43:00Z"/>
          <w:del w:id="3211" w:author="ghislain.aine" w:date="2015-11-04T16:48:00Z"/>
          <w:rFonts w:ascii="Courier New" w:eastAsia="Times New Roman" w:hAnsi="Courier New" w:cs="Courier New"/>
          <w:color w:val="000000"/>
          <w:sz w:val="16"/>
          <w:szCs w:val="16"/>
          <w:lang w:val="en-US" w:eastAsia="fr-FR"/>
          <w:rPrChange w:id="3212" w:author="jerome draillard" w:date="2015-10-29T11:43:00Z">
            <w:rPr>
              <w:ins w:id="3213" w:author="jerome draillard" w:date="2015-10-29T11:43:00Z"/>
              <w:del w:id="3214" w:author="ghislain.aine" w:date="2015-11-04T16:48:00Z"/>
              <w:rFonts w:ascii="Courier New" w:eastAsia="Times New Roman" w:hAnsi="Courier New" w:cs="Courier New"/>
              <w:color w:val="000000"/>
              <w:sz w:val="20"/>
              <w:lang w:eastAsia="fr-FR"/>
            </w:rPr>
          </w:rPrChange>
        </w:rPr>
      </w:pPr>
      <w:moveFrom w:id="3215" w:author="ghislain.aine" w:date="2015-10-30T10:25:00Z">
        <w:ins w:id="3216" w:author="jerome draillard" w:date="2015-10-29T11:43:00Z">
          <w:del w:id="3217" w:author="ghislain.aine" w:date="2015-11-04T16:48:00Z">
            <w:r w:rsidRPr="00D276D8">
              <w:rPr>
                <w:rFonts w:ascii="Courier New" w:eastAsia="Times New Roman" w:hAnsi="Courier New" w:cs="Courier New"/>
                <w:color w:val="000000"/>
                <w:sz w:val="16"/>
                <w:szCs w:val="16"/>
                <w:lang w:val="en-US" w:eastAsia="fr-FR"/>
                <w:rPrChange w:id="3218"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219"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220" w:author="jerome draillard" w:date="2015-10-29T11:43:00Z"/>
          <w:del w:id="3221" w:author="ghislain.aine" w:date="2015-11-04T16:48:00Z"/>
          <w:rFonts w:ascii="Courier New" w:eastAsia="Times New Roman" w:hAnsi="Courier New" w:cs="Courier New"/>
          <w:color w:val="000000"/>
          <w:sz w:val="16"/>
          <w:szCs w:val="16"/>
          <w:lang w:val="en-US" w:eastAsia="fr-FR"/>
          <w:rPrChange w:id="3222" w:author="jerome draillard" w:date="2015-10-29T11:43:00Z">
            <w:rPr>
              <w:ins w:id="3223" w:author="jerome draillard" w:date="2015-10-29T11:43:00Z"/>
              <w:del w:id="3224"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225" w:author="jerome draillard" w:date="2015-10-29T11:43:00Z"/>
          <w:del w:id="3226" w:author="ghislain.aine" w:date="2015-11-04T16:48:00Z"/>
          <w:rFonts w:ascii="Courier New" w:eastAsia="Times New Roman" w:hAnsi="Courier New" w:cs="Courier New"/>
          <w:color w:val="000000"/>
          <w:sz w:val="16"/>
          <w:szCs w:val="16"/>
          <w:lang w:val="en-US" w:eastAsia="fr-FR"/>
          <w:rPrChange w:id="3227" w:author="jerome draillard" w:date="2015-10-29T11:43:00Z">
            <w:rPr>
              <w:ins w:id="3228" w:author="jerome draillard" w:date="2015-10-29T11:43:00Z"/>
              <w:del w:id="3229" w:author="ghislain.aine" w:date="2015-11-04T16:48:00Z"/>
              <w:rFonts w:ascii="Courier New" w:eastAsia="Times New Roman" w:hAnsi="Courier New" w:cs="Courier New"/>
              <w:color w:val="000000"/>
              <w:sz w:val="20"/>
              <w:lang w:eastAsia="fr-FR"/>
            </w:rPr>
          </w:rPrChange>
        </w:rPr>
      </w:pPr>
      <w:moveFrom w:id="3230" w:author="ghislain.aine" w:date="2015-10-30T10:25:00Z">
        <w:ins w:id="3231" w:author="jerome draillard" w:date="2015-10-29T11:43:00Z">
          <w:del w:id="3232" w:author="ghislain.aine" w:date="2015-11-04T16:48:00Z">
            <w:r w:rsidRPr="00D276D8">
              <w:rPr>
                <w:rFonts w:ascii="Courier New" w:eastAsia="Times New Roman" w:hAnsi="Courier New" w:cs="Courier New"/>
                <w:color w:val="000000"/>
                <w:sz w:val="16"/>
                <w:szCs w:val="16"/>
                <w:lang w:val="en-US" w:eastAsia="fr-FR"/>
                <w:rPrChange w:id="3233"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234" w:author="jerome draillard" w:date="2015-10-29T11:43:00Z">
                  <w:rPr>
                    <w:rFonts w:ascii="Courier New" w:eastAsia="Times New Roman" w:hAnsi="Courier New" w:cs="Courier New"/>
                    <w:color w:val="008080"/>
                    <w:sz w:val="20"/>
                    <w:u w:val="single"/>
                    <w:lang w:eastAsia="fr-FR"/>
                  </w:rPr>
                </w:rPrChange>
              </w:rPr>
              <w:delText>/** @brief Libération */</w:delText>
            </w:r>
          </w:del>
        </w:ins>
      </w:moveFrom>
    </w:p>
    <w:p w:rsidR="00BF1190" w:rsidRDefault="00D276D8" w:rsidP="00BF1190">
      <w:pPr>
        <w:shd w:val="clear" w:color="auto" w:fill="FFFFFF"/>
        <w:jc w:val="left"/>
        <w:rPr>
          <w:ins w:id="3235" w:author="jerome draillard" w:date="2015-10-29T11:43:00Z"/>
          <w:del w:id="3236" w:author="ghislain.aine" w:date="2015-11-04T16:48:00Z"/>
          <w:rFonts w:ascii="Courier New" w:eastAsia="Times New Roman" w:hAnsi="Courier New" w:cs="Courier New"/>
          <w:color w:val="000000"/>
          <w:sz w:val="16"/>
          <w:szCs w:val="16"/>
          <w:lang w:val="en-US" w:eastAsia="fr-FR"/>
          <w:rPrChange w:id="3237" w:author="jerome draillard" w:date="2015-10-29T11:43:00Z">
            <w:rPr>
              <w:ins w:id="3238" w:author="jerome draillard" w:date="2015-10-29T11:43:00Z"/>
              <w:del w:id="3239" w:author="ghislain.aine" w:date="2015-11-04T16:48:00Z"/>
              <w:rFonts w:ascii="Courier New" w:eastAsia="Times New Roman" w:hAnsi="Courier New" w:cs="Courier New"/>
              <w:color w:val="000000"/>
              <w:sz w:val="20"/>
              <w:lang w:eastAsia="fr-FR"/>
            </w:rPr>
          </w:rPrChange>
        </w:rPr>
      </w:pPr>
      <w:moveFrom w:id="3240" w:author="ghislain.aine" w:date="2015-10-30T10:25:00Z">
        <w:ins w:id="3241" w:author="jerome draillard" w:date="2015-10-29T11:43:00Z">
          <w:del w:id="3242" w:author="ghislain.aine" w:date="2015-11-04T16:48:00Z">
            <w:r w:rsidRPr="00D276D8">
              <w:rPr>
                <w:rFonts w:ascii="Courier New" w:eastAsia="Times New Roman" w:hAnsi="Courier New" w:cs="Courier New"/>
                <w:color w:val="000000"/>
                <w:sz w:val="16"/>
                <w:szCs w:val="16"/>
                <w:lang w:val="en-US" w:eastAsia="fr-FR"/>
                <w:rPrChange w:id="3243"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00FF"/>
                <w:sz w:val="16"/>
                <w:szCs w:val="16"/>
                <w:lang w:val="en-US" w:eastAsia="fr-FR"/>
                <w:rPrChange w:id="3244" w:author="jerome draillard" w:date="2015-10-29T11:43:00Z">
                  <w:rPr>
                    <w:rFonts w:ascii="Courier New" w:eastAsia="Times New Roman" w:hAnsi="Courier New" w:cs="Courier New"/>
                    <w:color w:val="8000FF"/>
                    <w:sz w:val="20"/>
                    <w:u w:val="single"/>
                    <w:lang w:eastAsia="fr-FR"/>
                  </w:rPr>
                </w:rPrChange>
              </w:rPr>
              <w:delText>void</w:delText>
            </w:r>
            <w:r w:rsidRPr="00D276D8">
              <w:rPr>
                <w:rFonts w:ascii="Courier New" w:eastAsia="Times New Roman" w:hAnsi="Courier New" w:cs="Courier New"/>
                <w:color w:val="000000"/>
                <w:sz w:val="16"/>
                <w:szCs w:val="16"/>
                <w:lang w:val="en-US" w:eastAsia="fr-FR"/>
                <w:rPrChange w:id="3245"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val="en-US" w:eastAsia="fr-FR"/>
                <w:rPrChange w:id="324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247" w:author="jerome draillard" w:date="2015-10-29T11:43:00Z">
                  <w:rPr>
                    <w:rFonts w:ascii="Courier New" w:eastAsia="Times New Roman" w:hAnsi="Courier New" w:cs="Courier New"/>
                    <w:color w:val="000000"/>
                    <w:sz w:val="20"/>
                    <w:u w:val="single"/>
                    <w:lang w:eastAsia="fr-FR"/>
                  </w:rPr>
                </w:rPrChange>
              </w:rPr>
              <w:delText>Liberate</w:delText>
            </w:r>
            <w:r w:rsidRPr="00D276D8">
              <w:rPr>
                <w:rFonts w:ascii="Courier New" w:eastAsia="Times New Roman" w:hAnsi="Courier New" w:cs="Courier New"/>
                <w:b/>
                <w:bCs/>
                <w:color w:val="000080"/>
                <w:sz w:val="16"/>
                <w:szCs w:val="16"/>
                <w:lang w:val="en-US" w:eastAsia="fr-FR"/>
                <w:rPrChange w:id="324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249" w:author="jerome draillard" w:date="2015-10-29T11:43:00Z"/>
          <w:del w:id="3250" w:author="ghislain.aine" w:date="2015-11-04T16:48:00Z"/>
          <w:rFonts w:ascii="Courier New" w:eastAsia="Times New Roman" w:hAnsi="Courier New" w:cs="Courier New"/>
          <w:color w:val="000000"/>
          <w:sz w:val="16"/>
          <w:szCs w:val="16"/>
          <w:lang w:val="en-US" w:eastAsia="fr-FR"/>
          <w:rPrChange w:id="3251" w:author="jerome draillard" w:date="2015-10-29T11:43:00Z">
            <w:rPr>
              <w:ins w:id="3252" w:author="jerome draillard" w:date="2015-10-29T11:43:00Z"/>
              <w:del w:id="3253" w:author="ghislain.aine" w:date="2015-11-04T16:48:00Z"/>
              <w:rFonts w:ascii="Courier New" w:eastAsia="Times New Roman" w:hAnsi="Courier New" w:cs="Courier New"/>
              <w:color w:val="000000"/>
              <w:sz w:val="20"/>
              <w:lang w:eastAsia="fr-FR"/>
            </w:rPr>
          </w:rPrChange>
        </w:rPr>
      </w:pPr>
      <w:moveFrom w:id="3254" w:author="ghislain.aine" w:date="2015-10-30T10:25:00Z">
        <w:ins w:id="3255" w:author="jerome draillard" w:date="2015-10-29T11:43:00Z">
          <w:del w:id="3256" w:author="ghislain.aine" w:date="2015-11-04T16:48:00Z">
            <w:r w:rsidRPr="00D276D8">
              <w:rPr>
                <w:rFonts w:ascii="Courier New" w:eastAsia="Times New Roman" w:hAnsi="Courier New" w:cs="Courier New"/>
                <w:color w:val="000000"/>
                <w:sz w:val="16"/>
                <w:szCs w:val="16"/>
                <w:lang w:val="en-US" w:eastAsia="fr-FR"/>
                <w:rPrChange w:id="325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25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259" w:author="jerome draillard" w:date="2015-10-29T11:43:00Z"/>
          <w:del w:id="3260" w:author="ghislain.aine" w:date="2015-11-04T16:48:00Z"/>
          <w:rFonts w:ascii="Courier New" w:eastAsia="Times New Roman" w:hAnsi="Courier New" w:cs="Courier New"/>
          <w:color w:val="000000"/>
          <w:sz w:val="16"/>
          <w:szCs w:val="16"/>
          <w:lang w:val="en-US" w:eastAsia="fr-FR"/>
          <w:rPrChange w:id="3261" w:author="jerome draillard" w:date="2015-10-29T11:43:00Z">
            <w:rPr>
              <w:ins w:id="3262" w:author="jerome draillard" w:date="2015-10-29T11:43:00Z"/>
              <w:del w:id="3263" w:author="ghislain.aine" w:date="2015-11-04T16:48:00Z"/>
              <w:rFonts w:ascii="Courier New" w:eastAsia="Times New Roman" w:hAnsi="Courier New" w:cs="Courier New"/>
              <w:color w:val="000000"/>
              <w:sz w:val="20"/>
              <w:lang w:eastAsia="fr-FR"/>
            </w:rPr>
          </w:rPrChange>
        </w:rPr>
      </w:pPr>
      <w:moveFrom w:id="3264" w:author="ghislain.aine" w:date="2015-10-30T10:25:00Z">
        <w:ins w:id="3265" w:author="jerome draillard" w:date="2015-10-29T11:43:00Z">
          <w:del w:id="3266" w:author="ghislain.aine" w:date="2015-11-04T16:48:00Z">
            <w:r w:rsidRPr="00D276D8">
              <w:rPr>
                <w:rFonts w:ascii="Courier New" w:eastAsia="Times New Roman" w:hAnsi="Courier New" w:cs="Courier New"/>
                <w:color w:val="000000"/>
                <w:sz w:val="16"/>
                <w:szCs w:val="16"/>
                <w:lang w:val="en-US" w:eastAsia="fr-FR"/>
                <w:rPrChange w:id="3267" w:author="jerome draillard" w:date="2015-10-29T11:43:00Z">
                  <w:rPr>
                    <w:rFonts w:ascii="Courier New" w:eastAsia="Times New Roman" w:hAnsi="Courier New" w:cs="Courier New"/>
                    <w:color w:val="000000"/>
                    <w:sz w:val="20"/>
                    <w:u w:val="single"/>
                    <w:lang w:eastAsia="fr-FR"/>
                  </w:rPr>
                </w:rPrChange>
              </w:rPr>
              <w:delText xml:space="preserve">        </w:delText>
            </w:r>
          </w:del>
        </w:ins>
      </w:moveFrom>
    </w:p>
    <w:p w:rsidR="00BF1190" w:rsidRDefault="00D276D8" w:rsidP="00BF1190">
      <w:pPr>
        <w:shd w:val="clear" w:color="auto" w:fill="FFFFFF"/>
        <w:jc w:val="left"/>
        <w:rPr>
          <w:ins w:id="3268" w:author="jerome draillard" w:date="2015-10-29T11:43:00Z"/>
          <w:del w:id="3269" w:author="ghislain.aine" w:date="2015-11-04T16:48:00Z"/>
          <w:rFonts w:ascii="Courier New" w:eastAsia="Times New Roman" w:hAnsi="Courier New" w:cs="Courier New"/>
          <w:color w:val="000000"/>
          <w:sz w:val="16"/>
          <w:szCs w:val="16"/>
          <w:lang w:val="en-US" w:eastAsia="fr-FR"/>
          <w:rPrChange w:id="3270" w:author="jerome draillard" w:date="2015-10-29T11:43:00Z">
            <w:rPr>
              <w:ins w:id="3271" w:author="jerome draillard" w:date="2015-10-29T11:43:00Z"/>
              <w:del w:id="3272" w:author="ghislain.aine" w:date="2015-11-04T16:48:00Z"/>
              <w:rFonts w:ascii="Courier New" w:eastAsia="Times New Roman" w:hAnsi="Courier New" w:cs="Courier New"/>
              <w:color w:val="000000"/>
              <w:sz w:val="20"/>
              <w:lang w:eastAsia="fr-FR"/>
            </w:rPr>
          </w:rPrChange>
        </w:rPr>
      </w:pPr>
      <w:moveFrom w:id="3273" w:author="ghislain.aine" w:date="2015-10-30T10:25:00Z">
        <w:ins w:id="3274" w:author="jerome draillard" w:date="2015-10-29T11:43:00Z">
          <w:del w:id="3275" w:author="ghislain.aine" w:date="2015-11-04T16:48:00Z">
            <w:r w:rsidRPr="00D276D8">
              <w:rPr>
                <w:rFonts w:ascii="Courier New" w:eastAsia="Times New Roman" w:hAnsi="Courier New" w:cs="Courier New"/>
                <w:color w:val="000000"/>
                <w:sz w:val="16"/>
                <w:szCs w:val="16"/>
                <w:lang w:val="en-US" w:eastAsia="fr-FR"/>
                <w:rPrChange w:id="3276"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27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278" w:author="jerome draillard" w:date="2015-10-29T11:43:00Z"/>
          <w:del w:id="3279" w:author="ghislain.aine" w:date="2015-11-04T16:48:00Z"/>
          <w:rFonts w:ascii="Courier New" w:eastAsia="Times New Roman" w:hAnsi="Courier New" w:cs="Courier New"/>
          <w:color w:val="000000"/>
          <w:sz w:val="16"/>
          <w:szCs w:val="16"/>
          <w:lang w:val="en-US" w:eastAsia="fr-FR"/>
          <w:rPrChange w:id="3280" w:author="jerome draillard" w:date="2015-10-29T11:43:00Z">
            <w:rPr>
              <w:ins w:id="3281" w:author="jerome draillard" w:date="2015-10-29T11:43:00Z"/>
              <w:del w:id="3282"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283" w:author="jerome draillard" w:date="2015-10-29T11:43:00Z"/>
          <w:del w:id="3284" w:author="ghislain.aine" w:date="2015-11-04T16:48:00Z"/>
          <w:rFonts w:ascii="Courier New" w:eastAsia="Times New Roman" w:hAnsi="Courier New" w:cs="Courier New"/>
          <w:color w:val="000000"/>
          <w:sz w:val="16"/>
          <w:szCs w:val="16"/>
          <w:lang w:val="en-US" w:eastAsia="fr-FR"/>
          <w:rPrChange w:id="3285" w:author="jerome draillard" w:date="2015-10-29T11:43:00Z">
            <w:rPr>
              <w:ins w:id="3286" w:author="jerome draillard" w:date="2015-10-29T11:43:00Z"/>
              <w:del w:id="3287" w:author="ghislain.aine" w:date="2015-11-04T16:48:00Z"/>
              <w:rFonts w:ascii="Courier New" w:eastAsia="Times New Roman" w:hAnsi="Courier New" w:cs="Courier New"/>
              <w:color w:val="000000"/>
              <w:sz w:val="20"/>
              <w:lang w:eastAsia="fr-FR"/>
            </w:rPr>
          </w:rPrChange>
        </w:rPr>
      </w:pPr>
      <w:moveFrom w:id="3288" w:author="ghislain.aine" w:date="2015-10-30T10:25:00Z">
        <w:ins w:id="3289" w:author="jerome draillard" w:date="2015-10-29T11:43:00Z">
          <w:del w:id="3290" w:author="ghislain.aine" w:date="2015-11-04T16:48:00Z">
            <w:r w:rsidRPr="00D276D8">
              <w:rPr>
                <w:rFonts w:ascii="Courier New" w:eastAsia="Times New Roman" w:hAnsi="Courier New" w:cs="Courier New"/>
                <w:color w:val="000000"/>
                <w:sz w:val="16"/>
                <w:szCs w:val="16"/>
                <w:lang w:val="en-US" w:eastAsia="fr-FR"/>
                <w:rPrChange w:id="3291"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292" w:author="jerome draillard" w:date="2015-10-29T11:43:00Z">
                  <w:rPr>
                    <w:rFonts w:ascii="Courier New" w:eastAsia="Times New Roman" w:hAnsi="Courier New" w:cs="Courier New"/>
                    <w:color w:val="008080"/>
                    <w:sz w:val="20"/>
                    <w:u w:val="single"/>
                    <w:lang w:eastAsia="fr-FR"/>
                  </w:rPr>
                </w:rPrChange>
              </w:rPr>
              <w:delText>/** @brief instanciation d'un composant */</w:delText>
            </w:r>
          </w:del>
        </w:ins>
      </w:moveFrom>
    </w:p>
    <w:p w:rsidR="00BF1190" w:rsidRDefault="00D276D8" w:rsidP="00BF1190">
      <w:pPr>
        <w:shd w:val="clear" w:color="auto" w:fill="FFFFFF"/>
        <w:jc w:val="left"/>
        <w:rPr>
          <w:ins w:id="3293" w:author="jerome draillard" w:date="2015-10-29T11:43:00Z"/>
          <w:del w:id="3294" w:author="ghislain.aine" w:date="2015-11-04T16:48:00Z"/>
          <w:rFonts w:ascii="Courier New" w:eastAsia="Times New Roman" w:hAnsi="Courier New" w:cs="Courier New"/>
          <w:color w:val="000000"/>
          <w:sz w:val="16"/>
          <w:szCs w:val="16"/>
          <w:lang w:val="en-US" w:eastAsia="fr-FR"/>
          <w:rPrChange w:id="3295" w:author="jerome draillard" w:date="2015-10-29T11:43:00Z">
            <w:rPr>
              <w:ins w:id="3296" w:author="jerome draillard" w:date="2015-10-29T11:43:00Z"/>
              <w:del w:id="3297" w:author="ghislain.aine" w:date="2015-11-04T16:48:00Z"/>
              <w:rFonts w:ascii="Courier New" w:eastAsia="Times New Roman" w:hAnsi="Courier New" w:cs="Courier New"/>
              <w:color w:val="000000"/>
              <w:sz w:val="20"/>
              <w:lang w:eastAsia="fr-FR"/>
            </w:rPr>
          </w:rPrChange>
        </w:rPr>
      </w:pPr>
      <w:moveFrom w:id="3298" w:author="ghislain.aine" w:date="2015-10-30T10:25:00Z">
        <w:ins w:id="3299" w:author="jerome draillard" w:date="2015-10-29T11:43:00Z">
          <w:del w:id="3300" w:author="ghislain.aine" w:date="2015-11-04T16:48:00Z">
            <w:r w:rsidRPr="00D276D8">
              <w:rPr>
                <w:rFonts w:ascii="Courier New" w:eastAsia="Times New Roman" w:hAnsi="Courier New" w:cs="Courier New"/>
                <w:color w:val="000000"/>
                <w:sz w:val="16"/>
                <w:szCs w:val="16"/>
                <w:lang w:val="en-US" w:eastAsia="fr-FR"/>
                <w:rPrChange w:id="3301" w:author="jerome draillard" w:date="2015-10-29T11:43:00Z">
                  <w:rPr>
                    <w:rFonts w:ascii="Courier New" w:eastAsia="Times New Roman" w:hAnsi="Courier New" w:cs="Courier New"/>
                    <w:color w:val="000000"/>
                    <w:sz w:val="20"/>
                    <w:u w:val="single"/>
                    <w:lang w:eastAsia="fr-FR"/>
                  </w:rPr>
                </w:rPrChange>
              </w:rPr>
              <w:delText xml:space="preserve">    SwComponent_Class </w:delText>
            </w:r>
            <w:r w:rsidRPr="00D276D8">
              <w:rPr>
                <w:rFonts w:ascii="Courier New" w:eastAsia="Times New Roman" w:hAnsi="Courier New" w:cs="Courier New"/>
                <w:b/>
                <w:bCs/>
                <w:color w:val="000080"/>
                <w:sz w:val="16"/>
                <w:szCs w:val="16"/>
                <w:lang w:val="en-US" w:eastAsia="fr-FR"/>
                <w:rPrChange w:id="330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303"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val="en-US" w:eastAsia="fr-FR"/>
                <w:rPrChange w:id="330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305" w:author="jerome draillard" w:date="2015-10-29T11:43:00Z">
                  <w:rPr>
                    <w:rFonts w:ascii="Courier New" w:eastAsia="Times New Roman" w:hAnsi="Courier New" w:cs="Courier New"/>
                    <w:color w:val="000000"/>
                    <w:sz w:val="20"/>
                    <w:u w:val="single"/>
                    <w:lang w:eastAsia="fr-FR"/>
                  </w:rPr>
                </w:rPrChange>
              </w:rPr>
              <w:delText>CreateInstanceOf</w:delText>
            </w:r>
            <w:r w:rsidRPr="00D276D8">
              <w:rPr>
                <w:rFonts w:ascii="Courier New" w:eastAsia="Times New Roman" w:hAnsi="Courier New" w:cs="Courier New"/>
                <w:b/>
                <w:bCs/>
                <w:color w:val="000080"/>
                <w:sz w:val="16"/>
                <w:szCs w:val="16"/>
                <w:lang w:val="en-US" w:eastAsia="fr-FR"/>
                <w:rPrChange w:id="330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307" w:author="jerome draillard" w:date="2015-10-29T11:43:00Z">
                  <w:rPr>
                    <w:rFonts w:ascii="Courier New" w:eastAsia="Times New Roman" w:hAnsi="Courier New" w:cs="Courier New"/>
                    <w:color w:val="000000"/>
                    <w:sz w:val="20"/>
                    <w:u w:val="single"/>
                    <w:lang w:eastAsia="fr-FR"/>
                  </w:rPr>
                </w:rPrChange>
              </w:rPr>
              <w:delText>QString name</w:delText>
            </w:r>
            <w:r w:rsidRPr="00D276D8">
              <w:rPr>
                <w:rFonts w:ascii="Courier New" w:eastAsia="Times New Roman" w:hAnsi="Courier New" w:cs="Courier New"/>
                <w:b/>
                <w:bCs/>
                <w:color w:val="000080"/>
                <w:sz w:val="16"/>
                <w:szCs w:val="16"/>
                <w:lang w:val="en-US" w:eastAsia="fr-FR"/>
                <w:rPrChange w:id="330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309" w:author="jerome draillard" w:date="2015-10-29T11:43:00Z"/>
          <w:del w:id="3310" w:author="ghislain.aine" w:date="2015-11-04T16:48:00Z"/>
          <w:rFonts w:ascii="Courier New" w:eastAsia="Times New Roman" w:hAnsi="Courier New" w:cs="Courier New"/>
          <w:color w:val="000000"/>
          <w:sz w:val="16"/>
          <w:szCs w:val="16"/>
          <w:lang w:val="en-US" w:eastAsia="fr-FR"/>
          <w:rPrChange w:id="3311" w:author="jerome draillard" w:date="2015-10-29T11:43:00Z">
            <w:rPr>
              <w:ins w:id="3312" w:author="jerome draillard" w:date="2015-10-29T11:43:00Z"/>
              <w:del w:id="3313" w:author="ghislain.aine" w:date="2015-11-04T16:48:00Z"/>
              <w:rFonts w:ascii="Courier New" w:eastAsia="Times New Roman" w:hAnsi="Courier New" w:cs="Courier New"/>
              <w:color w:val="000000"/>
              <w:sz w:val="20"/>
              <w:lang w:eastAsia="fr-FR"/>
            </w:rPr>
          </w:rPrChange>
        </w:rPr>
      </w:pPr>
      <w:moveFrom w:id="3314" w:author="ghislain.aine" w:date="2015-10-30T10:25:00Z">
        <w:ins w:id="3315" w:author="jerome draillard" w:date="2015-10-29T11:43:00Z">
          <w:del w:id="3316" w:author="ghislain.aine" w:date="2015-11-04T16:48:00Z">
            <w:r w:rsidRPr="00D276D8">
              <w:rPr>
                <w:rFonts w:ascii="Courier New" w:eastAsia="Times New Roman" w:hAnsi="Courier New" w:cs="Courier New"/>
                <w:color w:val="000000"/>
                <w:sz w:val="16"/>
                <w:szCs w:val="16"/>
                <w:lang w:val="en-US" w:eastAsia="fr-FR"/>
                <w:rPrChange w:id="331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31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319" w:author="jerome draillard" w:date="2015-10-29T11:43:00Z"/>
          <w:del w:id="3320" w:author="ghislain.aine" w:date="2015-11-04T16:48:00Z"/>
          <w:rFonts w:ascii="Courier New" w:eastAsia="Times New Roman" w:hAnsi="Courier New" w:cs="Courier New"/>
          <w:color w:val="000000"/>
          <w:sz w:val="16"/>
          <w:szCs w:val="16"/>
          <w:lang w:val="en-US" w:eastAsia="fr-FR"/>
          <w:rPrChange w:id="3321" w:author="jerome draillard" w:date="2015-10-29T11:43:00Z">
            <w:rPr>
              <w:ins w:id="3322" w:author="jerome draillard" w:date="2015-10-29T11:43:00Z"/>
              <w:del w:id="3323" w:author="ghislain.aine" w:date="2015-11-04T16:48:00Z"/>
              <w:rFonts w:ascii="Courier New" w:eastAsia="Times New Roman" w:hAnsi="Courier New" w:cs="Courier New"/>
              <w:color w:val="000000"/>
              <w:sz w:val="20"/>
              <w:lang w:eastAsia="fr-FR"/>
            </w:rPr>
          </w:rPrChange>
        </w:rPr>
      </w:pPr>
      <w:moveFrom w:id="3324" w:author="ghislain.aine" w:date="2015-10-30T10:25:00Z">
        <w:ins w:id="3325" w:author="jerome draillard" w:date="2015-10-29T11:43:00Z">
          <w:del w:id="3326" w:author="ghislain.aine" w:date="2015-11-04T16:48:00Z">
            <w:r w:rsidRPr="00D276D8">
              <w:rPr>
                <w:rFonts w:ascii="Courier New" w:eastAsia="Times New Roman" w:hAnsi="Courier New" w:cs="Courier New"/>
                <w:color w:val="000000"/>
                <w:sz w:val="16"/>
                <w:szCs w:val="16"/>
                <w:lang w:val="en-US" w:eastAsia="fr-FR"/>
                <w:rPrChange w:id="332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3328" w:author="jerome draillard" w:date="2015-10-29T11:43: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val="en-US" w:eastAsia="fr-FR"/>
                <w:rPrChange w:id="3329"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FF8000"/>
                <w:sz w:val="16"/>
                <w:szCs w:val="16"/>
                <w:lang w:val="en-US" w:eastAsia="fr-FR"/>
                <w:rPrChange w:id="3330" w:author="jerome draillard" w:date="2015-10-29T11:43:00Z">
                  <w:rPr>
                    <w:rFonts w:ascii="Courier New" w:eastAsia="Times New Roman" w:hAnsi="Courier New" w:cs="Courier New"/>
                    <w:color w:val="FF8000"/>
                    <w:sz w:val="20"/>
                    <w:u w:val="single"/>
                    <w:lang w:eastAsia="fr-FR"/>
                  </w:rPr>
                </w:rPrChange>
              </w:rPr>
              <w:delText>0</w:delText>
            </w:r>
            <w:r w:rsidRPr="00D276D8">
              <w:rPr>
                <w:rFonts w:ascii="Courier New" w:eastAsia="Times New Roman" w:hAnsi="Courier New" w:cs="Courier New"/>
                <w:b/>
                <w:bCs/>
                <w:color w:val="000080"/>
                <w:sz w:val="16"/>
                <w:szCs w:val="16"/>
                <w:lang w:val="en-US" w:eastAsia="fr-FR"/>
                <w:rPrChange w:id="333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332" w:author="jerome draillard" w:date="2015-10-29T11:43:00Z"/>
          <w:del w:id="3333" w:author="ghislain.aine" w:date="2015-11-04T16:48:00Z"/>
          <w:rFonts w:ascii="Courier New" w:eastAsia="Times New Roman" w:hAnsi="Courier New" w:cs="Courier New"/>
          <w:color w:val="000000"/>
          <w:sz w:val="16"/>
          <w:szCs w:val="16"/>
          <w:lang w:val="en-US" w:eastAsia="fr-FR"/>
          <w:rPrChange w:id="3334" w:author="jerome draillard" w:date="2015-10-29T11:43:00Z">
            <w:rPr>
              <w:ins w:id="3335" w:author="jerome draillard" w:date="2015-10-29T11:43:00Z"/>
              <w:del w:id="3336" w:author="ghislain.aine" w:date="2015-11-04T16:48:00Z"/>
              <w:rFonts w:ascii="Courier New" w:eastAsia="Times New Roman" w:hAnsi="Courier New" w:cs="Courier New"/>
              <w:color w:val="000000"/>
              <w:sz w:val="20"/>
              <w:lang w:eastAsia="fr-FR"/>
            </w:rPr>
          </w:rPrChange>
        </w:rPr>
      </w:pPr>
      <w:moveFrom w:id="3337" w:author="ghislain.aine" w:date="2015-10-30T10:25:00Z">
        <w:ins w:id="3338" w:author="jerome draillard" w:date="2015-10-29T11:43:00Z">
          <w:del w:id="3339" w:author="ghislain.aine" w:date="2015-11-04T16:48:00Z">
            <w:r w:rsidRPr="00D276D8">
              <w:rPr>
                <w:rFonts w:ascii="Courier New" w:eastAsia="Times New Roman" w:hAnsi="Courier New" w:cs="Courier New"/>
                <w:color w:val="000000"/>
                <w:sz w:val="16"/>
                <w:szCs w:val="16"/>
                <w:lang w:val="en-US" w:eastAsia="fr-FR"/>
                <w:rPrChange w:id="3340"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34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342" w:author="jerome draillard" w:date="2015-10-29T11:43:00Z"/>
          <w:del w:id="3343" w:author="ghislain.aine" w:date="2015-11-04T16:48:00Z"/>
          <w:rFonts w:ascii="Courier New" w:eastAsia="Times New Roman" w:hAnsi="Courier New" w:cs="Courier New"/>
          <w:color w:val="000000"/>
          <w:sz w:val="16"/>
          <w:szCs w:val="16"/>
          <w:lang w:val="en-US" w:eastAsia="fr-FR"/>
          <w:rPrChange w:id="3344" w:author="jerome draillard" w:date="2015-10-29T11:43:00Z">
            <w:rPr>
              <w:ins w:id="3345" w:author="jerome draillard" w:date="2015-10-29T11:43:00Z"/>
              <w:del w:id="3346"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347" w:author="jerome draillard" w:date="2015-10-29T11:43:00Z"/>
          <w:del w:id="3348" w:author="ghislain.aine" w:date="2015-11-04T16:48:00Z"/>
          <w:rFonts w:ascii="Courier New" w:eastAsia="Times New Roman" w:hAnsi="Courier New" w:cs="Courier New"/>
          <w:color w:val="000000"/>
          <w:sz w:val="16"/>
          <w:szCs w:val="16"/>
          <w:lang w:val="en-US" w:eastAsia="fr-FR"/>
          <w:rPrChange w:id="3349" w:author="jerome draillard" w:date="2015-10-29T11:43:00Z">
            <w:rPr>
              <w:ins w:id="3350" w:author="jerome draillard" w:date="2015-10-29T11:43:00Z"/>
              <w:del w:id="3351" w:author="ghislain.aine" w:date="2015-11-04T16:48:00Z"/>
              <w:rFonts w:ascii="Courier New" w:eastAsia="Times New Roman" w:hAnsi="Courier New" w:cs="Courier New"/>
              <w:color w:val="000000"/>
              <w:sz w:val="20"/>
              <w:lang w:eastAsia="fr-FR"/>
            </w:rPr>
          </w:rPrChange>
        </w:rPr>
      </w:pPr>
      <w:moveFrom w:id="3352" w:author="ghislain.aine" w:date="2015-10-30T10:25:00Z">
        <w:ins w:id="3353" w:author="jerome draillard" w:date="2015-10-29T11:43:00Z">
          <w:del w:id="3354" w:author="ghislain.aine" w:date="2015-11-04T16:48:00Z">
            <w:r w:rsidRPr="00D276D8">
              <w:rPr>
                <w:rFonts w:ascii="Courier New" w:eastAsia="Times New Roman" w:hAnsi="Courier New" w:cs="Courier New"/>
                <w:color w:val="000000"/>
                <w:sz w:val="16"/>
                <w:szCs w:val="16"/>
                <w:lang w:val="en-US" w:eastAsia="fr-FR"/>
                <w:rPrChange w:id="335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356" w:author="jerome draillard" w:date="2015-10-29T11:43:00Z">
                  <w:rPr>
                    <w:rFonts w:ascii="Courier New" w:eastAsia="Times New Roman" w:hAnsi="Courier New" w:cs="Courier New"/>
                    <w:color w:val="008080"/>
                    <w:sz w:val="20"/>
                    <w:u w:val="single"/>
                    <w:lang w:eastAsia="fr-FR"/>
                  </w:rPr>
                </w:rPrChange>
              </w:rPr>
              <w:delText>/** @brief instanciation d'une data */</w:delText>
            </w:r>
          </w:del>
        </w:ins>
      </w:moveFrom>
    </w:p>
    <w:p w:rsidR="00BF1190" w:rsidRDefault="00D276D8" w:rsidP="00BF1190">
      <w:pPr>
        <w:shd w:val="clear" w:color="auto" w:fill="FFFFFF"/>
        <w:jc w:val="left"/>
        <w:rPr>
          <w:ins w:id="3357" w:author="jerome draillard" w:date="2015-10-29T11:43:00Z"/>
          <w:del w:id="3358" w:author="ghislain.aine" w:date="2015-11-04T16:48:00Z"/>
          <w:rFonts w:ascii="Courier New" w:eastAsia="Times New Roman" w:hAnsi="Courier New" w:cs="Courier New"/>
          <w:color w:val="000000"/>
          <w:sz w:val="16"/>
          <w:szCs w:val="16"/>
          <w:lang w:val="en-US" w:eastAsia="fr-FR"/>
          <w:rPrChange w:id="3359" w:author="jerome draillard" w:date="2015-10-29T11:43:00Z">
            <w:rPr>
              <w:ins w:id="3360" w:author="jerome draillard" w:date="2015-10-29T11:43:00Z"/>
              <w:del w:id="3361" w:author="ghislain.aine" w:date="2015-11-04T16:48:00Z"/>
              <w:rFonts w:ascii="Courier New" w:eastAsia="Times New Roman" w:hAnsi="Courier New" w:cs="Courier New"/>
              <w:color w:val="000000"/>
              <w:sz w:val="20"/>
              <w:lang w:eastAsia="fr-FR"/>
            </w:rPr>
          </w:rPrChange>
        </w:rPr>
      </w:pPr>
      <w:moveFrom w:id="3362" w:author="ghislain.aine" w:date="2015-10-30T10:25:00Z">
        <w:ins w:id="3363" w:author="jerome draillard" w:date="2015-10-29T11:43:00Z">
          <w:del w:id="3364" w:author="ghislain.aine" w:date="2015-11-04T16:48:00Z">
            <w:r w:rsidRPr="00D276D8">
              <w:rPr>
                <w:rFonts w:ascii="Courier New" w:eastAsia="Times New Roman" w:hAnsi="Courier New" w:cs="Courier New"/>
                <w:color w:val="000000"/>
                <w:sz w:val="16"/>
                <w:szCs w:val="16"/>
                <w:lang w:val="en-US" w:eastAsia="fr-FR"/>
                <w:rPrChange w:id="3365" w:author="jerome draillard" w:date="2015-10-29T11:43:00Z">
                  <w:rPr>
                    <w:rFonts w:ascii="Courier New" w:eastAsia="Times New Roman" w:hAnsi="Courier New" w:cs="Courier New"/>
                    <w:color w:val="000000"/>
                    <w:sz w:val="20"/>
                    <w:u w:val="single"/>
                    <w:lang w:eastAsia="fr-FR"/>
                  </w:rPr>
                </w:rPrChange>
              </w:rPr>
              <w:delText xml:space="preserve">    SwData_Class </w:delText>
            </w:r>
            <w:r w:rsidRPr="00D276D8">
              <w:rPr>
                <w:rFonts w:ascii="Courier New" w:eastAsia="Times New Roman" w:hAnsi="Courier New" w:cs="Courier New"/>
                <w:b/>
                <w:bCs/>
                <w:color w:val="000080"/>
                <w:sz w:val="16"/>
                <w:szCs w:val="16"/>
                <w:lang w:val="en-US" w:eastAsia="fr-FR"/>
                <w:rPrChange w:id="336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367" w:author="jerome draillard" w:date="2015-10-29T11:43: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val="en-US" w:eastAsia="fr-FR"/>
                <w:rPrChange w:id="336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369" w:author="jerome draillard" w:date="2015-10-29T11:43:00Z">
                  <w:rPr>
                    <w:rFonts w:ascii="Courier New" w:eastAsia="Times New Roman" w:hAnsi="Courier New" w:cs="Courier New"/>
                    <w:color w:val="000000"/>
                    <w:sz w:val="20"/>
                    <w:u w:val="single"/>
                    <w:lang w:eastAsia="fr-FR"/>
                  </w:rPr>
                </w:rPrChange>
              </w:rPr>
              <w:delText>CreateInstanceOf</w:delText>
            </w:r>
            <w:r w:rsidRPr="00D276D8">
              <w:rPr>
                <w:rFonts w:ascii="Courier New" w:eastAsia="Times New Roman" w:hAnsi="Courier New" w:cs="Courier New"/>
                <w:b/>
                <w:bCs/>
                <w:color w:val="000080"/>
                <w:sz w:val="16"/>
                <w:szCs w:val="16"/>
                <w:lang w:val="en-US" w:eastAsia="fr-FR"/>
                <w:rPrChange w:id="337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8000FF"/>
                <w:sz w:val="16"/>
                <w:szCs w:val="16"/>
                <w:lang w:val="en-US" w:eastAsia="fr-FR"/>
                <w:rPrChange w:id="3371" w:author="jerome draillard" w:date="2015-10-29T11:43:00Z">
                  <w:rPr>
                    <w:rFonts w:ascii="Courier New" w:eastAsia="Times New Roman" w:hAnsi="Courier New" w:cs="Courier New"/>
                    <w:color w:val="8000FF"/>
                    <w:sz w:val="20"/>
                    <w:u w:val="single"/>
                    <w:lang w:eastAsia="fr-FR"/>
                  </w:rPr>
                </w:rPrChange>
              </w:rPr>
              <w:delText>const</w:delText>
            </w:r>
            <w:r w:rsidRPr="00D276D8">
              <w:rPr>
                <w:rFonts w:ascii="Courier New" w:eastAsia="Times New Roman" w:hAnsi="Courier New" w:cs="Courier New"/>
                <w:color w:val="000000"/>
                <w:sz w:val="16"/>
                <w:szCs w:val="16"/>
                <w:lang w:val="en-US" w:eastAsia="fr-FR"/>
                <w:rPrChange w:id="3372" w:author="jerome draillard" w:date="2015-10-29T11:43:00Z">
                  <w:rPr>
                    <w:rFonts w:ascii="Courier New" w:eastAsia="Times New Roman" w:hAnsi="Courier New" w:cs="Courier New"/>
                    <w:color w:val="000000"/>
                    <w:sz w:val="20"/>
                    <w:u w:val="single"/>
                    <w:lang w:eastAsia="fr-FR"/>
                  </w:rPr>
                </w:rPrChange>
              </w:rPr>
              <w:delText xml:space="preserve"> SwUUID </w:delText>
            </w:r>
            <w:r w:rsidRPr="00D276D8">
              <w:rPr>
                <w:rFonts w:ascii="Courier New" w:eastAsia="Times New Roman" w:hAnsi="Courier New" w:cs="Courier New"/>
                <w:b/>
                <w:bCs/>
                <w:color w:val="000080"/>
                <w:sz w:val="16"/>
                <w:szCs w:val="16"/>
                <w:lang w:val="en-US" w:eastAsia="fr-FR"/>
                <w:rPrChange w:id="3373" w:author="jerome draillard" w:date="2015-10-29T11:43:00Z">
                  <w:rPr>
                    <w:rFonts w:ascii="Courier New" w:eastAsia="Times New Roman" w:hAnsi="Courier New" w:cs="Courier New"/>
                    <w:b/>
                    <w:bCs/>
                    <w:color w:val="000080"/>
                    <w:sz w:val="20"/>
                    <w:u w:val="single"/>
                    <w:lang w:eastAsia="fr-FR"/>
                  </w:rPr>
                </w:rPrChange>
              </w:rPr>
              <w:delText>&amp;</w:delText>
            </w:r>
            <w:r w:rsidRPr="00D276D8">
              <w:rPr>
                <w:rFonts w:ascii="Courier New" w:eastAsia="Times New Roman" w:hAnsi="Courier New" w:cs="Courier New"/>
                <w:color w:val="000000"/>
                <w:sz w:val="16"/>
                <w:szCs w:val="16"/>
                <w:lang w:val="en-US" w:eastAsia="fr-FR"/>
                <w:rPrChange w:id="3374" w:author="jerome draillard" w:date="2015-10-29T11:43:00Z">
                  <w:rPr>
                    <w:rFonts w:ascii="Courier New" w:eastAsia="Times New Roman" w:hAnsi="Courier New" w:cs="Courier New"/>
                    <w:color w:val="000000"/>
                    <w:sz w:val="20"/>
                    <w:u w:val="single"/>
                    <w:lang w:eastAsia="fr-FR"/>
                  </w:rPr>
                </w:rPrChange>
              </w:rPr>
              <w:delText xml:space="preserve"> type_id</w:delText>
            </w:r>
            <w:r w:rsidRPr="00D276D8">
              <w:rPr>
                <w:rFonts w:ascii="Courier New" w:eastAsia="Times New Roman" w:hAnsi="Courier New" w:cs="Courier New"/>
                <w:b/>
                <w:bCs/>
                <w:color w:val="000080"/>
                <w:sz w:val="16"/>
                <w:szCs w:val="16"/>
                <w:lang w:val="en-US" w:eastAsia="fr-FR"/>
                <w:rPrChange w:id="3375"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376" w:author="jerome draillard" w:date="2015-10-29T11:43:00Z"/>
          <w:del w:id="3377" w:author="ghislain.aine" w:date="2015-11-04T16:48:00Z"/>
          <w:rFonts w:ascii="Courier New" w:eastAsia="Times New Roman" w:hAnsi="Courier New" w:cs="Courier New"/>
          <w:color w:val="000000"/>
          <w:sz w:val="16"/>
          <w:szCs w:val="16"/>
          <w:lang w:eastAsia="fr-FR"/>
          <w:rPrChange w:id="3378" w:author="jerome draillard" w:date="2015-10-29T11:43:00Z">
            <w:rPr>
              <w:ins w:id="3379" w:author="jerome draillard" w:date="2015-10-29T11:43:00Z"/>
              <w:del w:id="3380" w:author="ghislain.aine" w:date="2015-11-04T16:48:00Z"/>
              <w:rFonts w:ascii="Courier New" w:eastAsia="Times New Roman" w:hAnsi="Courier New" w:cs="Courier New"/>
              <w:color w:val="000000"/>
              <w:sz w:val="20"/>
              <w:lang w:eastAsia="fr-FR"/>
            </w:rPr>
          </w:rPrChange>
        </w:rPr>
      </w:pPr>
      <w:moveFrom w:id="3381" w:author="ghislain.aine" w:date="2015-10-30T10:25:00Z">
        <w:ins w:id="3382" w:author="jerome draillard" w:date="2015-10-29T11:43:00Z">
          <w:del w:id="3383" w:author="ghislain.aine" w:date="2015-11-04T16:48:00Z">
            <w:r w:rsidRPr="00D276D8">
              <w:rPr>
                <w:rFonts w:ascii="Courier New" w:eastAsia="Times New Roman" w:hAnsi="Courier New" w:cs="Courier New"/>
                <w:color w:val="000000"/>
                <w:sz w:val="16"/>
                <w:szCs w:val="16"/>
                <w:lang w:val="en-US" w:eastAsia="fr-FR"/>
                <w:rPrChange w:id="3384"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385"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386" w:author="jerome draillard" w:date="2015-10-29T11:43:00Z"/>
          <w:del w:id="3387" w:author="ghislain.aine" w:date="2015-11-04T16:48:00Z"/>
          <w:rFonts w:ascii="Courier New" w:eastAsia="Times New Roman" w:hAnsi="Courier New" w:cs="Courier New"/>
          <w:color w:val="000000"/>
          <w:sz w:val="16"/>
          <w:szCs w:val="16"/>
          <w:lang w:eastAsia="fr-FR"/>
          <w:rPrChange w:id="3388" w:author="jerome draillard" w:date="2015-10-29T11:43:00Z">
            <w:rPr>
              <w:ins w:id="3389" w:author="jerome draillard" w:date="2015-10-29T11:43:00Z"/>
              <w:del w:id="3390" w:author="ghislain.aine" w:date="2015-11-04T16:48:00Z"/>
              <w:rFonts w:ascii="Courier New" w:eastAsia="Times New Roman" w:hAnsi="Courier New" w:cs="Courier New"/>
              <w:color w:val="000000"/>
              <w:sz w:val="20"/>
              <w:lang w:eastAsia="fr-FR"/>
            </w:rPr>
          </w:rPrChange>
        </w:rPr>
      </w:pPr>
      <w:moveFrom w:id="3391" w:author="ghislain.aine" w:date="2015-10-30T10:25:00Z">
        <w:ins w:id="3392" w:author="jerome draillard" w:date="2015-10-29T11:43:00Z">
          <w:del w:id="3393" w:author="ghislain.aine" w:date="2015-11-04T16:48:00Z">
            <w:r w:rsidRPr="00D276D8">
              <w:rPr>
                <w:rFonts w:ascii="Courier New" w:eastAsia="Times New Roman" w:hAnsi="Courier New" w:cs="Courier New"/>
                <w:color w:val="000000"/>
                <w:sz w:val="16"/>
                <w:szCs w:val="16"/>
                <w:lang w:eastAsia="fr-FR"/>
                <w:rPrChange w:id="3394"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eastAsia="fr-FR"/>
                <w:rPrChange w:id="3395" w:author="jerome draillard" w:date="2015-10-29T11:43: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eastAsia="fr-FR"/>
                <w:rPrChange w:id="3396"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FF8000"/>
                <w:sz w:val="16"/>
                <w:szCs w:val="16"/>
                <w:lang w:eastAsia="fr-FR"/>
                <w:rPrChange w:id="3397" w:author="jerome draillard" w:date="2015-10-29T11:43:00Z">
                  <w:rPr>
                    <w:rFonts w:ascii="Courier New" w:eastAsia="Times New Roman" w:hAnsi="Courier New" w:cs="Courier New"/>
                    <w:color w:val="FF8000"/>
                    <w:sz w:val="20"/>
                    <w:u w:val="single"/>
                    <w:lang w:eastAsia="fr-FR"/>
                  </w:rPr>
                </w:rPrChange>
              </w:rPr>
              <w:delText>0</w:delText>
            </w:r>
            <w:r w:rsidRPr="00D276D8">
              <w:rPr>
                <w:rFonts w:ascii="Courier New" w:eastAsia="Times New Roman" w:hAnsi="Courier New" w:cs="Courier New"/>
                <w:b/>
                <w:bCs/>
                <w:color w:val="000080"/>
                <w:sz w:val="16"/>
                <w:szCs w:val="16"/>
                <w:lang w:eastAsia="fr-FR"/>
                <w:rPrChange w:id="339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399" w:author="jerome draillard" w:date="2015-10-29T11:43:00Z"/>
          <w:del w:id="3400" w:author="ghislain.aine" w:date="2015-11-04T16:48:00Z"/>
          <w:rFonts w:ascii="Courier New" w:eastAsia="Times New Roman" w:hAnsi="Courier New" w:cs="Courier New"/>
          <w:color w:val="000000"/>
          <w:sz w:val="16"/>
          <w:szCs w:val="16"/>
          <w:lang w:eastAsia="fr-FR"/>
          <w:rPrChange w:id="3401" w:author="jerome draillard" w:date="2015-10-29T11:43:00Z">
            <w:rPr>
              <w:ins w:id="3402" w:author="jerome draillard" w:date="2015-10-29T11:43:00Z"/>
              <w:del w:id="3403" w:author="ghislain.aine" w:date="2015-11-04T16:48:00Z"/>
              <w:rFonts w:ascii="Courier New" w:eastAsia="Times New Roman" w:hAnsi="Courier New" w:cs="Courier New"/>
              <w:color w:val="000000"/>
              <w:sz w:val="20"/>
              <w:lang w:eastAsia="fr-FR"/>
            </w:rPr>
          </w:rPrChange>
        </w:rPr>
      </w:pPr>
      <w:moveFrom w:id="3404" w:author="ghislain.aine" w:date="2015-10-30T10:25:00Z">
        <w:ins w:id="3405" w:author="jerome draillard" w:date="2015-10-29T11:43:00Z">
          <w:del w:id="3406" w:author="ghislain.aine" w:date="2015-11-04T16:48:00Z">
            <w:r w:rsidRPr="00D276D8">
              <w:rPr>
                <w:rFonts w:ascii="Courier New" w:eastAsia="Times New Roman" w:hAnsi="Courier New" w:cs="Courier New"/>
                <w:color w:val="000000"/>
                <w:sz w:val="16"/>
                <w:szCs w:val="16"/>
                <w:lang w:eastAsia="fr-FR"/>
                <w:rPrChange w:id="340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40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409" w:author="jerome draillard" w:date="2015-10-29T11:43:00Z"/>
          <w:del w:id="3410" w:author="ghislain.aine" w:date="2015-11-04T16:48:00Z"/>
          <w:rFonts w:ascii="Courier New" w:eastAsia="Times New Roman" w:hAnsi="Courier New" w:cs="Courier New"/>
          <w:color w:val="000000"/>
          <w:sz w:val="16"/>
          <w:szCs w:val="16"/>
          <w:lang w:eastAsia="fr-FR"/>
          <w:rPrChange w:id="3411" w:author="jerome draillard" w:date="2015-10-29T11:43:00Z">
            <w:rPr>
              <w:ins w:id="3412" w:author="jerome draillard" w:date="2015-10-29T11:43:00Z"/>
              <w:del w:id="3413"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414" w:author="jerome draillard" w:date="2015-10-29T11:43:00Z"/>
          <w:del w:id="3415" w:author="ghislain.aine" w:date="2015-11-04T16:48:00Z"/>
          <w:rFonts w:ascii="Courier New" w:eastAsia="Times New Roman" w:hAnsi="Courier New" w:cs="Courier New"/>
          <w:color w:val="008080"/>
          <w:sz w:val="16"/>
          <w:szCs w:val="16"/>
          <w:lang w:eastAsia="fr-FR"/>
          <w:rPrChange w:id="3416" w:author="jerome draillard" w:date="2015-10-29T11:43:00Z">
            <w:rPr>
              <w:ins w:id="3417" w:author="jerome draillard" w:date="2015-10-29T11:43:00Z"/>
              <w:del w:id="3418" w:author="ghislain.aine" w:date="2015-11-04T16:48:00Z"/>
              <w:rFonts w:ascii="Courier New" w:eastAsia="Times New Roman" w:hAnsi="Courier New" w:cs="Courier New"/>
              <w:color w:val="008080"/>
              <w:sz w:val="20"/>
              <w:lang w:eastAsia="fr-FR"/>
            </w:rPr>
          </w:rPrChange>
        </w:rPr>
      </w:pPr>
      <w:moveFrom w:id="3419" w:author="ghislain.aine" w:date="2015-10-30T10:25:00Z">
        <w:ins w:id="3420" w:author="jerome draillard" w:date="2015-10-29T11:43:00Z">
          <w:del w:id="3421" w:author="ghislain.aine" w:date="2015-11-04T16:48:00Z">
            <w:r w:rsidRPr="00D276D8">
              <w:rPr>
                <w:rFonts w:ascii="Courier New" w:eastAsia="Times New Roman" w:hAnsi="Courier New" w:cs="Courier New"/>
                <w:color w:val="000000"/>
                <w:sz w:val="16"/>
                <w:szCs w:val="16"/>
                <w:lang w:eastAsia="fr-FR"/>
                <w:rPrChange w:id="3422"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eastAsia="fr-FR"/>
                <w:rPrChange w:id="3423" w:author="jerome draillard" w:date="2015-10-29T11:43:00Z">
                  <w:rPr>
                    <w:rFonts w:ascii="Courier New" w:eastAsia="Times New Roman" w:hAnsi="Courier New" w:cs="Courier New"/>
                    <w:color w:val="008080"/>
                    <w:sz w:val="20"/>
                    <w:u w:val="single"/>
                    <w:lang w:eastAsia="fr-FR"/>
                  </w:rPr>
                </w:rPrChange>
              </w:rPr>
              <w:delText>/**</w:delText>
            </w:r>
          </w:del>
        </w:ins>
      </w:moveFrom>
    </w:p>
    <w:p w:rsidR="00BF1190" w:rsidRDefault="00D276D8" w:rsidP="00BF1190">
      <w:pPr>
        <w:shd w:val="clear" w:color="auto" w:fill="FFFFFF"/>
        <w:jc w:val="left"/>
        <w:rPr>
          <w:ins w:id="3424" w:author="jerome draillard" w:date="2015-10-29T11:43:00Z"/>
          <w:del w:id="3425" w:author="ghislain.aine" w:date="2015-11-04T16:48:00Z"/>
          <w:rFonts w:ascii="Courier New" w:eastAsia="Times New Roman" w:hAnsi="Courier New" w:cs="Courier New"/>
          <w:color w:val="008080"/>
          <w:sz w:val="16"/>
          <w:szCs w:val="16"/>
          <w:lang w:eastAsia="fr-FR"/>
          <w:rPrChange w:id="3426" w:author="jerome draillard" w:date="2015-10-29T11:43:00Z">
            <w:rPr>
              <w:ins w:id="3427" w:author="jerome draillard" w:date="2015-10-29T11:43:00Z"/>
              <w:del w:id="3428" w:author="ghislain.aine" w:date="2015-11-04T16:48:00Z"/>
              <w:rFonts w:ascii="Courier New" w:eastAsia="Times New Roman" w:hAnsi="Courier New" w:cs="Courier New"/>
              <w:color w:val="008080"/>
              <w:sz w:val="20"/>
              <w:lang w:eastAsia="fr-FR"/>
            </w:rPr>
          </w:rPrChange>
        </w:rPr>
      </w:pPr>
      <w:moveFrom w:id="3429" w:author="ghislain.aine" w:date="2015-10-30T10:25:00Z">
        <w:ins w:id="3430" w:author="jerome draillard" w:date="2015-10-29T11:43:00Z">
          <w:del w:id="3431" w:author="ghislain.aine" w:date="2015-11-04T16:48:00Z">
            <w:r w:rsidRPr="00D276D8">
              <w:rPr>
                <w:rFonts w:ascii="Courier New" w:eastAsia="Times New Roman" w:hAnsi="Courier New" w:cs="Courier New"/>
                <w:color w:val="008080"/>
                <w:sz w:val="16"/>
                <w:szCs w:val="16"/>
                <w:lang w:eastAsia="fr-FR"/>
                <w:rPrChange w:id="3432" w:author="jerome draillard" w:date="2015-10-29T11:43:00Z">
                  <w:rPr>
                    <w:rFonts w:ascii="Courier New" w:eastAsia="Times New Roman" w:hAnsi="Courier New" w:cs="Courier New"/>
                    <w:color w:val="008080"/>
                    <w:sz w:val="20"/>
                    <w:u w:val="single"/>
                    <w:lang w:eastAsia="fr-FR"/>
                  </w:rPr>
                </w:rPrChange>
              </w:rPr>
              <w:delText xml:space="preserve">    * @brief Accès a l’icône d'un composant</w:delText>
            </w:r>
          </w:del>
        </w:ins>
      </w:moveFrom>
    </w:p>
    <w:p w:rsidR="00BF1190" w:rsidRDefault="00D276D8" w:rsidP="00BF1190">
      <w:pPr>
        <w:shd w:val="clear" w:color="auto" w:fill="FFFFFF"/>
        <w:jc w:val="left"/>
        <w:rPr>
          <w:ins w:id="3433" w:author="jerome draillard" w:date="2015-10-29T11:43:00Z"/>
          <w:del w:id="3434" w:author="ghislain.aine" w:date="2015-11-04T16:48:00Z"/>
          <w:rFonts w:ascii="Courier New" w:eastAsia="Times New Roman" w:hAnsi="Courier New" w:cs="Courier New"/>
          <w:color w:val="008080"/>
          <w:sz w:val="16"/>
          <w:szCs w:val="16"/>
          <w:lang w:eastAsia="fr-FR"/>
          <w:rPrChange w:id="3435" w:author="jerome draillard" w:date="2015-10-29T11:43:00Z">
            <w:rPr>
              <w:ins w:id="3436" w:author="jerome draillard" w:date="2015-10-29T11:43:00Z"/>
              <w:del w:id="3437" w:author="ghislain.aine" w:date="2015-11-04T16:48:00Z"/>
              <w:rFonts w:ascii="Courier New" w:eastAsia="Times New Roman" w:hAnsi="Courier New" w:cs="Courier New"/>
              <w:color w:val="008080"/>
              <w:sz w:val="20"/>
              <w:lang w:eastAsia="fr-FR"/>
            </w:rPr>
          </w:rPrChange>
        </w:rPr>
      </w:pPr>
      <w:moveFrom w:id="3438" w:author="ghislain.aine" w:date="2015-10-30T10:25:00Z">
        <w:ins w:id="3439" w:author="jerome draillard" w:date="2015-10-29T11:43:00Z">
          <w:del w:id="3440" w:author="ghislain.aine" w:date="2015-11-04T16:48:00Z">
            <w:r w:rsidRPr="00D276D8">
              <w:rPr>
                <w:rFonts w:ascii="Courier New" w:eastAsia="Times New Roman" w:hAnsi="Courier New" w:cs="Courier New"/>
                <w:color w:val="008080"/>
                <w:sz w:val="16"/>
                <w:szCs w:val="16"/>
                <w:lang w:eastAsia="fr-FR"/>
                <w:rPrChange w:id="3441" w:author="jerome draillard" w:date="2015-10-29T11:43:00Z">
                  <w:rPr>
                    <w:rFonts w:ascii="Courier New" w:eastAsia="Times New Roman" w:hAnsi="Courier New" w:cs="Courier New"/>
                    <w:color w:val="008080"/>
                    <w:sz w:val="20"/>
                    <w:u w:val="single"/>
                    <w:lang w:eastAsia="fr-FR"/>
                  </w:rPr>
                </w:rPrChange>
              </w:rPr>
              <w:delText xml:space="preserve">    * @param[in] name   Nom du composant</w:delText>
            </w:r>
          </w:del>
        </w:ins>
      </w:moveFrom>
    </w:p>
    <w:p w:rsidR="00BF1190" w:rsidRDefault="00D276D8" w:rsidP="00BF1190">
      <w:pPr>
        <w:shd w:val="clear" w:color="auto" w:fill="FFFFFF"/>
        <w:jc w:val="left"/>
        <w:rPr>
          <w:ins w:id="3442" w:author="jerome draillard" w:date="2015-10-29T11:43:00Z"/>
          <w:del w:id="3443" w:author="ghislain.aine" w:date="2015-11-04T16:48:00Z"/>
          <w:rFonts w:ascii="Courier New" w:eastAsia="Times New Roman" w:hAnsi="Courier New" w:cs="Courier New"/>
          <w:color w:val="008080"/>
          <w:sz w:val="16"/>
          <w:szCs w:val="16"/>
          <w:lang w:eastAsia="fr-FR"/>
          <w:rPrChange w:id="3444" w:author="jerome draillard" w:date="2015-10-29T11:43:00Z">
            <w:rPr>
              <w:ins w:id="3445" w:author="jerome draillard" w:date="2015-10-29T11:43:00Z"/>
              <w:del w:id="3446" w:author="ghislain.aine" w:date="2015-11-04T16:48:00Z"/>
              <w:rFonts w:ascii="Courier New" w:eastAsia="Times New Roman" w:hAnsi="Courier New" w:cs="Courier New"/>
              <w:color w:val="008080"/>
              <w:sz w:val="20"/>
              <w:lang w:eastAsia="fr-FR"/>
            </w:rPr>
          </w:rPrChange>
        </w:rPr>
      </w:pPr>
      <w:moveFrom w:id="3447" w:author="ghislain.aine" w:date="2015-10-30T10:25:00Z">
        <w:ins w:id="3448" w:author="jerome draillard" w:date="2015-10-29T11:43:00Z">
          <w:del w:id="3449" w:author="ghislain.aine" w:date="2015-11-04T16:48:00Z">
            <w:r w:rsidRPr="00D276D8">
              <w:rPr>
                <w:rFonts w:ascii="Courier New" w:eastAsia="Times New Roman" w:hAnsi="Courier New" w:cs="Courier New"/>
                <w:color w:val="008080"/>
                <w:sz w:val="16"/>
                <w:szCs w:val="16"/>
                <w:lang w:eastAsia="fr-FR"/>
                <w:rPrChange w:id="3450" w:author="jerome draillard" w:date="2015-10-29T11:43:00Z">
                  <w:rPr>
                    <w:rFonts w:ascii="Courier New" w:eastAsia="Times New Roman" w:hAnsi="Courier New" w:cs="Courier New"/>
                    <w:color w:val="008080"/>
                    <w:sz w:val="20"/>
                    <w:u w:val="single"/>
                    <w:lang w:eastAsia="fr-FR"/>
                  </w:rPr>
                </w:rPrChange>
              </w:rPr>
              <w:delText xml:space="preserve">    * @return           L’icône ou icône vide si non trouvé</w:delText>
            </w:r>
          </w:del>
        </w:ins>
      </w:moveFrom>
    </w:p>
    <w:p w:rsidR="00BF1190" w:rsidRDefault="00D276D8" w:rsidP="00BF1190">
      <w:pPr>
        <w:shd w:val="clear" w:color="auto" w:fill="FFFFFF"/>
        <w:jc w:val="left"/>
        <w:rPr>
          <w:ins w:id="3451" w:author="jerome draillard" w:date="2015-10-29T11:43:00Z"/>
          <w:del w:id="3452" w:author="ghislain.aine" w:date="2015-11-04T16:48:00Z"/>
          <w:rFonts w:ascii="Courier New" w:eastAsia="Times New Roman" w:hAnsi="Courier New" w:cs="Courier New"/>
          <w:color w:val="000000"/>
          <w:sz w:val="16"/>
          <w:szCs w:val="16"/>
          <w:lang w:val="en-US" w:eastAsia="fr-FR"/>
          <w:rPrChange w:id="3453" w:author="jerome draillard" w:date="2015-10-29T11:43:00Z">
            <w:rPr>
              <w:ins w:id="3454" w:author="jerome draillard" w:date="2015-10-29T11:43:00Z"/>
              <w:del w:id="3455" w:author="ghislain.aine" w:date="2015-11-04T16:48:00Z"/>
              <w:rFonts w:ascii="Courier New" w:eastAsia="Times New Roman" w:hAnsi="Courier New" w:cs="Courier New"/>
              <w:color w:val="000000"/>
              <w:sz w:val="20"/>
              <w:lang w:eastAsia="fr-FR"/>
            </w:rPr>
          </w:rPrChange>
        </w:rPr>
      </w:pPr>
      <w:moveFrom w:id="3456" w:author="ghislain.aine" w:date="2015-10-30T10:25:00Z">
        <w:ins w:id="3457" w:author="jerome draillard" w:date="2015-10-29T11:43:00Z">
          <w:del w:id="3458" w:author="ghislain.aine" w:date="2015-11-04T16:48:00Z">
            <w:r w:rsidRPr="00D276D8">
              <w:rPr>
                <w:rFonts w:ascii="Courier New" w:eastAsia="Times New Roman" w:hAnsi="Courier New" w:cs="Courier New"/>
                <w:color w:val="008080"/>
                <w:sz w:val="16"/>
                <w:szCs w:val="16"/>
                <w:lang w:eastAsia="fr-FR"/>
                <w:rPrChange w:id="3459" w:author="jerome draillard" w:date="2015-10-29T11:43:00Z">
                  <w:rPr>
                    <w:rFonts w:ascii="Courier New" w:eastAsia="Times New Roman" w:hAnsi="Courier New" w:cs="Courier New"/>
                    <w:color w:val="00808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460" w:author="jerome draillard" w:date="2015-10-29T11:43:00Z">
                  <w:rPr>
                    <w:rFonts w:ascii="Courier New" w:eastAsia="Times New Roman" w:hAnsi="Courier New" w:cs="Courier New"/>
                    <w:color w:val="008080"/>
                    <w:sz w:val="20"/>
                    <w:u w:val="single"/>
                    <w:lang w:eastAsia="fr-FR"/>
                  </w:rPr>
                </w:rPrChange>
              </w:rPr>
              <w:delText>*/</w:delText>
            </w:r>
          </w:del>
        </w:ins>
      </w:moveFrom>
    </w:p>
    <w:p w:rsidR="00BF1190" w:rsidRDefault="00D276D8" w:rsidP="00BF1190">
      <w:pPr>
        <w:shd w:val="clear" w:color="auto" w:fill="FFFFFF"/>
        <w:jc w:val="left"/>
        <w:rPr>
          <w:ins w:id="3461" w:author="jerome draillard" w:date="2015-10-29T11:43:00Z"/>
          <w:del w:id="3462" w:author="ghislain.aine" w:date="2015-11-04T16:48:00Z"/>
          <w:rFonts w:ascii="Courier New" w:eastAsia="Times New Roman" w:hAnsi="Courier New" w:cs="Courier New"/>
          <w:color w:val="000000"/>
          <w:sz w:val="16"/>
          <w:szCs w:val="16"/>
          <w:lang w:val="en-US" w:eastAsia="fr-FR"/>
          <w:rPrChange w:id="3463" w:author="jerome draillard" w:date="2015-10-29T11:43:00Z">
            <w:rPr>
              <w:ins w:id="3464" w:author="jerome draillard" w:date="2015-10-29T11:43:00Z"/>
              <w:del w:id="3465" w:author="ghislain.aine" w:date="2015-11-04T16:48:00Z"/>
              <w:rFonts w:ascii="Courier New" w:eastAsia="Times New Roman" w:hAnsi="Courier New" w:cs="Courier New"/>
              <w:color w:val="000000"/>
              <w:sz w:val="20"/>
              <w:lang w:eastAsia="fr-FR"/>
            </w:rPr>
          </w:rPrChange>
        </w:rPr>
      </w:pPr>
      <w:moveFrom w:id="3466" w:author="ghislain.aine" w:date="2015-10-30T10:25:00Z">
        <w:ins w:id="3467" w:author="jerome draillard" w:date="2015-10-29T11:43:00Z">
          <w:del w:id="3468" w:author="ghislain.aine" w:date="2015-11-04T16:48:00Z">
            <w:r w:rsidRPr="00D276D8">
              <w:rPr>
                <w:rFonts w:ascii="Courier New" w:eastAsia="Times New Roman" w:hAnsi="Courier New" w:cs="Courier New"/>
                <w:color w:val="000000"/>
                <w:sz w:val="16"/>
                <w:szCs w:val="16"/>
                <w:lang w:val="en-US" w:eastAsia="fr-FR"/>
                <w:rPrChange w:id="3469" w:author="jerome draillard" w:date="2015-10-29T11:43:00Z">
                  <w:rPr>
                    <w:rFonts w:ascii="Courier New" w:eastAsia="Times New Roman" w:hAnsi="Courier New" w:cs="Courier New"/>
                    <w:color w:val="000000"/>
                    <w:sz w:val="20"/>
                    <w:u w:val="single"/>
                    <w:lang w:eastAsia="fr-FR"/>
                  </w:rPr>
                </w:rPrChange>
              </w:rPr>
              <w:delText xml:space="preserve">    QIcon DemoPluginFactory_Class</w:delText>
            </w:r>
            <w:r w:rsidRPr="00D276D8">
              <w:rPr>
                <w:rFonts w:ascii="Courier New" w:eastAsia="Times New Roman" w:hAnsi="Courier New" w:cs="Courier New"/>
                <w:b/>
                <w:bCs/>
                <w:color w:val="000080"/>
                <w:sz w:val="16"/>
                <w:szCs w:val="16"/>
                <w:lang w:val="en-US" w:eastAsia="fr-FR"/>
                <w:rPrChange w:id="347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471" w:author="jerome draillard" w:date="2015-10-29T11:43:00Z">
                  <w:rPr>
                    <w:rFonts w:ascii="Courier New" w:eastAsia="Times New Roman" w:hAnsi="Courier New" w:cs="Courier New"/>
                    <w:color w:val="000000"/>
                    <w:sz w:val="20"/>
                    <w:u w:val="single"/>
                    <w:lang w:eastAsia="fr-FR"/>
                  </w:rPr>
                </w:rPrChange>
              </w:rPr>
              <w:delText>CreateIconOf</w:delText>
            </w:r>
            <w:r w:rsidRPr="00D276D8">
              <w:rPr>
                <w:rFonts w:ascii="Courier New" w:eastAsia="Times New Roman" w:hAnsi="Courier New" w:cs="Courier New"/>
                <w:b/>
                <w:bCs/>
                <w:color w:val="000080"/>
                <w:sz w:val="16"/>
                <w:szCs w:val="16"/>
                <w:lang w:val="en-US" w:eastAsia="fr-FR"/>
                <w:rPrChange w:id="347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473" w:author="jerome draillard" w:date="2015-10-29T11:43:00Z">
                  <w:rPr>
                    <w:rFonts w:ascii="Courier New" w:eastAsia="Times New Roman" w:hAnsi="Courier New" w:cs="Courier New"/>
                    <w:color w:val="000000"/>
                    <w:sz w:val="20"/>
                    <w:u w:val="single"/>
                    <w:lang w:eastAsia="fr-FR"/>
                  </w:rPr>
                </w:rPrChange>
              </w:rPr>
              <w:delText>QString name</w:delText>
            </w:r>
            <w:r w:rsidRPr="00D276D8">
              <w:rPr>
                <w:rFonts w:ascii="Courier New" w:eastAsia="Times New Roman" w:hAnsi="Courier New" w:cs="Courier New"/>
                <w:b/>
                <w:bCs/>
                <w:color w:val="000080"/>
                <w:sz w:val="16"/>
                <w:szCs w:val="16"/>
                <w:lang w:val="en-US" w:eastAsia="fr-FR"/>
                <w:rPrChange w:id="347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47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00FF"/>
                <w:sz w:val="16"/>
                <w:szCs w:val="16"/>
                <w:lang w:val="en-US" w:eastAsia="fr-FR"/>
                <w:rPrChange w:id="3476" w:author="jerome draillard" w:date="2015-10-29T11:43:00Z">
                  <w:rPr>
                    <w:rFonts w:ascii="Courier New" w:eastAsia="Times New Roman" w:hAnsi="Courier New" w:cs="Courier New"/>
                    <w:color w:val="8000FF"/>
                    <w:sz w:val="20"/>
                    <w:u w:val="single"/>
                    <w:lang w:eastAsia="fr-FR"/>
                  </w:rPr>
                </w:rPrChange>
              </w:rPr>
              <w:delText>const</w:delText>
            </w:r>
          </w:del>
        </w:ins>
      </w:moveFrom>
    </w:p>
    <w:p w:rsidR="00BF1190" w:rsidRDefault="00D276D8" w:rsidP="00BF1190">
      <w:pPr>
        <w:shd w:val="clear" w:color="auto" w:fill="FFFFFF"/>
        <w:jc w:val="left"/>
        <w:rPr>
          <w:ins w:id="3477" w:author="jerome draillard" w:date="2015-10-29T11:43:00Z"/>
          <w:del w:id="3478" w:author="ghislain.aine" w:date="2015-11-04T16:48:00Z"/>
          <w:rFonts w:ascii="Courier New" w:eastAsia="Times New Roman" w:hAnsi="Courier New" w:cs="Courier New"/>
          <w:color w:val="000000"/>
          <w:sz w:val="16"/>
          <w:szCs w:val="16"/>
          <w:lang w:eastAsia="fr-FR"/>
          <w:rPrChange w:id="3479" w:author="jerome draillard" w:date="2015-10-29T11:43:00Z">
            <w:rPr>
              <w:ins w:id="3480" w:author="jerome draillard" w:date="2015-10-29T11:43:00Z"/>
              <w:del w:id="3481" w:author="ghislain.aine" w:date="2015-11-04T16:48:00Z"/>
              <w:rFonts w:ascii="Courier New" w:eastAsia="Times New Roman" w:hAnsi="Courier New" w:cs="Courier New"/>
              <w:color w:val="000000"/>
              <w:sz w:val="20"/>
              <w:lang w:eastAsia="fr-FR"/>
            </w:rPr>
          </w:rPrChange>
        </w:rPr>
      </w:pPr>
      <w:moveFrom w:id="3482" w:author="ghislain.aine" w:date="2015-10-30T10:25:00Z">
        <w:ins w:id="3483" w:author="jerome draillard" w:date="2015-10-29T11:43:00Z">
          <w:del w:id="3484" w:author="ghislain.aine" w:date="2015-11-04T16:48:00Z">
            <w:r w:rsidRPr="00D276D8">
              <w:rPr>
                <w:rFonts w:ascii="Courier New" w:eastAsia="Times New Roman" w:hAnsi="Courier New" w:cs="Courier New"/>
                <w:color w:val="000000"/>
                <w:sz w:val="16"/>
                <w:szCs w:val="16"/>
                <w:lang w:val="en-US" w:eastAsia="fr-FR"/>
                <w:rPrChange w:id="348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48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487" w:author="jerome draillard" w:date="2015-10-29T11:43:00Z"/>
          <w:del w:id="3488" w:author="ghislain.aine" w:date="2015-11-04T16:48:00Z"/>
          <w:rFonts w:ascii="Courier New" w:eastAsia="Times New Roman" w:hAnsi="Courier New" w:cs="Courier New"/>
          <w:color w:val="000000"/>
          <w:sz w:val="16"/>
          <w:szCs w:val="16"/>
          <w:lang w:eastAsia="fr-FR"/>
          <w:rPrChange w:id="3489" w:author="jerome draillard" w:date="2015-10-29T11:43:00Z">
            <w:rPr>
              <w:ins w:id="3490" w:author="jerome draillard" w:date="2015-10-29T11:43:00Z"/>
              <w:del w:id="3491" w:author="ghislain.aine" w:date="2015-11-04T16:48:00Z"/>
              <w:rFonts w:ascii="Courier New" w:eastAsia="Times New Roman" w:hAnsi="Courier New" w:cs="Courier New"/>
              <w:color w:val="000000"/>
              <w:sz w:val="20"/>
              <w:lang w:eastAsia="fr-FR"/>
            </w:rPr>
          </w:rPrChange>
        </w:rPr>
      </w:pPr>
      <w:moveFrom w:id="3492" w:author="ghislain.aine" w:date="2015-10-30T10:25:00Z">
        <w:ins w:id="3493" w:author="jerome draillard" w:date="2015-10-29T11:43:00Z">
          <w:del w:id="3494" w:author="ghislain.aine" w:date="2015-11-04T16:48:00Z">
            <w:r w:rsidRPr="00D276D8">
              <w:rPr>
                <w:rFonts w:ascii="Courier New" w:eastAsia="Times New Roman" w:hAnsi="Courier New" w:cs="Courier New"/>
                <w:color w:val="000000"/>
                <w:sz w:val="16"/>
                <w:szCs w:val="16"/>
                <w:lang w:eastAsia="fr-FR"/>
                <w:rPrChange w:id="3495" w:author="jerome draillard" w:date="2015-10-29T11:43:00Z">
                  <w:rPr>
                    <w:rFonts w:ascii="Courier New" w:eastAsia="Times New Roman" w:hAnsi="Courier New" w:cs="Courier New"/>
                    <w:color w:val="000000"/>
                    <w:sz w:val="20"/>
                    <w:u w:val="single"/>
                    <w:lang w:eastAsia="fr-FR"/>
                  </w:rPr>
                </w:rPrChange>
              </w:rPr>
              <w:delText xml:space="preserve">        QIcon ico</w:delText>
            </w:r>
            <w:r w:rsidRPr="00D276D8">
              <w:rPr>
                <w:rFonts w:ascii="Courier New" w:eastAsia="Times New Roman" w:hAnsi="Courier New" w:cs="Courier New"/>
                <w:b/>
                <w:bCs/>
                <w:color w:val="000080"/>
                <w:sz w:val="16"/>
                <w:szCs w:val="16"/>
                <w:lang w:eastAsia="fr-FR"/>
                <w:rPrChange w:id="3496"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497" w:author="jerome draillard" w:date="2015-10-29T11:43:00Z"/>
          <w:del w:id="3498" w:author="ghislain.aine" w:date="2015-11-04T16:48:00Z"/>
          <w:rFonts w:ascii="Courier New" w:eastAsia="Times New Roman" w:hAnsi="Courier New" w:cs="Courier New"/>
          <w:color w:val="000000"/>
          <w:sz w:val="16"/>
          <w:szCs w:val="16"/>
          <w:lang w:eastAsia="fr-FR"/>
          <w:rPrChange w:id="3499" w:author="jerome draillard" w:date="2015-10-29T11:43:00Z">
            <w:rPr>
              <w:ins w:id="3500" w:author="jerome draillard" w:date="2015-10-29T11:43:00Z"/>
              <w:del w:id="3501" w:author="ghislain.aine" w:date="2015-11-04T16:48:00Z"/>
              <w:rFonts w:ascii="Courier New" w:eastAsia="Times New Roman" w:hAnsi="Courier New" w:cs="Courier New"/>
              <w:color w:val="000000"/>
              <w:sz w:val="20"/>
              <w:lang w:eastAsia="fr-FR"/>
            </w:rPr>
          </w:rPrChange>
        </w:rPr>
      </w:pPr>
      <w:moveFrom w:id="3502" w:author="ghislain.aine" w:date="2015-10-30T10:25:00Z">
        <w:ins w:id="3503" w:author="jerome draillard" w:date="2015-10-29T11:43:00Z">
          <w:del w:id="3504" w:author="ghislain.aine" w:date="2015-11-04T16:48:00Z">
            <w:r w:rsidRPr="00D276D8">
              <w:rPr>
                <w:rFonts w:ascii="Courier New" w:eastAsia="Times New Roman" w:hAnsi="Courier New" w:cs="Courier New"/>
                <w:color w:val="000000"/>
                <w:sz w:val="16"/>
                <w:szCs w:val="16"/>
                <w:lang w:eastAsia="fr-FR"/>
                <w:rPrChange w:id="350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eastAsia="fr-FR"/>
                <w:rPrChange w:id="3506" w:author="jerome draillard" w:date="2015-10-29T11:43: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eastAsia="fr-FR"/>
                <w:rPrChange w:id="3507" w:author="jerome draillard" w:date="2015-10-29T11:43:00Z">
                  <w:rPr>
                    <w:rFonts w:ascii="Courier New" w:eastAsia="Times New Roman" w:hAnsi="Courier New" w:cs="Courier New"/>
                    <w:color w:val="000000"/>
                    <w:sz w:val="20"/>
                    <w:u w:val="single"/>
                    <w:lang w:eastAsia="fr-FR"/>
                  </w:rPr>
                </w:rPrChange>
              </w:rPr>
              <w:delText xml:space="preserve"> ico</w:delText>
            </w:r>
            <w:r w:rsidRPr="00D276D8">
              <w:rPr>
                <w:rFonts w:ascii="Courier New" w:eastAsia="Times New Roman" w:hAnsi="Courier New" w:cs="Courier New"/>
                <w:b/>
                <w:bCs/>
                <w:color w:val="000080"/>
                <w:sz w:val="16"/>
                <w:szCs w:val="16"/>
                <w:lang w:eastAsia="fr-FR"/>
                <w:rPrChange w:id="350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509" w:author="jerome draillard" w:date="2015-10-29T11:43:00Z"/>
          <w:del w:id="3510" w:author="ghislain.aine" w:date="2015-11-04T16:48:00Z"/>
          <w:rFonts w:ascii="Courier New" w:eastAsia="Times New Roman" w:hAnsi="Courier New" w:cs="Courier New"/>
          <w:color w:val="000000"/>
          <w:sz w:val="16"/>
          <w:szCs w:val="16"/>
          <w:lang w:eastAsia="fr-FR"/>
          <w:rPrChange w:id="3511" w:author="jerome draillard" w:date="2015-10-29T11:43:00Z">
            <w:rPr>
              <w:ins w:id="3512" w:author="jerome draillard" w:date="2015-10-29T11:43:00Z"/>
              <w:del w:id="3513" w:author="ghislain.aine" w:date="2015-11-04T16:48:00Z"/>
              <w:rFonts w:ascii="Courier New" w:eastAsia="Times New Roman" w:hAnsi="Courier New" w:cs="Courier New"/>
              <w:color w:val="000000"/>
              <w:sz w:val="20"/>
              <w:lang w:eastAsia="fr-FR"/>
            </w:rPr>
          </w:rPrChange>
        </w:rPr>
      </w:pPr>
      <w:moveFrom w:id="3514" w:author="ghislain.aine" w:date="2015-10-30T10:25:00Z">
        <w:ins w:id="3515" w:author="jerome draillard" w:date="2015-10-29T11:43:00Z">
          <w:del w:id="3516" w:author="ghislain.aine" w:date="2015-11-04T16:48:00Z">
            <w:r w:rsidRPr="00D276D8">
              <w:rPr>
                <w:rFonts w:ascii="Courier New" w:eastAsia="Times New Roman" w:hAnsi="Courier New" w:cs="Courier New"/>
                <w:color w:val="000000"/>
                <w:sz w:val="16"/>
                <w:szCs w:val="16"/>
                <w:lang w:eastAsia="fr-FR"/>
                <w:rPrChange w:id="351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518" w:author="jerome draillard" w:date="2015-10-29T11:43:00Z">
                  <w:rPr>
                    <w:rFonts w:ascii="Courier New" w:eastAsia="Times New Roman" w:hAnsi="Courier New" w:cs="Courier New"/>
                    <w:b/>
                    <w:bCs/>
                    <w:color w:val="000080"/>
                    <w:sz w:val="20"/>
                    <w:u w:val="single"/>
                    <w:lang w:eastAsia="fr-FR"/>
                  </w:rPr>
                </w:rPrChange>
              </w:rPr>
              <w:delText>}</w:delText>
            </w:r>
          </w:del>
        </w:ins>
      </w:moveFrom>
    </w:p>
    <w:moveFromRangeEnd w:id="2939"/>
    <w:p w:rsidR="00BF1190" w:rsidRDefault="00BF1190" w:rsidP="00BF1190">
      <w:pPr>
        <w:shd w:val="clear" w:color="auto" w:fill="FFFFFF"/>
        <w:jc w:val="left"/>
        <w:rPr>
          <w:ins w:id="3519" w:author="jerome draillard" w:date="2015-10-29T11:43:00Z"/>
          <w:del w:id="3520" w:author="ghislain.aine" w:date="2015-11-04T16:48:00Z"/>
          <w:rFonts w:ascii="Courier New" w:eastAsia="Times New Roman" w:hAnsi="Courier New" w:cs="Courier New"/>
          <w:color w:val="000000"/>
          <w:sz w:val="16"/>
          <w:szCs w:val="16"/>
          <w:lang w:eastAsia="fr-FR"/>
          <w:rPrChange w:id="3521" w:author="jerome draillard" w:date="2015-10-29T11:43:00Z">
            <w:rPr>
              <w:ins w:id="3522" w:author="jerome draillard" w:date="2015-10-29T11:43:00Z"/>
              <w:del w:id="3523"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524" w:author="jerome draillard" w:date="2015-10-29T11:43:00Z"/>
          <w:del w:id="3525" w:author="ghislain.aine" w:date="2015-11-04T16:48:00Z"/>
          <w:rFonts w:ascii="Courier New" w:eastAsia="Times New Roman" w:hAnsi="Courier New" w:cs="Courier New"/>
          <w:color w:val="008080"/>
          <w:sz w:val="16"/>
          <w:szCs w:val="16"/>
          <w:lang w:eastAsia="fr-FR"/>
          <w:rPrChange w:id="3526" w:author="jerome draillard" w:date="2015-10-29T11:43:00Z">
            <w:rPr>
              <w:ins w:id="3527" w:author="jerome draillard" w:date="2015-10-29T11:43:00Z"/>
              <w:del w:id="3528" w:author="ghislain.aine" w:date="2015-11-04T16:48:00Z"/>
              <w:rFonts w:ascii="Courier New" w:eastAsia="Times New Roman" w:hAnsi="Courier New" w:cs="Courier New"/>
              <w:color w:val="008080"/>
              <w:sz w:val="20"/>
              <w:lang w:eastAsia="fr-FR"/>
            </w:rPr>
          </w:rPrChange>
        </w:rPr>
      </w:pPr>
      <w:ins w:id="3529" w:author="jerome draillard" w:date="2015-10-29T11:43:00Z">
        <w:del w:id="3530" w:author="ghislain.aine" w:date="2015-11-04T16:48:00Z">
          <w:r w:rsidRPr="00D276D8">
            <w:rPr>
              <w:rFonts w:ascii="Courier New" w:eastAsia="Times New Roman" w:hAnsi="Courier New" w:cs="Courier New"/>
              <w:color w:val="000000"/>
              <w:sz w:val="16"/>
              <w:szCs w:val="16"/>
              <w:lang w:eastAsia="fr-FR"/>
              <w:rPrChange w:id="3531" w:author="jerome draillard" w:date="2015-10-29T11:43:00Z">
                <w:rPr>
                  <w:rFonts w:ascii="Courier New" w:eastAsia="Times New Roman" w:hAnsi="Courier New" w:cs="Courier New"/>
                  <w:color w:val="000000"/>
                  <w:sz w:val="20"/>
                  <w:u w:val="single"/>
                  <w:lang w:eastAsia="fr-FR"/>
                </w:rPr>
              </w:rPrChange>
            </w:rPr>
            <w:delText xml:space="preserve"> </w:delText>
          </w:r>
        </w:del>
      </w:ins>
      <w:moveFromRangeStart w:id="3532" w:author="ghislain.aine" w:date="2015-10-30T10:26:00Z" w:name="move433964090"/>
      <w:moveFrom w:id="3533" w:author="ghislain.aine" w:date="2015-10-30T10:26:00Z">
        <w:ins w:id="3534" w:author="jerome draillard" w:date="2015-10-29T11:43:00Z">
          <w:del w:id="3535" w:author="ghislain.aine" w:date="2015-11-04T16:48:00Z">
            <w:r w:rsidRPr="00D276D8">
              <w:rPr>
                <w:rFonts w:ascii="Courier New" w:eastAsia="Times New Roman" w:hAnsi="Courier New" w:cs="Courier New"/>
                <w:color w:val="000000"/>
                <w:sz w:val="16"/>
                <w:szCs w:val="16"/>
                <w:lang w:eastAsia="fr-FR"/>
                <w:rPrChange w:id="3536"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80"/>
                <w:sz w:val="16"/>
                <w:szCs w:val="16"/>
                <w:lang w:eastAsia="fr-FR"/>
                <w:rPrChange w:id="3537" w:author="jerome draillard" w:date="2015-10-29T11:43:00Z">
                  <w:rPr>
                    <w:rFonts w:ascii="Courier New" w:eastAsia="Times New Roman" w:hAnsi="Courier New" w:cs="Courier New"/>
                    <w:color w:val="008080"/>
                    <w:sz w:val="20"/>
                    <w:u w:val="single"/>
                    <w:lang w:eastAsia="fr-FR"/>
                  </w:rPr>
                </w:rPrChange>
              </w:rPr>
              <w:delText>/**</w:delText>
            </w:r>
          </w:del>
        </w:ins>
      </w:moveFrom>
    </w:p>
    <w:p w:rsidR="00BF1190" w:rsidRDefault="00D276D8" w:rsidP="00BF1190">
      <w:pPr>
        <w:shd w:val="clear" w:color="auto" w:fill="FFFFFF"/>
        <w:jc w:val="left"/>
        <w:rPr>
          <w:ins w:id="3538" w:author="jerome draillard" w:date="2015-10-29T11:43:00Z"/>
          <w:del w:id="3539" w:author="ghislain.aine" w:date="2015-11-04T16:48:00Z"/>
          <w:rFonts w:ascii="Courier New" w:eastAsia="Times New Roman" w:hAnsi="Courier New" w:cs="Courier New"/>
          <w:color w:val="008080"/>
          <w:sz w:val="16"/>
          <w:szCs w:val="16"/>
          <w:lang w:eastAsia="fr-FR"/>
          <w:rPrChange w:id="3540" w:author="jerome draillard" w:date="2015-10-29T11:43:00Z">
            <w:rPr>
              <w:ins w:id="3541" w:author="jerome draillard" w:date="2015-10-29T11:43:00Z"/>
              <w:del w:id="3542" w:author="ghislain.aine" w:date="2015-11-04T16:48:00Z"/>
              <w:rFonts w:ascii="Courier New" w:eastAsia="Times New Roman" w:hAnsi="Courier New" w:cs="Courier New"/>
              <w:color w:val="008080"/>
              <w:sz w:val="20"/>
              <w:lang w:eastAsia="fr-FR"/>
            </w:rPr>
          </w:rPrChange>
        </w:rPr>
      </w:pPr>
      <w:moveFrom w:id="3543" w:author="ghislain.aine" w:date="2015-10-30T10:26:00Z">
        <w:ins w:id="3544" w:author="jerome draillard" w:date="2015-10-29T11:43:00Z">
          <w:del w:id="3545" w:author="ghislain.aine" w:date="2015-11-04T16:48:00Z">
            <w:r w:rsidRPr="00D276D8">
              <w:rPr>
                <w:rFonts w:ascii="Courier New" w:eastAsia="Times New Roman" w:hAnsi="Courier New" w:cs="Courier New"/>
                <w:color w:val="008080"/>
                <w:sz w:val="16"/>
                <w:szCs w:val="16"/>
                <w:lang w:eastAsia="fr-FR"/>
                <w:rPrChange w:id="3546" w:author="jerome draillard" w:date="2015-10-29T11:43:00Z">
                  <w:rPr>
                    <w:rFonts w:ascii="Courier New" w:eastAsia="Times New Roman" w:hAnsi="Courier New" w:cs="Courier New"/>
                    <w:color w:val="008080"/>
                    <w:sz w:val="20"/>
                    <w:u w:val="single"/>
                    <w:lang w:eastAsia="fr-FR"/>
                  </w:rPr>
                </w:rPrChange>
              </w:rPr>
              <w:delText xml:space="preserve">    * @brief Accès a la version du plugin</w:delText>
            </w:r>
          </w:del>
        </w:ins>
      </w:moveFrom>
    </w:p>
    <w:p w:rsidR="00BF1190" w:rsidRDefault="00D276D8" w:rsidP="00BF1190">
      <w:pPr>
        <w:shd w:val="clear" w:color="auto" w:fill="FFFFFF"/>
        <w:jc w:val="left"/>
        <w:rPr>
          <w:ins w:id="3547" w:author="jerome draillard" w:date="2015-10-29T11:43:00Z"/>
          <w:del w:id="3548" w:author="ghislain.aine" w:date="2015-11-04T16:48:00Z"/>
          <w:rFonts w:ascii="Courier New" w:eastAsia="Times New Roman" w:hAnsi="Courier New" w:cs="Courier New"/>
          <w:color w:val="008080"/>
          <w:sz w:val="16"/>
          <w:szCs w:val="16"/>
          <w:lang w:val="en-US" w:eastAsia="fr-FR"/>
          <w:rPrChange w:id="3549" w:author="jerome draillard" w:date="2015-10-29T11:43:00Z">
            <w:rPr>
              <w:ins w:id="3550" w:author="jerome draillard" w:date="2015-10-29T11:43:00Z"/>
              <w:del w:id="3551" w:author="ghislain.aine" w:date="2015-11-04T16:48:00Z"/>
              <w:rFonts w:ascii="Courier New" w:eastAsia="Times New Roman" w:hAnsi="Courier New" w:cs="Courier New"/>
              <w:color w:val="008080"/>
              <w:sz w:val="20"/>
              <w:lang w:eastAsia="fr-FR"/>
            </w:rPr>
          </w:rPrChange>
        </w:rPr>
      </w:pPr>
      <w:moveFrom w:id="3552" w:author="ghislain.aine" w:date="2015-10-30T10:26:00Z">
        <w:ins w:id="3553" w:author="jerome draillard" w:date="2015-10-29T11:43:00Z">
          <w:del w:id="3554" w:author="ghislain.aine" w:date="2015-11-04T16:48:00Z">
            <w:r w:rsidRPr="00D276D8">
              <w:rPr>
                <w:rFonts w:ascii="Courier New" w:eastAsia="Times New Roman" w:hAnsi="Courier New" w:cs="Courier New"/>
                <w:color w:val="008080"/>
                <w:sz w:val="16"/>
                <w:szCs w:val="16"/>
                <w:lang w:eastAsia="fr-FR"/>
                <w:rPrChange w:id="3555" w:author="jerome draillard" w:date="2015-10-29T11:43:00Z">
                  <w:rPr>
                    <w:rFonts w:ascii="Courier New" w:eastAsia="Times New Roman" w:hAnsi="Courier New" w:cs="Courier New"/>
                    <w:color w:val="008080"/>
                    <w:sz w:val="20"/>
                    <w:u w:val="single"/>
                    <w:lang w:eastAsia="fr-FR"/>
                  </w:rPr>
                </w:rPrChange>
              </w:rPr>
              <w:delText xml:space="preserve">    </w:delText>
            </w:r>
            <w:r w:rsidRPr="00D276D8">
              <w:rPr>
                <w:rFonts w:ascii="Courier New" w:eastAsia="Times New Roman" w:hAnsi="Courier New" w:cs="Courier New"/>
                <w:color w:val="008080"/>
                <w:sz w:val="16"/>
                <w:szCs w:val="16"/>
                <w:lang w:val="en-US" w:eastAsia="fr-FR"/>
                <w:rPrChange w:id="3556" w:author="jerome draillard" w:date="2015-10-29T11:43:00Z">
                  <w:rPr>
                    <w:rFonts w:ascii="Courier New" w:eastAsia="Times New Roman" w:hAnsi="Courier New" w:cs="Courier New"/>
                    <w:color w:val="008080"/>
                    <w:sz w:val="20"/>
                    <w:u w:val="single"/>
                    <w:lang w:eastAsia="fr-FR"/>
                  </w:rPr>
                </w:rPrChange>
              </w:rPr>
              <w:delText>* @return Numéro de version</w:delText>
            </w:r>
          </w:del>
        </w:ins>
      </w:moveFrom>
    </w:p>
    <w:p w:rsidR="00BF1190" w:rsidRDefault="00D276D8" w:rsidP="00BF1190">
      <w:pPr>
        <w:shd w:val="clear" w:color="auto" w:fill="FFFFFF"/>
        <w:jc w:val="left"/>
        <w:rPr>
          <w:ins w:id="3557" w:author="jerome draillard" w:date="2015-10-29T11:43:00Z"/>
          <w:del w:id="3558" w:author="ghislain.aine" w:date="2015-11-04T16:48:00Z"/>
          <w:rFonts w:ascii="Courier New" w:eastAsia="Times New Roman" w:hAnsi="Courier New" w:cs="Courier New"/>
          <w:color w:val="000000"/>
          <w:sz w:val="16"/>
          <w:szCs w:val="16"/>
          <w:lang w:val="en-US" w:eastAsia="fr-FR"/>
          <w:rPrChange w:id="3559" w:author="jerome draillard" w:date="2015-10-29T11:43:00Z">
            <w:rPr>
              <w:ins w:id="3560" w:author="jerome draillard" w:date="2015-10-29T11:43:00Z"/>
              <w:del w:id="3561" w:author="ghislain.aine" w:date="2015-11-04T16:48:00Z"/>
              <w:rFonts w:ascii="Courier New" w:eastAsia="Times New Roman" w:hAnsi="Courier New" w:cs="Courier New"/>
              <w:color w:val="000000"/>
              <w:sz w:val="20"/>
              <w:lang w:eastAsia="fr-FR"/>
            </w:rPr>
          </w:rPrChange>
        </w:rPr>
      </w:pPr>
      <w:moveFrom w:id="3562" w:author="ghislain.aine" w:date="2015-10-30T10:26:00Z">
        <w:ins w:id="3563" w:author="jerome draillard" w:date="2015-10-29T11:43:00Z">
          <w:del w:id="3564" w:author="ghislain.aine" w:date="2015-11-04T16:48:00Z">
            <w:r w:rsidRPr="00D276D8">
              <w:rPr>
                <w:rFonts w:ascii="Courier New" w:eastAsia="Times New Roman" w:hAnsi="Courier New" w:cs="Courier New"/>
                <w:color w:val="008080"/>
                <w:sz w:val="16"/>
                <w:szCs w:val="16"/>
                <w:lang w:val="en-US" w:eastAsia="fr-FR"/>
                <w:rPrChange w:id="3565" w:author="jerome draillard" w:date="2015-10-29T11:43:00Z">
                  <w:rPr>
                    <w:rFonts w:ascii="Courier New" w:eastAsia="Times New Roman" w:hAnsi="Courier New" w:cs="Courier New"/>
                    <w:color w:val="008080"/>
                    <w:sz w:val="20"/>
                    <w:u w:val="single"/>
                    <w:lang w:eastAsia="fr-FR"/>
                  </w:rPr>
                </w:rPrChange>
              </w:rPr>
              <w:delText xml:space="preserve">    */</w:delText>
            </w:r>
          </w:del>
        </w:ins>
      </w:moveFrom>
    </w:p>
    <w:p w:rsidR="00BF1190" w:rsidRDefault="00D276D8" w:rsidP="00BF1190">
      <w:pPr>
        <w:shd w:val="clear" w:color="auto" w:fill="FFFFFF"/>
        <w:jc w:val="left"/>
        <w:rPr>
          <w:ins w:id="3566" w:author="jerome draillard" w:date="2015-10-29T11:43:00Z"/>
          <w:del w:id="3567" w:author="ghislain.aine" w:date="2015-11-04T16:48:00Z"/>
          <w:rFonts w:ascii="Courier New" w:eastAsia="Times New Roman" w:hAnsi="Courier New" w:cs="Courier New"/>
          <w:color w:val="000000"/>
          <w:sz w:val="16"/>
          <w:szCs w:val="16"/>
          <w:lang w:val="en-US" w:eastAsia="fr-FR"/>
          <w:rPrChange w:id="3568" w:author="jerome draillard" w:date="2015-10-29T11:43:00Z">
            <w:rPr>
              <w:ins w:id="3569" w:author="jerome draillard" w:date="2015-10-29T11:43:00Z"/>
              <w:del w:id="3570" w:author="ghislain.aine" w:date="2015-11-04T16:48:00Z"/>
              <w:rFonts w:ascii="Courier New" w:eastAsia="Times New Roman" w:hAnsi="Courier New" w:cs="Courier New"/>
              <w:color w:val="000000"/>
              <w:sz w:val="20"/>
              <w:lang w:eastAsia="fr-FR"/>
            </w:rPr>
          </w:rPrChange>
        </w:rPr>
      </w:pPr>
      <w:moveFrom w:id="3571" w:author="ghislain.aine" w:date="2015-10-30T10:26:00Z">
        <w:ins w:id="3572" w:author="jerome draillard" w:date="2015-10-29T11:43:00Z">
          <w:del w:id="3573" w:author="ghislain.aine" w:date="2015-11-04T16:48:00Z">
            <w:r w:rsidRPr="00D276D8">
              <w:rPr>
                <w:rFonts w:ascii="Courier New" w:eastAsia="Times New Roman" w:hAnsi="Courier New" w:cs="Courier New"/>
                <w:color w:val="000000"/>
                <w:sz w:val="16"/>
                <w:szCs w:val="16"/>
                <w:lang w:val="en-US" w:eastAsia="fr-FR"/>
                <w:rPrChange w:id="3574" w:author="jerome draillard" w:date="2015-10-29T11:43:00Z">
                  <w:rPr>
                    <w:rFonts w:ascii="Courier New" w:eastAsia="Times New Roman" w:hAnsi="Courier New" w:cs="Courier New"/>
                    <w:color w:val="000000"/>
                    <w:sz w:val="20"/>
                    <w:u w:val="single"/>
                    <w:lang w:eastAsia="fr-FR"/>
                  </w:rPr>
                </w:rPrChange>
              </w:rPr>
              <w:delText xml:space="preserve">    QString DemoPluginFactory_Class</w:delText>
            </w:r>
            <w:r w:rsidRPr="00D276D8">
              <w:rPr>
                <w:rFonts w:ascii="Courier New" w:eastAsia="Times New Roman" w:hAnsi="Courier New" w:cs="Courier New"/>
                <w:b/>
                <w:bCs/>
                <w:color w:val="000080"/>
                <w:sz w:val="16"/>
                <w:szCs w:val="16"/>
                <w:lang w:val="en-US" w:eastAsia="fr-FR"/>
                <w:rPrChange w:id="3575"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576" w:author="jerome draillard" w:date="2015-10-29T11:43:00Z">
                  <w:rPr>
                    <w:rFonts w:ascii="Courier New" w:eastAsia="Times New Roman" w:hAnsi="Courier New" w:cs="Courier New"/>
                    <w:color w:val="000000"/>
                    <w:sz w:val="20"/>
                    <w:u w:val="single"/>
                    <w:lang w:eastAsia="fr-FR"/>
                  </w:rPr>
                </w:rPrChange>
              </w:rPr>
              <w:delText>GetPluginVersion</w:delText>
            </w:r>
            <w:r w:rsidRPr="00D276D8">
              <w:rPr>
                <w:rFonts w:ascii="Courier New" w:eastAsia="Times New Roman" w:hAnsi="Courier New" w:cs="Courier New"/>
                <w:b/>
                <w:bCs/>
                <w:color w:val="000080"/>
                <w:sz w:val="16"/>
                <w:szCs w:val="16"/>
                <w:lang w:val="en-US" w:eastAsia="fr-FR"/>
                <w:rPrChange w:id="357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578" w:author="jerome draillard" w:date="2015-10-29T11:43:00Z"/>
          <w:del w:id="3579" w:author="ghislain.aine" w:date="2015-11-04T16:48:00Z"/>
          <w:rFonts w:ascii="Courier New" w:eastAsia="Times New Roman" w:hAnsi="Courier New" w:cs="Courier New"/>
          <w:color w:val="000000"/>
          <w:sz w:val="16"/>
          <w:szCs w:val="16"/>
          <w:lang w:val="en-US" w:eastAsia="fr-FR"/>
          <w:rPrChange w:id="3580" w:author="jerome draillard" w:date="2015-10-29T11:43:00Z">
            <w:rPr>
              <w:ins w:id="3581" w:author="jerome draillard" w:date="2015-10-29T11:43:00Z"/>
              <w:del w:id="3582" w:author="ghislain.aine" w:date="2015-11-04T16:48:00Z"/>
              <w:rFonts w:ascii="Courier New" w:eastAsia="Times New Roman" w:hAnsi="Courier New" w:cs="Courier New"/>
              <w:color w:val="000000"/>
              <w:sz w:val="20"/>
              <w:lang w:eastAsia="fr-FR"/>
            </w:rPr>
          </w:rPrChange>
        </w:rPr>
      </w:pPr>
      <w:moveFrom w:id="3583" w:author="ghislain.aine" w:date="2015-10-30T10:26:00Z">
        <w:ins w:id="3584" w:author="jerome draillard" w:date="2015-10-29T11:43:00Z">
          <w:del w:id="3585" w:author="ghislain.aine" w:date="2015-11-04T16:48:00Z">
            <w:r w:rsidRPr="00D276D8">
              <w:rPr>
                <w:rFonts w:ascii="Courier New" w:eastAsia="Times New Roman" w:hAnsi="Courier New" w:cs="Courier New"/>
                <w:color w:val="000000"/>
                <w:sz w:val="16"/>
                <w:szCs w:val="16"/>
                <w:lang w:val="en-US" w:eastAsia="fr-FR"/>
                <w:rPrChange w:id="3586"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val="en-US" w:eastAsia="fr-FR"/>
                <w:rPrChange w:id="358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588" w:author="jerome draillard" w:date="2015-10-29T11:43:00Z"/>
          <w:del w:id="3589" w:author="ghislain.aine" w:date="2015-11-04T16:48:00Z"/>
          <w:rFonts w:ascii="Courier New" w:eastAsia="Times New Roman" w:hAnsi="Courier New" w:cs="Courier New"/>
          <w:color w:val="000000"/>
          <w:sz w:val="16"/>
          <w:szCs w:val="16"/>
          <w:lang w:val="en-US" w:eastAsia="fr-FR"/>
          <w:rPrChange w:id="3590" w:author="jerome draillard" w:date="2015-10-29T11:43:00Z">
            <w:rPr>
              <w:ins w:id="3591" w:author="jerome draillard" w:date="2015-10-29T11:43:00Z"/>
              <w:del w:id="3592" w:author="ghislain.aine" w:date="2015-11-04T16:48:00Z"/>
              <w:rFonts w:ascii="Courier New" w:eastAsia="Times New Roman" w:hAnsi="Courier New" w:cs="Courier New"/>
              <w:color w:val="000000"/>
              <w:sz w:val="20"/>
              <w:lang w:eastAsia="fr-FR"/>
            </w:rPr>
          </w:rPrChange>
        </w:rPr>
      </w:pPr>
      <w:moveFrom w:id="3593" w:author="ghislain.aine" w:date="2015-10-30T10:26:00Z">
        <w:ins w:id="3594" w:author="jerome draillard" w:date="2015-10-29T11:43:00Z">
          <w:del w:id="3595" w:author="ghislain.aine" w:date="2015-11-04T16:48:00Z">
            <w:r w:rsidRPr="00D276D8">
              <w:rPr>
                <w:rFonts w:ascii="Courier New" w:eastAsia="Times New Roman" w:hAnsi="Courier New" w:cs="Courier New"/>
                <w:color w:val="000000"/>
                <w:sz w:val="16"/>
                <w:szCs w:val="16"/>
                <w:lang w:val="en-US" w:eastAsia="fr-FR"/>
                <w:rPrChange w:id="3596" w:author="jerome draillard" w:date="2015-10-29T11:43:00Z">
                  <w:rPr>
                    <w:rFonts w:ascii="Courier New" w:eastAsia="Times New Roman" w:hAnsi="Courier New" w:cs="Courier New"/>
                    <w:color w:val="000000"/>
                    <w:sz w:val="20"/>
                    <w:u w:val="single"/>
                    <w:lang w:eastAsia="fr-FR"/>
                  </w:rPr>
                </w:rPrChange>
              </w:rPr>
              <w:delText xml:space="preserve">        QString build</w:delText>
            </w:r>
            <w:r w:rsidRPr="00D276D8">
              <w:rPr>
                <w:rFonts w:ascii="Courier New" w:eastAsia="Times New Roman" w:hAnsi="Courier New" w:cs="Courier New"/>
                <w:b/>
                <w:bCs/>
                <w:color w:val="000080"/>
                <w:sz w:val="16"/>
                <w:szCs w:val="16"/>
                <w:lang w:val="en-US" w:eastAsia="fr-FR"/>
                <w:rPrChange w:id="359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598" w:author="jerome draillard" w:date="2015-10-29T11:43:00Z"/>
          <w:del w:id="3599" w:author="ghislain.aine" w:date="2015-11-04T16:48:00Z"/>
          <w:rFonts w:ascii="Courier New" w:eastAsia="Times New Roman" w:hAnsi="Courier New" w:cs="Courier New"/>
          <w:color w:val="000000"/>
          <w:sz w:val="16"/>
          <w:szCs w:val="16"/>
          <w:lang w:val="en-US" w:eastAsia="fr-FR"/>
          <w:rPrChange w:id="3600" w:author="jerome draillard" w:date="2015-10-29T11:43:00Z">
            <w:rPr>
              <w:ins w:id="3601" w:author="jerome draillard" w:date="2015-10-29T11:43:00Z"/>
              <w:del w:id="3602"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603" w:author="jerome draillard" w:date="2015-10-29T11:43:00Z"/>
          <w:del w:id="3604" w:author="ghislain.aine" w:date="2015-11-04T16:48:00Z"/>
          <w:rFonts w:ascii="Courier New" w:eastAsia="Times New Roman" w:hAnsi="Courier New" w:cs="Courier New"/>
          <w:color w:val="000000"/>
          <w:sz w:val="16"/>
          <w:szCs w:val="16"/>
          <w:lang w:val="en-US" w:eastAsia="fr-FR"/>
          <w:rPrChange w:id="3605" w:author="jerome draillard" w:date="2015-10-29T11:43:00Z">
            <w:rPr>
              <w:ins w:id="3606" w:author="jerome draillard" w:date="2015-10-29T11:43:00Z"/>
              <w:del w:id="3607" w:author="ghislain.aine" w:date="2015-11-04T16:48:00Z"/>
              <w:rFonts w:ascii="Courier New" w:eastAsia="Times New Roman" w:hAnsi="Courier New" w:cs="Courier New"/>
              <w:color w:val="000000"/>
              <w:sz w:val="20"/>
              <w:lang w:eastAsia="fr-FR"/>
            </w:rPr>
          </w:rPrChange>
        </w:rPr>
      </w:pPr>
      <w:moveFrom w:id="3608" w:author="ghislain.aine" w:date="2015-10-30T10:26:00Z">
        <w:ins w:id="3609" w:author="jerome draillard" w:date="2015-10-29T11:43:00Z">
          <w:del w:id="3610" w:author="ghislain.aine" w:date="2015-11-04T16:48:00Z">
            <w:r w:rsidRPr="00D276D8">
              <w:rPr>
                <w:rFonts w:ascii="Courier New" w:eastAsia="Times New Roman" w:hAnsi="Courier New" w:cs="Courier New"/>
                <w:color w:val="000000"/>
                <w:sz w:val="16"/>
                <w:szCs w:val="16"/>
                <w:lang w:val="en-US" w:eastAsia="fr-FR"/>
                <w:rPrChange w:id="3611" w:author="jerome draillard" w:date="2015-10-29T11:43:00Z">
                  <w:rPr>
                    <w:rFonts w:ascii="Courier New" w:eastAsia="Times New Roman" w:hAnsi="Courier New" w:cs="Courier New"/>
                    <w:color w:val="000000"/>
                    <w:sz w:val="20"/>
                    <w:u w:val="single"/>
                    <w:lang w:eastAsia="fr-FR"/>
                  </w:rPr>
                </w:rPrChange>
              </w:rPr>
              <w:delText xml:space="preserve">        build </w:delText>
            </w:r>
            <w:r w:rsidRPr="00D276D8">
              <w:rPr>
                <w:rFonts w:ascii="Courier New" w:eastAsia="Times New Roman" w:hAnsi="Courier New" w:cs="Courier New"/>
                <w:b/>
                <w:bCs/>
                <w:color w:val="000080"/>
                <w:sz w:val="16"/>
                <w:szCs w:val="16"/>
                <w:lang w:val="en-US" w:eastAsia="fr-FR"/>
                <w:rPrChange w:id="361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13" w:author="jerome draillard" w:date="2015-10-29T11:43:00Z">
                  <w:rPr>
                    <w:rFonts w:ascii="Courier New" w:eastAsia="Times New Roman" w:hAnsi="Courier New" w:cs="Courier New"/>
                    <w:color w:val="000000"/>
                    <w:sz w:val="20"/>
                    <w:u w:val="single"/>
                    <w:lang w:eastAsia="fr-FR"/>
                  </w:rPr>
                </w:rPrChange>
              </w:rPr>
              <w:delText xml:space="preserve"> QString</w:delText>
            </w:r>
            <w:r w:rsidRPr="00D276D8">
              <w:rPr>
                <w:rFonts w:ascii="Courier New" w:eastAsia="Times New Roman" w:hAnsi="Courier New" w:cs="Courier New"/>
                <w:b/>
                <w:bCs/>
                <w:color w:val="000080"/>
                <w:sz w:val="16"/>
                <w:szCs w:val="16"/>
                <w:lang w:val="en-US" w:eastAsia="fr-FR"/>
                <w:rPrChange w:id="361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808080"/>
                <w:sz w:val="16"/>
                <w:szCs w:val="16"/>
                <w:lang w:val="en-US" w:eastAsia="fr-FR"/>
                <w:rPrChange w:id="3615" w:author="jerome draillard" w:date="2015-10-29T11:43:00Z">
                  <w:rPr>
                    <w:rFonts w:ascii="Courier New" w:eastAsia="Times New Roman" w:hAnsi="Courier New" w:cs="Courier New"/>
                    <w:color w:val="808080"/>
                    <w:sz w:val="20"/>
                    <w:u w:val="single"/>
                    <w:lang w:eastAsia="fr-FR"/>
                  </w:rPr>
                </w:rPrChange>
              </w:rPr>
              <w:delText>"%1 %2"</w:delText>
            </w:r>
            <w:r w:rsidRPr="00D276D8">
              <w:rPr>
                <w:rFonts w:ascii="Courier New" w:eastAsia="Times New Roman" w:hAnsi="Courier New" w:cs="Courier New"/>
                <w:b/>
                <w:bCs/>
                <w:color w:val="000080"/>
                <w:sz w:val="16"/>
                <w:szCs w:val="16"/>
                <w:lang w:val="en-US" w:eastAsia="fr-FR"/>
                <w:rPrChange w:id="361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17" w:author="jerome draillard" w:date="2015-10-29T11:43:00Z">
                  <w:rPr>
                    <w:rFonts w:ascii="Courier New" w:eastAsia="Times New Roman" w:hAnsi="Courier New" w:cs="Courier New"/>
                    <w:color w:val="000000"/>
                    <w:sz w:val="20"/>
                    <w:u w:val="single"/>
                    <w:lang w:eastAsia="fr-FR"/>
                  </w:rPr>
                </w:rPrChange>
              </w:rPr>
              <w:delText>arg</w:delText>
            </w:r>
            <w:r w:rsidRPr="00D276D8">
              <w:rPr>
                <w:rFonts w:ascii="Courier New" w:eastAsia="Times New Roman" w:hAnsi="Courier New" w:cs="Courier New"/>
                <w:b/>
                <w:bCs/>
                <w:color w:val="000080"/>
                <w:sz w:val="16"/>
                <w:szCs w:val="16"/>
                <w:lang w:val="en-US" w:eastAsia="fr-FR"/>
                <w:rPrChange w:id="361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19" w:author="jerome draillard" w:date="2015-10-29T11:43:00Z">
                  <w:rPr>
                    <w:rFonts w:ascii="Courier New" w:eastAsia="Times New Roman" w:hAnsi="Courier New" w:cs="Courier New"/>
                    <w:color w:val="000000"/>
                    <w:sz w:val="20"/>
                    <w:u w:val="single"/>
                    <w:lang w:eastAsia="fr-FR"/>
                  </w:rPr>
                </w:rPrChange>
              </w:rPr>
              <w:delText>__DATE__</w:delText>
            </w:r>
            <w:r w:rsidRPr="00D276D8">
              <w:rPr>
                <w:rFonts w:ascii="Courier New" w:eastAsia="Times New Roman" w:hAnsi="Courier New" w:cs="Courier New"/>
                <w:b/>
                <w:bCs/>
                <w:color w:val="000080"/>
                <w:sz w:val="16"/>
                <w:szCs w:val="16"/>
                <w:lang w:val="en-US" w:eastAsia="fr-FR"/>
                <w:rPrChange w:id="362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21" w:author="jerome draillard" w:date="2015-10-29T11:43:00Z">
                  <w:rPr>
                    <w:rFonts w:ascii="Courier New" w:eastAsia="Times New Roman" w:hAnsi="Courier New" w:cs="Courier New"/>
                    <w:color w:val="000000"/>
                    <w:sz w:val="20"/>
                    <w:u w:val="single"/>
                    <w:lang w:eastAsia="fr-FR"/>
                  </w:rPr>
                </w:rPrChange>
              </w:rPr>
              <w:delText>arg</w:delText>
            </w:r>
            <w:r w:rsidRPr="00D276D8">
              <w:rPr>
                <w:rFonts w:ascii="Courier New" w:eastAsia="Times New Roman" w:hAnsi="Courier New" w:cs="Courier New"/>
                <w:b/>
                <w:bCs/>
                <w:color w:val="000080"/>
                <w:sz w:val="16"/>
                <w:szCs w:val="16"/>
                <w:lang w:val="en-US" w:eastAsia="fr-FR"/>
                <w:rPrChange w:id="362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23" w:author="jerome draillard" w:date="2015-10-29T11:43:00Z">
                  <w:rPr>
                    <w:rFonts w:ascii="Courier New" w:eastAsia="Times New Roman" w:hAnsi="Courier New" w:cs="Courier New"/>
                    <w:color w:val="000000"/>
                    <w:sz w:val="20"/>
                    <w:u w:val="single"/>
                    <w:lang w:eastAsia="fr-FR"/>
                  </w:rPr>
                </w:rPrChange>
              </w:rPr>
              <w:delText>__TIME__</w:delText>
            </w:r>
            <w:r w:rsidRPr="00D276D8">
              <w:rPr>
                <w:rFonts w:ascii="Courier New" w:eastAsia="Times New Roman" w:hAnsi="Courier New" w:cs="Courier New"/>
                <w:b/>
                <w:bCs/>
                <w:color w:val="000080"/>
                <w:sz w:val="16"/>
                <w:szCs w:val="16"/>
                <w:lang w:val="en-US" w:eastAsia="fr-FR"/>
                <w:rPrChange w:id="3624"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625" w:author="jerome draillard" w:date="2015-10-29T11:43:00Z"/>
          <w:del w:id="3626" w:author="ghislain.aine" w:date="2015-11-04T16:48:00Z"/>
          <w:rFonts w:ascii="Courier New" w:eastAsia="Times New Roman" w:hAnsi="Courier New" w:cs="Courier New"/>
          <w:color w:val="000000"/>
          <w:sz w:val="16"/>
          <w:szCs w:val="16"/>
          <w:lang w:val="en-US" w:eastAsia="fr-FR"/>
          <w:rPrChange w:id="3627" w:author="jerome draillard" w:date="2015-10-29T11:43:00Z">
            <w:rPr>
              <w:ins w:id="3628" w:author="jerome draillard" w:date="2015-10-29T11:43:00Z"/>
              <w:del w:id="3629" w:author="ghislain.aine" w:date="2015-11-04T16:48:00Z"/>
              <w:rFonts w:ascii="Courier New" w:eastAsia="Times New Roman" w:hAnsi="Courier New" w:cs="Courier New"/>
              <w:color w:val="000000"/>
              <w:sz w:val="20"/>
              <w:lang w:eastAsia="fr-FR"/>
            </w:rPr>
          </w:rPrChange>
        </w:rPr>
      </w:pPr>
      <w:moveFrom w:id="3630" w:author="ghislain.aine" w:date="2015-10-30T10:26:00Z">
        <w:ins w:id="3631" w:author="jerome draillard" w:date="2015-10-29T11:43:00Z">
          <w:del w:id="3632" w:author="ghislain.aine" w:date="2015-11-04T16:48:00Z">
            <w:r w:rsidRPr="00D276D8">
              <w:rPr>
                <w:rFonts w:ascii="Courier New" w:eastAsia="Times New Roman" w:hAnsi="Courier New" w:cs="Courier New"/>
                <w:color w:val="000000"/>
                <w:sz w:val="16"/>
                <w:szCs w:val="16"/>
                <w:lang w:val="en-US" w:eastAsia="fr-FR"/>
                <w:rPrChange w:id="3633" w:author="jerome draillard" w:date="2015-10-29T11:43:00Z">
                  <w:rPr>
                    <w:rFonts w:ascii="Courier New" w:eastAsia="Times New Roman" w:hAnsi="Courier New" w:cs="Courier New"/>
                    <w:color w:val="000000"/>
                    <w:sz w:val="20"/>
                    <w:u w:val="single"/>
                    <w:lang w:eastAsia="fr-FR"/>
                  </w:rPr>
                </w:rPrChange>
              </w:rPr>
              <w:delText xml:space="preserve">        build </w:delText>
            </w:r>
            <w:r w:rsidRPr="00D276D8">
              <w:rPr>
                <w:rFonts w:ascii="Courier New" w:eastAsia="Times New Roman" w:hAnsi="Courier New" w:cs="Courier New"/>
                <w:b/>
                <w:bCs/>
                <w:color w:val="000080"/>
                <w:sz w:val="16"/>
                <w:szCs w:val="16"/>
                <w:lang w:val="en-US" w:eastAsia="fr-FR"/>
                <w:rPrChange w:id="363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35" w:author="jerome draillard" w:date="2015-10-29T11:43:00Z">
                  <w:rPr>
                    <w:rFonts w:ascii="Courier New" w:eastAsia="Times New Roman" w:hAnsi="Courier New" w:cs="Courier New"/>
                    <w:color w:val="000000"/>
                    <w:sz w:val="20"/>
                    <w:u w:val="single"/>
                    <w:lang w:eastAsia="fr-FR"/>
                  </w:rPr>
                </w:rPrChange>
              </w:rPr>
              <w:delText xml:space="preserve"> build</w:delText>
            </w:r>
            <w:r w:rsidRPr="00D276D8">
              <w:rPr>
                <w:rFonts w:ascii="Courier New" w:eastAsia="Times New Roman" w:hAnsi="Courier New" w:cs="Courier New"/>
                <w:b/>
                <w:bCs/>
                <w:color w:val="000080"/>
                <w:sz w:val="16"/>
                <w:szCs w:val="16"/>
                <w:lang w:val="en-US" w:eastAsia="fr-FR"/>
                <w:rPrChange w:id="363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37" w:author="jerome draillard" w:date="2015-10-29T11:43:00Z">
                  <w:rPr>
                    <w:rFonts w:ascii="Courier New" w:eastAsia="Times New Roman" w:hAnsi="Courier New" w:cs="Courier New"/>
                    <w:color w:val="000000"/>
                    <w:sz w:val="20"/>
                    <w:u w:val="single"/>
                    <w:lang w:eastAsia="fr-FR"/>
                  </w:rPr>
                </w:rPrChange>
              </w:rPr>
              <w:delText>toUpper</w:delText>
            </w:r>
            <w:r w:rsidRPr="00D276D8">
              <w:rPr>
                <w:rFonts w:ascii="Courier New" w:eastAsia="Times New Roman" w:hAnsi="Courier New" w:cs="Courier New"/>
                <w:b/>
                <w:bCs/>
                <w:color w:val="000080"/>
                <w:sz w:val="16"/>
                <w:szCs w:val="16"/>
                <w:lang w:val="en-US" w:eastAsia="fr-FR"/>
                <w:rPrChange w:id="363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639" w:author="jerome draillard" w:date="2015-10-29T11:43:00Z"/>
          <w:del w:id="3640" w:author="ghislain.aine" w:date="2015-11-04T16:48:00Z"/>
          <w:rFonts w:ascii="Courier New" w:eastAsia="Times New Roman" w:hAnsi="Courier New" w:cs="Courier New"/>
          <w:color w:val="000000"/>
          <w:sz w:val="16"/>
          <w:szCs w:val="16"/>
          <w:lang w:val="en-US" w:eastAsia="fr-FR"/>
          <w:rPrChange w:id="3641" w:author="jerome draillard" w:date="2015-10-29T11:43:00Z">
            <w:rPr>
              <w:ins w:id="3642" w:author="jerome draillard" w:date="2015-10-29T11:43:00Z"/>
              <w:del w:id="3643" w:author="ghislain.aine" w:date="2015-11-04T16:48:00Z"/>
              <w:rFonts w:ascii="Courier New" w:eastAsia="Times New Roman" w:hAnsi="Courier New" w:cs="Courier New"/>
              <w:color w:val="000000"/>
              <w:sz w:val="20"/>
              <w:lang w:eastAsia="fr-FR"/>
            </w:rPr>
          </w:rPrChange>
        </w:rPr>
      </w:pPr>
      <w:moveFrom w:id="3644" w:author="ghislain.aine" w:date="2015-10-30T10:26:00Z">
        <w:ins w:id="3645" w:author="jerome draillard" w:date="2015-10-29T11:43:00Z">
          <w:del w:id="3646" w:author="ghislain.aine" w:date="2015-11-04T16:48:00Z">
            <w:r w:rsidRPr="00D276D8">
              <w:rPr>
                <w:rFonts w:ascii="Courier New" w:eastAsia="Times New Roman" w:hAnsi="Courier New" w:cs="Courier New"/>
                <w:color w:val="000000"/>
                <w:sz w:val="16"/>
                <w:szCs w:val="16"/>
                <w:lang w:val="en-US" w:eastAsia="fr-FR"/>
                <w:rPrChange w:id="3647" w:author="jerome draillard" w:date="2015-10-29T11:43:00Z">
                  <w:rPr>
                    <w:rFonts w:ascii="Courier New" w:eastAsia="Times New Roman" w:hAnsi="Courier New" w:cs="Courier New"/>
                    <w:color w:val="000000"/>
                    <w:sz w:val="20"/>
                    <w:u w:val="single"/>
                    <w:lang w:eastAsia="fr-FR"/>
                  </w:rPr>
                </w:rPrChange>
              </w:rPr>
              <w:delText xml:space="preserve">        build</w:delText>
            </w:r>
            <w:r w:rsidRPr="00D276D8">
              <w:rPr>
                <w:rFonts w:ascii="Courier New" w:eastAsia="Times New Roman" w:hAnsi="Courier New" w:cs="Courier New"/>
                <w:b/>
                <w:bCs/>
                <w:color w:val="000080"/>
                <w:sz w:val="16"/>
                <w:szCs w:val="16"/>
                <w:lang w:val="en-US" w:eastAsia="fr-FR"/>
                <w:rPrChange w:id="364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49" w:author="jerome draillard" w:date="2015-10-29T11:43:00Z">
                  <w:rPr>
                    <w:rFonts w:ascii="Courier New" w:eastAsia="Times New Roman" w:hAnsi="Courier New" w:cs="Courier New"/>
                    <w:color w:val="000000"/>
                    <w:sz w:val="20"/>
                    <w:u w:val="single"/>
                    <w:lang w:eastAsia="fr-FR"/>
                  </w:rPr>
                </w:rPrChange>
              </w:rPr>
              <w:delText>replace</w:delText>
            </w:r>
            <w:r w:rsidRPr="00D276D8">
              <w:rPr>
                <w:rFonts w:ascii="Courier New" w:eastAsia="Times New Roman" w:hAnsi="Courier New" w:cs="Courier New"/>
                <w:b/>
                <w:bCs/>
                <w:color w:val="000080"/>
                <w:sz w:val="16"/>
                <w:szCs w:val="16"/>
                <w:lang w:val="en-US" w:eastAsia="fr-FR"/>
                <w:rPrChange w:id="365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51" w:author="jerome draillard" w:date="2015-10-29T11:43:00Z">
                  <w:rPr>
                    <w:rFonts w:ascii="Courier New" w:eastAsia="Times New Roman" w:hAnsi="Courier New" w:cs="Courier New"/>
                    <w:color w:val="000000"/>
                    <w:sz w:val="20"/>
                    <w:u w:val="single"/>
                    <w:lang w:eastAsia="fr-FR"/>
                  </w:rPr>
                </w:rPrChange>
              </w:rPr>
              <w:delText>QRegExp</w:delText>
            </w:r>
            <w:r w:rsidRPr="00D276D8">
              <w:rPr>
                <w:rFonts w:ascii="Courier New" w:eastAsia="Times New Roman" w:hAnsi="Courier New" w:cs="Courier New"/>
                <w:b/>
                <w:bCs/>
                <w:color w:val="000080"/>
                <w:sz w:val="16"/>
                <w:szCs w:val="16"/>
                <w:lang w:val="en-US" w:eastAsia="fr-FR"/>
                <w:rPrChange w:id="365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808080"/>
                <w:sz w:val="16"/>
                <w:szCs w:val="16"/>
                <w:lang w:val="en-US" w:eastAsia="fr-FR"/>
                <w:rPrChange w:id="3653" w:author="jerome draillard" w:date="2015-10-29T11:43:00Z">
                  <w:rPr>
                    <w:rFonts w:ascii="Courier New" w:eastAsia="Times New Roman" w:hAnsi="Courier New" w:cs="Courier New"/>
                    <w:color w:val="808080"/>
                    <w:sz w:val="20"/>
                    <w:u w:val="single"/>
                    <w:lang w:eastAsia="fr-FR"/>
                  </w:rPr>
                </w:rPrChange>
              </w:rPr>
              <w:delText>"[ |:]+"</w:delText>
            </w:r>
            <w:r w:rsidRPr="00D276D8">
              <w:rPr>
                <w:rFonts w:ascii="Courier New" w:eastAsia="Times New Roman" w:hAnsi="Courier New" w:cs="Courier New"/>
                <w:b/>
                <w:bCs/>
                <w:color w:val="000080"/>
                <w:sz w:val="16"/>
                <w:szCs w:val="16"/>
                <w:lang w:val="en-US" w:eastAsia="fr-FR"/>
                <w:rPrChange w:id="365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5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8080"/>
                <w:sz w:val="16"/>
                <w:szCs w:val="16"/>
                <w:lang w:val="en-US" w:eastAsia="fr-FR"/>
                <w:rPrChange w:id="3656" w:author="jerome draillard" w:date="2015-10-29T11:43:00Z">
                  <w:rPr>
                    <w:rFonts w:ascii="Courier New" w:eastAsia="Times New Roman" w:hAnsi="Courier New" w:cs="Courier New"/>
                    <w:color w:val="808080"/>
                    <w:sz w:val="20"/>
                    <w:u w:val="single"/>
                    <w:lang w:eastAsia="fr-FR"/>
                  </w:rPr>
                </w:rPrChange>
              </w:rPr>
              <w:delText>"."</w:delText>
            </w:r>
            <w:r w:rsidRPr="00D276D8">
              <w:rPr>
                <w:rFonts w:ascii="Courier New" w:eastAsia="Times New Roman" w:hAnsi="Courier New" w:cs="Courier New"/>
                <w:b/>
                <w:bCs/>
                <w:color w:val="000080"/>
                <w:sz w:val="16"/>
                <w:szCs w:val="16"/>
                <w:lang w:val="en-US" w:eastAsia="fr-FR"/>
                <w:rPrChange w:id="365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658" w:author="jerome draillard" w:date="2015-10-29T11:43:00Z"/>
          <w:del w:id="3659" w:author="ghislain.aine" w:date="2015-11-04T16:48:00Z"/>
          <w:rFonts w:ascii="Courier New" w:eastAsia="Times New Roman" w:hAnsi="Courier New" w:cs="Courier New"/>
          <w:color w:val="804000"/>
          <w:sz w:val="16"/>
          <w:szCs w:val="16"/>
          <w:lang w:val="en-US" w:eastAsia="fr-FR"/>
          <w:rPrChange w:id="3660" w:author="jerome draillard" w:date="2015-10-29T12:50:00Z">
            <w:rPr>
              <w:ins w:id="3661" w:author="jerome draillard" w:date="2015-10-29T11:43:00Z"/>
              <w:del w:id="3662" w:author="ghislain.aine" w:date="2015-11-04T16:48:00Z"/>
              <w:rFonts w:ascii="Courier New" w:eastAsia="Times New Roman" w:hAnsi="Courier New" w:cs="Courier New"/>
              <w:color w:val="804000"/>
              <w:sz w:val="20"/>
              <w:lang w:eastAsia="fr-FR"/>
            </w:rPr>
          </w:rPrChange>
        </w:rPr>
      </w:pPr>
      <w:moveFrom w:id="3663" w:author="ghislain.aine" w:date="2015-10-30T10:26:00Z">
        <w:ins w:id="3664" w:author="jerome draillard" w:date="2015-10-29T11:43:00Z">
          <w:del w:id="3665" w:author="ghislain.aine" w:date="2015-11-04T16:48:00Z">
            <w:r w:rsidRPr="00D276D8">
              <w:rPr>
                <w:rFonts w:ascii="Courier New" w:eastAsia="Times New Roman" w:hAnsi="Courier New" w:cs="Courier New"/>
                <w:color w:val="804000"/>
                <w:sz w:val="16"/>
                <w:szCs w:val="16"/>
                <w:lang w:val="en-US" w:eastAsia="fr-FR"/>
                <w:rPrChange w:id="3666" w:author="jerome draillard" w:date="2015-10-29T12:50:00Z">
                  <w:rPr>
                    <w:rFonts w:ascii="Courier New" w:eastAsia="Times New Roman" w:hAnsi="Courier New" w:cs="Courier New"/>
                    <w:color w:val="804000"/>
                    <w:sz w:val="20"/>
                    <w:u w:val="single"/>
                    <w:lang w:eastAsia="fr-FR"/>
                  </w:rPr>
                </w:rPrChange>
              </w:rPr>
              <w:delText>#ifndef QT_NO_DEBUG</w:delText>
            </w:r>
          </w:del>
        </w:ins>
      </w:moveFrom>
    </w:p>
    <w:p w:rsidR="00BF1190" w:rsidRDefault="00D276D8" w:rsidP="00BF1190">
      <w:pPr>
        <w:shd w:val="clear" w:color="auto" w:fill="FFFFFF"/>
        <w:jc w:val="left"/>
        <w:rPr>
          <w:ins w:id="3667" w:author="jerome draillard" w:date="2015-10-29T11:43:00Z"/>
          <w:del w:id="3668" w:author="ghislain.aine" w:date="2015-11-04T16:48:00Z"/>
          <w:rFonts w:ascii="Courier New" w:eastAsia="Times New Roman" w:hAnsi="Courier New" w:cs="Courier New"/>
          <w:color w:val="000000"/>
          <w:sz w:val="16"/>
          <w:szCs w:val="16"/>
          <w:lang w:val="en-US" w:eastAsia="fr-FR"/>
          <w:rPrChange w:id="3669" w:author="jerome draillard" w:date="2015-10-29T11:43:00Z">
            <w:rPr>
              <w:ins w:id="3670" w:author="jerome draillard" w:date="2015-10-29T11:43:00Z"/>
              <w:del w:id="3671" w:author="ghislain.aine" w:date="2015-11-04T16:48:00Z"/>
              <w:rFonts w:ascii="Courier New" w:eastAsia="Times New Roman" w:hAnsi="Courier New" w:cs="Courier New"/>
              <w:color w:val="000000"/>
              <w:sz w:val="20"/>
              <w:lang w:eastAsia="fr-FR"/>
            </w:rPr>
          </w:rPrChange>
        </w:rPr>
      </w:pPr>
      <w:moveFrom w:id="3672" w:author="ghislain.aine" w:date="2015-10-30T10:26:00Z">
        <w:ins w:id="3673" w:author="jerome draillard" w:date="2015-10-29T11:43:00Z">
          <w:del w:id="3674" w:author="ghislain.aine" w:date="2015-11-04T16:48:00Z">
            <w:r w:rsidRPr="00D276D8">
              <w:rPr>
                <w:rFonts w:ascii="Courier New" w:eastAsia="Times New Roman" w:hAnsi="Courier New" w:cs="Courier New"/>
                <w:color w:val="000000"/>
                <w:sz w:val="16"/>
                <w:szCs w:val="16"/>
                <w:lang w:val="en-US" w:eastAsia="fr-FR"/>
                <w:rPrChange w:id="3675" w:author="jerome draillard" w:date="2015-10-29T11:43:00Z">
                  <w:rPr>
                    <w:rFonts w:ascii="Courier New" w:eastAsia="Times New Roman" w:hAnsi="Courier New" w:cs="Courier New"/>
                    <w:color w:val="000000"/>
                    <w:sz w:val="20"/>
                    <w:u w:val="single"/>
                    <w:lang w:eastAsia="fr-FR"/>
                  </w:rPr>
                </w:rPrChange>
              </w:rPr>
              <w:delText xml:space="preserve">        build </w:delText>
            </w:r>
            <w:r w:rsidRPr="00D276D8">
              <w:rPr>
                <w:rFonts w:ascii="Courier New" w:eastAsia="Times New Roman" w:hAnsi="Courier New" w:cs="Courier New"/>
                <w:b/>
                <w:bCs/>
                <w:color w:val="000080"/>
                <w:sz w:val="16"/>
                <w:szCs w:val="16"/>
                <w:lang w:val="en-US" w:eastAsia="fr-FR"/>
                <w:rPrChange w:id="367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7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8080"/>
                <w:sz w:val="16"/>
                <w:szCs w:val="16"/>
                <w:lang w:val="en-US" w:eastAsia="fr-FR"/>
                <w:rPrChange w:id="3678" w:author="jerome draillard" w:date="2015-10-29T11:43:00Z">
                  <w:rPr>
                    <w:rFonts w:ascii="Courier New" w:eastAsia="Times New Roman" w:hAnsi="Courier New" w:cs="Courier New"/>
                    <w:color w:val="808080"/>
                    <w:sz w:val="20"/>
                    <w:u w:val="single"/>
                    <w:lang w:eastAsia="fr-FR"/>
                  </w:rPr>
                </w:rPrChange>
              </w:rPr>
              <w:delText>" (Debug)"</w:delText>
            </w:r>
            <w:r w:rsidRPr="00D276D8">
              <w:rPr>
                <w:rFonts w:ascii="Courier New" w:eastAsia="Times New Roman" w:hAnsi="Courier New" w:cs="Courier New"/>
                <w:b/>
                <w:bCs/>
                <w:color w:val="000080"/>
                <w:sz w:val="16"/>
                <w:szCs w:val="16"/>
                <w:lang w:val="en-US" w:eastAsia="fr-FR"/>
                <w:rPrChange w:id="3679"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680" w:author="jerome draillard" w:date="2015-10-29T11:43:00Z"/>
          <w:del w:id="3681" w:author="ghislain.aine" w:date="2015-11-04T16:48:00Z"/>
          <w:rFonts w:ascii="Courier New" w:eastAsia="Times New Roman" w:hAnsi="Courier New" w:cs="Courier New"/>
          <w:color w:val="804000"/>
          <w:sz w:val="16"/>
          <w:szCs w:val="16"/>
          <w:lang w:val="en-US" w:eastAsia="fr-FR"/>
          <w:rPrChange w:id="3682" w:author="jerome draillard" w:date="2015-10-29T11:43:00Z">
            <w:rPr>
              <w:ins w:id="3683" w:author="jerome draillard" w:date="2015-10-29T11:43:00Z"/>
              <w:del w:id="3684" w:author="ghislain.aine" w:date="2015-11-04T16:48:00Z"/>
              <w:rFonts w:ascii="Courier New" w:eastAsia="Times New Roman" w:hAnsi="Courier New" w:cs="Courier New"/>
              <w:color w:val="804000"/>
              <w:sz w:val="20"/>
              <w:lang w:eastAsia="fr-FR"/>
            </w:rPr>
          </w:rPrChange>
        </w:rPr>
      </w:pPr>
      <w:moveFrom w:id="3685" w:author="ghislain.aine" w:date="2015-10-30T10:26:00Z">
        <w:ins w:id="3686" w:author="jerome draillard" w:date="2015-10-29T11:43:00Z">
          <w:del w:id="3687" w:author="ghislain.aine" w:date="2015-11-04T16:48:00Z">
            <w:r w:rsidRPr="00D276D8">
              <w:rPr>
                <w:rFonts w:ascii="Courier New" w:eastAsia="Times New Roman" w:hAnsi="Courier New" w:cs="Courier New"/>
                <w:color w:val="804000"/>
                <w:sz w:val="16"/>
                <w:szCs w:val="16"/>
                <w:lang w:val="en-US" w:eastAsia="fr-FR"/>
                <w:rPrChange w:id="3688" w:author="jerome draillard" w:date="2015-10-29T11:43:00Z">
                  <w:rPr>
                    <w:rFonts w:ascii="Courier New" w:eastAsia="Times New Roman" w:hAnsi="Courier New" w:cs="Courier New"/>
                    <w:color w:val="804000"/>
                    <w:sz w:val="20"/>
                    <w:u w:val="single"/>
                    <w:lang w:eastAsia="fr-FR"/>
                  </w:rPr>
                </w:rPrChange>
              </w:rPr>
              <w:delText xml:space="preserve">#else </w:delText>
            </w:r>
          </w:del>
        </w:ins>
      </w:moveFrom>
    </w:p>
    <w:p w:rsidR="00BF1190" w:rsidRDefault="00D276D8" w:rsidP="00BF1190">
      <w:pPr>
        <w:shd w:val="clear" w:color="auto" w:fill="FFFFFF"/>
        <w:jc w:val="left"/>
        <w:rPr>
          <w:ins w:id="3689" w:author="jerome draillard" w:date="2015-10-29T11:43:00Z"/>
          <w:del w:id="3690" w:author="ghislain.aine" w:date="2015-11-04T16:48:00Z"/>
          <w:rFonts w:ascii="Courier New" w:eastAsia="Times New Roman" w:hAnsi="Courier New" w:cs="Courier New"/>
          <w:color w:val="000000"/>
          <w:sz w:val="16"/>
          <w:szCs w:val="16"/>
          <w:lang w:val="en-US" w:eastAsia="fr-FR"/>
          <w:rPrChange w:id="3691" w:author="jerome draillard" w:date="2015-10-29T11:43:00Z">
            <w:rPr>
              <w:ins w:id="3692" w:author="jerome draillard" w:date="2015-10-29T11:43:00Z"/>
              <w:del w:id="3693" w:author="ghislain.aine" w:date="2015-11-04T16:48:00Z"/>
              <w:rFonts w:ascii="Courier New" w:eastAsia="Times New Roman" w:hAnsi="Courier New" w:cs="Courier New"/>
              <w:color w:val="000000"/>
              <w:sz w:val="20"/>
              <w:lang w:eastAsia="fr-FR"/>
            </w:rPr>
          </w:rPrChange>
        </w:rPr>
      </w:pPr>
      <w:moveFrom w:id="3694" w:author="ghislain.aine" w:date="2015-10-30T10:26:00Z">
        <w:ins w:id="3695" w:author="jerome draillard" w:date="2015-10-29T11:43:00Z">
          <w:del w:id="3696" w:author="ghislain.aine" w:date="2015-11-04T16:48:00Z">
            <w:r w:rsidRPr="00D276D8">
              <w:rPr>
                <w:rFonts w:ascii="Courier New" w:eastAsia="Times New Roman" w:hAnsi="Courier New" w:cs="Courier New"/>
                <w:color w:val="000000"/>
                <w:sz w:val="16"/>
                <w:szCs w:val="16"/>
                <w:lang w:val="en-US" w:eastAsia="fr-FR"/>
                <w:rPrChange w:id="3697" w:author="jerome draillard" w:date="2015-10-29T11:43:00Z">
                  <w:rPr>
                    <w:rFonts w:ascii="Courier New" w:eastAsia="Times New Roman" w:hAnsi="Courier New" w:cs="Courier New"/>
                    <w:color w:val="000000"/>
                    <w:sz w:val="20"/>
                    <w:u w:val="single"/>
                    <w:lang w:eastAsia="fr-FR"/>
                  </w:rPr>
                </w:rPrChange>
              </w:rPr>
              <w:delText xml:space="preserve">        build </w:delText>
            </w:r>
            <w:r w:rsidRPr="00D276D8">
              <w:rPr>
                <w:rFonts w:ascii="Courier New" w:eastAsia="Times New Roman" w:hAnsi="Courier New" w:cs="Courier New"/>
                <w:b/>
                <w:bCs/>
                <w:color w:val="000080"/>
                <w:sz w:val="16"/>
                <w:szCs w:val="16"/>
                <w:lang w:val="en-US" w:eastAsia="fr-FR"/>
                <w:rPrChange w:id="369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699"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8080"/>
                <w:sz w:val="16"/>
                <w:szCs w:val="16"/>
                <w:lang w:val="en-US" w:eastAsia="fr-FR"/>
                <w:rPrChange w:id="3700" w:author="jerome draillard" w:date="2015-10-29T11:43:00Z">
                  <w:rPr>
                    <w:rFonts w:ascii="Courier New" w:eastAsia="Times New Roman" w:hAnsi="Courier New" w:cs="Courier New"/>
                    <w:color w:val="808080"/>
                    <w:sz w:val="20"/>
                    <w:u w:val="single"/>
                    <w:lang w:eastAsia="fr-FR"/>
                  </w:rPr>
                </w:rPrChange>
              </w:rPr>
              <w:delText>" (Release)"</w:delText>
            </w:r>
            <w:r w:rsidRPr="00D276D8">
              <w:rPr>
                <w:rFonts w:ascii="Courier New" w:eastAsia="Times New Roman" w:hAnsi="Courier New" w:cs="Courier New"/>
                <w:b/>
                <w:bCs/>
                <w:color w:val="000080"/>
                <w:sz w:val="16"/>
                <w:szCs w:val="16"/>
                <w:lang w:val="en-US" w:eastAsia="fr-FR"/>
                <w:rPrChange w:id="370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702" w:author="jerome draillard" w:date="2015-10-29T11:43:00Z"/>
          <w:del w:id="3703" w:author="ghislain.aine" w:date="2015-11-04T16:48:00Z"/>
          <w:rFonts w:ascii="Courier New" w:eastAsia="Times New Roman" w:hAnsi="Courier New" w:cs="Courier New"/>
          <w:color w:val="804000"/>
          <w:sz w:val="16"/>
          <w:szCs w:val="16"/>
          <w:lang w:val="en-US" w:eastAsia="fr-FR"/>
          <w:rPrChange w:id="3704" w:author="jerome draillard" w:date="2015-10-29T11:43:00Z">
            <w:rPr>
              <w:ins w:id="3705" w:author="jerome draillard" w:date="2015-10-29T11:43:00Z"/>
              <w:del w:id="3706" w:author="ghislain.aine" w:date="2015-11-04T16:48:00Z"/>
              <w:rFonts w:ascii="Courier New" w:eastAsia="Times New Roman" w:hAnsi="Courier New" w:cs="Courier New"/>
              <w:color w:val="804000"/>
              <w:sz w:val="20"/>
              <w:lang w:eastAsia="fr-FR"/>
            </w:rPr>
          </w:rPrChange>
        </w:rPr>
      </w:pPr>
      <w:moveFrom w:id="3707" w:author="ghislain.aine" w:date="2015-10-30T10:26:00Z">
        <w:ins w:id="3708" w:author="jerome draillard" w:date="2015-10-29T11:43:00Z">
          <w:del w:id="3709" w:author="ghislain.aine" w:date="2015-11-04T16:48:00Z">
            <w:r w:rsidRPr="00D276D8">
              <w:rPr>
                <w:rFonts w:ascii="Courier New" w:eastAsia="Times New Roman" w:hAnsi="Courier New" w:cs="Courier New"/>
                <w:color w:val="804000"/>
                <w:sz w:val="16"/>
                <w:szCs w:val="16"/>
                <w:lang w:val="en-US" w:eastAsia="fr-FR"/>
                <w:rPrChange w:id="3710" w:author="jerome draillard" w:date="2015-10-29T11:43:00Z">
                  <w:rPr>
                    <w:rFonts w:ascii="Courier New" w:eastAsia="Times New Roman" w:hAnsi="Courier New" w:cs="Courier New"/>
                    <w:color w:val="804000"/>
                    <w:sz w:val="20"/>
                    <w:u w:val="single"/>
                    <w:lang w:eastAsia="fr-FR"/>
                  </w:rPr>
                </w:rPrChange>
              </w:rPr>
              <w:delText>#endif</w:delText>
            </w:r>
          </w:del>
        </w:ins>
      </w:moveFrom>
    </w:p>
    <w:p w:rsidR="00BF1190" w:rsidRDefault="00D276D8" w:rsidP="00BF1190">
      <w:pPr>
        <w:shd w:val="clear" w:color="auto" w:fill="FFFFFF"/>
        <w:jc w:val="left"/>
        <w:rPr>
          <w:ins w:id="3711" w:author="jerome draillard" w:date="2015-10-29T11:43:00Z"/>
          <w:del w:id="3712" w:author="ghislain.aine" w:date="2015-11-04T16:48:00Z"/>
          <w:rFonts w:ascii="Courier New" w:eastAsia="Times New Roman" w:hAnsi="Courier New" w:cs="Courier New"/>
          <w:color w:val="000000"/>
          <w:sz w:val="16"/>
          <w:szCs w:val="16"/>
          <w:lang w:val="en-US" w:eastAsia="fr-FR"/>
          <w:rPrChange w:id="3713" w:author="jerome draillard" w:date="2015-10-29T11:43:00Z">
            <w:rPr>
              <w:ins w:id="3714" w:author="jerome draillard" w:date="2015-10-29T11:43:00Z"/>
              <w:del w:id="3715" w:author="ghislain.aine" w:date="2015-11-04T16:48:00Z"/>
              <w:rFonts w:ascii="Courier New" w:eastAsia="Times New Roman" w:hAnsi="Courier New" w:cs="Courier New"/>
              <w:color w:val="000000"/>
              <w:sz w:val="20"/>
              <w:lang w:eastAsia="fr-FR"/>
            </w:rPr>
          </w:rPrChange>
        </w:rPr>
      </w:pPr>
      <w:moveFrom w:id="3716" w:author="ghislain.aine" w:date="2015-10-30T10:26:00Z">
        <w:ins w:id="3717" w:author="jerome draillard" w:date="2015-10-29T11:43:00Z">
          <w:del w:id="3718" w:author="ghislain.aine" w:date="2015-11-04T16:48:00Z">
            <w:r w:rsidRPr="00D276D8">
              <w:rPr>
                <w:rFonts w:ascii="Courier New" w:eastAsia="Times New Roman" w:hAnsi="Courier New" w:cs="Courier New"/>
                <w:color w:val="000000"/>
                <w:sz w:val="16"/>
                <w:szCs w:val="16"/>
                <w:lang w:val="en-US" w:eastAsia="fr-FR"/>
                <w:rPrChange w:id="3719"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val="en-US" w:eastAsia="fr-FR"/>
                <w:rPrChange w:id="3720" w:author="jerome draillard" w:date="2015-10-29T11:43: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val="en-US" w:eastAsia="fr-FR"/>
                <w:rPrChange w:id="3721" w:author="jerome draillard" w:date="2015-10-29T11:43:00Z">
                  <w:rPr>
                    <w:rFonts w:ascii="Courier New" w:eastAsia="Times New Roman" w:hAnsi="Courier New" w:cs="Courier New"/>
                    <w:color w:val="000000"/>
                    <w:sz w:val="20"/>
                    <w:u w:val="single"/>
                    <w:lang w:eastAsia="fr-FR"/>
                  </w:rPr>
                </w:rPrChange>
              </w:rPr>
              <w:delText xml:space="preserve"> build</w:delText>
            </w:r>
            <w:r w:rsidRPr="00D276D8">
              <w:rPr>
                <w:rFonts w:ascii="Courier New" w:eastAsia="Times New Roman" w:hAnsi="Courier New" w:cs="Courier New"/>
                <w:b/>
                <w:bCs/>
                <w:color w:val="000080"/>
                <w:sz w:val="16"/>
                <w:szCs w:val="16"/>
                <w:lang w:val="en-US" w:eastAsia="fr-FR"/>
                <w:rPrChange w:id="372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723" w:author="jerome draillard" w:date="2015-10-29T11:43:00Z"/>
          <w:del w:id="3724" w:author="ghislain.aine" w:date="2015-11-04T16:48:00Z"/>
          <w:rFonts w:ascii="Courier New" w:eastAsia="Times New Roman" w:hAnsi="Courier New" w:cs="Courier New"/>
          <w:color w:val="000000"/>
          <w:sz w:val="16"/>
          <w:szCs w:val="16"/>
          <w:lang w:eastAsia="fr-FR"/>
          <w:rPrChange w:id="3725" w:author="jerome draillard" w:date="2015-10-29T12:50:00Z">
            <w:rPr>
              <w:ins w:id="3726" w:author="jerome draillard" w:date="2015-10-29T11:43:00Z"/>
              <w:del w:id="3727" w:author="ghislain.aine" w:date="2015-11-04T16:48:00Z"/>
              <w:rFonts w:ascii="Courier New" w:eastAsia="Times New Roman" w:hAnsi="Courier New" w:cs="Courier New"/>
              <w:color w:val="000000"/>
              <w:sz w:val="20"/>
              <w:lang w:eastAsia="fr-FR"/>
            </w:rPr>
          </w:rPrChange>
        </w:rPr>
      </w:pPr>
      <w:moveFrom w:id="3728" w:author="ghislain.aine" w:date="2015-10-30T10:26:00Z">
        <w:ins w:id="3729" w:author="jerome draillard" w:date="2015-10-29T11:43:00Z">
          <w:del w:id="3730" w:author="ghislain.aine" w:date="2015-11-04T16:48:00Z">
            <w:r w:rsidRPr="00D276D8">
              <w:rPr>
                <w:rFonts w:ascii="Courier New" w:eastAsia="Times New Roman" w:hAnsi="Courier New" w:cs="Courier New"/>
                <w:color w:val="000000"/>
                <w:sz w:val="16"/>
                <w:szCs w:val="16"/>
                <w:lang w:val="en-US" w:eastAsia="fr-FR"/>
                <w:rPrChange w:id="3731"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732" w:author="jerome draillard" w:date="2015-10-29T12:50: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733" w:author="jerome draillard" w:date="2015-10-29T11:43:00Z"/>
          <w:del w:id="3734" w:author="ghislain.aine" w:date="2015-11-04T16:48:00Z"/>
          <w:rFonts w:ascii="Courier New" w:eastAsia="Times New Roman" w:hAnsi="Courier New" w:cs="Courier New"/>
          <w:color w:val="000000"/>
          <w:sz w:val="16"/>
          <w:szCs w:val="16"/>
          <w:lang w:eastAsia="fr-FR"/>
          <w:rPrChange w:id="3735" w:author="jerome draillard" w:date="2015-10-29T12:50:00Z">
            <w:rPr>
              <w:ins w:id="3736" w:author="jerome draillard" w:date="2015-10-29T11:43:00Z"/>
              <w:del w:id="3737"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738" w:author="jerome draillard" w:date="2015-10-29T11:43:00Z"/>
          <w:del w:id="3739" w:author="ghislain.aine" w:date="2015-11-04T16:48:00Z"/>
          <w:rFonts w:ascii="Courier New" w:eastAsia="Times New Roman" w:hAnsi="Courier New" w:cs="Courier New"/>
          <w:color w:val="000000"/>
          <w:sz w:val="16"/>
          <w:szCs w:val="16"/>
          <w:lang w:eastAsia="fr-FR"/>
          <w:rPrChange w:id="3740" w:author="jerome draillard" w:date="2015-10-29T12:50:00Z">
            <w:rPr>
              <w:ins w:id="3741" w:author="jerome draillard" w:date="2015-10-29T11:43:00Z"/>
              <w:del w:id="3742" w:author="ghislain.aine" w:date="2015-11-04T16:48:00Z"/>
              <w:rFonts w:ascii="Courier New" w:eastAsia="Times New Roman" w:hAnsi="Courier New" w:cs="Courier New"/>
              <w:color w:val="000000"/>
              <w:sz w:val="20"/>
              <w:lang w:eastAsia="fr-FR"/>
            </w:rPr>
          </w:rPrChange>
        </w:rPr>
      </w:pPr>
      <w:moveFrom w:id="3743" w:author="ghislain.aine" w:date="2015-10-30T10:26:00Z">
        <w:ins w:id="3744" w:author="jerome draillard" w:date="2015-10-29T11:43:00Z">
          <w:del w:id="3745" w:author="ghislain.aine" w:date="2015-11-04T16:48:00Z">
            <w:r w:rsidRPr="00D276D8">
              <w:rPr>
                <w:rFonts w:ascii="Courier New" w:eastAsia="Times New Roman" w:hAnsi="Courier New" w:cs="Courier New"/>
                <w:color w:val="000000"/>
                <w:sz w:val="16"/>
                <w:szCs w:val="16"/>
                <w:lang w:eastAsia="fr-FR"/>
                <w:rPrChange w:id="3746" w:author="jerome draillard" w:date="2015-10-29T12:50: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00FF"/>
                <w:sz w:val="16"/>
                <w:szCs w:val="16"/>
                <w:lang w:eastAsia="fr-FR"/>
                <w:rPrChange w:id="3747" w:author="jerome draillard" w:date="2015-10-29T12:50:00Z">
                  <w:rPr>
                    <w:rFonts w:ascii="Courier New" w:eastAsia="Times New Roman" w:hAnsi="Courier New" w:cs="Courier New"/>
                    <w:color w:val="8000FF"/>
                    <w:sz w:val="20"/>
                    <w:u w:val="single"/>
                    <w:lang w:eastAsia="fr-FR"/>
                  </w:rPr>
                </w:rPrChange>
              </w:rPr>
              <w:delText>double</w:delText>
            </w:r>
            <w:r w:rsidRPr="00D276D8">
              <w:rPr>
                <w:rFonts w:ascii="Courier New" w:eastAsia="Times New Roman" w:hAnsi="Courier New" w:cs="Courier New"/>
                <w:color w:val="000000"/>
                <w:sz w:val="16"/>
                <w:szCs w:val="16"/>
                <w:lang w:eastAsia="fr-FR"/>
                <w:rPrChange w:id="3748" w:author="jerome draillard" w:date="2015-10-29T12:50:00Z">
                  <w:rPr>
                    <w:rFonts w:ascii="Courier New" w:eastAsia="Times New Roman" w:hAnsi="Courier New" w:cs="Courier New"/>
                    <w:color w:val="000000"/>
                    <w:sz w:val="20"/>
                    <w:u w:val="single"/>
                    <w:lang w:eastAsia="fr-FR"/>
                  </w:rPr>
                </w:rPrChange>
              </w:rPr>
              <w:delText xml:space="preserve"> DemoPluginFactory_Class</w:delText>
            </w:r>
            <w:r w:rsidRPr="00D276D8">
              <w:rPr>
                <w:rFonts w:ascii="Courier New" w:eastAsia="Times New Roman" w:hAnsi="Courier New" w:cs="Courier New"/>
                <w:b/>
                <w:bCs/>
                <w:color w:val="000080"/>
                <w:sz w:val="16"/>
                <w:szCs w:val="16"/>
                <w:lang w:eastAsia="fr-FR"/>
                <w:rPrChange w:id="3749" w:author="jerome draillard" w:date="2015-10-29T12:50: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3750" w:author="jerome draillard" w:date="2015-10-29T12:50:00Z">
                  <w:rPr>
                    <w:rFonts w:ascii="Courier New" w:eastAsia="Times New Roman" w:hAnsi="Courier New" w:cs="Courier New"/>
                    <w:color w:val="000000"/>
                    <w:sz w:val="20"/>
                    <w:u w:val="single"/>
                    <w:lang w:eastAsia="fr-FR"/>
                  </w:rPr>
                </w:rPrChange>
              </w:rPr>
              <w:delText>GetPluginCompilationDate</w:delText>
            </w:r>
            <w:r w:rsidRPr="00D276D8">
              <w:rPr>
                <w:rFonts w:ascii="Courier New" w:eastAsia="Times New Roman" w:hAnsi="Courier New" w:cs="Courier New"/>
                <w:b/>
                <w:bCs/>
                <w:color w:val="000080"/>
                <w:sz w:val="16"/>
                <w:szCs w:val="16"/>
                <w:lang w:eastAsia="fr-FR"/>
                <w:rPrChange w:id="3751" w:author="jerome draillard" w:date="2015-10-29T12:50: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752" w:author="jerome draillard" w:date="2015-10-29T11:43:00Z"/>
          <w:del w:id="3753" w:author="ghislain.aine" w:date="2015-11-04T16:48:00Z"/>
          <w:rFonts w:ascii="Courier New" w:eastAsia="Times New Roman" w:hAnsi="Courier New" w:cs="Courier New"/>
          <w:color w:val="000000"/>
          <w:sz w:val="16"/>
          <w:szCs w:val="16"/>
          <w:lang w:eastAsia="fr-FR"/>
          <w:rPrChange w:id="3754" w:author="jerome draillard" w:date="2015-10-29T11:43:00Z">
            <w:rPr>
              <w:ins w:id="3755" w:author="jerome draillard" w:date="2015-10-29T11:43:00Z"/>
              <w:del w:id="3756" w:author="ghislain.aine" w:date="2015-11-04T16:48:00Z"/>
              <w:rFonts w:ascii="Courier New" w:eastAsia="Times New Roman" w:hAnsi="Courier New" w:cs="Courier New"/>
              <w:color w:val="000000"/>
              <w:sz w:val="20"/>
              <w:lang w:eastAsia="fr-FR"/>
            </w:rPr>
          </w:rPrChange>
        </w:rPr>
      </w:pPr>
      <w:moveFrom w:id="3757" w:author="ghislain.aine" w:date="2015-10-30T10:26:00Z">
        <w:ins w:id="3758" w:author="jerome draillard" w:date="2015-10-29T11:43:00Z">
          <w:del w:id="3759" w:author="ghislain.aine" w:date="2015-11-04T16:48:00Z">
            <w:r w:rsidRPr="00D276D8">
              <w:rPr>
                <w:rFonts w:ascii="Courier New" w:eastAsia="Times New Roman" w:hAnsi="Courier New" w:cs="Courier New"/>
                <w:color w:val="000000"/>
                <w:sz w:val="16"/>
                <w:szCs w:val="16"/>
                <w:lang w:eastAsia="fr-FR"/>
                <w:rPrChange w:id="3760" w:author="jerome draillard" w:date="2015-10-29T12:50: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761"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762" w:author="jerome draillard" w:date="2015-10-29T11:43:00Z"/>
          <w:del w:id="3763" w:author="ghislain.aine" w:date="2015-11-04T16:48:00Z"/>
          <w:rFonts w:ascii="Courier New" w:eastAsia="Times New Roman" w:hAnsi="Courier New" w:cs="Courier New"/>
          <w:color w:val="008000"/>
          <w:sz w:val="16"/>
          <w:szCs w:val="16"/>
          <w:lang w:eastAsia="fr-FR"/>
          <w:rPrChange w:id="3764" w:author="jerome draillard" w:date="2015-10-29T11:43:00Z">
            <w:rPr>
              <w:ins w:id="3765" w:author="jerome draillard" w:date="2015-10-29T11:43:00Z"/>
              <w:del w:id="3766" w:author="ghislain.aine" w:date="2015-11-04T16:48:00Z"/>
              <w:rFonts w:ascii="Courier New" w:eastAsia="Times New Roman" w:hAnsi="Courier New" w:cs="Courier New"/>
              <w:color w:val="008000"/>
              <w:sz w:val="20"/>
              <w:lang w:eastAsia="fr-FR"/>
            </w:rPr>
          </w:rPrChange>
        </w:rPr>
      </w:pPr>
      <w:moveFrom w:id="3767" w:author="ghislain.aine" w:date="2015-10-30T10:26:00Z">
        <w:ins w:id="3768" w:author="jerome draillard" w:date="2015-10-29T11:43:00Z">
          <w:del w:id="3769" w:author="ghislain.aine" w:date="2015-11-04T16:48:00Z">
            <w:r w:rsidRPr="00D276D8">
              <w:rPr>
                <w:rFonts w:ascii="Courier New" w:eastAsia="Times New Roman" w:hAnsi="Courier New" w:cs="Courier New"/>
                <w:color w:val="000000"/>
                <w:sz w:val="16"/>
                <w:szCs w:val="16"/>
                <w:lang w:eastAsia="fr-FR"/>
                <w:rPrChange w:id="3770"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00"/>
                <w:sz w:val="16"/>
                <w:szCs w:val="16"/>
                <w:lang w:eastAsia="fr-FR"/>
                <w:rPrChange w:id="3771" w:author="jerome draillard" w:date="2015-10-29T11:43:00Z">
                  <w:rPr>
                    <w:rFonts w:ascii="Courier New" w:eastAsia="Times New Roman" w:hAnsi="Courier New" w:cs="Courier New"/>
                    <w:color w:val="008000"/>
                    <w:sz w:val="20"/>
                    <w:u w:val="single"/>
                    <w:lang w:eastAsia="fr-FR"/>
                  </w:rPr>
                </w:rPrChange>
              </w:rPr>
              <w:delText>//recup de la date à partir de __DATE__</w:delText>
            </w:r>
          </w:del>
        </w:ins>
      </w:moveFrom>
    </w:p>
    <w:p w:rsidR="00BF1190" w:rsidRDefault="00D276D8" w:rsidP="00BF1190">
      <w:pPr>
        <w:shd w:val="clear" w:color="auto" w:fill="FFFFFF"/>
        <w:jc w:val="left"/>
        <w:rPr>
          <w:ins w:id="3772" w:author="jerome draillard" w:date="2015-10-29T11:43:00Z"/>
          <w:del w:id="3773" w:author="ghislain.aine" w:date="2015-11-04T16:48:00Z"/>
          <w:rFonts w:ascii="Courier New" w:eastAsia="Times New Roman" w:hAnsi="Courier New" w:cs="Courier New"/>
          <w:color w:val="000000"/>
          <w:sz w:val="16"/>
          <w:szCs w:val="16"/>
          <w:lang w:val="en-US" w:eastAsia="fr-FR"/>
          <w:rPrChange w:id="3774" w:author="jerome draillard" w:date="2015-10-29T11:43:00Z">
            <w:rPr>
              <w:ins w:id="3775" w:author="jerome draillard" w:date="2015-10-29T11:43:00Z"/>
              <w:del w:id="3776" w:author="ghislain.aine" w:date="2015-11-04T16:48:00Z"/>
              <w:rFonts w:ascii="Courier New" w:eastAsia="Times New Roman" w:hAnsi="Courier New" w:cs="Courier New"/>
              <w:color w:val="000000"/>
              <w:sz w:val="20"/>
              <w:lang w:eastAsia="fr-FR"/>
            </w:rPr>
          </w:rPrChange>
        </w:rPr>
      </w:pPr>
      <w:moveFrom w:id="3777" w:author="ghislain.aine" w:date="2015-10-30T10:26:00Z">
        <w:ins w:id="3778" w:author="jerome draillard" w:date="2015-10-29T11:43:00Z">
          <w:del w:id="3779" w:author="ghislain.aine" w:date="2015-11-04T16:48:00Z">
            <w:r w:rsidRPr="00D276D8">
              <w:rPr>
                <w:rFonts w:ascii="Courier New" w:eastAsia="Times New Roman" w:hAnsi="Courier New" w:cs="Courier New"/>
                <w:color w:val="000000"/>
                <w:sz w:val="16"/>
                <w:szCs w:val="16"/>
                <w:lang w:eastAsia="fr-FR"/>
                <w:rPrChange w:id="3780"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0000"/>
                <w:sz w:val="16"/>
                <w:szCs w:val="16"/>
                <w:lang w:val="en-US" w:eastAsia="fr-FR"/>
                <w:rPrChange w:id="3781" w:author="jerome draillard" w:date="2015-10-29T11:43:00Z">
                  <w:rPr>
                    <w:rFonts w:ascii="Courier New" w:eastAsia="Times New Roman" w:hAnsi="Courier New" w:cs="Courier New"/>
                    <w:color w:val="000000"/>
                    <w:sz w:val="20"/>
                    <w:u w:val="single"/>
                    <w:lang w:eastAsia="fr-FR"/>
                  </w:rPr>
                </w:rPrChange>
              </w:rPr>
              <w:delText xml:space="preserve">QDate date </w:delText>
            </w:r>
            <w:r w:rsidRPr="00D276D8">
              <w:rPr>
                <w:rFonts w:ascii="Courier New" w:eastAsia="Times New Roman" w:hAnsi="Courier New" w:cs="Courier New"/>
                <w:b/>
                <w:bCs/>
                <w:color w:val="000080"/>
                <w:sz w:val="16"/>
                <w:szCs w:val="16"/>
                <w:lang w:val="en-US" w:eastAsia="fr-FR"/>
                <w:rPrChange w:id="378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83" w:author="jerome draillard" w:date="2015-10-29T11:43:00Z">
                  <w:rPr>
                    <w:rFonts w:ascii="Courier New" w:eastAsia="Times New Roman" w:hAnsi="Courier New" w:cs="Courier New"/>
                    <w:color w:val="000000"/>
                    <w:sz w:val="20"/>
                    <w:u w:val="single"/>
                    <w:lang w:eastAsia="fr-FR"/>
                  </w:rPr>
                </w:rPrChange>
              </w:rPr>
              <w:delText xml:space="preserve"> QLocale</w:delText>
            </w:r>
            <w:r w:rsidRPr="00D276D8">
              <w:rPr>
                <w:rFonts w:ascii="Courier New" w:eastAsia="Times New Roman" w:hAnsi="Courier New" w:cs="Courier New"/>
                <w:b/>
                <w:bCs/>
                <w:color w:val="000080"/>
                <w:sz w:val="16"/>
                <w:szCs w:val="16"/>
                <w:lang w:val="en-US" w:eastAsia="fr-FR"/>
                <w:rPrChange w:id="378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85" w:author="jerome draillard" w:date="2015-10-29T11:43:00Z">
                  <w:rPr>
                    <w:rFonts w:ascii="Courier New" w:eastAsia="Times New Roman" w:hAnsi="Courier New" w:cs="Courier New"/>
                    <w:color w:val="000000"/>
                    <w:sz w:val="20"/>
                    <w:u w:val="single"/>
                    <w:lang w:eastAsia="fr-FR"/>
                  </w:rPr>
                </w:rPrChange>
              </w:rPr>
              <w:delText>QLocale</w:delText>
            </w:r>
            <w:r w:rsidRPr="00D276D8">
              <w:rPr>
                <w:rFonts w:ascii="Courier New" w:eastAsia="Times New Roman" w:hAnsi="Courier New" w:cs="Courier New"/>
                <w:b/>
                <w:bCs/>
                <w:color w:val="000080"/>
                <w:sz w:val="16"/>
                <w:szCs w:val="16"/>
                <w:lang w:val="en-US" w:eastAsia="fr-FR"/>
                <w:rPrChange w:id="378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87" w:author="jerome draillard" w:date="2015-10-29T11:43:00Z">
                  <w:rPr>
                    <w:rFonts w:ascii="Courier New" w:eastAsia="Times New Roman" w:hAnsi="Courier New" w:cs="Courier New"/>
                    <w:color w:val="000000"/>
                    <w:sz w:val="20"/>
                    <w:u w:val="single"/>
                    <w:lang w:eastAsia="fr-FR"/>
                  </w:rPr>
                </w:rPrChange>
              </w:rPr>
              <w:delText>C</w:delText>
            </w:r>
            <w:r w:rsidRPr="00D276D8">
              <w:rPr>
                <w:rFonts w:ascii="Courier New" w:eastAsia="Times New Roman" w:hAnsi="Courier New" w:cs="Courier New"/>
                <w:b/>
                <w:bCs/>
                <w:color w:val="000080"/>
                <w:sz w:val="16"/>
                <w:szCs w:val="16"/>
                <w:lang w:val="en-US" w:eastAsia="fr-FR"/>
                <w:rPrChange w:id="378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89" w:author="jerome draillard" w:date="2015-10-29T11:43:00Z">
                  <w:rPr>
                    <w:rFonts w:ascii="Courier New" w:eastAsia="Times New Roman" w:hAnsi="Courier New" w:cs="Courier New"/>
                    <w:color w:val="000000"/>
                    <w:sz w:val="20"/>
                    <w:u w:val="single"/>
                    <w:lang w:eastAsia="fr-FR"/>
                  </w:rPr>
                </w:rPrChange>
              </w:rPr>
              <w:delText>toDate</w:delText>
            </w:r>
            <w:r w:rsidRPr="00D276D8">
              <w:rPr>
                <w:rFonts w:ascii="Courier New" w:eastAsia="Times New Roman" w:hAnsi="Courier New" w:cs="Courier New"/>
                <w:b/>
                <w:bCs/>
                <w:color w:val="000080"/>
                <w:sz w:val="16"/>
                <w:szCs w:val="16"/>
                <w:lang w:val="en-US" w:eastAsia="fr-FR"/>
                <w:rPrChange w:id="379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91" w:author="jerome draillard" w:date="2015-10-29T11:43:00Z">
                  <w:rPr>
                    <w:rFonts w:ascii="Courier New" w:eastAsia="Times New Roman" w:hAnsi="Courier New" w:cs="Courier New"/>
                    <w:color w:val="000000"/>
                    <w:sz w:val="20"/>
                    <w:u w:val="single"/>
                    <w:lang w:eastAsia="fr-FR"/>
                  </w:rPr>
                </w:rPrChange>
              </w:rPr>
              <w:delText>QString</w:delText>
            </w:r>
            <w:r w:rsidRPr="00D276D8">
              <w:rPr>
                <w:rFonts w:ascii="Courier New" w:eastAsia="Times New Roman" w:hAnsi="Courier New" w:cs="Courier New"/>
                <w:b/>
                <w:bCs/>
                <w:color w:val="000080"/>
                <w:sz w:val="16"/>
                <w:szCs w:val="16"/>
                <w:lang w:val="en-US" w:eastAsia="fr-FR"/>
                <w:rPrChange w:id="379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93" w:author="jerome draillard" w:date="2015-10-29T11:43:00Z">
                  <w:rPr>
                    <w:rFonts w:ascii="Courier New" w:eastAsia="Times New Roman" w:hAnsi="Courier New" w:cs="Courier New"/>
                    <w:color w:val="000000"/>
                    <w:sz w:val="20"/>
                    <w:u w:val="single"/>
                    <w:lang w:eastAsia="fr-FR"/>
                  </w:rPr>
                </w:rPrChange>
              </w:rPr>
              <w:delText>__DATE__</w:delText>
            </w:r>
            <w:r w:rsidRPr="00D276D8">
              <w:rPr>
                <w:rFonts w:ascii="Courier New" w:eastAsia="Times New Roman" w:hAnsi="Courier New" w:cs="Courier New"/>
                <w:b/>
                <w:bCs/>
                <w:color w:val="000080"/>
                <w:sz w:val="16"/>
                <w:szCs w:val="16"/>
                <w:lang w:val="en-US" w:eastAsia="fr-FR"/>
                <w:rPrChange w:id="379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95" w:author="jerome draillard" w:date="2015-10-29T11:43:00Z">
                  <w:rPr>
                    <w:rFonts w:ascii="Courier New" w:eastAsia="Times New Roman" w:hAnsi="Courier New" w:cs="Courier New"/>
                    <w:color w:val="000000"/>
                    <w:sz w:val="20"/>
                    <w:u w:val="single"/>
                    <w:lang w:eastAsia="fr-FR"/>
                  </w:rPr>
                </w:rPrChange>
              </w:rPr>
              <w:delText>simplified</w:delText>
            </w:r>
            <w:r w:rsidRPr="00D276D8">
              <w:rPr>
                <w:rFonts w:ascii="Courier New" w:eastAsia="Times New Roman" w:hAnsi="Courier New" w:cs="Courier New"/>
                <w:b/>
                <w:bCs/>
                <w:color w:val="000080"/>
                <w:sz w:val="16"/>
                <w:szCs w:val="16"/>
                <w:lang w:val="en-US" w:eastAsia="fr-FR"/>
                <w:rPrChange w:id="379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797" w:author="jerome draillard" w:date="2015-10-29T11:43:00Z">
                  <w:rPr>
                    <w:rFonts w:ascii="Courier New" w:eastAsia="Times New Roman" w:hAnsi="Courier New" w:cs="Courier New"/>
                    <w:color w:val="000000"/>
                    <w:sz w:val="20"/>
                    <w:u w:val="single"/>
                    <w:lang w:eastAsia="fr-FR"/>
                  </w:rPr>
                </w:rPrChange>
              </w:rPr>
              <w:delText xml:space="preserve"> QLatin1String</w:delText>
            </w:r>
            <w:r w:rsidRPr="00D276D8">
              <w:rPr>
                <w:rFonts w:ascii="Courier New" w:eastAsia="Times New Roman" w:hAnsi="Courier New" w:cs="Courier New"/>
                <w:b/>
                <w:bCs/>
                <w:color w:val="000080"/>
                <w:sz w:val="16"/>
                <w:szCs w:val="16"/>
                <w:lang w:val="en-US" w:eastAsia="fr-FR"/>
                <w:rPrChange w:id="379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808080"/>
                <w:sz w:val="16"/>
                <w:szCs w:val="16"/>
                <w:lang w:val="en-US" w:eastAsia="fr-FR"/>
                <w:rPrChange w:id="3799" w:author="jerome draillard" w:date="2015-10-29T11:43:00Z">
                  <w:rPr>
                    <w:rFonts w:ascii="Courier New" w:eastAsia="Times New Roman" w:hAnsi="Courier New" w:cs="Courier New"/>
                    <w:color w:val="808080"/>
                    <w:sz w:val="20"/>
                    <w:u w:val="single"/>
                    <w:lang w:eastAsia="fr-FR"/>
                  </w:rPr>
                </w:rPrChange>
              </w:rPr>
              <w:delText>"MMM d yyyy"</w:delText>
            </w:r>
            <w:r w:rsidRPr="00D276D8">
              <w:rPr>
                <w:rFonts w:ascii="Courier New" w:eastAsia="Times New Roman" w:hAnsi="Courier New" w:cs="Courier New"/>
                <w:b/>
                <w:bCs/>
                <w:color w:val="000080"/>
                <w:sz w:val="16"/>
                <w:szCs w:val="16"/>
                <w:lang w:val="en-US" w:eastAsia="fr-FR"/>
                <w:rPrChange w:id="3800"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801" w:author="jerome draillard" w:date="2015-10-29T11:43:00Z"/>
          <w:del w:id="3802" w:author="ghislain.aine" w:date="2015-11-04T16:48:00Z"/>
          <w:rFonts w:ascii="Courier New" w:eastAsia="Times New Roman" w:hAnsi="Courier New" w:cs="Courier New"/>
          <w:color w:val="000000"/>
          <w:sz w:val="16"/>
          <w:szCs w:val="16"/>
          <w:lang w:val="en-US" w:eastAsia="fr-FR"/>
          <w:rPrChange w:id="3803" w:author="jerome draillard" w:date="2015-10-29T11:43:00Z">
            <w:rPr>
              <w:ins w:id="3804" w:author="jerome draillard" w:date="2015-10-29T11:43:00Z"/>
              <w:del w:id="3805"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806" w:author="jerome draillard" w:date="2015-10-29T11:43:00Z"/>
          <w:del w:id="3807" w:author="ghislain.aine" w:date="2015-11-04T16:48:00Z"/>
          <w:rFonts w:ascii="Courier New" w:eastAsia="Times New Roman" w:hAnsi="Courier New" w:cs="Courier New"/>
          <w:color w:val="008000"/>
          <w:sz w:val="16"/>
          <w:szCs w:val="16"/>
          <w:lang w:eastAsia="fr-FR"/>
          <w:rPrChange w:id="3808" w:author="jerome draillard" w:date="2015-10-29T11:43:00Z">
            <w:rPr>
              <w:ins w:id="3809" w:author="jerome draillard" w:date="2015-10-29T11:43:00Z"/>
              <w:del w:id="3810" w:author="ghislain.aine" w:date="2015-11-04T16:48:00Z"/>
              <w:rFonts w:ascii="Courier New" w:eastAsia="Times New Roman" w:hAnsi="Courier New" w:cs="Courier New"/>
              <w:color w:val="008000"/>
              <w:sz w:val="20"/>
              <w:lang w:eastAsia="fr-FR"/>
            </w:rPr>
          </w:rPrChange>
        </w:rPr>
      </w:pPr>
      <w:moveFrom w:id="3811" w:author="ghislain.aine" w:date="2015-10-30T10:26:00Z">
        <w:ins w:id="3812" w:author="jerome draillard" w:date="2015-10-29T11:43:00Z">
          <w:del w:id="3813" w:author="ghislain.aine" w:date="2015-11-04T16:48:00Z">
            <w:r w:rsidRPr="00D276D8">
              <w:rPr>
                <w:rFonts w:ascii="Courier New" w:eastAsia="Times New Roman" w:hAnsi="Courier New" w:cs="Courier New"/>
                <w:color w:val="000000"/>
                <w:sz w:val="16"/>
                <w:szCs w:val="16"/>
                <w:lang w:val="en-US" w:eastAsia="fr-FR"/>
                <w:rPrChange w:id="3814"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00"/>
                <w:sz w:val="16"/>
                <w:szCs w:val="16"/>
                <w:lang w:eastAsia="fr-FR"/>
                <w:rPrChange w:id="3815" w:author="jerome draillard" w:date="2015-10-29T11:43:00Z">
                  <w:rPr>
                    <w:rFonts w:ascii="Courier New" w:eastAsia="Times New Roman" w:hAnsi="Courier New" w:cs="Courier New"/>
                    <w:color w:val="008000"/>
                    <w:sz w:val="20"/>
                    <w:u w:val="single"/>
                    <w:lang w:eastAsia="fr-FR"/>
                  </w:rPr>
                </w:rPrChange>
              </w:rPr>
              <w:delText>//recup de l'heure à partir de __TIME__</w:delText>
            </w:r>
          </w:del>
        </w:ins>
      </w:moveFrom>
    </w:p>
    <w:p w:rsidR="00BF1190" w:rsidRDefault="00D276D8" w:rsidP="00BF1190">
      <w:pPr>
        <w:shd w:val="clear" w:color="auto" w:fill="FFFFFF"/>
        <w:jc w:val="left"/>
        <w:rPr>
          <w:ins w:id="3816" w:author="jerome draillard" w:date="2015-10-29T11:43:00Z"/>
          <w:del w:id="3817" w:author="ghislain.aine" w:date="2015-11-04T16:48:00Z"/>
          <w:rFonts w:ascii="Courier New" w:eastAsia="Times New Roman" w:hAnsi="Courier New" w:cs="Courier New"/>
          <w:color w:val="000000"/>
          <w:sz w:val="16"/>
          <w:szCs w:val="16"/>
          <w:lang w:val="en-US" w:eastAsia="fr-FR"/>
          <w:rPrChange w:id="3818" w:author="jerome draillard" w:date="2015-10-29T11:43:00Z">
            <w:rPr>
              <w:ins w:id="3819" w:author="jerome draillard" w:date="2015-10-29T11:43:00Z"/>
              <w:del w:id="3820" w:author="ghislain.aine" w:date="2015-11-04T16:48:00Z"/>
              <w:rFonts w:ascii="Courier New" w:eastAsia="Times New Roman" w:hAnsi="Courier New" w:cs="Courier New"/>
              <w:color w:val="000000"/>
              <w:sz w:val="20"/>
              <w:lang w:eastAsia="fr-FR"/>
            </w:rPr>
          </w:rPrChange>
        </w:rPr>
      </w:pPr>
      <w:moveFrom w:id="3821" w:author="ghislain.aine" w:date="2015-10-30T10:26:00Z">
        <w:ins w:id="3822" w:author="jerome draillard" w:date="2015-10-29T11:43:00Z">
          <w:del w:id="3823" w:author="ghislain.aine" w:date="2015-11-04T16:48:00Z">
            <w:r w:rsidRPr="00D276D8">
              <w:rPr>
                <w:rFonts w:ascii="Courier New" w:eastAsia="Times New Roman" w:hAnsi="Courier New" w:cs="Courier New"/>
                <w:color w:val="000000"/>
                <w:sz w:val="16"/>
                <w:szCs w:val="16"/>
                <w:lang w:eastAsia="fr-FR"/>
                <w:rPrChange w:id="3824"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0000"/>
                <w:sz w:val="16"/>
                <w:szCs w:val="16"/>
                <w:lang w:val="en-US" w:eastAsia="fr-FR"/>
                <w:rPrChange w:id="3825" w:author="jerome draillard" w:date="2015-10-29T11:43:00Z">
                  <w:rPr>
                    <w:rFonts w:ascii="Courier New" w:eastAsia="Times New Roman" w:hAnsi="Courier New" w:cs="Courier New"/>
                    <w:color w:val="000000"/>
                    <w:sz w:val="20"/>
                    <w:u w:val="single"/>
                    <w:lang w:eastAsia="fr-FR"/>
                  </w:rPr>
                </w:rPrChange>
              </w:rPr>
              <w:delText xml:space="preserve">QString strTime </w:delText>
            </w:r>
            <w:r w:rsidRPr="00D276D8">
              <w:rPr>
                <w:rFonts w:ascii="Courier New" w:eastAsia="Times New Roman" w:hAnsi="Courier New" w:cs="Courier New"/>
                <w:b/>
                <w:bCs/>
                <w:color w:val="000080"/>
                <w:sz w:val="16"/>
                <w:szCs w:val="16"/>
                <w:lang w:val="en-US" w:eastAsia="fr-FR"/>
                <w:rPrChange w:id="382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27" w:author="jerome draillard" w:date="2015-10-29T11:43:00Z">
                  <w:rPr>
                    <w:rFonts w:ascii="Courier New" w:eastAsia="Times New Roman" w:hAnsi="Courier New" w:cs="Courier New"/>
                    <w:color w:val="000000"/>
                    <w:sz w:val="20"/>
                    <w:u w:val="single"/>
                    <w:lang w:eastAsia="fr-FR"/>
                  </w:rPr>
                </w:rPrChange>
              </w:rPr>
              <w:delText xml:space="preserve"> __TIME__</w:delText>
            </w:r>
            <w:r w:rsidRPr="00D276D8">
              <w:rPr>
                <w:rFonts w:ascii="Courier New" w:eastAsia="Times New Roman" w:hAnsi="Courier New" w:cs="Courier New"/>
                <w:b/>
                <w:bCs/>
                <w:color w:val="000080"/>
                <w:sz w:val="16"/>
                <w:szCs w:val="16"/>
                <w:lang w:val="en-US" w:eastAsia="fr-FR"/>
                <w:rPrChange w:id="382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829" w:author="jerome draillard" w:date="2015-10-29T11:43:00Z"/>
          <w:del w:id="3830" w:author="ghislain.aine" w:date="2015-11-04T16:48:00Z"/>
          <w:rFonts w:ascii="Courier New" w:eastAsia="Times New Roman" w:hAnsi="Courier New" w:cs="Courier New"/>
          <w:color w:val="000000"/>
          <w:sz w:val="16"/>
          <w:szCs w:val="16"/>
          <w:lang w:val="en-US" w:eastAsia="fr-FR"/>
          <w:rPrChange w:id="3831" w:author="jerome draillard" w:date="2015-10-29T11:43:00Z">
            <w:rPr>
              <w:ins w:id="3832" w:author="jerome draillard" w:date="2015-10-29T11:43:00Z"/>
              <w:del w:id="3833" w:author="ghislain.aine" w:date="2015-11-04T16:48:00Z"/>
              <w:rFonts w:ascii="Courier New" w:eastAsia="Times New Roman" w:hAnsi="Courier New" w:cs="Courier New"/>
              <w:color w:val="000000"/>
              <w:sz w:val="20"/>
              <w:lang w:eastAsia="fr-FR"/>
            </w:rPr>
          </w:rPrChange>
        </w:rPr>
      </w:pPr>
      <w:moveFrom w:id="3834" w:author="ghislain.aine" w:date="2015-10-30T10:26:00Z">
        <w:ins w:id="3835" w:author="jerome draillard" w:date="2015-10-29T11:43:00Z">
          <w:del w:id="3836" w:author="ghislain.aine" w:date="2015-11-04T16:48:00Z">
            <w:r w:rsidRPr="00D276D8">
              <w:rPr>
                <w:rFonts w:ascii="Courier New" w:eastAsia="Times New Roman" w:hAnsi="Courier New" w:cs="Courier New"/>
                <w:color w:val="000000"/>
                <w:sz w:val="16"/>
                <w:szCs w:val="16"/>
                <w:lang w:val="en-US" w:eastAsia="fr-FR"/>
                <w:rPrChange w:id="3837" w:author="jerome draillard" w:date="2015-10-29T11:43:00Z">
                  <w:rPr>
                    <w:rFonts w:ascii="Courier New" w:eastAsia="Times New Roman" w:hAnsi="Courier New" w:cs="Courier New"/>
                    <w:color w:val="000000"/>
                    <w:sz w:val="20"/>
                    <w:u w:val="single"/>
                    <w:lang w:eastAsia="fr-FR"/>
                  </w:rPr>
                </w:rPrChange>
              </w:rPr>
              <w:delText xml:space="preserve">        QTime time </w:delText>
            </w:r>
            <w:r w:rsidRPr="00D276D8">
              <w:rPr>
                <w:rFonts w:ascii="Courier New" w:eastAsia="Times New Roman" w:hAnsi="Courier New" w:cs="Courier New"/>
                <w:b/>
                <w:bCs/>
                <w:color w:val="000080"/>
                <w:sz w:val="16"/>
                <w:szCs w:val="16"/>
                <w:lang w:val="en-US" w:eastAsia="fr-FR"/>
                <w:rPrChange w:id="383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39" w:author="jerome draillard" w:date="2015-10-29T11:43:00Z">
                  <w:rPr>
                    <w:rFonts w:ascii="Courier New" w:eastAsia="Times New Roman" w:hAnsi="Courier New" w:cs="Courier New"/>
                    <w:color w:val="000000"/>
                    <w:sz w:val="20"/>
                    <w:u w:val="single"/>
                    <w:lang w:eastAsia="fr-FR"/>
                  </w:rPr>
                </w:rPrChange>
              </w:rPr>
              <w:delText xml:space="preserve"> time</w:delText>
            </w:r>
            <w:r w:rsidRPr="00D276D8">
              <w:rPr>
                <w:rFonts w:ascii="Courier New" w:eastAsia="Times New Roman" w:hAnsi="Courier New" w:cs="Courier New"/>
                <w:b/>
                <w:bCs/>
                <w:color w:val="000080"/>
                <w:sz w:val="16"/>
                <w:szCs w:val="16"/>
                <w:lang w:val="en-US" w:eastAsia="fr-FR"/>
                <w:rPrChange w:id="384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41" w:author="jerome draillard" w:date="2015-10-29T11:43:00Z">
                  <w:rPr>
                    <w:rFonts w:ascii="Courier New" w:eastAsia="Times New Roman" w:hAnsi="Courier New" w:cs="Courier New"/>
                    <w:color w:val="000000"/>
                    <w:sz w:val="20"/>
                    <w:u w:val="single"/>
                    <w:lang w:eastAsia="fr-FR"/>
                  </w:rPr>
                </w:rPrChange>
              </w:rPr>
              <w:delText>fromString</w:delText>
            </w:r>
            <w:r w:rsidRPr="00D276D8">
              <w:rPr>
                <w:rFonts w:ascii="Courier New" w:eastAsia="Times New Roman" w:hAnsi="Courier New" w:cs="Courier New"/>
                <w:b/>
                <w:bCs/>
                <w:color w:val="000080"/>
                <w:sz w:val="16"/>
                <w:szCs w:val="16"/>
                <w:lang w:val="en-US" w:eastAsia="fr-FR"/>
                <w:rPrChange w:id="3842"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43" w:author="jerome draillard" w:date="2015-10-29T11:43:00Z">
                  <w:rPr>
                    <w:rFonts w:ascii="Courier New" w:eastAsia="Times New Roman" w:hAnsi="Courier New" w:cs="Courier New"/>
                    <w:color w:val="000000"/>
                    <w:sz w:val="20"/>
                    <w:u w:val="single"/>
                    <w:lang w:eastAsia="fr-FR"/>
                  </w:rPr>
                </w:rPrChange>
              </w:rPr>
              <w:delText>strTime</w:delText>
            </w:r>
            <w:r w:rsidRPr="00D276D8">
              <w:rPr>
                <w:rFonts w:ascii="Courier New" w:eastAsia="Times New Roman" w:hAnsi="Courier New" w:cs="Courier New"/>
                <w:b/>
                <w:bCs/>
                <w:color w:val="000080"/>
                <w:sz w:val="16"/>
                <w:szCs w:val="16"/>
                <w:lang w:val="en-US" w:eastAsia="fr-FR"/>
                <w:rPrChange w:id="384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45"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8080"/>
                <w:sz w:val="16"/>
                <w:szCs w:val="16"/>
                <w:lang w:val="en-US" w:eastAsia="fr-FR"/>
                <w:rPrChange w:id="3846" w:author="jerome draillard" w:date="2015-10-29T11:43:00Z">
                  <w:rPr>
                    <w:rFonts w:ascii="Courier New" w:eastAsia="Times New Roman" w:hAnsi="Courier New" w:cs="Courier New"/>
                    <w:color w:val="808080"/>
                    <w:sz w:val="20"/>
                    <w:u w:val="single"/>
                    <w:lang w:eastAsia="fr-FR"/>
                  </w:rPr>
                </w:rPrChange>
              </w:rPr>
              <w:delText>"hh:mm:ss"</w:delText>
            </w:r>
            <w:r w:rsidRPr="00D276D8">
              <w:rPr>
                <w:rFonts w:ascii="Courier New" w:eastAsia="Times New Roman" w:hAnsi="Courier New" w:cs="Courier New"/>
                <w:b/>
                <w:bCs/>
                <w:color w:val="000080"/>
                <w:sz w:val="16"/>
                <w:szCs w:val="16"/>
                <w:lang w:val="en-US" w:eastAsia="fr-FR"/>
                <w:rPrChange w:id="3847"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848" w:author="jerome draillard" w:date="2015-10-29T11:43:00Z"/>
          <w:del w:id="3849" w:author="ghislain.aine" w:date="2015-11-04T16:48:00Z"/>
          <w:rFonts w:ascii="Courier New" w:eastAsia="Times New Roman" w:hAnsi="Courier New" w:cs="Courier New"/>
          <w:color w:val="000000"/>
          <w:sz w:val="16"/>
          <w:szCs w:val="16"/>
          <w:lang w:val="en-US" w:eastAsia="fr-FR"/>
          <w:rPrChange w:id="3850" w:author="jerome draillard" w:date="2015-10-29T11:43:00Z">
            <w:rPr>
              <w:ins w:id="3851" w:author="jerome draillard" w:date="2015-10-29T11:43:00Z"/>
              <w:del w:id="3852"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853" w:author="jerome draillard" w:date="2015-10-29T11:43:00Z"/>
          <w:del w:id="3854" w:author="ghislain.aine" w:date="2015-11-04T16:48:00Z"/>
          <w:rFonts w:ascii="Courier New" w:eastAsia="Times New Roman" w:hAnsi="Courier New" w:cs="Courier New"/>
          <w:color w:val="000000"/>
          <w:sz w:val="16"/>
          <w:szCs w:val="16"/>
          <w:lang w:eastAsia="fr-FR"/>
          <w:rPrChange w:id="3855" w:author="jerome draillard" w:date="2015-10-29T11:43:00Z">
            <w:rPr>
              <w:ins w:id="3856" w:author="jerome draillard" w:date="2015-10-29T11:43:00Z"/>
              <w:del w:id="3857" w:author="ghislain.aine" w:date="2015-11-04T16:48:00Z"/>
              <w:rFonts w:ascii="Courier New" w:eastAsia="Times New Roman" w:hAnsi="Courier New" w:cs="Courier New"/>
              <w:color w:val="000000"/>
              <w:sz w:val="20"/>
              <w:lang w:eastAsia="fr-FR"/>
            </w:rPr>
          </w:rPrChange>
        </w:rPr>
      </w:pPr>
      <w:moveFrom w:id="3858" w:author="ghislain.aine" w:date="2015-10-30T10:26:00Z">
        <w:ins w:id="3859" w:author="jerome draillard" w:date="2015-10-29T11:43:00Z">
          <w:del w:id="3860" w:author="ghislain.aine" w:date="2015-11-04T16:48:00Z">
            <w:r w:rsidRPr="00D276D8">
              <w:rPr>
                <w:rFonts w:ascii="Courier New" w:eastAsia="Times New Roman" w:hAnsi="Courier New" w:cs="Courier New"/>
                <w:color w:val="000000"/>
                <w:sz w:val="16"/>
                <w:szCs w:val="16"/>
                <w:lang w:val="en-US" w:eastAsia="fr-FR"/>
                <w:rPrChange w:id="3861"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0000"/>
                <w:sz w:val="16"/>
                <w:szCs w:val="16"/>
                <w:lang w:eastAsia="fr-FR"/>
                <w:rPrChange w:id="3862" w:author="jerome draillard" w:date="2015-10-29T11:43:00Z">
                  <w:rPr>
                    <w:rFonts w:ascii="Courier New" w:eastAsia="Times New Roman" w:hAnsi="Courier New" w:cs="Courier New"/>
                    <w:color w:val="000000"/>
                    <w:sz w:val="20"/>
                    <w:u w:val="single"/>
                    <w:lang w:eastAsia="fr-FR"/>
                  </w:rPr>
                </w:rPrChange>
              </w:rPr>
              <w:delText>QDateTime finalDateTime</w:delText>
            </w:r>
            <w:r w:rsidRPr="00D276D8">
              <w:rPr>
                <w:rFonts w:ascii="Courier New" w:eastAsia="Times New Roman" w:hAnsi="Courier New" w:cs="Courier New"/>
                <w:b/>
                <w:bCs/>
                <w:color w:val="000080"/>
                <w:sz w:val="16"/>
                <w:szCs w:val="16"/>
                <w:lang w:eastAsia="fr-FR"/>
                <w:rPrChange w:id="3863"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864" w:author="jerome draillard" w:date="2015-10-29T11:43:00Z"/>
          <w:del w:id="3865" w:author="ghislain.aine" w:date="2015-11-04T16:48:00Z"/>
          <w:rFonts w:ascii="Courier New" w:eastAsia="Times New Roman" w:hAnsi="Courier New" w:cs="Courier New"/>
          <w:color w:val="008000"/>
          <w:sz w:val="16"/>
          <w:szCs w:val="16"/>
          <w:lang w:eastAsia="fr-FR"/>
          <w:rPrChange w:id="3866" w:author="jerome draillard" w:date="2015-10-29T11:43:00Z">
            <w:rPr>
              <w:ins w:id="3867" w:author="jerome draillard" w:date="2015-10-29T11:43:00Z"/>
              <w:del w:id="3868" w:author="ghislain.aine" w:date="2015-11-04T16:48:00Z"/>
              <w:rFonts w:ascii="Courier New" w:eastAsia="Times New Roman" w:hAnsi="Courier New" w:cs="Courier New"/>
              <w:color w:val="008000"/>
              <w:sz w:val="20"/>
              <w:lang w:eastAsia="fr-FR"/>
            </w:rPr>
          </w:rPrChange>
        </w:rPr>
      </w:pPr>
      <w:moveFrom w:id="3869" w:author="ghislain.aine" w:date="2015-10-30T10:26:00Z">
        <w:ins w:id="3870" w:author="jerome draillard" w:date="2015-10-29T11:43:00Z">
          <w:del w:id="3871" w:author="ghislain.aine" w:date="2015-11-04T16:48:00Z">
            <w:r w:rsidRPr="00D276D8">
              <w:rPr>
                <w:rFonts w:ascii="Courier New" w:eastAsia="Times New Roman" w:hAnsi="Courier New" w:cs="Courier New"/>
                <w:color w:val="000000"/>
                <w:sz w:val="16"/>
                <w:szCs w:val="16"/>
                <w:lang w:eastAsia="fr-FR"/>
                <w:rPrChange w:id="3872"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00"/>
                <w:sz w:val="16"/>
                <w:szCs w:val="16"/>
                <w:lang w:eastAsia="fr-FR"/>
                <w:rPrChange w:id="3873" w:author="jerome draillard" w:date="2015-10-29T11:43:00Z">
                  <w:rPr>
                    <w:rFonts w:ascii="Courier New" w:eastAsia="Times New Roman" w:hAnsi="Courier New" w:cs="Courier New"/>
                    <w:color w:val="008000"/>
                    <w:sz w:val="20"/>
                    <w:u w:val="single"/>
                    <w:lang w:eastAsia="fr-FR"/>
                  </w:rPr>
                </w:rPrChange>
              </w:rPr>
              <w:delText>//set la date dans QDateTime</w:delText>
            </w:r>
          </w:del>
        </w:ins>
      </w:moveFrom>
    </w:p>
    <w:p w:rsidR="00BF1190" w:rsidRDefault="00D276D8" w:rsidP="00BF1190">
      <w:pPr>
        <w:shd w:val="clear" w:color="auto" w:fill="FFFFFF"/>
        <w:jc w:val="left"/>
        <w:rPr>
          <w:ins w:id="3874" w:author="jerome draillard" w:date="2015-10-29T11:43:00Z"/>
          <w:del w:id="3875" w:author="ghislain.aine" w:date="2015-11-04T16:48:00Z"/>
          <w:rFonts w:ascii="Courier New" w:eastAsia="Times New Roman" w:hAnsi="Courier New" w:cs="Courier New"/>
          <w:color w:val="000000"/>
          <w:sz w:val="16"/>
          <w:szCs w:val="16"/>
          <w:lang w:val="en-US" w:eastAsia="fr-FR"/>
          <w:rPrChange w:id="3876" w:author="jerome draillard" w:date="2015-10-29T11:43:00Z">
            <w:rPr>
              <w:ins w:id="3877" w:author="jerome draillard" w:date="2015-10-29T11:43:00Z"/>
              <w:del w:id="3878" w:author="ghislain.aine" w:date="2015-11-04T16:48:00Z"/>
              <w:rFonts w:ascii="Courier New" w:eastAsia="Times New Roman" w:hAnsi="Courier New" w:cs="Courier New"/>
              <w:color w:val="000000"/>
              <w:sz w:val="20"/>
              <w:lang w:eastAsia="fr-FR"/>
            </w:rPr>
          </w:rPrChange>
        </w:rPr>
      </w:pPr>
      <w:moveFrom w:id="3879" w:author="ghislain.aine" w:date="2015-10-30T10:26:00Z">
        <w:ins w:id="3880" w:author="jerome draillard" w:date="2015-10-29T11:43:00Z">
          <w:del w:id="3881" w:author="ghislain.aine" w:date="2015-11-04T16:48:00Z">
            <w:r w:rsidRPr="00D276D8">
              <w:rPr>
                <w:rFonts w:ascii="Courier New" w:eastAsia="Times New Roman" w:hAnsi="Courier New" w:cs="Courier New"/>
                <w:color w:val="000000"/>
                <w:sz w:val="16"/>
                <w:szCs w:val="16"/>
                <w:lang w:eastAsia="fr-FR"/>
                <w:rPrChange w:id="3882"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0000"/>
                <w:sz w:val="16"/>
                <w:szCs w:val="16"/>
                <w:lang w:val="en-US" w:eastAsia="fr-FR"/>
                <w:rPrChange w:id="3883" w:author="jerome draillard" w:date="2015-10-29T11:43:00Z">
                  <w:rPr>
                    <w:rFonts w:ascii="Courier New" w:eastAsia="Times New Roman" w:hAnsi="Courier New" w:cs="Courier New"/>
                    <w:color w:val="000000"/>
                    <w:sz w:val="20"/>
                    <w:u w:val="single"/>
                    <w:lang w:eastAsia="fr-FR"/>
                  </w:rPr>
                </w:rPrChange>
              </w:rPr>
              <w:delText>finalDateTime</w:delText>
            </w:r>
            <w:r w:rsidRPr="00D276D8">
              <w:rPr>
                <w:rFonts w:ascii="Courier New" w:eastAsia="Times New Roman" w:hAnsi="Courier New" w:cs="Courier New"/>
                <w:b/>
                <w:bCs/>
                <w:color w:val="000080"/>
                <w:sz w:val="16"/>
                <w:szCs w:val="16"/>
                <w:lang w:val="en-US" w:eastAsia="fr-FR"/>
                <w:rPrChange w:id="3884"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85" w:author="jerome draillard" w:date="2015-10-29T11:43:00Z">
                  <w:rPr>
                    <w:rFonts w:ascii="Courier New" w:eastAsia="Times New Roman" w:hAnsi="Courier New" w:cs="Courier New"/>
                    <w:color w:val="000000"/>
                    <w:sz w:val="20"/>
                    <w:u w:val="single"/>
                    <w:lang w:eastAsia="fr-FR"/>
                  </w:rPr>
                </w:rPrChange>
              </w:rPr>
              <w:delText>setDate</w:delText>
            </w:r>
            <w:r w:rsidRPr="00D276D8">
              <w:rPr>
                <w:rFonts w:ascii="Courier New" w:eastAsia="Times New Roman" w:hAnsi="Courier New" w:cs="Courier New"/>
                <w:b/>
                <w:bCs/>
                <w:color w:val="000080"/>
                <w:sz w:val="16"/>
                <w:szCs w:val="16"/>
                <w:lang w:val="en-US" w:eastAsia="fr-FR"/>
                <w:rPrChange w:id="3886"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887" w:author="jerome draillard" w:date="2015-10-29T11:43:00Z">
                  <w:rPr>
                    <w:rFonts w:ascii="Courier New" w:eastAsia="Times New Roman" w:hAnsi="Courier New" w:cs="Courier New"/>
                    <w:color w:val="000000"/>
                    <w:sz w:val="20"/>
                    <w:u w:val="single"/>
                    <w:lang w:eastAsia="fr-FR"/>
                  </w:rPr>
                </w:rPrChange>
              </w:rPr>
              <w:delText>date</w:delText>
            </w:r>
            <w:r w:rsidRPr="00D276D8">
              <w:rPr>
                <w:rFonts w:ascii="Courier New" w:eastAsia="Times New Roman" w:hAnsi="Courier New" w:cs="Courier New"/>
                <w:b/>
                <w:bCs/>
                <w:color w:val="000080"/>
                <w:sz w:val="16"/>
                <w:szCs w:val="16"/>
                <w:lang w:val="en-US" w:eastAsia="fr-FR"/>
                <w:rPrChange w:id="3888"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889" w:author="jerome draillard" w:date="2015-10-29T11:43:00Z"/>
          <w:del w:id="3890" w:author="ghislain.aine" w:date="2015-11-04T16:48:00Z"/>
          <w:rFonts w:ascii="Courier New" w:eastAsia="Times New Roman" w:hAnsi="Courier New" w:cs="Courier New"/>
          <w:color w:val="008000"/>
          <w:sz w:val="16"/>
          <w:szCs w:val="16"/>
          <w:lang w:val="en-US" w:eastAsia="fr-FR"/>
          <w:rPrChange w:id="3891" w:author="jerome draillard" w:date="2015-10-29T11:43:00Z">
            <w:rPr>
              <w:ins w:id="3892" w:author="jerome draillard" w:date="2015-10-29T11:43:00Z"/>
              <w:del w:id="3893" w:author="ghislain.aine" w:date="2015-11-04T16:48:00Z"/>
              <w:rFonts w:ascii="Courier New" w:eastAsia="Times New Roman" w:hAnsi="Courier New" w:cs="Courier New"/>
              <w:color w:val="008000"/>
              <w:sz w:val="20"/>
              <w:lang w:eastAsia="fr-FR"/>
            </w:rPr>
          </w:rPrChange>
        </w:rPr>
      </w:pPr>
      <w:moveFrom w:id="3894" w:author="ghislain.aine" w:date="2015-10-30T10:26:00Z">
        <w:ins w:id="3895" w:author="jerome draillard" w:date="2015-10-29T11:43:00Z">
          <w:del w:id="3896" w:author="ghislain.aine" w:date="2015-11-04T16:48:00Z">
            <w:r w:rsidRPr="00D276D8">
              <w:rPr>
                <w:rFonts w:ascii="Courier New" w:eastAsia="Times New Roman" w:hAnsi="Courier New" w:cs="Courier New"/>
                <w:color w:val="000000"/>
                <w:sz w:val="16"/>
                <w:szCs w:val="16"/>
                <w:lang w:val="en-US" w:eastAsia="fr-FR"/>
                <w:rPrChange w:id="3897"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008000"/>
                <w:sz w:val="16"/>
                <w:szCs w:val="16"/>
                <w:lang w:val="en-US" w:eastAsia="fr-FR"/>
                <w:rPrChange w:id="3898" w:author="jerome draillard" w:date="2015-10-29T11:43:00Z">
                  <w:rPr>
                    <w:rFonts w:ascii="Courier New" w:eastAsia="Times New Roman" w:hAnsi="Courier New" w:cs="Courier New"/>
                    <w:color w:val="008000"/>
                    <w:sz w:val="20"/>
                    <w:u w:val="single"/>
                    <w:lang w:eastAsia="fr-FR"/>
                  </w:rPr>
                </w:rPrChange>
              </w:rPr>
              <w:delText>//set le time dans QDateTime</w:delText>
            </w:r>
          </w:del>
        </w:ins>
      </w:moveFrom>
    </w:p>
    <w:p w:rsidR="00BF1190" w:rsidRDefault="00D276D8" w:rsidP="00BF1190">
      <w:pPr>
        <w:shd w:val="clear" w:color="auto" w:fill="FFFFFF"/>
        <w:jc w:val="left"/>
        <w:rPr>
          <w:ins w:id="3899" w:author="jerome draillard" w:date="2015-10-29T11:43:00Z"/>
          <w:del w:id="3900" w:author="ghislain.aine" w:date="2015-11-04T16:48:00Z"/>
          <w:rFonts w:ascii="Courier New" w:eastAsia="Times New Roman" w:hAnsi="Courier New" w:cs="Courier New"/>
          <w:color w:val="000000"/>
          <w:sz w:val="16"/>
          <w:szCs w:val="16"/>
          <w:lang w:val="en-US" w:eastAsia="fr-FR"/>
          <w:rPrChange w:id="3901" w:author="jerome draillard" w:date="2015-10-29T11:43:00Z">
            <w:rPr>
              <w:ins w:id="3902" w:author="jerome draillard" w:date="2015-10-29T11:43:00Z"/>
              <w:del w:id="3903" w:author="ghislain.aine" w:date="2015-11-04T16:48:00Z"/>
              <w:rFonts w:ascii="Courier New" w:eastAsia="Times New Roman" w:hAnsi="Courier New" w:cs="Courier New"/>
              <w:color w:val="000000"/>
              <w:sz w:val="20"/>
              <w:lang w:eastAsia="fr-FR"/>
            </w:rPr>
          </w:rPrChange>
        </w:rPr>
      </w:pPr>
      <w:moveFrom w:id="3904" w:author="ghislain.aine" w:date="2015-10-30T10:26:00Z">
        <w:ins w:id="3905" w:author="jerome draillard" w:date="2015-10-29T11:43:00Z">
          <w:del w:id="3906" w:author="ghislain.aine" w:date="2015-11-04T16:48:00Z">
            <w:r w:rsidRPr="00D276D8">
              <w:rPr>
                <w:rFonts w:ascii="Courier New" w:eastAsia="Times New Roman" w:hAnsi="Courier New" w:cs="Courier New"/>
                <w:color w:val="000000"/>
                <w:sz w:val="16"/>
                <w:szCs w:val="16"/>
                <w:lang w:val="en-US" w:eastAsia="fr-FR"/>
                <w:rPrChange w:id="3907" w:author="jerome draillard" w:date="2015-10-29T11:43:00Z">
                  <w:rPr>
                    <w:rFonts w:ascii="Courier New" w:eastAsia="Times New Roman" w:hAnsi="Courier New" w:cs="Courier New"/>
                    <w:color w:val="000000"/>
                    <w:sz w:val="20"/>
                    <w:u w:val="single"/>
                    <w:lang w:eastAsia="fr-FR"/>
                  </w:rPr>
                </w:rPrChange>
              </w:rPr>
              <w:delText xml:space="preserve">        finalDateTime</w:delText>
            </w:r>
            <w:r w:rsidRPr="00D276D8">
              <w:rPr>
                <w:rFonts w:ascii="Courier New" w:eastAsia="Times New Roman" w:hAnsi="Courier New" w:cs="Courier New"/>
                <w:b/>
                <w:bCs/>
                <w:color w:val="000080"/>
                <w:sz w:val="16"/>
                <w:szCs w:val="16"/>
                <w:lang w:val="en-US" w:eastAsia="fr-FR"/>
                <w:rPrChange w:id="390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909" w:author="jerome draillard" w:date="2015-10-29T11:43:00Z">
                  <w:rPr>
                    <w:rFonts w:ascii="Courier New" w:eastAsia="Times New Roman" w:hAnsi="Courier New" w:cs="Courier New"/>
                    <w:color w:val="000000"/>
                    <w:sz w:val="20"/>
                    <w:u w:val="single"/>
                    <w:lang w:eastAsia="fr-FR"/>
                  </w:rPr>
                </w:rPrChange>
              </w:rPr>
              <w:delText>setTime</w:delText>
            </w:r>
            <w:r w:rsidRPr="00D276D8">
              <w:rPr>
                <w:rFonts w:ascii="Courier New" w:eastAsia="Times New Roman" w:hAnsi="Courier New" w:cs="Courier New"/>
                <w:b/>
                <w:bCs/>
                <w:color w:val="000080"/>
                <w:sz w:val="16"/>
                <w:szCs w:val="16"/>
                <w:lang w:val="en-US" w:eastAsia="fr-FR"/>
                <w:rPrChange w:id="3910"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val="en-US" w:eastAsia="fr-FR"/>
                <w:rPrChange w:id="3911" w:author="jerome draillard" w:date="2015-10-29T11:43:00Z">
                  <w:rPr>
                    <w:rFonts w:ascii="Courier New" w:eastAsia="Times New Roman" w:hAnsi="Courier New" w:cs="Courier New"/>
                    <w:color w:val="000000"/>
                    <w:sz w:val="20"/>
                    <w:u w:val="single"/>
                    <w:lang w:eastAsia="fr-FR"/>
                  </w:rPr>
                </w:rPrChange>
              </w:rPr>
              <w:delText>time</w:delText>
            </w:r>
            <w:r w:rsidRPr="00D276D8">
              <w:rPr>
                <w:rFonts w:ascii="Courier New" w:eastAsia="Times New Roman" w:hAnsi="Courier New" w:cs="Courier New"/>
                <w:b/>
                <w:bCs/>
                <w:color w:val="000080"/>
                <w:sz w:val="16"/>
                <w:szCs w:val="16"/>
                <w:lang w:val="en-US" w:eastAsia="fr-FR"/>
                <w:rPrChange w:id="3912"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BF1190" w:rsidP="00BF1190">
      <w:pPr>
        <w:shd w:val="clear" w:color="auto" w:fill="FFFFFF"/>
        <w:jc w:val="left"/>
        <w:rPr>
          <w:ins w:id="3913" w:author="jerome draillard" w:date="2015-10-29T11:43:00Z"/>
          <w:del w:id="3914" w:author="ghislain.aine" w:date="2015-11-04T16:48:00Z"/>
          <w:rFonts w:ascii="Courier New" w:eastAsia="Times New Roman" w:hAnsi="Courier New" w:cs="Courier New"/>
          <w:color w:val="000000"/>
          <w:sz w:val="16"/>
          <w:szCs w:val="16"/>
          <w:lang w:val="en-US" w:eastAsia="fr-FR"/>
          <w:rPrChange w:id="3915" w:author="jerome draillard" w:date="2015-10-29T11:43:00Z">
            <w:rPr>
              <w:ins w:id="3916" w:author="jerome draillard" w:date="2015-10-29T11:43:00Z"/>
              <w:del w:id="3917" w:author="ghislain.aine" w:date="2015-11-04T16:48:00Z"/>
              <w:rFonts w:ascii="Courier New" w:eastAsia="Times New Roman" w:hAnsi="Courier New" w:cs="Courier New"/>
              <w:color w:val="000000"/>
              <w:sz w:val="20"/>
              <w:lang w:eastAsia="fr-FR"/>
            </w:rPr>
          </w:rPrChange>
        </w:rPr>
      </w:pPr>
    </w:p>
    <w:p w:rsidR="00BF1190" w:rsidRDefault="00D276D8" w:rsidP="00BF1190">
      <w:pPr>
        <w:shd w:val="clear" w:color="auto" w:fill="FFFFFF"/>
        <w:jc w:val="left"/>
        <w:rPr>
          <w:ins w:id="3918" w:author="jerome draillard" w:date="2015-10-29T11:43:00Z"/>
          <w:del w:id="3919" w:author="ghislain.aine" w:date="2015-11-04T16:48:00Z"/>
          <w:rFonts w:ascii="Courier New" w:eastAsia="Times New Roman" w:hAnsi="Courier New" w:cs="Courier New"/>
          <w:color w:val="008000"/>
          <w:sz w:val="16"/>
          <w:szCs w:val="16"/>
          <w:lang w:eastAsia="fr-FR"/>
          <w:rPrChange w:id="3920" w:author="jerome draillard" w:date="2015-10-29T11:43:00Z">
            <w:rPr>
              <w:ins w:id="3921" w:author="jerome draillard" w:date="2015-10-29T11:43:00Z"/>
              <w:del w:id="3922" w:author="ghislain.aine" w:date="2015-11-04T16:48:00Z"/>
              <w:rFonts w:ascii="Courier New" w:eastAsia="Times New Roman" w:hAnsi="Courier New" w:cs="Courier New"/>
              <w:color w:val="008000"/>
              <w:sz w:val="20"/>
              <w:lang w:eastAsia="fr-FR"/>
            </w:rPr>
          </w:rPrChange>
        </w:rPr>
      </w:pPr>
      <w:moveFrom w:id="3923" w:author="ghislain.aine" w:date="2015-10-30T10:26:00Z">
        <w:ins w:id="3924" w:author="jerome draillard" w:date="2015-10-29T11:43:00Z">
          <w:del w:id="3925" w:author="ghislain.aine" w:date="2015-11-04T16:48:00Z">
            <w:r w:rsidRPr="00D276D8">
              <w:rPr>
                <w:rFonts w:ascii="Courier New" w:eastAsia="Times New Roman" w:hAnsi="Courier New" w:cs="Courier New"/>
                <w:color w:val="000000"/>
                <w:sz w:val="16"/>
                <w:szCs w:val="16"/>
                <w:lang w:val="en-US" w:eastAsia="fr-FR"/>
                <w:rPrChange w:id="3926"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eastAsia="fr-FR"/>
                <w:rPrChange w:id="3927" w:author="jerome draillard" w:date="2015-10-29T11:43:00Z">
                  <w:rPr>
                    <w:rFonts w:ascii="Courier New" w:eastAsia="Times New Roman" w:hAnsi="Courier New" w:cs="Courier New"/>
                    <w:b/>
                    <w:bCs/>
                    <w:color w:val="0000FF"/>
                    <w:sz w:val="20"/>
                    <w:u w:val="single"/>
                    <w:lang w:eastAsia="fr-FR"/>
                  </w:rPr>
                </w:rPrChange>
              </w:rPr>
              <w:delText>return</w:delText>
            </w:r>
            <w:r w:rsidRPr="00D276D8">
              <w:rPr>
                <w:rFonts w:ascii="Courier New" w:eastAsia="Times New Roman" w:hAnsi="Courier New" w:cs="Courier New"/>
                <w:color w:val="000000"/>
                <w:sz w:val="16"/>
                <w:szCs w:val="16"/>
                <w:lang w:eastAsia="fr-FR"/>
                <w:rPrChange w:id="3928"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929"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3930" w:author="jerome draillard" w:date="2015-10-29T11:43:00Z">
                  <w:rPr>
                    <w:rFonts w:ascii="Courier New" w:eastAsia="Times New Roman" w:hAnsi="Courier New" w:cs="Courier New"/>
                    <w:color w:val="000000"/>
                    <w:sz w:val="20"/>
                    <w:u w:val="single"/>
                    <w:lang w:eastAsia="fr-FR"/>
                  </w:rPr>
                </w:rPrChange>
              </w:rPr>
              <w:delText>finalDateTime</w:delText>
            </w:r>
            <w:r w:rsidRPr="00D276D8">
              <w:rPr>
                <w:rFonts w:ascii="Courier New" w:eastAsia="Times New Roman" w:hAnsi="Courier New" w:cs="Courier New"/>
                <w:b/>
                <w:bCs/>
                <w:color w:val="000080"/>
                <w:sz w:val="16"/>
                <w:szCs w:val="16"/>
                <w:lang w:eastAsia="fr-FR"/>
                <w:rPrChange w:id="3931"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3932" w:author="jerome draillard" w:date="2015-10-29T11:43:00Z">
                  <w:rPr>
                    <w:rFonts w:ascii="Courier New" w:eastAsia="Times New Roman" w:hAnsi="Courier New" w:cs="Courier New"/>
                    <w:color w:val="000000"/>
                    <w:sz w:val="20"/>
                    <w:u w:val="single"/>
                    <w:lang w:eastAsia="fr-FR"/>
                  </w:rPr>
                </w:rPrChange>
              </w:rPr>
              <w:delText>toMSecsSinceEpoch</w:delText>
            </w:r>
            <w:r w:rsidRPr="00D276D8">
              <w:rPr>
                <w:rFonts w:ascii="Courier New" w:eastAsia="Times New Roman" w:hAnsi="Courier New" w:cs="Courier New"/>
                <w:b/>
                <w:bCs/>
                <w:color w:val="000080"/>
                <w:sz w:val="16"/>
                <w:szCs w:val="16"/>
                <w:lang w:eastAsia="fr-FR"/>
                <w:rPrChange w:id="3933"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3934"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935"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3936"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FF8000"/>
                <w:sz w:val="16"/>
                <w:szCs w:val="16"/>
                <w:lang w:eastAsia="fr-FR"/>
                <w:rPrChange w:id="3937" w:author="jerome draillard" w:date="2015-10-29T11:43:00Z">
                  <w:rPr>
                    <w:rFonts w:ascii="Courier New" w:eastAsia="Times New Roman" w:hAnsi="Courier New" w:cs="Courier New"/>
                    <w:color w:val="FF8000"/>
                    <w:sz w:val="20"/>
                    <w:u w:val="single"/>
                    <w:lang w:eastAsia="fr-FR"/>
                  </w:rPr>
                </w:rPrChange>
              </w:rPr>
              <w:delText>1000.0</w:delText>
            </w:r>
            <w:r w:rsidRPr="00D276D8">
              <w:rPr>
                <w:rFonts w:ascii="Courier New" w:eastAsia="Times New Roman" w:hAnsi="Courier New" w:cs="Courier New"/>
                <w:b/>
                <w:bCs/>
                <w:color w:val="000080"/>
                <w:sz w:val="16"/>
                <w:szCs w:val="16"/>
                <w:lang w:eastAsia="fr-FR"/>
                <w:rPrChange w:id="3938" w:author="jerome draillard" w:date="2015-10-29T11:4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8000"/>
                <w:sz w:val="16"/>
                <w:szCs w:val="16"/>
                <w:lang w:eastAsia="fr-FR"/>
                <w:rPrChange w:id="3939" w:author="jerome draillard" w:date="2015-10-29T11:43:00Z">
                  <w:rPr>
                    <w:rFonts w:ascii="Courier New" w:eastAsia="Times New Roman" w:hAnsi="Courier New" w:cs="Courier New"/>
                    <w:color w:val="008000"/>
                    <w:sz w:val="20"/>
                    <w:u w:val="single"/>
                    <w:lang w:eastAsia="fr-FR"/>
                  </w:rPr>
                </w:rPrChange>
              </w:rPr>
              <w:delText>//retourne la date en secondes depuis le 1er janvier 1970</w:delText>
            </w:r>
          </w:del>
        </w:ins>
      </w:moveFrom>
    </w:p>
    <w:p w:rsidR="00BF1190" w:rsidRDefault="00BF1190" w:rsidP="00BF1190">
      <w:pPr>
        <w:shd w:val="clear" w:color="auto" w:fill="FFFFFF"/>
        <w:jc w:val="left"/>
        <w:rPr>
          <w:ins w:id="3940" w:author="jerome draillard" w:date="2015-10-29T11:43:00Z"/>
          <w:del w:id="3941" w:author="ghislain.aine" w:date="2015-11-04T16:49:00Z"/>
          <w:rFonts w:ascii="Courier New" w:eastAsia="Times New Roman" w:hAnsi="Courier New" w:cs="Courier New"/>
          <w:color w:val="000000"/>
          <w:sz w:val="16"/>
          <w:szCs w:val="16"/>
          <w:lang w:eastAsia="fr-FR"/>
          <w:rPrChange w:id="3942" w:author="jerome draillard" w:date="2015-10-29T11:43:00Z">
            <w:rPr>
              <w:ins w:id="3943" w:author="jerome draillard" w:date="2015-10-29T11:43:00Z"/>
              <w:del w:id="3944" w:author="ghislain.aine" w:date="2015-11-04T16:49:00Z"/>
              <w:rFonts w:ascii="Courier New" w:eastAsia="Times New Roman" w:hAnsi="Courier New" w:cs="Courier New"/>
              <w:color w:val="000000"/>
              <w:sz w:val="20"/>
              <w:lang w:eastAsia="fr-FR"/>
            </w:rPr>
          </w:rPrChange>
        </w:rPr>
      </w:pPr>
    </w:p>
    <w:p w:rsidR="00BF1190" w:rsidDel="0049323F" w:rsidRDefault="00D276D8" w:rsidP="00BF1190">
      <w:pPr>
        <w:shd w:val="clear" w:color="auto" w:fill="FFFFFF"/>
        <w:jc w:val="left"/>
        <w:rPr>
          <w:ins w:id="3945" w:author="jerome draillard" w:date="2015-10-29T11:43:00Z"/>
          <w:del w:id="3946" w:author="ghislain.aine" w:date="2015-11-04T16:49:00Z"/>
          <w:rFonts w:ascii="Courier New" w:eastAsia="Times New Roman" w:hAnsi="Courier New" w:cs="Courier New"/>
          <w:color w:val="000000"/>
          <w:sz w:val="16"/>
          <w:szCs w:val="16"/>
          <w:lang w:eastAsia="fr-FR"/>
          <w:rPrChange w:id="3947" w:author="jerome draillard" w:date="2015-10-29T11:43:00Z">
            <w:rPr>
              <w:ins w:id="3948" w:author="jerome draillard" w:date="2015-10-29T11:43:00Z"/>
              <w:del w:id="3949" w:author="ghislain.aine" w:date="2015-11-04T16:49:00Z"/>
              <w:rFonts w:ascii="Courier New" w:eastAsia="Times New Roman" w:hAnsi="Courier New" w:cs="Courier New"/>
              <w:color w:val="000000"/>
              <w:sz w:val="20"/>
              <w:lang w:eastAsia="fr-FR"/>
            </w:rPr>
          </w:rPrChange>
        </w:rPr>
      </w:pPr>
      <w:moveFrom w:id="3950" w:author="ghislain.aine" w:date="2015-10-30T10:26:00Z">
        <w:ins w:id="3951" w:author="jerome draillard" w:date="2015-10-29T11:43:00Z">
          <w:del w:id="3952" w:author="ghislain.aine" w:date="2015-11-04T16:49:00Z">
            <w:r w:rsidRPr="00D276D8">
              <w:rPr>
                <w:rFonts w:ascii="Courier New" w:eastAsia="Times New Roman" w:hAnsi="Courier New" w:cs="Courier New"/>
                <w:color w:val="000000"/>
                <w:sz w:val="16"/>
                <w:szCs w:val="16"/>
                <w:lang w:eastAsia="fr-FR"/>
                <w:rPrChange w:id="3953" w:author="jerome draillard" w:date="2015-10-29T11:4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3954" w:author="jerome draillard" w:date="2015-10-29T11:43:00Z">
                  <w:rPr>
                    <w:rFonts w:ascii="Courier New" w:eastAsia="Times New Roman" w:hAnsi="Courier New" w:cs="Courier New"/>
                    <w:b/>
                    <w:bCs/>
                    <w:color w:val="000080"/>
                    <w:sz w:val="20"/>
                    <w:u w:val="single"/>
                    <w:lang w:eastAsia="fr-FR"/>
                  </w:rPr>
                </w:rPrChange>
              </w:rPr>
              <w:delText>}</w:delText>
            </w:r>
          </w:del>
        </w:ins>
      </w:moveFrom>
    </w:p>
    <w:p w:rsidR="00BF1190" w:rsidRDefault="00D276D8" w:rsidP="00BF1190">
      <w:pPr>
        <w:shd w:val="clear" w:color="auto" w:fill="FFFFFF"/>
        <w:jc w:val="left"/>
        <w:rPr>
          <w:ins w:id="3955" w:author="jerome draillard" w:date="2015-10-29T11:43:00Z"/>
          <w:rFonts w:ascii="Times New Roman" w:eastAsia="Times New Roman" w:hAnsi="Times New Roman" w:cs="Times New Roman"/>
          <w:sz w:val="16"/>
          <w:szCs w:val="16"/>
          <w:lang w:eastAsia="fr-FR"/>
          <w:rPrChange w:id="3956" w:author="jerome draillard" w:date="2015-10-29T11:43:00Z">
            <w:rPr>
              <w:ins w:id="3957" w:author="jerome draillard" w:date="2015-10-29T11:43:00Z"/>
              <w:rFonts w:ascii="Times New Roman" w:eastAsia="Times New Roman" w:hAnsi="Times New Roman" w:cs="Times New Roman"/>
              <w:sz w:val="24"/>
              <w:szCs w:val="24"/>
              <w:lang w:eastAsia="fr-FR"/>
            </w:rPr>
          </w:rPrChange>
        </w:rPr>
      </w:pPr>
      <w:moveFrom w:id="3958" w:author="ghislain.aine" w:date="2015-10-30T10:26:00Z">
        <w:ins w:id="3959" w:author="jerome draillard" w:date="2015-10-29T11:43:00Z">
          <w:r w:rsidRPr="00D276D8">
            <w:rPr>
              <w:rFonts w:ascii="Courier New" w:eastAsia="Times New Roman" w:hAnsi="Courier New" w:cs="Courier New"/>
              <w:b/>
              <w:bCs/>
              <w:color w:val="000080"/>
              <w:sz w:val="16"/>
              <w:szCs w:val="16"/>
              <w:lang w:eastAsia="fr-FR"/>
              <w:rPrChange w:id="3960" w:author="jerome draillard" w:date="2015-10-29T11:43:00Z">
                <w:rPr>
                  <w:rFonts w:ascii="Courier New" w:eastAsia="Times New Roman" w:hAnsi="Courier New" w:cs="Courier New"/>
                  <w:b/>
                  <w:bCs/>
                  <w:color w:val="000080"/>
                  <w:sz w:val="20"/>
                  <w:u w:val="single"/>
                  <w:lang w:eastAsia="fr-FR"/>
                </w:rPr>
              </w:rPrChange>
            </w:rPr>
            <w:t>}</w:t>
          </w:r>
        </w:ins>
      </w:moveFrom>
      <w:moveFromRangeEnd w:id="3532"/>
    </w:p>
    <w:p w:rsidR="00BF1190" w:rsidDel="0013549D" w:rsidRDefault="00BF1190" w:rsidP="00BF1190">
      <w:pPr>
        <w:spacing w:after="200" w:line="276" w:lineRule="auto"/>
        <w:jc w:val="left"/>
        <w:rPr>
          <w:ins w:id="3961" w:author="jerome draillard" w:date="2015-10-29T11:34:00Z"/>
          <w:del w:id="3962" w:author="ghislain.aine" w:date="2015-10-30T10:26:00Z"/>
        </w:rPr>
      </w:pPr>
    </w:p>
    <w:p w:rsidR="00BF1190" w:rsidRDefault="00BF1190" w:rsidP="00BF1190">
      <w:pPr>
        <w:spacing w:after="200" w:line="276" w:lineRule="auto"/>
        <w:jc w:val="left"/>
        <w:rPr>
          <w:ins w:id="3963" w:author="jerome draillard" w:date="2015-10-29T11:43:00Z"/>
        </w:rPr>
      </w:pPr>
      <w:ins w:id="3964" w:author="jerome draillard" w:date="2015-10-29T11:43:00Z">
        <w:r>
          <w:t>Les méthodes pour l'instant vide seront remplies au fur et à mesure du TP.</w:t>
        </w:r>
      </w:ins>
    </w:p>
    <w:p w:rsidR="00BF1190" w:rsidRPr="00944E6B" w:rsidRDefault="00BF1190" w:rsidP="00BF1190">
      <w:pPr>
        <w:spacing w:after="200" w:line="276" w:lineRule="auto"/>
        <w:jc w:val="left"/>
        <w:rPr>
          <w:ins w:id="3965" w:author="jerome draillard" w:date="2015-10-29T11:24:00Z"/>
        </w:rPr>
      </w:pPr>
      <w:ins w:id="3966" w:author="jerome draillard" w:date="2015-10-29T11:44:00Z">
        <w:r>
          <w:t>Les méthodes pour récupérer la date de compilation et la version du plugin sont les mêmes pour tous les plugins.</w:t>
        </w:r>
      </w:ins>
    </w:p>
    <w:p w:rsidR="00000000" w:rsidRDefault="00BF1190">
      <w:pPr>
        <w:pStyle w:val="Titre4"/>
        <w:rPr>
          <w:ins w:id="3967" w:author="jerome draillard" w:date="2015-10-29T11:44:00Z"/>
        </w:rPr>
        <w:pPrChange w:id="3968" w:author="jerome draillard" w:date="2015-10-29T11:44:00Z">
          <w:pPr>
            <w:spacing w:after="200" w:line="276" w:lineRule="auto"/>
            <w:jc w:val="left"/>
          </w:pPr>
        </w:pPrChange>
      </w:pPr>
      <w:ins w:id="3969" w:author="jerome draillard" w:date="2015-10-29T11:44:00Z">
        <w:r>
          <w:lastRenderedPageBreak/>
          <w:t xml:space="preserve">Création du composant </w:t>
        </w:r>
        <w:del w:id="3970" w:author="ghislain.aine" w:date="2015-11-04T16:56:00Z">
          <w:r w:rsidDel="0049323F">
            <w:delText>DemoCoreComponent</w:delText>
          </w:r>
        </w:del>
      </w:ins>
      <w:proofErr w:type="spellStart"/>
      <w:ins w:id="3971" w:author="ghislain.aine" w:date="2015-11-04T16:56:00Z">
        <w:r>
          <w:t>CoreComponent</w:t>
        </w:r>
      </w:ins>
      <w:proofErr w:type="spellEnd"/>
    </w:p>
    <w:p w:rsidR="00000000" w:rsidRDefault="00EE2A1F">
      <w:pPr>
        <w:rPr>
          <w:ins w:id="3972" w:author="jerome draillard" w:date="2015-10-29T11:45:00Z"/>
        </w:rPr>
        <w:pPrChange w:id="3973" w:author="jerome draillard" w:date="2015-10-29T11:44:00Z">
          <w:pPr>
            <w:spacing w:after="200" w:line="276" w:lineRule="auto"/>
            <w:jc w:val="left"/>
          </w:pPr>
        </w:pPrChange>
      </w:pPr>
    </w:p>
    <w:p w:rsidR="00000000" w:rsidRDefault="00EE2A1F">
      <w:pPr>
        <w:rPr>
          <w:ins w:id="3974" w:author="jerome draillard" w:date="2015-10-29T11:45:00Z"/>
        </w:rPr>
        <w:pPrChange w:id="3975" w:author="jerome draillard" w:date="2015-10-29T11:44:00Z">
          <w:pPr>
            <w:spacing w:after="200" w:line="276" w:lineRule="auto"/>
            <w:jc w:val="left"/>
          </w:pPr>
        </w:pPrChange>
      </w:pPr>
    </w:p>
    <w:p w:rsidR="00000000" w:rsidRDefault="00BF1190">
      <w:pPr>
        <w:rPr>
          <w:ins w:id="3976" w:author="jerome draillard" w:date="2015-11-27T15:36:00Z"/>
        </w:rPr>
        <w:pPrChange w:id="3977" w:author="jerome draillard" w:date="2015-10-29T11:44:00Z">
          <w:pPr>
            <w:spacing w:after="200" w:line="276" w:lineRule="auto"/>
            <w:jc w:val="left"/>
          </w:pPr>
        </w:pPrChange>
      </w:pPr>
      <w:ins w:id="3978" w:author="jerome draillard" w:date="2015-11-27T15:36:00Z">
        <w:r>
          <w:t>Nous allons (enfin!) créer notre premier composant!</w:t>
        </w:r>
      </w:ins>
    </w:p>
    <w:p w:rsidR="00000000" w:rsidRDefault="00EE2A1F">
      <w:pPr>
        <w:rPr>
          <w:ins w:id="3979" w:author="jerome draillard" w:date="2015-11-27T15:36:00Z"/>
        </w:rPr>
        <w:pPrChange w:id="3980" w:author="jerome draillard" w:date="2015-10-29T11:44:00Z">
          <w:pPr>
            <w:spacing w:after="200" w:line="276" w:lineRule="auto"/>
            <w:jc w:val="left"/>
          </w:pPr>
        </w:pPrChange>
      </w:pPr>
    </w:p>
    <w:p w:rsidR="00000000" w:rsidRDefault="00BF1190">
      <w:pPr>
        <w:rPr>
          <w:ins w:id="3981" w:author="jerome draillard" w:date="2015-10-29T11:48:00Z"/>
          <w:del w:id="3982" w:author="ghislain.aine" w:date="2015-10-29T16:00:00Z"/>
        </w:rPr>
        <w:pPrChange w:id="3983" w:author="jerome draillard" w:date="2015-10-29T11:44:00Z">
          <w:pPr>
            <w:spacing w:after="200" w:line="276" w:lineRule="auto"/>
            <w:jc w:val="left"/>
          </w:pPr>
        </w:pPrChange>
      </w:pPr>
      <w:ins w:id="3984" w:author="ghislain.aine" w:date="2015-11-04T16:49:00Z">
        <w:r>
          <w:t xml:space="preserve">Dans le dossier </w:t>
        </w:r>
        <w:proofErr w:type="spellStart"/>
        <w:r>
          <w:t>Demo</w:t>
        </w:r>
        <w:proofErr w:type="spellEnd"/>
        <w:r>
          <w:t>, créer le dossier C</w:t>
        </w:r>
      </w:ins>
      <w:ins w:id="3985" w:author="ghislain.aine" w:date="2015-11-04T16:50:00Z">
        <w:r>
          <w:t>o</w:t>
        </w:r>
      </w:ins>
      <w:ins w:id="3986" w:author="ghislain.aine" w:date="2015-11-04T16:49:00Z">
        <w:r>
          <w:t xml:space="preserve">mponent, et </w:t>
        </w:r>
      </w:ins>
      <w:ins w:id="3987" w:author="jerome draillard" w:date="2015-10-29T11:48:00Z">
        <w:del w:id="3988" w:author="ghislain.aine" w:date="2015-10-29T16:00:00Z">
          <w:r w:rsidDel="00C40D79">
            <w:delText xml:space="preserve">Créer un dossier </w:delText>
          </w:r>
          <w:r w:rsidRPr="00481048" w:rsidDel="00C40D79">
            <w:delText>C:\tt4\TP\Sources\Demo\Component</w:delText>
          </w:r>
          <w:r w:rsidDel="00C40D79">
            <w:delText>.</w:delText>
          </w:r>
        </w:del>
      </w:ins>
    </w:p>
    <w:p w:rsidR="00000000" w:rsidRDefault="00EE2A1F">
      <w:pPr>
        <w:rPr>
          <w:ins w:id="3989" w:author="jerome draillard" w:date="2015-10-29T11:48:00Z"/>
          <w:del w:id="3990" w:author="ghislain.aine" w:date="2015-10-29T16:00:00Z"/>
        </w:rPr>
        <w:pPrChange w:id="3991" w:author="jerome draillard" w:date="2015-10-29T11:44:00Z">
          <w:pPr>
            <w:spacing w:after="200" w:line="276" w:lineRule="auto"/>
            <w:jc w:val="left"/>
          </w:pPr>
        </w:pPrChange>
      </w:pPr>
    </w:p>
    <w:p w:rsidR="00000000" w:rsidRDefault="00BF1190">
      <w:pPr>
        <w:rPr>
          <w:ins w:id="3992" w:author="jerome draillard" w:date="2015-10-29T11:48:00Z"/>
        </w:rPr>
        <w:pPrChange w:id="3993" w:author="jerome draillard" w:date="2015-10-29T11:44:00Z">
          <w:pPr>
            <w:spacing w:after="200" w:line="276" w:lineRule="auto"/>
            <w:jc w:val="left"/>
          </w:pPr>
        </w:pPrChange>
      </w:pPr>
      <w:ins w:id="3994" w:author="jerome draillard" w:date="2015-10-29T11:48:00Z">
        <w:del w:id="3995" w:author="ghislain.aine" w:date="2015-11-04T16:49:00Z">
          <w:r w:rsidDel="0049323F">
            <w:delText>C</w:delText>
          </w:r>
        </w:del>
      </w:ins>
      <w:proofErr w:type="gramStart"/>
      <w:ins w:id="3996" w:author="ghislain.aine" w:date="2015-11-04T16:49:00Z">
        <w:r>
          <w:t>c</w:t>
        </w:r>
      </w:ins>
      <w:ins w:id="3997" w:author="jerome draillard" w:date="2015-10-29T11:48:00Z">
        <w:r>
          <w:t>réer</w:t>
        </w:r>
        <w:proofErr w:type="gramEnd"/>
        <w:r>
          <w:t xml:space="preserve"> les fichier</w:t>
        </w:r>
      </w:ins>
      <w:ins w:id="3998" w:author="ghislain.aine" w:date="2015-11-04T16:49:00Z">
        <w:r>
          <w:t>s</w:t>
        </w:r>
      </w:ins>
      <w:ins w:id="3999" w:author="jerome draillard" w:date="2015-10-29T11:48:00Z">
        <w:r>
          <w:t xml:space="preserve"> </w:t>
        </w:r>
        <w:del w:id="4000" w:author="ghislain.aine" w:date="2015-11-04T16:50:00Z">
          <w:r w:rsidDel="0049323F">
            <w:delText>Demo</w:delText>
          </w:r>
        </w:del>
        <w:proofErr w:type="spellStart"/>
        <w:r>
          <w:t>CoreComponent.h</w:t>
        </w:r>
        <w:proofErr w:type="spellEnd"/>
        <w:r>
          <w:t xml:space="preserve"> et </w:t>
        </w:r>
        <w:del w:id="4001" w:author="ghislain.aine" w:date="2015-11-04T16:50:00Z">
          <w:r w:rsidDel="0049323F">
            <w:delText>Demo</w:delText>
          </w:r>
        </w:del>
        <w:r>
          <w:t>CoreComponent.cpp</w:t>
        </w:r>
      </w:ins>
      <w:ins w:id="4002" w:author="ghislain.aine" w:date="2015-10-29T16:00:00Z">
        <w:r>
          <w:t xml:space="preserve"> dans</w:t>
        </w:r>
      </w:ins>
      <w:ins w:id="4003" w:author="ghislain.aine" w:date="2015-10-29T16:01:00Z">
        <w:r>
          <w:t xml:space="preserve"> </w:t>
        </w:r>
      </w:ins>
      <w:ins w:id="4004" w:author="ghislain.aine" w:date="2015-11-04T16:50:00Z">
        <w:r>
          <w:t>ce dernier</w:t>
        </w:r>
      </w:ins>
      <w:ins w:id="4005" w:author="jerome draillard" w:date="2015-10-29T11:48:00Z">
        <w:r>
          <w:t>.</w:t>
        </w:r>
      </w:ins>
    </w:p>
    <w:p w:rsidR="00000000" w:rsidRDefault="00EE2A1F">
      <w:pPr>
        <w:rPr>
          <w:ins w:id="4006" w:author="jerome draillard" w:date="2015-10-29T11:48:00Z"/>
        </w:rPr>
        <w:pPrChange w:id="4007" w:author="jerome draillard" w:date="2015-10-29T11:44:00Z">
          <w:pPr>
            <w:spacing w:after="200" w:line="276" w:lineRule="auto"/>
            <w:jc w:val="left"/>
          </w:pPr>
        </w:pPrChange>
      </w:pPr>
    </w:p>
    <w:p w:rsidR="00000000" w:rsidRDefault="00BF1190">
      <w:pPr>
        <w:rPr>
          <w:ins w:id="4008" w:author="jerome draillard" w:date="2015-10-29T11:48:00Z"/>
        </w:rPr>
        <w:pPrChange w:id="4009" w:author="jerome draillard" w:date="2015-10-29T11:44:00Z">
          <w:pPr>
            <w:spacing w:after="200" w:line="276" w:lineRule="auto"/>
            <w:jc w:val="left"/>
          </w:pPr>
        </w:pPrChange>
      </w:pPr>
      <w:ins w:id="4010" w:author="jerome draillard" w:date="2015-10-29T11:48:00Z">
        <w:r>
          <w:t>Ces deux fichier</w:t>
        </w:r>
      </w:ins>
      <w:ins w:id="4011" w:author="ghislain.aine" w:date="2015-11-04T17:33:00Z">
        <w:r>
          <w:t>s</w:t>
        </w:r>
      </w:ins>
      <w:ins w:id="4012" w:author="jerome draillard" w:date="2015-10-29T11:48:00Z">
        <w:r>
          <w:t xml:space="preserve"> vont nous permettre de décrire une classe </w:t>
        </w:r>
        <w:del w:id="4013" w:author="ghislain.aine" w:date="2015-11-04T16:50:00Z">
          <w:r w:rsidDel="0049323F">
            <w:delText>Demo</w:delText>
          </w:r>
        </w:del>
        <w:proofErr w:type="spellStart"/>
        <w:r>
          <w:t>CoreComponent</w:t>
        </w:r>
        <w:proofErr w:type="spellEnd"/>
        <w:r>
          <w:t xml:space="preserve"> héri</w:t>
        </w:r>
      </w:ins>
      <w:ins w:id="4014" w:author="jerome draillard" w:date="2015-10-29T11:50:00Z">
        <w:r>
          <w:t>t</w:t>
        </w:r>
      </w:ins>
      <w:ins w:id="4015" w:author="jerome draillard" w:date="2015-10-29T11:48:00Z">
        <w:r>
          <w:t xml:space="preserve">ant de </w:t>
        </w:r>
        <w:proofErr w:type="spellStart"/>
        <w:r>
          <w:t>SwAssistedComponent</w:t>
        </w:r>
        <w:proofErr w:type="spellEnd"/>
        <w:r>
          <w:t>.</w:t>
        </w:r>
      </w:ins>
    </w:p>
    <w:p w:rsidR="00000000" w:rsidRDefault="00EE2A1F">
      <w:pPr>
        <w:rPr>
          <w:ins w:id="4016" w:author="jerome draillard" w:date="2015-10-29T12:03:00Z"/>
        </w:rPr>
        <w:pPrChange w:id="4017" w:author="jerome draillard" w:date="2015-10-29T11:44:00Z">
          <w:pPr>
            <w:spacing w:after="200" w:line="276" w:lineRule="auto"/>
            <w:jc w:val="left"/>
          </w:pPr>
        </w:pPrChange>
      </w:pPr>
    </w:p>
    <w:p w:rsidR="00BF1190" w:rsidRDefault="00BF1190" w:rsidP="00BF1190">
      <w:pPr>
        <w:rPr>
          <w:ins w:id="4018" w:author="ghislain.aine" w:date="2015-10-29T16:03:00Z"/>
        </w:rPr>
      </w:pPr>
      <w:ins w:id="4019" w:author="ghislain.aine" w:date="2015-10-29T16:03:00Z">
        <w:del w:id="4020" w:author="jerome draillard" w:date="2015-11-27T15:37:00Z">
          <w:r w:rsidDel="00C01AEA">
            <w:delText>"Exécuter" à</w:delText>
          </w:r>
        </w:del>
      </w:ins>
      <w:ins w:id="4021" w:author="jerome draillard" w:date="2015-11-27T15:37:00Z">
        <w:r>
          <w:t>Double-cliquer à nouveau</w:t>
        </w:r>
      </w:ins>
      <w:ins w:id="4022" w:author="ghislain.aine" w:date="2015-10-29T16:03:00Z">
        <w:r>
          <w:t xml:space="preserve"> </w:t>
        </w:r>
        <w:del w:id="4023" w:author="jerome draillard" w:date="2015-11-27T15:37:00Z">
          <w:r w:rsidDel="00281CF9">
            <w:delText>nouveau</w:delText>
          </w:r>
        </w:del>
      </w:ins>
      <w:ins w:id="4024" w:author="jerome draillard" w:date="2015-11-27T15:37:00Z">
        <w:r>
          <w:t>sur</w:t>
        </w:r>
      </w:ins>
      <w:ins w:id="4025" w:author="ghislain.aine" w:date="2015-10-29T16:03:00Z">
        <w:r>
          <w:t xml:space="preserve"> le fichier projet.d</w:t>
        </w:r>
      </w:ins>
      <w:ins w:id="4026" w:author="jerome draillard" w:date="2015-11-27T15:37:00Z">
        <w:r>
          <w:t>g</w:t>
        </w:r>
      </w:ins>
      <w:ins w:id="4027" w:author="ghislain.aine" w:date="2015-10-29T16:03:00Z">
        <w:del w:id="4028" w:author="jerome draillard" w:date="2015-11-27T15:37:00Z">
          <w:r w:rsidDel="00A61D1F">
            <w:delText>b</w:delText>
          </w:r>
        </w:del>
        <w:r>
          <w:t>x pour les ajouter au projet</w:t>
        </w:r>
      </w:ins>
    </w:p>
    <w:p w:rsidR="00000000" w:rsidRDefault="00EE2A1F">
      <w:pPr>
        <w:rPr>
          <w:ins w:id="4029" w:author="jerome draillard" w:date="2015-10-29T12:03:00Z"/>
          <w:del w:id="4030" w:author="ghislain.aine" w:date="2015-11-04T17:33:00Z"/>
        </w:rPr>
        <w:pPrChange w:id="4031" w:author="jerome draillard" w:date="2015-10-29T11:44:00Z">
          <w:pPr>
            <w:spacing w:after="200" w:line="276" w:lineRule="auto"/>
            <w:jc w:val="left"/>
          </w:pPr>
        </w:pPrChange>
      </w:pPr>
    </w:p>
    <w:p w:rsidR="00000000" w:rsidRDefault="00EE2A1F">
      <w:pPr>
        <w:rPr>
          <w:ins w:id="4032" w:author="jerome draillard" w:date="2015-10-29T12:03:00Z"/>
          <w:del w:id="4033" w:author="ghislain.aine" w:date="2015-11-04T17:33:00Z"/>
        </w:rPr>
        <w:pPrChange w:id="4034" w:author="jerome draillard" w:date="2015-10-29T11:44:00Z">
          <w:pPr>
            <w:spacing w:after="200" w:line="276" w:lineRule="auto"/>
            <w:jc w:val="left"/>
          </w:pPr>
        </w:pPrChange>
      </w:pPr>
    </w:p>
    <w:p w:rsidR="00000000" w:rsidRDefault="00EE2A1F">
      <w:pPr>
        <w:rPr>
          <w:ins w:id="4035" w:author="jerome draillard" w:date="2015-10-29T12:03:00Z"/>
          <w:del w:id="4036" w:author="ghislain.aine" w:date="2015-11-04T17:33:00Z"/>
        </w:rPr>
        <w:pPrChange w:id="4037" w:author="jerome draillard" w:date="2015-10-29T11:44:00Z">
          <w:pPr>
            <w:spacing w:after="200" w:line="276" w:lineRule="auto"/>
            <w:jc w:val="left"/>
          </w:pPr>
        </w:pPrChange>
      </w:pPr>
    </w:p>
    <w:p w:rsidR="00000000" w:rsidRDefault="00EE2A1F">
      <w:pPr>
        <w:rPr>
          <w:ins w:id="4038" w:author="jerome draillard" w:date="2015-10-29T12:03:00Z"/>
          <w:del w:id="4039" w:author="ghislain.aine" w:date="2015-11-04T17:33:00Z"/>
        </w:rPr>
        <w:pPrChange w:id="4040" w:author="jerome draillard" w:date="2015-10-29T11:44:00Z">
          <w:pPr>
            <w:spacing w:after="200" w:line="276" w:lineRule="auto"/>
            <w:jc w:val="left"/>
          </w:pPr>
        </w:pPrChange>
      </w:pPr>
    </w:p>
    <w:p w:rsidR="00000000" w:rsidRDefault="00EE2A1F">
      <w:pPr>
        <w:rPr>
          <w:ins w:id="4041" w:author="jerome draillard" w:date="2015-10-29T12:03:00Z"/>
          <w:del w:id="4042" w:author="ghislain.aine" w:date="2015-11-04T17:33:00Z"/>
        </w:rPr>
        <w:pPrChange w:id="4043" w:author="jerome draillard" w:date="2015-10-29T11:44:00Z">
          <w:pPr>
            <w:spacing w:after="200" w:line="276" w:lineRule="auto"/>
            <w:jc w:val="left"/>
          </w:pPr>
        </w:pPrChange>
      </w:pPr>
    </w:p>
    <w:p w:rsidR="00000000" w:rsidRDefault="00EE2A1F">
      <w:pPr>
        <w:rPr>
          <w:ins w:id="4044" w:author="jerome draillard" w:date="2015-10-29T12:03:00Z"/>
          <w:del w:id="4045" w:author="ghislain.aine" w:date="2015-10-30T10:26:00Z"/>
        </w:rPr>
        <w:pPrChange w:id="4046" w:author="jerome draillard" w:date="2015-10-29T11:44:00Z">
          <w:pPr>
            <w:spacing w:after="200" w:line="276" w:lineRule="auto"/>
            <w:jc w:val="left"/>
          </w:pPr>
        </w:pPrChange>
      </w:pPr>
    </w:p>
    <w:p w:rsidR="00000000" w:rsidRDefault="00EE2A1F">
      <w:pPr>
        <w:rPr>
          <w:ins w:id="4047" w:author="jerome draillard" w:date="2015-10-29T12:03:00Z"/>
          <w:del w:id="4048" w:author="ghislain.aine" w:date="2015-10-30T10:26:00Z"/>
        </w:rPr>
        <w:pPrChange w:id="4049" w:author="jerome draillard" w:date="2015-10-29T11:44:00Z">
          <w:pPr>
            <w:spacing w:after="200" w:line="276" w:lineRule="auto"/>
            <w:jc w:val="left"/>
          </w:pPr>
        </w:pPrChange>
      </w:pPr>
    </w:p>
    <w:p w:rsidR="00000000" w:rsidRDefault="00EE2A1F">
      <w:pPr>
        <w:rPr>
          <w:ins w:id="4050" w:author="jerome draillard" w:date="2015-10-29T12:03:00Z"/>
        </w:rPr>
        <w:pPrChange w:id="4051" w:author="jerome draillard" w:date="2015-10-29T11:44:00Z">
          <w:pPr>
            <w:spacing w:after="200" w:line="276" w:lineRule="auto"/>
            <w:jc w:val="left"/>
          </w:pPr>
        </w:pPrChange>
      </w:pPr>
    </w:p>
    <w:p w:rsidR="00000000" w:rsidRDefault="00D276D8">
      <w:pPr>
        <w:rPr>
          <w:ins w:id="4052" w:author="jerome draillard" w:date="2015-10-29T12:03:00Z"/>
          <w:del w:id="4053" w:author="ghislain.aine" w:date="2015-10-30T11:06:00Z"/>
        </w:rPr>
        <w:pPrChange w:id="4054" w:author="jerome draillard" w:date="2015-10-29T11:44:00Z">
          <w:pPr>
            <w:spacing w:after="200" w:line="276" w:lineRule="auto"/>
            <w:jc w:val="left"/>
          </w:pPr>
        </w:pPrChange>
      </w:pPr>
      <w:del w:id="4055" w:author="ghislain.aine" w:date="2015-10-30T11:06:00Z">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493pt;height:22pt">
              <v:imagedata croptop="-65520f" cropbottom="65520f"/>
            </v:shape>
          </w:pict>
        </w:r>
      </w:del>
    </w:p>
    <w:p w:rsidR="00000000" w:rsidRDefault="00EE2A1F">
      <w:pPr>
        <w:rPr>
          <w:ins w:id="4056" w:author="jerome draillard" w:date="2015-10-29T12:03:00Z"/>
          <w:del w:id="4057" w:author="ghislain.aine" w:date="2015-10-30T11:06:00Z"/>
        </w:rPr>
        <w:pPrChange w:id="4058" w:author="jerome draillard" w:date="2015-10-29T11:44:00Z">
          <w:pPr>
            <w:spacing w:after="200" w:line="276" w:lineRule="auto"/>
            <w:jc w:val="left"/>
          </w:pPr>
        </w:pPrChange>
      </w:pPr>
    </w:p>
    <w:p w:rsidR="00000000" w:rsidRDefault="00EE2A1F">
      <w:pPr>
        <w:rPr>
          <w:ins w:id="4059" w:author="jerome draillard" w:date="2015-10-29T11:50:00Z"/>
          <w:del w:id="4060" w:author="ghislain.aine" w:date="2015-10-30T11:06:00Z"/>
        </w:rPr>
        <w:pPrChange w:id="4061" w:author="jerome draillard" w:date="2015-10-29T11:44:00Z">
          <w:pPr>
            <w:spacing w:after="200" w:line="276" w:lineRule="auto"/>
            <w:jc w:val="left"/>
          </w:pPr>
        </w:pPrChange>
      </w:pPr>
    </w:p>
    <w:p w:rsidR="00000000" w:rsidRDefault="00BF1190">
      <w:pPr>
        <w:rPr>
          <w:ins w:id="4062" w:author="ghislain.aine" w:date="2015-10-30T10:24:00Z"/>
        </w:rPr>
        <w:pPrChange w:id="4063" w:author="jerome draillard" w:date="2015-10-29T11:44:00Z">
          <w:pPr>
            <w:spacing w:after="200" w:line="276" w:lineRule="auto"/>
            <w:jc w:val="left"/>
          </w:pPr>
        </w:pPrChange>
      </w:pPr>
      <w:ins w:id="4064" w:author="jerome draillard" w:date="2015-10-29T11:50:00Z">
        <w:r>
          <w:t>Le squelette du .h :</w:t>
        </w:r>
      </w:ins>
    </w:p>
    <w:p w:rsidR="00000000" w:rsidRDefault="00EE2A1F">
      <w:pPr>
        <w:rPr>
          <w:ins w:id="4065" w:author="ghislain.aine" w:date="2015-10-30T10:24:00Z"/>
        </w:rPr>
        <w:pPrChange w:id="4066" w:author="jerome draillard" w:date="2015-10-29T11:44:00Z">
          <w:pPr>
            <w:spacing w:after="200" w:line="276" w:lineRule="auto"/>
            <w:jc w:val="left"/>
          </w:pPr>
        </w:pPrChange>
      </w:pPr>
    </w:p>
    <w:p w:rsidR="00000000" w:rsidRDefault="00D276D8">
      <w:pPr>
        <w:rPr>
          <w:ins w:id="4067" w:author="ghislain.aine" w:date="2015-10-30T10:24:00Z"/>
        </w:rPr>
        <w:pPrChange w:id="4068" w:author="jerome draillard" w:date="2015-10-29T11:44:00Z">
          <w:pPr>
            <w:spacing w:after="200" w:line="276" w:lineRule="auto"/>
            <w:jc w:val="left"/>
          </w:pPr>
        </w:pPrChange>
      </w:pPr>
      <w:ins w:id="4069" w:author="ghislain.aine" w:date="2015-10-30T10:24:00Z">
        <w:r>
          <w:pict>
            <v:shape id="_x0000_s1274" type="#_x0000_t202" style="width:493.45pt;height:275.3pt;mso-height-percent:200;mso-position-horizontal-relative:char;mso-position-vertical-relative:line;mso-height-percent:200;mso-width-relative:margin;mso-height-relative:margin">
              <v:textbox style="mso-next-textbox:#_x0000_s1274;mso-fit-shape-to-text:t">
                <w:txbxContent>
                  <w:p w:rsidR="00BF1190" w:rsidRPr="0049323F" w:rsidRDefault="00D276D8" w:rsidP="00BF1190">
                    <w:pPr>
                      <w:autoSpaceDE w:val="0"/>
                      <w:autoSpaceDN w:val="0"/>
                      <w:adjustRightInd w:val="0"/>
                      <w:jc w:val="left"/>
                      <w:rPr>
                        <w:ins w:id="4070" w:author="ghislain.aine" w:date="2015-11-04T16:50:00Z"/>
                        <w:rFonts w:ascii="Consolas" w:hAnsi="Consolas" w:cs="Consolas"/>
                        <w:color w:val="000000"/>
                        <w:sz w:val="19"/>
                        <w:szCs w:val="19"/>
                        <w:highlight w:val="white"/>
                        <w:lang w:val="en-US"/>
                        <w:rPrChange w:id="4071" w:author="ghislain.aine" w:date="2015-11-04T16:50:00Z">
                          <w:rPr>
                            <w:ins w:id="4072" w:author="ghislain.aine" w:date="2015-11-04T16:50:00Z"/>
                            <w:rFonts w:ascii="Consolas" w:hAnsi="Consolas" w:cs="Consolas"/>
                            <w:color w:val="000000"/>
                            <w:sz w:val="19"/>
                            <w:szCs w:val="19"/>
                            <w:highlight w:val="white"/>
                          </w:rPr>
                        </w:rPrChange>
                      </w:rPr>
                    </w:pPr>
                    <w:ins w:id="4073" w:author="ghislain.aine" w:date="2015-11-04T16:50:00Z">
                      <w:r w:rsidRPr="00D276D8">
                        <w:rPr>
                          <w:rFonts w:ascii="Consolas" w:hAnsi="Consolas" w:cs="Consolas"/>
                          <w:color w:val="008000"/>
                          <w:sz w:val="19"/>
                          <w:szCs w:val="19"/>
                          <w:highlight w:val="white"/>
                          <w:lang w:val="en-US"/>
                          <w:rPrChange w:id="4074" w:author="ghislain.aine" w:date="2015-11-04T16:50:00Z">
                            <w:rPr>
                              <w:rFonts w:ascii="Consolas" w:hAnsi="Consolas" w:cs="Consolas"/>
                              <w:color w:val="008000"/>
                              <w:sz w:val="19"/>
                              <w:szCs w:val="19"/>
                              <w:highlight w:val="white"/>
                            </w:rPr>
                          </w:rPrChange>
                        </w:rPr>
                        <w:t>/*</w:t>
                      </w:r>
                    </w:ins>
                  </w:p>
                  <w:p w:rsidR="00BF1190" w:rsidRPr="0049323F" w:rsidRDefault="00D276D8" w:rsidP="00BF1190">
                    <w:pPr>
                      <w:autoSpaceDE w:val="0"/>
                      <w:autoSpaceDN w:val="0"/>
                      <w:adjustRightInd w:val="0"/>
                      <w:jc w:val="left"/>
                      <w:rPr>
                        <w:ins w:id="4075" w:author="ghislain.aine" w:date="2015-11-04T16:50:00Z"/>
                        <w:rFonts w:ascii="Consolas" w:hAnsi="Consolas" w:cs="Consolas"/>
                        <w:color w:val="000000"/>
                        <w:sz w:val="19"/>
                        <w:szCs w:val="19"/>
                        <w:highlight w:val="white"/>
                        <w:lang w:val="en-US"/>
                        <w:rPrChange w:id="4076" w:author="ghislain.aine" w:date="2015-11-04T16:50:00Z">
                          <w:rPr>
                            <w:ins w:id="4077" w:author="ghislain.aine" w:date="2015-11-04T16:50:00Z"/>
                            <w:rFonts w:ascii="Consolas" w:hAnsi="Consolas" w:cs="Consolas"/>
                            <w:color w:val="000000"/>
                            <w:sz w:val="19"/>
                            <w:szCs w:val="19"/>
                            <w:highlight w:val="white"/>
                          </w:rPr>
                        </w:rPrChange>
                      </w:rPr>
                    </w:pPr>
                    <w:ins w:id="4078" w:author="ghislain.aine" w:date="2015-11-04T16:50:00Z">
                      <w:r w:rsidRPr="00D276D8">
                        <w:rPr>
                          <w:rFonts w:ascii="Consolas" w:hAnsi="Consolas" w:cs="Consolas"/>
                          <w:color w:val="008000"/>
                          <w:sz w:val="19"/>
                          <w:szCs w:val="19"/>
                          <w:highlight w:val="white"/>
                          <w:lang w:val="en-US"/>
                          <w:rPrChange w:id="4079" w:author="ghislain.aine" w:date="2015-11-04T16:50:00Z">
                            <w:rPr>
                              <w:rFonts w:ascii="Consolas" w:hAnsi="Consolas" w:cs="Consolas"/>
                              <w:color w:val="008000"/>
                              <w:sz w:val="19"/>
                              <w:szCs w:val="19"/>
                              <w:highlight w:val="white"/>
                            </w:rPr>
                          </w:rPrChange>
                        </w:rPr>
                        <w:t>* INCLUDES GLOBAUX</w:t>
                      </w:r>
                    </w:ins>
                  </w:p>
                  <w:p w:rsidR="00BF1190" w:rsidRPr="0049323F" w:rsidRDefault="00D276D8" w:rsidP="00BF1190">
                    <w:pPr>
                      <w:autoSpaceDE w:val="0"/>
                      <w:autoSpaceDN w:val="0"/>
                      <w:adjustRightInd w:val="0"/>
                      <w:jc w:val="left"/>
                      <w:rPr>
                        <w:ins w:id="4080" w:author="ghislain.aine" w:date="2015-11-04T16:50:00Z"/>
                        <w:rFonts w:ascii="Consolas" w:hAnsi="Consolas" w:cs="Consolas"/>
                        <w:color w:val="000000"/>
                        <w:sz w:val="19"/>
                        <w:szCs w:val="19"/>
                        <w:highlight w:val="white"/>
                        <w:lang w:val="en-US"/>
                        <w:rPrChange w:id="4081" w:author="ghislain.aine" w:date="2015-11-04T16:50:00Z">
                          <w:rPr>
                            <w:ins w:id="4082" w:author="ghislain.aine" w:date="2015-11-04T16:50:00Z"/>
                            <w:rFonts w:ascii="Consolas" w:hAnsi="Consolas" w:cs="Consolas"/>
                            <w:color w:val="000000"/>
                            <w:sz w:val="19"/>
                            <w:szCs w:val="19"/>
                            <w:highlight w:val="white"/>
                          </w:rPr>
                        </w:rPrChange>
                      </w:rPr>
                    </w:pPr>
                    <w:ins w:id="4083" w:author="ghislain.aine" w:date="2015-11-04T16:50:00Z">
                      <w:r w:rsidRPr="00D276D8">
                        <w:rPr>
                          <w:rFonts w:ascii="Consolas" w:hAnsi="Consolas" w:cs="Consolas"/>
                          <w:color w:val="008000"/>
                          <w:sz w:val="19"/>
                          <w:szCs w:val="19"/>
                          <w:highlight w:val="white"/>
                          <w:lang w:val="en-US"/>
                          <w:rPrChange w:id="4084" w:author="ghislain.aine" w:date="2015-11-04T16:50:00Z">
                            <w:rPr>
                              <w:rFonts w:ascii="Consolas" w:hAnsi="Consolas" w:cs="Consolas"/>
                              <w:color w:val="008000"/>
                              <w:sz w:val="19"/>
                              <w:szCs w:val="19"/>
                              <w:highlight w:val="white"/>
                            </w:rPr>
                          </w:rPrChange>
                        </w:rPr>
                        <w:t>*/</w:t>
                      </w:r>
                    </w:ins>
                  </w:p>
                  <w:p w:rsidR="00BF1190" w:rsidRPr="0049323F" w:rsidRDefault="00D276D8" w:rsidP="00BF1190">
                    <w:pPr>
                      <w:autoSpaceDE w:val="0"/>
                      <w:autoSpaceDN w:val="0"/>
                      <w:adjustRightInd w:val="0"/>
                      <w:jc w:val="left"/>
                      <w:rPr>
                        <w:ins w:id="4085" w:author="ghislain.aine" w:date="2015-11-04T16:50:00Z"/>
                        <w:rFonts w:ascii="Consolas" w:hAnsi="Consolas" w:cs="Consolas"/>
                        <w:color w:val="000000"/>
                        <w:sz w:val="19"/>
                        <w:szCs w:val="19"/>
                        <w:highlight w:val="white"/>
                        <w:lang w:val="en-US"/>
                        <w:rPrChange w:id="4086" w:author="ghislain.aine" w:date="2015-11-04T16:50:00Z">
                          <w:rPr>
                            <w:ins w:id="4087" w:author="ghislain.aine" w:date="2015-11-04T16:50:00Z"/>
                            <w:rFonts w:ascii="Consolas" w:hAnsi="Consolas" w:cs="Consolas"/>
                            <w:color w:val="000000"/>
                            <w:sz w:val="19"/>
                            <w:szCs w:val="19"/>
                            <w:highlight w:val="white"/>
                          </w:rPr>
                        </w:rPrChange>
                      </w:rPr>
                    </w:pPr>
                    <w:ins w:id="4088" w:author="ghislain.aine" w:date="2015-11-04T16:50:00Z">
                      <w:r w:rsidRPr="00D276D8">
                        <w:rPr>
                          <w:rFonts w:ascii="Consolas" w:hAnsi="Consolas" w:cs="Consolas"/>
                          <w:color w:val="0000FF"/>
                          <w:sz w:val="19"/>
                          <w:szCs w:val="19"/>
                          <w:highlight w:val="white"/>
                          <w:lang w:val="en-US"/>
                          <w:rPrChange w:id="4089" w:author="ghislain.aine" w:date="2015-11-04T16:50:00Z">
                            <w:rPr>
                              <w:rFonts w:ascii="Consolas" w:hAnsi="Consolas" w:cs="Consolas"/>
                              <w:color w:val="0000FF"/>
                              <w:sz w:val="19"/>
                              <w:szCs w:val="19"/>
                              <w:highlight w:val="white"/>
                            </w:rPr>
                          </w:rPrChange>
                        </w:rPr>
                        <w:t>#include</w:t>
                      </w:r>
                      <w:r w:rsidRPr="00D276D8">
                        <w:rPr>
                          <w:rFonts w:ascii="Consolas" w:hAnsi="Consolas" w:cs="Consolas"/>
                          <w:color w:val="000000"/>
                          <w:sz w:val="19"/>
                          <w:szCs w:val="19"/>
                          <w:highlight w:val="white"/>
                          <w:lang w:val="en-US"/>
                          <w:rPrChange w:id="4090" w:author="ghislain.aine" w:date="2015-11-04T16:50:00Z">
                            <w:rPr>
                              <w:rFonts w:ascii="Consolas" w:hAnsi="Consolas" w:cs="Consolas"/>
                              <w:color w:val="000000"/>
                              <w:sz w:val="19"/>
                              <w:szCs w:val="19"/>
                              <w:highlight w:val="white"/>
                            </w:rPr>
                          </w:rPrChange>
                        </w:rPr>
                        <w:t xml:space="preserve"> </w:t>
                      </w:r>
                      <w:r w:rsidRPr="00D276D8">
                        <w:rPr>
                          <w:rFonts w:ascii="Consolas" w:hAnsi="Consolas" w:cs="Consolas"/>
                          <w:color w:val="A31515"/>
                          <w:sz w:val="19"/>
                          <w:szCs w:val="19"/>
                          <w:highlight w:val="white"/>
                          <w:lang w:val="en-US"/>
                          <w:rPrChange w:id="4091" w:author="ghislain.aine" w:date="2015-11-04T16:50:00Z">
                            <w:rPr>
                              <w:rFonts w:ascii="Consolas" w:hAnsi="Consolas" w:cs="Consolas"/>
                              <w:color w:val="A31515"/>
                              <w:sz w:val="19"/>
                              <w:szCs w:val="19"/>
                              <w:highlight w:val="white"/>
                            </w:rPr>
                          </w:rPrChange>
                        </w:rPr>
                        <w:t>"</w:t>
                      </w:r>
                      <w:proofErr w:type="spellStart"/>
                      <w:r w:rsidRPr="00D276D8">
                        <w:rPr>
                          <w:rFonts w:ascii="Consolas" w:hAnsi="Consolas" w:cs="Consolas"/>
                          <w:color w:val="A31515"/>
                          <w:sz w:val="19"/>
                          <w:szCs w:val="19"/>
                          <w:highlight w:val="white"/>
                          <w:lang w:val="en-US"/>
                          <w:rPrChange w:id="4092" w:author="ghislain.aine" w:date="2015-11-04T16:50:00Z">
                            <w:rPr>
                              <w:rFonts w:ascii="Consolas" w:hAnsi="Consolas" w:cs="Consolas"/>
                              <w:color w:val="A31515"/>
                              <w:sz w:val="19"/>
                              <w:szCs w:val="19"/>
                              <w:highlight w:val="white"/>
                            </w:rPr>
                          </w:rPrChange>
                        </w:rPr>
                        <w:t>SwAssistedComponent.h</w:t>
                      </w:r>
                      <w:proofErr w:type="spellEnd"/>
                      <w:r w:rsidRPr="00D276D8">
                        <w:rPr>
                          <w:rFonts w:ascii="Consolas" w:hAnsi="Consolas" w:cs="Consolas"/>
                          <w:color w:val="A31515"/>
                          <w:sz w:val="19"/>
                          <w:szCs w:val="19"/>
                          <w:highlight w:val="white"/>
                          <w:lang w:val="en-US"/>
                          <w:rPrChange w:id="4093" w:author="ghislain.aine" w:date="2015-11-04T16:50:00Z">
                            <w:rPr>
                              <w:rFonts w:ascii="Consolas" w:hAnsi="Consolas" w:cs="Consolas"/>
                              <w:color w:val="A31515"/>
                              <w:sz w:val="19"/>
                              <w:szCs w:val="19"/>
                              <w:highlight w:val="white"/>
                            </w:rPr>
                          </w:rPrChange>
                        </w:rPr>
                        <w:t>"</w:t>
                      </w:r>
                    </w:ins>
                  </w:p>
                  <w:p w:rsidR="00BF1190" w:rsidRPr="0049323F" w:rsidRDefault="00BF1190" w:rsidP="00BF1190">
                    <w:pPr>
                      <w:autoSpaceDE w:val="0"/>
                      <w:autoSpaceDN w:val="0"/>
                      <w:adjustRightInd w:val="0"/>
                      <w:jc w:val="left"/>
                      <w:rPr>
                        <w:ins w:id="4094" w:author="ghislain.aine" w:date="2015-11-04T16:50:00Z"/>
                        <w:rFonts w:ascii="Consolas" w:hAnsi="Consolas" w:cs="Consolas"/>
                        <w:color w:val="000000"/>
                        <w:sz w:val="19"/>
                        <w:szCs w:val="19"/>
                        <w:highlight w:val="white"/>
                        <w:lang w:val="en-US"/>
                        <w:rPrChange w:id="4095" w:author="ghislain.aine" w:date="2015-11-04T16:50:00Z">
                          <w:rPr>
                            <w:ins w:id="4096" w:author="ghislain.aine" w:date="2015-11-04T16:50:00Z"/>
                            <w:rFonts w:ascii="Consolas" w:hAnsi="Consolas" w:cs="Consolas"/>
                            <w:color w:val="000000"/>
                            <w:sz w:val="19"/>
                            <w:szCs w:val="19"/>
                            <w:highlight w:val="white"/>
                          </w:rPr>
                        </w:rPrChange>
                      </w:rPr>
                    </w:pPr>
                  </w:p>
                  <w:p w:rsidR="00BF1190" w:rsidRPr="0049323F" w:rsidRDefault="00D276D8" w:rsidP="00BF1190">
                    <w:pPr>
                      <w:autoSpaceDE w:val="0"/>
                      <w:autoSpaceDN w:val="0"/>
                      <w:adjustRightInd w:val="0"/>
                      <w:jc w:val="left"/>
                      <w:rPr>
                        <w:ins w:id="4097" w:author="ghislain.aine" w:date="2015-11-04T16:50:00Z"/>
                        <w:rFonts w:ascii="Consolas" w:hAnsi="Consolas" w:cs="Consolas"/>
                        <w:color w:val="000000"/>
                        <w:sz w:val="19"/>
                        <w:szCs w:val="19"/>
                        <w:highlight w:val="white"/>
                        <w:lang w:val="en-US"/>
                        <w:rPrChange w:id="4098" w:author="ghislain.aine" w:date="2015-11-04T16:50:00Z">
                          <w:rPr>
                            <w:ins w:id="4099" w:author="ghislain.aine" w:date="2015-11-04T16:50:00Z"/>
                            <w:rFonts w:ascii="Consolas" w:hAnsi="Consolas" w:cs="Consolas"/>
                            <w:color w:val="000000"/>
                            <w:sz w:val="19"/>
                            <w:szCs w:val="19"/>
                            <w:highlight w:val="white"/>
                          </w:rPr>
                        </w:rPrChange>
                      </w:rPr>
                    </w:pPr>
                    <w:proofErr w:type="gramStart"/>
                    <w:ins w:id="4100" w:author="ghislain.aine" w:date="2015-11-04T16:50:00Z">
                      <w:r w:rsidRPr="00D276D8">
                        <w:rPr>
                          <w:rFonts w:ascii="Consolas" w:hAnsi="Consolas" w:cs="Consolas"/>
                          <w:color w:val="0000FF"/>
                          <w:sz w:val="19"/>
                          <w:szCs w:val="19"/>
                          <w:highlight w:val="white"/>
                          <w:lang w:val="en-US"/>
                          <w:rPrChange w:id="4101" w:author="ghislain.aine" w:date="2015-11-04T16:50:00Z">
                            <w:rPr>
                              <w:rFonts w:ascii="Consolas" w:hAnsi="Consolas" w:cs="Consolas"/>
                              <w:color w:val="0000FF"/>
                              <w:sz w:val="19"/>
                              <w:szCs w:val="19"/>
                              <w:highlight w:val="white"/>
                            </w:rPr>
                          </w:rPrChange>
                        </w:rPr>
                        <w:t>namespace</w:t>
                      </w:r>
                      <w:proofErr w:type="gramEnd"/>
                      <w:r w:rsidRPr="00D276D8">
                        <w:rPr>
                          <w:rFonts w:ascii="Consolas" w:hAnsi="Consolas" w:cs="Consolas"/>
                          <w:color w:val="000000"/>
                          <w:sz w:val="19"/>
                          <w:szCs w:val="19"/>
                          <w:highlight w:val="white"/>
                          <w:lang w:val="en-US"/>
                          <w:rPrChange w:id="4102" w:author="ghislain.aine" w:date="2015-11-04T16:50:00Z">
                            <w:rPr>
                              <w:rFonts w:ascii="Consolas" w:hAnsi="Consolas" w:cs="Consolas"/>
                              <w:color w:val="000000"/>
                              <w:sz w:val="19"/>
                              <w:szCs w:val="19"/>
                              <w:highlight w:val="white"/>
                            </w:rPr>
                          </w:rPrChange>
                        </w:rPr>
                        <w:t xml:space="preserve"> </w:t>
                      </w:r>
                      <w:r w:rsidRPr="00D276D8">
                        <w:rPr>
                          <w:rFonts w:ascii="Consolas" w:hAnsi="Consolas" w:cs="Consolas"/>
                          <w:color w:val="216F85"/>
                          <w:sz w:val="19"/>
                          <w:szCs w:val="19"/>
                          <w:highlight w:val="white"/>
                          <w:lang w:val="en-US"/>
                          <w:rPrChange w:id="4103" w:author="ghislain.aine" w:date="2015-11-04T16:50:00Z">
                            <w:rPr>
                              <w:rFonts w:ascii="Consolas" w:hAnsi="Consolas" w:cs="Consolas"/>
                              <w:color w:val="216F85"/>
                              <w:sz w:val="19"/>
                              <w:szCs w:val="19"/>
                              <w:highlight w:val="white"/>
                            </w:rPr>
                          </w:rPrChange>
                        </w:rPr>
                        <w:t>Demo</w:t>
                      </w:r>
                    </w:ins>
                  </w:p>
                  <w:p w:rsidR="00BF1190" w:rsidRPr="0049323F" w:rsidRDefault="00D276D8" w:rsidP="00BF1190">
                    <w:pPr>
                      <w:autoSpaceDE w:val="0"/>
                      <w:autoSpaceDN w:val="0"/>
                      <w:adjustRightInd w:val="0"/>
                      <w:jc w:val="left"/>
                      <w:rPr>
                        <w:ins w:id="4104" w:author="ghislain.aine" w:date="2015-11-04T16:50:00Z"/>
                        <w:rFonts w:ascii="Consolas" w:hAnsi="Consolas" w:cs="Consolas"/>
                        <w:color w:val="000000"/>
                        <w:sz w:val="19"/>
                        <w:szCs w:val="19"/>
                        <w:highlight w:val="white"/>
                        <w:lang w:val="en-US"/>
                        <w:rPrChange w:id="4105" w:author="ghislain.aine" w:date="2015-11-04T16:50:00Z">
                          <w:rPr>
                            <w:ins w:id="4106" w:author="ghislain.aine" w:date="2015-11-04T16:50:00Z"/>
                            <w:rFonts w:ascii="Consolas" w:hAnsi="Consolas" w:cs="Consolas"/>
                            <w:color w:val="000000"/>
                            <w:sz w:val="19"/>
                            <w:szCs w:val="19"/>
                            <w:highlight w:val="white"/>
                          </w:rPr>
                        </w:rPrChange>
                      </w:rPr>
                    </w:pPr>
                    <w:ins w:id="4107" w:author="ghislain.aine" w:date="2015-11-04T16:50:00Z">
                      <w:r w:rsidRPr="00D276D8">
                        <w:rPr>
                          <w:rFonts w:ascii="Consolas" w:hAnsi="Consolas" w:cs="Consolas"/>
                          <w:color w:val="000000"/>
                          <w:sz w:val="19"/>
                          <w:szCs w:val="19"/>
                          <w:highlight w:val="white"/>
                          <w:lang w:val="en-US"/>
                          <w:rPrChange w:id="4108" w:author="ghislain.aine" w:date="2015-11-04T16:50:00Z">
                            <w:rPr>
                              <w:rFonts w:ascii="Consolas" w:hAnsi="Consolas" w:cs="Consolas"/>
                              <w:color w:val="000000"/>
                              <w:sz w:val="19"/>
                              <w:szCs w:val="19"/>
                              <w:highlight w:val="white"/>
                            </w:rPr>
                          </w:rPrChange>
                        </w:rPr>
                        <w:t>{</w:t>
                      </w:r>
                    </w:ins>
                  </w:p>
                  <w:p w:rsidR="00BF1190" w:rsidRPr="0049323F" w:rsidRDefault="00D276D8" w:rsidP="00BF1190">
                    <w:pPr>
                      <w:autoSpaceDE w:val="0"/>
                      <w:autoSpaceDN w:val="0"/>
                      <w:adjustRightInd w:val="0"/>
                      <w:jc w:val="left"/>
                      <w:rPr>
                        <w:ins w:id="4109" w:author="ghislain.aine" w:date="2015-11-04T16:50:00Z"/>
                        <w:rFonts w:ascii="Consolas" w:hAnsi="Consolas" w:cs="Consolas"/>
                        <w:color w:val="000000"/>
                        <w:sz w:val="19"/>
                        <w:szCs w:val="19"/>
                        <w:highlight w:val="white"/>
                        <w:lang w:val="en-US"/>
                        <w:rPrChange w:id="4110" w:author="ghislain.aine" w:date="2015-11-04T16:50:00Z">
                          <w:rPr>
                            <w:ins w:id="4111" w:author="ghislain.aine" w:date="2015-11-04T16:50:00Z"/>
                            <w:rFonts w:ascii="Consolas" w:hAnsi="Consolas" w:cs="Consolas"/>
                            <w:color w:val="000000"/>
                            <w:sz w:val="19"/>
                            <w:szCs w:val="19"/>
                            <w:highlight w:val="white"/>
                          </w:rPr>
                        </w:rPrChange>
                      </w:rPr>
                    </w:pPr>
                    <w:ins w:id="4112" w:author="ghislain.aine" w:date="2015-11-04T16:50:00Z">
                      <w:r w:rsidRPr="00D276D8">
                        <w:rPr>
                          <w:rFonts w:ascii="Consolas" w:hAnsi="Consolas" w:cs="Consolas"/>
                          <w:color w:val="000000"/>
                          <w:sz w:val="19"/>
                          <w:szCs w:val="19"/>
                          <w:highlight w:val="white"/>
                          <w:lang w:val="en-US"/>
                          <w:rPrChange w:id="4113" w:author="ghislain.aine" w:date="2015-11-04T16:50:00Z">
                            <w:rPr>
                              <w:rFonts w:ascii="Consolas" w:hAnsi="Consolas" w:cs="Consolas"/>
                              <w:color w:val="000000"/>
                              <w:sz w:val="19"/>
                              <w:szCs w:val="19"/>
                              <w:highlight w:val="white"/>
                            </w:rPr>
                          </w:rPrChange>
                        </w:rPr>
                        <w:tab/>
                      </w:r>
                      <w:r w:rsidRPr="00D276D8">
                        <w:rPr>
                          <w:rFonts w:ascii="Consolas" w:hAnsi="Consolas" w:cs="Consolas"/>
                          <w:color w:val="0000FF"/>
                          <w:sz w:val="19"/>
                          <w:szCs w:val="19"/>
                          <w:highlight w:val="white"/>
                          <w:lang w:val="en-US"/>
                          <w:rPrChange w:id="4114" w:author="ghislain.aine" w:date="2015-11-04T16:50:00Z">
                            <w:rPr>
                              <w:rFonts w:ascii="Consolas" w:hAnsi="Consolas" w:cs="Consolas"/>
                              <w:color w:val="0000FF"/>
                              <w:sz w:val="19"/>
                              <w:szCs w:val="19"/>
                              <w:highlight w:val="white"/>
                            </w:rPr>
                          </w:rPrChange>
                        </w:rPr>
                        <w:t>#define</w:t>
                      </w:r>
                      <w:r w:rsidRPr="00D276D8">
                        <w:rPr>
                          <w:rFonts w:ascii="Consolas" w:hAnsi="Consolas" w:cs="Consolas"/>
                          <w:color w:val="000000"/>
                          <w:sz w:val="19"/>
                          <w:szCs w:val="19"/>
                          <w:highlight w:val="white"/>
                          <w:lang w:val="en-US"/>
                          <w:rPrChange w:id="4115" w:author="ghislain.aine" w:date="2015-11-04T16:50:00Z">
                            <w:rPr>
                              <w:rFonts w:ascii="Consolas" w:hAnsi="Consolas" w:cs="Consolas"/>
                              <w:color w:val="000000"/>
                              <w:sz w:val="19"/>
                              <w:szCs w:val="19"/>
                              <w:highlight w:val="white"/>
                            </w:rPr>
                          </w:rPrChange>
                        </w:rPr>
                        <w:t xml:space="preserve"> </w:t>
                      </w:r>
                      <w:r w:rsidRPr="00D276D8">
                        <w:rPr>
                          <w:rFonts w:ascii="Consolas" w:hAnsi="Consolas" w:cs="Consolas"/>
                          <w:color w:val="6F008A"/>
                          <w:sz w:val="19"/>
                          <w:szCs w:val="19"/>
                          <w:highlight w:val="white"/>
                          <w:lang w:val="en-US"/>
                          <w:rPrChange w:id="4116" w:author="ghislain.aine" w:date="2015-11-04T16:50:00Z">
                            <w:rPr>
                              <w:rFonts w:ascii="Consolas" w:hAnsi="Consolas" w:cs="Consolas"/>
                              <w:color w:val="6F008A"/>
                              <w:sz w:val="19"/>
                              <w:szCs w:val="19"/>
                              <w:highlight w:val="white"/>
                            </w:rPr>
                          </w:rPrChange>
                        </w:rPr>
                        <w:t>DEMO_CORE_COMPONENT</w:t>
                      </w:r>
                      <w:r w:rsidRPr="00D276D8">
                        <w:rPr>
                          <w:rFonts w:ascii="Consolas" w:hAnsi="Consolas" w:cs="Consolas"/>
                          <w:color w:val="000000"/>
                          <w:sz w:val="19"/>
                          <w:szCs w:val="19"/>
                          <w:highlight w:val="white"/>
                          <w:lang w:val="en-US"/>
                          <w:rPrChange w:id="4117" w:author="ghislain.aine" w:date="2015-11-04T16:50:00Z">
                            <w:rPr>
                              <w:rFonts w:ascii="Consolas" w:hAnsi="Consolas" w:cs="Consolas"/>
                              <w:color w:val="000000"/>
                              <w:sz w:val="19"/>
                              <w:szCs w:val="19"/>
                              <w:highlight w:val="white"/>
                            </w:rPr>
                          </w:rPrChange>
                        </w:rPr>
                        <w:t xml:space="preserve"> </w:t>
                      </w:r>
                      <w:r w:rsidRPr="00D276D8">
                        <w:rPr>
                          <w:rFonts w:ascii="Consolas" w:hAnsi="Consolas" w:cs="Consolas"/>
                          <w:color w:val="A31515"/>
                          <w:sz w:val="19"/>
                          <w:szCs w:val="19"/>
                          <w:highlight w:val="white"/>
                          <w:lang w:val="en-US"/>
                          <w:rPrChange w:id="4118" w:author="ghislain.aine" w:date="2015-11-04T16:50:00Z">
                            <w:rPr>
                              <w:rFonts w:ascii="Consolas" w:hAnsi="Consolas" w:cs="Consolas"/>
                              <w:color w:val="A31515"/>
                              <w:sz w:val="19"/>
                              <w:szCs w:val="19"/>
                              <w:highlight w:val="white"/>
                            </w:rPr>
                          </w:rPrChange>
                        </w:rPr>
                        <w:t>"</w:t>
                      </w:r>
                      <w:proofErr w:type="spellStart"/>
                      <w:r w:rsidRPr="00D276D8">
                        <w:rPr>
                          <w:rFonts w:ascii="Consolas" w:hAnsi="Consolas" w:cs="Consolas"/>
                          <w:color w:val="A31515"/>
                          <w:sz w:val="19"/>
                          <w:szCs w:val="19"/>
                          <w:highlight w:val="white"/>
                          <w:lang w:val="en-US"/>
                          <w:rPrChange w:id="4119" w:author="ghislain.aine" w:date="2015-11-04T16:50:00Z">
                            <w:rPr>
                              <w:rFonts w:ascii="Consolas" w:hAnsi="Consolas" w:cs="Consolas"/>
                              <w:color w:val="A31515"/>
                              <w:sz w:val="19"/>
                              <w:szCs w:val="19"/>
                              <w:highlight w:val="white"/>
                            </w:rPr>
                          </w:rPrChange>
                        </w:rPr>
                        <w:t>DemoCoreComponent</w:t>
                      </w:r>
                      <w:proofErr w:type="spellEnd"/>
                      <w:r w:rsidRPr="00D276D8">
                        <w:rPr>
                          <w:rFonts w:ascii="Consolas" w:hAnsi="Consolas" w:cs="Consolas"/>
                          <w:color w:val="A31515"/>
                          <w:sz w:val="19"/>
                          <w:szCs w:val="19"/>
                          <w:highlight w:val="white"/>
                          <w:lang w:val="en-US"/>
                          <w:rPrChange w:id="4120" w:author="ghislain.aine" w:date="2015-11-04T16:50:00Z">
                            <w:rPr>
                              <w:rFonts w:ascii="Consolas" w:hAnsi="Consolas" w:cs="Consolas"/>
                              <w:color w:val="A31515"/>
                              <w:sz w:val="19"/>
                              <w:szCs w:val="19"/>
                              <w:highlight w:val="white"/>
                            </w:rPr>
                          </w:rPrChange>
                        </w:rPr>
                        <w:t>"</w:t>
                      </w:r>
                    </w:ins>
                  </w:p>
                  <w:p w:rsidR="00BF1190" w:rsidRPr="0049323F" w:rsidRDefault="00BF1190" w:rsidP="00BF1190">
                    <w:pPr>
                      <w:autoSpaceDE w:val="0"/>
                      <w:autoSpaceDN w:val="0"/>
                      <w:adjustRightInd w:val="0"/>
                      <w:jc w:val="left"/>
                      <w:rPr>
                        <w:ins w:id="4121" w:author="ghislain.aine" w:date="2015-11-04T16:50:00Z"/>
                        <w:rFonts w:ascii="Consolas" w:hAnsi="Consolas" w:cs="Consolas"/>
                        <w:color w:val="000000"/>
                        <w:sz w:val="19"/>
                        <w:szCs w:val="19"/>
                        <w:highlight w:val="white"/>
                        <w:lang w:val="en-US"/>
                        <w:rPrChange w:id="4122" w:author="ghislain.aine" w:date="2015-11-04T16:50:00Z">
                          <w:rPr>
                            <w:ins w:id="4123" w:author="ghislain.aine" w:date="2015-11-04T16:50:00Z"/>
                            <w:rFonts w:ascii="Consolas" w:hAnsi="Consolas" w:cs="Consolas"/>
                            <w:color w:val="000000"/>
                            <w:sz w:val="19"/>
                            <w:szCs w:val="19"/>
                            <w:highlight w:val="white"/>
                          </w:rPr>
                        </w:rPrChange>
                      </w:rPr>
                    </w:pPr>
                  </w:p>
                  <w:p w:rsidR="00BF1190" w:rsidRDefault="00D276D8" w:rsidP="00BF1190">
                    <w:pPr>
                      <w:autoSpaceDE w:val="0"/>
                      <w:autoSpaceDN w:val="0"/>
                      <w:adjustRightInd w:val="0"/>
                      <w:jc w:val="left"/>
                      <w:rPr>
                        <w:ins w:id="4124" w:author="ghislain.aine" w:date="2015-11-04T16:50:00Z"/>
                        <w:rFonts w:ascii="Consolas" w:hAnsi="Consolas" w:cs="Consolas"/>
                        <w:color w:val="000000"/>
                        <w:sz w:val="19"/>
                        <w:szCs w:val="19"/>
                        <w:highlight w:val="white"/>
                      </w:rPr>
                    </w:pPr>
                    <w:ins w:id="4125" w:author="ghislain.aine" w:date="2015-11-04T16:50:00Z">
                      <w:r w:rsidRPr="00D276D8">
                        <w:rPr>
                          <w:rFonts w:ascii="Consolas" w:hAnsi="Consolas" w:cs="Consolas"/>
                          <w:color w:val="000000"/>
                          <w:sz w:val="19"/>
                          <w:szCs w:val="19"/>
                          <w:highlight w:val="white"/>
                          <w:lang w:val="en-US"/>
                          <w:rPrChange w:id="4126" w:author="ghislain.aine" w:date="2015-11-04T16:50:00Z">
                            <w:rPr>
                              <w:rFonts w:ascii="Consolas" w:hAnsi="Consolas" w:cs="Consolas"/>
                              <w:color w:val="000000"/>
                              <w:sz w:val="19"/>
                              <w:szCs w:val="19"/>
                              <w:highlight w:val="white"/>
                            </w:rPr>
                          </w:rPrChange>
                        </w:rPr>
                        <w:tab/>
                      </w:r>
                      <w:r w:rsidR="00BF1190">
                        <w:rPr>
                          <w:rFonts w:ascii="Consolas" w:hAnsi="Consolas" w:cs="Consolas"/>
                          <w:color w:val="008000"/>
                          <w:sz w:val="19"/>
                          <w:szCs w:val="19"/>
                          <w:highlight w:val="white"/>
                        </w:rPr>
                        <w:t>/**</w:t>
                      </w:r>
                    </w:ins>
                  </w:p>
                  <w:p w:rsidR="00BF1190" w:rsidRDefault="00BF1190" w:rsidP="00BF1190">
                    <w:pPr>
                      <w:autoSpaceDE w:val="0"/>
                      <w:autoSpaceDN w:val="0"/>
                      <w:adjustRightInd w:val="0"/>
                      <w:jc w:val="left"/>
                      <w:rPr>
                        <w:ins w:id="4127" w:author="ghislain.aine" w:date="2015-11-04T16:50:00Z"/>
                        <w:rFonts w:ascii="Consolas" w:hAnsi="Consolas" w:cs="Consolas"/>
                        <w:color w:val="000000"/>
                        <w:sz w:val="19"/>
                        <w:szCs w:val="19"/>
                        <w:highlight w:val="white"/>
                      </w:rPr>
                    </w:pPr>
                    <w:ins w:id="4128" w:author="ghislain.aine" w:date="2015-11-04T16:50:00Z">
                      <w:r>
                        <w:rPr>
                          <w:rFonts w:ascii="Consolas" w:hAnsi="Consolas" w:cs="Consolas"/>
                          <w:color w:val="008000"/>
                          <w:sz w:val="19"/>
                          <w:szCs w:val="19"/>
                          <w:highlight w:val="white"/>
                        </w:rPr>
                        <w:tab/>
                        <w:t>* @</w:t>
                      </w:r>
                      <w:proofErr w:type="spellStart"/>
                      <w:r>
                        <w:rPr>
                          <w:rFonts w:ascii="Consolas" w:hAnsi="Consolas" w:cs="Consolas"/>
                          <w:color w:val="008000"/>
                          <w:sz w:val="19"/>
                          <w:szCs w:val="19"/>
                          <w:highlight w:val="white"/>
                        </w:rPr>
                        <w:t>brief</w:t>
                      </w:r>
                      <w:proofErr w:type="spellEnd"/>
                      <w:r>
                        <w:rPr>
                          <w:rFonts w:ascii="Consolas" w:hAnsi="Consolas" w:cs="Consolas"/>
                          <w:color w:val="008000"/>
                          <w:sz w:val="19"/>
                          <w:szCs w:val="19"/>
                          <w:highlight w:val="white"/>
                        </w:rPr>
                        <w:t xml:space="preserve">    Composant </w:t>
                      </w:r>
                      <w:proofErr w:type="spellStart"/>
                      <w:r>
                        <w:rPr>
                          <w:rFonts w:ascii="Consolas" w:hAnsi="Consolas" w:cs="Consolas"/>
                          <w:color w:val="008000"/>
                          <w:sz w:val="19"/>
                          <w:szCs w:val="19"/>
                          <w:highlight w:val="white"/>
                        </w:rPr>
                        <w:t>core</w:t>
                      </w:r>
                      <w:proofErr w:type="spellEnd"/>
                      <w:r>
                        <w:rPr>
                          <w:rFonts w:ascii="Consolas" w:hAnsi="Consolas" w:cs="Consolas"/>
                          <w:color w:val="008000"/>
                          <w:sz w:val="19"/>
                          <w:szCs w:val="19"/>
                          <w:highlight w:val="white"/>
                        </w:rPr>
                        <w:t xml:space="preserve"> de base</w:t>
                      </w:r>
                    </w:ins>
                  </w:p>
                  <w:p w:rsidR="00BF1190" w:rsidRDefault="00BF1190" w:rsidP="00BF1190">
                    <w:pPr>
                      <w:autoSpaceDE w:val="0"/>
                      <w:autoSpaceDN w:val="0"/>
                      <w:adjustRightInd w:val="0"/>
                      <w:jc w:val="left"/>
                      <w:rPr>
                        <w:ins w:id="4129" w:author="ghislain.aine" w:date="2015-11-04T16:50:00Z"/>
                        <w:rFonts w:ascii="Consolas" w:hAnsi="Consolas" w:cs="Consolas"/>
                        <w:color w:val="000000"/>
                        <w:sz w:val="19"/>
                        <w:szCs w:val="19"/>
                        <w:highlight w:val="white"/>
                      </w:rPr>
                    </w:pPr>
                    <w:ins w:id="4130" w:author="ghislain.aine" w:date="2015-11-04T16:50:00Z">
                      <w:r>
                        <w:rPr>
                          <w:rFonts w:ascii="Consolas" w:hAnsi="Consolas" w:cs="Consolas"/>
                          <w:color w:val="008000"/>
                          <w:sz w:val="19"/>
                          <w:szCs w:val="19"/>
                          <w:highlight w:val="white"/>
                        </w:rPr>
                        <w:tab/>
                        <w:t>*/</w:t>
                      </w:r>
                    </w:ins>
                  </w:p>
                  <w:p w:rsidR="00BF1190" w:rsidRDefault="00BF1190" w:rsidP="00BF1190">
                    <w:pPr>
                      <w:autoSpaceDE w:val="0"/>
                      <w:autoSpaceDN w:val="0"/>
                      <w:adjustRightInd w:val="0"/>
                      <w:jc w:val="left"/>
                      <w:rPr>
                        <w:ins w:id="4131" w:author="ghislain.aine" w:date="2015-11-04T16:51:00Z"/>
                        <w:rFonts w:ascii="Consolas" w:hAnsi="Consolas" w:cs="Consolas"/>
                        <w:color w:val="216F85"/>
                        <w:sz w:val="19"/>
                        <w:szCs w:val="19"/>
                        <w:highlight w:val="white"/>
                        <w:lang w:val="en-US"/>
                      </w:rPr>
                    </w:pPr>
                    <w:ins w:id="4132" w:author="ghislain.aine" w:date="2015-11-04T16:50:00Z">
                      <w:r>
                        <w:rPr>
                          <w:rFonts w:ascii="Consolas" w:hAnsi="Consolas" w:cs="Consolas"/>
                          <w:color w:val="000000"/>
                          <w:sz w:val="19"/>
                          <w:szCs w:val="19"/>
                          <w:highlight w:val="white"/>
                        </w:rPr>
                        <w:tab/>
                      </w:r>
                      <w:proofErr w:type="gramStart"/>
                      <w:r w:rsidR="00D276D8" w:rsidRPr="00D276D8">
                        <w:rPr>
                          <w:rFonts w:ascii="Consolas" w:hAnsi="Consolas" w:cs="Consolas"/>
                          <w:color w:val="0000FF"/>
                          <w:sz w:val="19"/>
                          <w:szCs w:val="19"/>
                          <w:highlight w:val="white"/>
                          <w:lang w:val="en-US"/>
                          <w:rPrChange w:id="4133" w:author="ghislain.aine" w:date="2015-11-04T16:50:00Z">
                            <w:rPr>
                              <w:rFonts w:ascii="Consolas" w:hAnsi="Consolas" w:cs="Consolas"/>
                              <w:color w:val="0000FF"/>
                              <w:sz w:val="19"/>
                              <w:szCs w:val="19"/>
                              <w:highlight w:val="white"/>
                            </w:rPr>
                          </w:rPrChange>
                        </w:rPr>
                        <w:t>class</w:t>
                      </w:r>
                      <w:proofErr w:type="gramEnd"/>
                      <w:r w:rsidR="00D276D8" w:rsidRPr="00D276D8">
                        <w:rPr>
                          <w:rFonts w:ascii="Consolas" w:hAnsi="Consolas" w:cs="Consolas"/>
                          <w:color w:val="000000"/>
                          <w:sz w:val="19"/>
                          <w:szCs w:val="19"/>
                          <w:highlight w:val="white"/>
                          <w:lang w:val="en-US"/>
                          <w:rPrChange w:id="4134" w:author="ghislain.aine" w:date="2015-11-04T16:50:00Z">
                            <w:rPr>
                              <w:rFonts w:ascii="Consolas" w:hAnsi="Consolas" w:cs="Consolas"/>
                              <w:color w:val="000000"/>
                              <w:sz w:val="19"/>
                              <w:szCs w:val="19"/>
                              <w:highlight w:val="white"/>
                            </w:rPr>
                          </w:rPrChange>
                        </w:rPr>
                        <w:t xml:space="preserve"> </w:t>
                      </w:r>
                      <w:proofErr w:type="spellStart"/>
                      <w:r w:rsidR="00D276D8" w:rsidRPr="00D276D8">
                        <w:rPr>
                          <w:rFonts w:ascii="Consolas" w:hAnsi="Consolas" w:cs="Consolas"/>
                          <w:color w:val="216F85"/>
                          <w:sz w:val="19"/>
                          <w:szCs w:val="19"/>
                          <w:highlight w:val="white"/>
                          <w:lang w:val="en-US"/>
                          <w:rPrChange w:id="4135" w:author="ghislain.aine" w:date="2015-11-04T16:50:00Z">
                            <w:rPr>
                              <w:rFonts w:ascii="Consolas" w:hAnsi="Consolas" w:cs="Consolas"/>
                              <w:color w:val="216F85"/>
                              <w:sz w:val="19"/>
                              <w:szCs w:val="19"/>
                              <w:highlight w:val="white"/>
                            </w:rPr>
                          </w:rPrChange>
                        </w:rPr>
                        <w:t>CoreComponent</w:t>
                      </w:r>
                      <w:proofErr w:type="spellEnd"/>
                      <w:r w:rsidR="00D276D8" w:rsidRPr="00D276D8">
                        <w:rPr>
                          <w:rFonts w:ascii="Consolas" w:hAnsi="Consolas" w:cs="Consolas"/>
                          <w:color w:val="000000"/>
                          <w:sz w:val="19"/>
                          <w:szCs w:val="19"/>
                          <w:highlight w:val="white"/>
                          <w:lang w:val="en-US"/>
                          <w:rPrChange w:id="4136" w:author="ghislain.aine" w:date="2015-11-04T16:50:00Z">
                            <w:rPr>
                              <w:rFonts w:ascii="Consolas" w:hAnsi="Consolas" w:cs="Consolas"/>
                              <w:color w:val="000000"/>
                              <w:sz w:val="19"/>
                              <w:szCs w:val="19"/>
                              <w:highlight w:val="white"/>
                            </w:rPr>
                          </w:rPrChange>
                        </w:rPr>
                        <w:t xml:space="preserve"> : </w:t>
                      </w:r>
                      <w:r w:rsidR="00D276D8" w:rsidRPr="00D276D8">
                        <w:rPr>
                          <w:rFonts w:ascii="Consolas" w:hAnsi="Consolas" w:cs="Consolas"/>
                          <w:color w:val="0000FF"/>
                          <w:sz w:val="19"/>
                          <w:szCs w:val="19"/>
                          <w:highlight w:val="white"/>
                          <w:lang w:val="en-US"/>
                          <w:rPrChange w:id="4137" w:author="ghislain.aine" w:date="2015-11-04T16:50:00Z">
                            <w:rPr>
                              <w:rFonts w:ascii="Consolas" w:hAnsi="Consolas" w:cs="Consolas"/>
                              <w:color w:val="0000FF"/>
                              <w:sz w:val="19"/>
                              <w:szCs w:val="19"/>
                              <w:highlight w:val="white"/>
                            </w:rPr>
                          </w:rPrChange>
                        </w:rPr>
                        <w:t>public</w:t>
                      </w:r>
                      <w:r w:rsidR="00D276D8" w:rsidRPr="00D276D8">
                        <w:rPr>
                          <w:rFonts w:ascii="Consolas" w:hAnsi="Consolas" w:cs="Consolas"/>
                          <w:color w:val="000000"/>
                          <w:sz w:val="19"/>
                          <w:szCs w:val="19"/>
                          <w:highlight w:val="white"/>
                          <w:lang w:val="en-US"/>
                          <w:rPrChange w:id="4138" w:author="ghislain.aine" w:date="2015-11-04T16:50:00Z">
                            <w:rPr>
                              <w:rFonts w:ascii="Consolas" w:hAnsi="Consolas" w:cs="Consolas"/>
                              <w:color w:val="000000"/>
                              <w:sz w:val="19"/>
                              <w:szCs w:val="19"/>
                              <w:highlight w:val="white"/>
                            </w:rPr>
                          </w:rPrChange>
                        </w:rPr>
                        <w:t xml:space="preserve"> </w:t>
                      </w:r>
                      <w:proofErr w:type="spellStart"/>
                      <w:r w:rsidR="00D276D8" w:rsidRPr="00D276D8">
                        <w:rPr>
                          <w:rFonts w:ascii="Consolas" w:hAnsi="Consolas" w:cs="Consolas"/>
                          <w:color w:val="216F85"/>
                          <w:sz w:val="19"/>
                          <w:szCs w:val="19"/>
                          <w:highlight w:val="white"/>
                          <w:lang w:val="en-US"/>
                          <w:rPrChange w:id="4139" w:author="ghislain.aine" w:date="2015-11-04T16:50:00Z">
                            <w:rPr>
                              <w:rFonts w:ascii="Consolas" w:hAnsi="Consolas" w:cs="Consolas"/>
                              <w:color w:val="216F85"/>
                              <w:sz w:val="19"/>
                              <w:szCs w:val="19"/>
                              <w:highlight w:val="white"/>
                            </w:rPr>
                          </w:rPrChange>
                        </w:rPr>
                        <w:t>StreamWork</w:t>
                      </w:r>
                      <w:proofErr w:type="spellEnd"/>
                      <w:r w:rsidR="00D276D8" w:rsidRPr="00D276D8">
                        <w:rPr>
                          <w:rFonts w:ascii="Consolas" w:hAnsi="Consolas" w:cs="Consolas"/>
                          <w:color w:val="000000"/>
                          <w:sz w:val="19"/>
                          <w:szCs w:val="19"/>
                          <w:highlight w:val="white"/>
                          <w:lang w:val="en-US"/>
                          <w:rPrChange w:id="4140" w:author="ghislain.aine" w:date="2015-11-04T16:50:00Z">
                            <w:rPr>
                              <w:rFonts w:ascii="Consolas" w:hAnsi="Consolas" w:cs="Consolas"/>
                              <w:color w:val="000000"/>
                              <w:sz w:val="19"/>
                              <w:szCs w:val="19"/>
                              <w:highlight w:val="white"/>
                            </w:rPr>
                          </w:rPrChange>
                        </w:rPr>
                        <w:t>::</w:t>
                      </w:r>
                      <w:proofErr w:type="spellStart"/>
                      <w:r w:rsidR="00D276D8" w:rsidRPr="00D276D8">
                        <w:rPr>
                          <w:rFonts w:ascii="Consolas" w:hAnsi="Consolas" w:cs="Consolas"/>
                          <w:color w:val="216F85"/>
                          <w:sz w:val="19"/>
                          <w:szCs w:val="19"/>
                          <w:highlight w:val="white"/>
                          <w:lang w:val="en-US"/>
                          <w:rPrChange w:id="4141" w:author="ghislain.aine" w:date="2015-11-04T16:50:00Z">
                            <w:rPr>
                              <w:rFonts w:ascii="Consolas" w:hAnsi="Consolas" w:cs="Consolas"/>
                              <w:color w:val="216F85"/>
                              <w:sz w:val="19"/>
                              <w:szCs w:val="19"/>
                              <w:highlight w:val="white"/>
                            </w:rPr>
                          </w:rPrChange>
                        </w:rPr>
                        <w:t>SwFoundation</w:t>
                      </w:r>
                      <w:proofErr w:type="spellEnd"/>
                      <w:r w:rsidR="00D276D8" w:rsidRPr="00D276D8">
                        <w:rPr>
                          <w:rFonts w:ascii="Consolas" w:hAnsi="Consolas" w:cs="Consolas"/>
                          <w:color w:val="000000"/>
                          <w:sz w:val="19"/>
                          <w:szCs w:val="19"/>
                          <w:highlight w:val="white"/>
                          <w:lang w:val="en-US"/>
                          <w:rPrChange w:id="4142" w:author="ghislain.aine" w:date="2015-11-04T16:50:00Z">
                            <w:rPr>
                              <w:rFonts w:ascii="Consolas" w:hAnsi="Consolas" w:cs="Consolas"/>
                              <w:color w:val="000000"/>
                              <w:sz w:val="19"/>
                              <w:szCs w:val="19"/>
                              <w:highlight w:val="white"/>
                            </w:rPr>
                          </w:rPrChange>
                        </w:rPr>
                        <w:t>::</w:t>
                      </w:r>
                      <w:proofErr w:type="spellStart"/>
                      <w:r w:rsidR="00D276D8" w:rsidRPr="00D276D8">
                        <w:rPr>
                          <w:rFonts w:ascii="Consolas" w:hAnsi="Consolas" w:cs="Consolas"/>
                          <w:color w:val="216F85"/>
                          <w:sz w:val="19"/>
                          <w:szCs w:val="19"/>
                          <w:highlight w:val="white"/>
                          <w:lang w:val="en-US"/>
                          <w:rPrChange w:id="4143" w:author="ghislain.aine" w:date="2015-11-04T16:50:00Z">
                            <w:rPr>
                              <w:rFonts w:ascii="Consolas" w:hAnsi="Consolas" w:cs="Consolas"/>
                              <w:color w:val="216F85"/>
                              <w:sz w:val="19"/>
                              <w:szCs w:val="19"/>
                              <w:highlight w:val="white"/>
                            </w:rPr>
                          </w:rPrChange>
                        </w:rPr>
                        <w:t>SwAssistedComponent</w:t>
                      </w:r>
                    </w:ins>
                    <w:proofErr w:type="spellEnd"/>
                  </w:p>
                  <w:p w:rsidR="00BF1190" w:rsidRPr="00E17FB3" w:rsidRDefault="00D276D8" w:rsidP="00BF1190">
                    <w:pPr>
                      <w:autoSpaceDE w:val="0"/>
                      <w:autoSpaceDN w:val="0"/>
                      <w:adjustRightInd w:val="0"/>
                      <w:jc w:val="left"/>
                      <w:rPr>
                        <w:ins w:id="4144" w:author="ghislain.aine" w:date="2015-11-04T16:50:00Z"/>
                        <w:rFonts w:ascii="Consolas" w:hAnsi="Consolas" w:cs="Consolas"/>
                        <w:color w:val="000000"/>
                        <w:sz w:val="19"/>
                        <w:szCs w:val="19"/>
                        <w:highlight w:val="white"/>
                      </w:rPr>
                    </w:pPr>
                    <w:ins w:id="4145" w:author="ghislain.aine" w:date="2015-11-04T16:50:00Z">
                      <w:r w:rsidRPr="00D276D8">
                        <w:rPr>
                          <w:rFonts w:ascii="Consolas" w:hAnsi="Consolas" w:cs="Consolas"/>
                          <w:color w:val="000000"/>
                          <w:sz w:val="19"/>
                          <w:szCs w:val="19"/>
                          <w:highlight w:val="white"/>
                          <w:lang w:val="en-US"/>
                          <w:rPrChange w:id="4146" w:author="ghislain.aine" w:date="2015-11-04T16:50:00Z">
                            <w:rPr>
                              <w:rFonts w:ascii="Consolas" w:hAnsi="Consolas" w:cs="Consolas"/>
                              <w:color w:val="000000"/>
                              <w:sz w:val="19"/>
                              <w:szCs w:val="19"/>
                              <w:highlight w:val="white"/>
                            </w:rPr>
                          </w:rPrChange>
                        </w:rPr>
                        <w:tab/>
                      </w:r>
                      <w:r w:rsidR="00BF1190">
                        <w:rPr>
                          <w:rFonts w:ascii="Consolas" w:hAnsi="Consolas" w:cs="Consolas"/>
                          <w:color w:val="000000"/>
                          <w:sz w:val="19"/>
                          <w:szCs w:val="19"/>
                          <w:highlight w:val="white"/>
                        </w:rPr>
                        <w:t>{</w:t>
                      </w:r>
                    </w:ins>
                  </w:p>
                  <w:p w:rsidR="00BF1190" w:rsidRPr="00E17FB3" w:rsidRDefault="00BF1190" w:rsidP="00BF1190">
                    <w:pPr>
                      <w:autoSpaceDE w:val="0"/>
                      <w:autoSpaceDN w:val="0"/>
                      <w:adjustRightInd w:val="0"/>
                      <w:jc w:val="left"/>
                      <w:rPr>
                        <w:ins w:id="4147" w:author="ghislain.aine" w:date="2015-11-04T16:50:00Z"/>
                        <w:rFonts w:ascii="Consolas" w:hAnsi="Consolas" w:cs="Consolas"/>
                        <w:color w:val="000000"/>
                        <w:sz w:val="19"/>
                        <w:szCs w:val="19"/>
                        <w:highlight w:val="white"/>
                      </w:rPr>
                    </w:pPr>
                    <w:ins w:id="4148"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FF"/>
                          <w:sz w:val="19"/>
                          <w:szCs w:val="19"/>
                          <w:highlight w:val="white"/>
                        </w:rPr>
                        <w:t>Q_OBJECT</w:t>
                      </w:r>
                    </w:ins>
                  </w:p>
                  <w:p w:rsidR="00BF1190" w:rsidRPr="00E17FB3" w:rsidRDefault="00BF1190" w:rsidP="00BF1190">
                    <w:pPr>
                      <w:autoSpaceDE w:val="0"/>
                      <w:autoSpaceDN w:val="0"/>
                      <w:adjustRightInd w:val="0"/>
                      <w:jc w:val="left"/>
                      <w:rPr>
                        <w:ins w:id="4149" w:author="ghislain.aine" w:date="2015-11-04T16:50:00Z"/>
                        <w:rFonts w:ascii="Consolas" w:hAnsi="Consolas" w:cs="Consolas"/>
                        <w:color w:val="000000"/>
                        <w:sz w:val="19"/>
                        <w:szCs w:val="19"/>
                        <w:highlight w:val="white"/>
                      </w:rPr>
                    </w:pPr>
                    <w:ins w:id="4150"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0000"/>
                          <w:sz w:val="19"/>
                          <w:szCs w:val="19"/>
                          <w:highlight w:val="white"/>
                        </w:rPr>
                        <w:tab/>
                      </w:r>
                    </w:ins>
                  </w:p>
                  <w:p w:rsidR="00BF1190" w:rsidRDefault="00BF1190" w:rsidP="00BF1190">
                    <w:pPr>
                      <w:autoSpaceDE w:val="0"/>
                      <w:autoSpaceDN w:val="0"/>
                      <w:adjustRightInd w:val="0"/>
                      <w:jc w:val="left"/>
                      <w:rPr>
                        <w:ins w:id="4151" w:author="ghislain.aine" w:date="2015-11-04T16:50:00Z"/>
                        <w:rFonts w:ascii="Consolas" w:hAnsi="Consolas" w:cs="Consolas"/>
                        <w:color w:val="000000"/>
                        <w:sz w:val="19"/>
                        <w:szCs w:val="19"/>
                        <w:highlight w:val="white"/>
                      </w:rPr>
                    </w:pPr>
                    <w:ins w:id="4152" w:author="ghislain.aine" w:date="2015-11-04T16:50:00Z">
                      <w:r>
                        <w:rPr>
                          <w:rFonts w:ascii="Consolas" w:hAnsi="Consolas" w:cs="Consolas"/>
                          <w:color w:val="000000"/>
                          <w:sz w:val="19"/>
                          <w:szCs w:val="19"/>
                          <w:highlight w:val="white"/>
                        </w:rPr>
                        <w:tab/>
                      </w:r>
                      <w:proofErr w:type="gramStart"/>
                      <w:r>
                        <w:rPr>
                          <w:rFonts w:ascii="Consolas" w:hAnsi="Consolas" w:cs="Consolas"/>
                          <w:color w:val="0000FF"/>
                          <w:sz w:val="19"/>
                          <w:szCs w:val="19"/>
                          <w:highlight w:val="white"/>
                        </w:rPr>
                        <w:t>public</w:t>
                      </w:r>
                      <w:proofErr w:type="gramEnd"/>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4153" w:author="ghislain.aine" w:date="2015-11-04T16:50:00Z"/>
                        <w:rFonts w:ascii="Consolas" w:hAnsi="Consolas" w:cs="Consolas"/>
                        <w:color w:val="000000"/>
                        <w:sz w:val="19"/>
                        <w:szCs w:val="19"/>
                        <w:highlight w:val="white"/>
                      </w:rPr>
                    </w:pPr>
                    <w:ins w:id="4154"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proofErr w:type="gramStart"/>
                      <w:r>
                        <w:rPr>
                          <w:rFonts w:ascii="Consolas" w:hAnsi="Consolas" w:cs="Consolas"/>
                          <w:color w:val="008000"/>
                          <w:sz w:val="19"/>
                          <w:szCs w:val="19"/>
                          <w:highlight w:val="white"/>
                        </w:rPr>
                        <w:t>brief</w:t>
                      </w:r>
                      <w:proofErr w:type="spellEnd"/>
                      <w:proofErr w:type="gramEnd"/>
                      <w:r>
                        <w:rPr>
                          <w:rFonts w:ascii="Consolas" w:hAnsi="Consolas" w:cs="Consolas"/>
                          <w:color w:val="008000"/>
                          <w:sz w:val="19"/>
                          <w:szCs w:val="19"/>
                          <w:highlight w:val="white"/>
                        </w:rPr>
                        <w:t xml:space="preserve"> Constructeur */</w:t>
                      </w:r>
                    </w:ins>
                  </w:p>
                  <w:p w:rsidR="00BF1190" w:rsidRDefault="00BF1190" w:rsidP="00BF1190">
                    <w:pPr>
                      <w:autoSpaceDE w:val="0"/>
                      <w:autoSpaceDN w:val="0"/>
                      <w:adjustRightInd w:val="0"/>
                      <w:jc w:val="left"/>
                      <w:rPr>
                        <w:ins w:id="4155" w:author="ghislain.aine" w:date="2015-11-04T16:50:00Z"/>
                        <w:rFonts w:ascii="Consolas" w:hAnsi="Consolas" w:cs="Consolas"/>
                        <w:color w:val="000000"/>
                        <w:sz w:val="19"/>
                        <w:szCs w:val="19"/>
                        <w:highlight w:val="white"/>
                      </w:rPr>
                    </w:pPr>
                    <w:ins w:id="4156"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proofErr w:type="spellStart"/>
                      <w:proofErr w:type="gramStart"/>
                      <w:r>
                        <w:rPr>
                          <w:rFonts w:ascii="Consolas" w:hAnsi="Consolas" w:cs="Consolas"/>
                          <w:color w:val="216F85"/>
                          <w:sz w:val="19"/>
                          <w:szCs w:val="19"/>
                          <w:highlight w:val="white"/>
                        </w:rPr>
                        <w:t>CoreComponent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4157" w:author="ghislain.aine" w:date="2015-11-04T16:50:00Z"/>
                        <w:rFonts w:ascii="Consolas" w:hAnsi="Consolas" w:cs="Consolas"/>
                        <w:color w:val="000000"/>
                        <w:sz w:val="19"/>
                        <w:szCs w:val="19"/>
                        <w:highlight w:val="white"/>
                      </w:rPr>
                    </w:pPr>
                  </w:p>
                  <w:p w:rsidR="00BF1190" w:rsidRDefault="00BF1190" w:rsidP="00BF1190">
                    <w:pPr>
                      <w:autoSpaceDE w:val="0"/>
                      <w:autoSpaceDN w:val="0"/>
                      <w:adjustRightInd w:val="0"/>
                      <w:jc w:val="left"/>
                      <w:rPr>
                        <w:ins w:id="4158" w:author="ghislain.aine" w:date="2015-11-04T16:50:00Z"/>
                        <w:rFonts w:ascii="Consolas" w:hAnsi="Consolas" w:cs="Consolas"/>
                        <w:color w:val="000000"/>
                        <w:sz w:val="19"/>
                        <w:szCs w:val="19"/>
                        <w:highlight w:val="white"/>
                      </w:rPr>
                    </w:pPr>
                    <w:ins w:id="4159"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r>
                      <w:r>
                        <w:rPr>
                          <w:rFonts w:ascii="Consolas" w:hAnsi="Consolas" w:cs="Consolas"/>
                          <w:color w:val="008000"/>
                          <w:sz w:val="19"/>
                          <w:szCs w:val="19"/>
                          <w:highlight w:val="white"/>
                        </w:rPr>
                        <w:t>/** @</w:t>
                      </w:r>
                      <w:proofErr w:type="spellStart"/>
                      <w:proofErr w:type="gramStart"/>
                      <w:r>
                        <w:rPr>
                          <w:rFonts w:ascii="Consolas" w:hAnsi="Consolas" w:cs="Consolas"/>
                          <w:color w:val="008000"/>
                          <w:sz w:val="19"/>
                          <w:szCs w:val="19"/>
                          <w:highlight w:val="white"/>
                        </w:rPr>
                        <w:t>brief</w:t>
                      </w:r>
                      <w:proofErr w:type="spellEnd"/>
                      <w:proofErr w:type="gramEnd"/>
                      <w:r>
                        <w:rPr>
                          <w:rFonts w:ascii="Consolas" w:hAnsi="Consolas" w:cs="Consolas"/>
                          <w:color w:val="008000"/>
                          <w:sz w:val="19"/>
                          <w:szCs w:val="19"/>
                          <w:highlight w:val="white"/>
                        </w:rPr>
                        <w:t xml:space="preserve"> Destructeur */</w:t>
                      </w:r>
                    </w:ins>
                  </w:p>
                  <w:p w:rsidR="00BF1190" w:rsidRDefault="00BF1190" w:rsidP="00BF1190">
                    <w:pPr>
                      <w:shd w:val="clear" w:color="auto" w:fill="FFFFFF"/>
                      <w:jc w:val="left"/>
                      <w:rPr>
                        <w:ins w:id="4160" w:author="ghislain.aine" w:date="2015-11-04T16:51:00Z"/>
                        <w:rFonts w:ascii="Courier New" w:eastAsia="Times New Roman" w:hAnsi="Courier New" w:cs="Courier New"/>
                        <w:color w:val="000000"/>
                        <w:sz w:val="20"/>
                        <w:lang w:eastAsia="fr-FR"/>
                      </w:rPr>
                    </w:pPr>
                    <w:ins w:id="4161" w:author="ghislain.aine" w:date="2015-11-04T16:50:00Z">
                      <w:r>
                        <w:rPr>
                          <w:rFonts w:ascii="Consolas" w:hAnsi="Consolas" w:cs="Consolas"/>
                          <w:color w:val="000000"/>
                          <w:sz w:val="19"/>
                          <w:szCs w:val="19"/>
                          <w:highlight w:val="white"/>
                        </w:rPr>
                        <w:tab/>
                      </w:r>
                      <w:r>
                        <w:rPr>
                          <w:rFonts w:ascii="Consolas" w:hAnsi="Consolas" w:cs="Consolas"/>
                          <w:color w:val="000000"/>
                          <w:sz w:val="19"/>
                          <w:szCs w:val="19"/>
                          <w:highlight w:val="white"/>
                        </w:rPr>
                        <w:tab/>
                        <w:t>~</w:t>
                      </w:r>
                      <w:proofErr w:type="spellStart"/>
                      <w:proofErr w:type="gramStart"/>
                      <w:r>
                        <w:rPr>
                          <w:rFonts w:ascii="Consolas" w:hAnsi="Consolas" w:cs="Consolas"/>
                          <w:color w:val="216F85"/>
                          <w:sz w:val="19"/>
                          <w:szCs w:val="19"/>
                          <w:highlight w:val="white"/>
                        </w:rPr>
                        <w:t>CoreComponent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ins>
                    <w:ins w:id="4162" w:author="ghislain.aine" w:date="2015-10-30T10:26:00Z">
                      <w:r w:rsidRPr="00AE5773">
                        <w:rPr>
                          <w:rFonts w:ascii="Courier New" w:eastAsia="Times New Roman" w:hAnsi="Courier New" w:cs="Courier New"/>
                          <w:color w:val="000000"/>
                          <w:sz w:val="20"/>
                          <w:lang w:eastAsia="fr-FR"/>
                        </w:rPr>
                        <w:t xml:space="preserve">    </w:t>
                      </w:r>
                    </w:ins>
                  </w:p>
                  <w:p w:rsidR="00BF1190" w:rsidRPr="00AE5773" w:rsidRDefault="00BF1190" w:rsidP="00BF1190">
                    <w:pPr>
                      <w:shd w:val="clear" w:color="auto" w:fill="FFFFFF"/>
                      <w:jc w:val="left"/>
                      <w:rPr>
                        <w:ins w:id="4163" w:author="ghislain.aine" w:date="2015-10-30T10:26:00Z"/>
                        <w:rFonts w:ascii="Courier New" w:eastAsia="Times New Roman" w:hAnsi="Courier New" w:cs="Courier New"/>
                        <w:color w:val="000000"/>
                        <w:sz w:val="20"/>
                        <w:lang w:eastAsia="fr-FR"/>
                      </w:rPr>
                    </w:pPr>
                    <w:ins w:id="4164" w:author="ghislain.aine" w:date="2015-11-04T16:51:00Z">
                      <w:r>
                        <w:rPr>
                          <w:rFonts w:ascii="Courier New" w:eastAsia="Times New Roman" w:hAnsi="Courier New" w:cs="Courier New"/>
                          <w:color w:val="000000"/>
                          <w:sz w:val="20"/>
                          <w:lang w:eastAsia="fr-FR"/>
                        </w:rPr>
                        <w:tab/>
                      </w:r>
                    </w:ins>
                    <w:ins w:id="4165" w:author="ghislain.aine" w:date="2015-10-30T10:26:00Z">
                      <w:r w:rsidRPr="00AE5773">
                        <w:rPr>
                          <w:rFonts w:ascii="Courier New" w:eastAsia="Times New Roman" w:hAnsi="Courier New" w:cs="Courier New"/>
                          <w:b/>
                          <w:bCs/>
                          <w:color w:val="000080"/>
                          <w:sz w:val="20"/>
                          <w:lang w:eastAsia="fr-FR"/>
                        </w:rPr>
                        <w:t>};</w:t>
                      </w:r>
                    </w:ins>
                  </w:p>
                  <w:p w:rsidR="00BF1190" w:rsidRDefault="00BF1190" w:rsidP="00BF1190">
                    <w:ins w:id="4166" w:author="ghislain.aine" w:date="2015-10-30T10:26:00Z">
                      <w:r w:rsidRPr="00AE5773">
                        <w:rPr>
                          <w:rFonts w:ascii="Courier New" w:eastAsia="Times New Roman" w:hAnsi="Courier New" w:cs="Courier New"/>
                          <w:b/>
                          <w:bCs/>
                          <w:color w:val="000080"/>
                          <w:sz w:val="20"/>
                          <w:lang w:eastAsia="fr-FR"/>
                        </w:rPr>
                        <w:t>}</w:t>
                      </w:r>
                    </w:ins>
                  </w:p>
                </w:txbxContent>
              </v:textbox>
              <w10:wrap type="none"/>
              <w10:anchorlock/>
            </v:shape>
          </w:pict>
        </w:r>
      </w:ins>
    </w:p>
    <w:p w:rsidR="00000000" w:rsidRDefault="00EE2A1F">
      <w:pPr>
        <w:rPr>
          <w:ins w:id="4167" w:author="jerome draillard" w:date="2015-10-29T12:03:00Z"/>
        </w:rPr>
        <w:pPrChange w:id="4168" w:author="jerome draillard" w:date="2015-10-29T11:44:00Z">
          <w:pPr>
            <w:spacing w:after="200" w:line="276" w:lineRule="auto"/>
            <w:jc w:val="left"/>
          </w:pPr>
        </w:pPrChange>
      </w:pPr>
    </w:p>
    <w:p w:rsidR="00BF1190" w:rsidRPr="00F37020" w:rsidDel="0013549D" w:rsidRDefault="00D276D8" w:rsidP="00BF1190">
      <w:pPr>
        <w:shd w:val="clear" w:color="auto" w:fill="FFFFFF"/>
        <w:jc w:val="left"/>
        <w:rPr>
          <w:ins w:id="4169" w:author="jerome draillard" w:date="2015-10-29T12:03:00Z"/>
          <w:del w:id="4170" w:author="ghislain.aine" w:date="2015-10-30T10:26:00Z"/>
          <w:rFonts w:ascii="Courier New" w:eastAsia="Times New Roman" w:hAnsi="Courier New" w:cs="Courier New"/>
          <w:color w:val="000000"/>
          <w:sz w:val="20"/>
          <w:lang w:eastAsia="fr-FR"/>
        </w:rPr>
      </w:pPr>
      <w:ins w:id="4171" w:author="jerome draillard" w:date="2015-10-29T12:03:00Z">
        <w:del w:id="4172" w:author="ghislain.aine" w:date="2015-10-30T10:26:00Z">
          <w:r w:rsidRPr="00D276D8">
            <w:rPr>
              <w:rFonts w:ascii="Courier New" w:eastAsia="Times New Roman" w:hAnsi="Courier New" w:cs="Courier New"/>
              <w:color w:val="000000"/>
              <w:sz w:val="20"/>
              <w:lang w:eastAsia="fr-FR"/>
              <w:rPrChange w:id="4173" w:author="jerome draillard" w:date="2015-10-29T12:50:00Z">
                <w:rPr>
                  <w:rFonts w:ascii="Courier New" w:eastAsia="Times New Roman" w:hAnsi="Courier New" w:cs="Courier New"/>
                  <w:color w:val="000000"/>
                  <w:sz w:val="20"/>
                  <w:u w:val="single"/>
                  <w:lang w:eastAsia="fr-FR"/>
                </w:rPr>
              </w:rPrChange>
            </w:rPr>
            <w:delText>/*</w:delText>
          </w:r>
        </w:del>
      </w:ins>
    </w:p>
    <w:p w:rsidR="00BF1190" w:rsidRPr="00F37020" w:rsidDel="0013549D" w:rsidRDefault="00D276D8" w:rsidP="00BF1190">
      <w:pPr>
        <w:shd w:val="clear" w:color="auto" w:fill="FFFFFF"/>
        <w:jc w:val="left"/>
        <w:rPr>
          <w:ins w:id="4174" w:author="jerome draillard" w:date="2015-10-29T12:03:00Z"/>
          <w:del w:id="4175" w:author="ghislain.aine" w:date="2015-10-30T10:26:00Z"/>
          <w:rFonts w:ascii="Courier New" w:eastAsia="Times New Roman" w:hAnsi="Courier New" w:cs="Courier New"/>
          <w:color w:val="000000"/>
          <w:sz w:val="20"/>
          <w:lang w:eastAsia="fr-FR"/>
        </w:rPr>
      </w:pPr>
      <w:ins w:id="4176" w:author="jerome draillard" w:date="2015-10-29T12:03:00Z">
        <w:del w:id="4177" w:author="ghislain.aine" w:date="2015-10-30T10:26:00Z">
          <w:r w:rsidRPr="00D276D8">
            <w:rPr>
              <w:rFonts w:ascii="Courier New" w:eastAsia="Times New Roman" w:hAnsi="Courier New" w:cs="Courier New"/>
              <w:color w:val="000000"/>
              <w:sz w:val="20"/>
              <w:lang w:eastAsia="fr-FR"/>
              <w:rPrChange w:id="4178" w:author="jerome draillard" w:date="2015-10-29T12:50:00Z">
                <w:rPr>
                  <w:rFonts w:ascii="Courier New" w:eastAsia="Times New Roman" w:hAnsi="Courier New" w:cs="Courier New"/>
                  <w:color w:val="000000"/>
                  <w:sz w:val="20"/>
                  <w:u w:val="single"/>
                  <w:lang w:eastAsia="fr-FR"/>
                </w:rPr>
              </w:rPrChange>
            </w:rPr>
            <w:delText>* INCLUDES GLOBAUX</w:delText>
          </w:r>
        </w:del>
      </w:ins>
    </w:p>
    <w:p w:rsidR="00BF1190" w:rsidRPr="00AE5773" w:rsidDel="0013549D" w:rsidRDefault="00D276D8" w:rsidP="00BF1190">
      <w:pPr>
        <w:shd w:val="clear" w:color="auto" w:fill="FFFFFF"/>
        <w:jc w:val="left"/>
        <w:rPr>
          <w:ins w:id="4179" w:author="jerome draillard" w:date="2015-10-29T12:03:00Z"/>
          <w:del w:id="4180" w:author="ghislain.aine" w:date="2015-10-30T10:26:00Z"/>
          <w:rFonts w:ascii="Courier New" w:eastAsia="Times New Roman" w:hAnsi="Courier New" w:cs="Courier New"/>
          <w:color w:val="000000"/>
          <w:sz w:val="20"/>
          <w:lang w:val="en-US" w:eastAsia="fr-FR"/>
          <w:rPrChange w:id="4181" w:author="jerome draillard" w:date="2015-10-29T12:03:00Z">
            <w:rPr>
              <w:ins w:id="4182" w:author="jerome draillard" w:date="2015-10-29T12:03:00Z"/>
              <w:del w:id="4183" w:author="ghislain.aine" w:date="2015-10-30T10:26:00Z"/>
              <w:rFonts w:ascii="Courier New" w:eastAsia="Times New Roman" w:hAnsi="Courier New" w:cs="Courier New"/>
              <w:color w:val="000000"/>
              <w:sz w:val="20"/>
              <w:lang w:eastAsia="fr-FR"/>
            </w:rPr>
          </w:rPrChange>
        </w:rPr>
      </w:pPr>
      <w:ins w:id="4184" w:author="jerome draillard" w:date="2015-10-29T12:03:00Z">
        <w:del w:id="4185" w:author="ghislain.aine" w:date="2015-10-30T10:26:00Z">
          <w:r w:rsidRPr="00D276D8">
            <w:rPr>
              <w:rFonts w:ascii="Courier New" w:eastAsia="Times New Roman" w:hAnsi="Courier New" w:cs="Courier New"/>
              <w:color w:val="000000"/>
              <w:sz w:val="20"/>
              <w:lang w:val="en-US" w:eastAsia="fr-FR"/>
              <w:rPrChange w:id="4186" w:author="jerome draillard" w:date="2015-10-29T12:03:00Z">
                <w:rPr>
                  <w:rFonts w:ascii="Courier New" w:eastAsia="Times New Roman" w:hAnsi="Courier New" w:cs="Courier New"/>
                  <w:color w:val="000000"/>
                  <w:sz w:val="20"/>
                  <w:u w:val="single"/>
                  <w:lang w:eastAsia="fr-FR"/>
                </w:rPr>
              </w:rPrChange>
            </w:rPr>
            <w:delText>*/</w:delText>
          </w:r>
        </w:del>
      </w:ins>
    </w:p>
    <w:p w:rsidR="00BF1190" w:rsidRPr="00AE5773" w:rsidDel="0013549D" w:rsidRDefault="00D276D8" w:rsidP="00BF1190">
      <w:pPr>
        <w:shd w:val="clear" w:color="auto" w:fill="FFFFFF"/>
        <w:jc w:val="left"/>
        <w:rPr>
          <w:ins w:id="4187" w:author="jerome draillard" w:date="2015-10-29T12:03:00Z"/>
          <w:del w:id="4188" w:author="ghislain.aine" w:date="2015-10-30T10:26:00Z"/>
          <w:rFonts w:ascii="Courier New" w:eastAsia="Times New Roman" w:hAnsi="Courier New" w:cs="Courier New"/>
          <w:color w:val="804000"/>
          <w:sz w:val="20"/>
          <w:lang w:val="en-US" w:eastAsia="fr-FR"/>
          <w:rPrChange w:id="4189" w:author="jerome draillard" w:date="2015-10-29T12:03:00Z">
            <w:rPr>
              <w:ins w:id="4190" w:author="jerome draillard" w:date="2015-10-29T12:03:00Z"/>
              <w:del w:id="4191" w:author="ghislain.aine" w:date="2015-10-30T10:26:00Z"/>
              <w:rFonts w:ascii="Courier New" w:eastAsia="Times New Roman" w:hAnsi="Courier New" w:cs="Courier New"/>
              <w:color w:val="804000"/>
              <w:sz w:val="20"/>
              <w:lang w:eastAsia="fr-FR"/>
            </w:rPr>
          </w:rPrChange>
        </w:rPr>
      </w:pPr>
      <w:ins w:id="4192" w:author="jerome draillard" w:date="2015-10-29T12:03:00Z">
        <w:del w:id="4193" w:author="ghislain.aine" w:date="2015-10-30T10:26:00Z">
          <w:r w:rsidRPr="00D276D8">
            <w:rPr>
              <w:rFonts w:ascii="Courier New" w:eastAsia="Times New Roman" w:hAnsi="Courier New" w:cs="Courier New"/>
              <w:color w:val="804000"/>
              <w:sz w:val="20"/>
              <w:lang w:val="en-US" w:eastAsia="fr-FR"/>
              <w:rPrChange w:id="4194" w:author="jerome draillard" w:date="2015-10-29T12:03:00Z">
                <w:rPr>
                  <w:rFonts w:ascii="Courier New" w:eastAsia="Times New Roman" w:hAnsi="Courier New" w:cs="Courier New"/>
                  <w:color w:val="804000"/>
                  <w:sz w:val="20"/>
                  <w:u w:val="single"/>
                  <w:lang w:eastAsia="fr-FR"/>
                </w:rPr>
              </w:rPrChange>
            </w:rPr>
            <w:delText>#include "SwAssistedComponent.h"</w:delText>
          </w:r>
        </w:del>
      </w:ins>
    </w:p>
    <w:p w:rsidR="00BF1190" w:rsidRPr="00AE5773" w:rsidDel="0013549D" w:rsidRDefault="00BF1190" w:rsidP="00BF1190">
      <w:pPr>
        <w:shd w:val="clear" w:color="auto" w:fill="FFFFFF"/>
        <w:jc w:val="left"/>
        <w:rPr>
          <w:ins w:id="4195" w:author="jerome draillard" w:date="2015-10-29T12:03:00Z"/>
          <w:del w:id="4196" w:author="ghislain.aine" w:date="2015-10-30T10:26:00Z"/>
          <w:rFonts w:ascii="Courier New" w:eastAsia="Times New Roman" w:hAnsi="Courier New" w:cs="Courier New"/>
          <w:color w:val="000000"/>
          <w:sz w:val="20"/>
          <w:lang w:val="en-US" w:eastAsia="fr-FR"/>
          <w:rPrChange w:id="4197" w:author="jerome draillard" w:date="2015-10-29T12:03:00Z">
            <w:rPr>
              <w:ins w:id="4198" w:author="jerome draillard" w:date="2015-10-29T12:03:00Z"/>
              <w:del w:id="4199" w:author="ghislain.aine" w:date="2015-10-30T10:26:00Z"/>
              <w:rFonts w:ascii="Courier New" w:eastAsia="Times New Roman" w:hAnsi="Courier New" w:cs="Courier New"/>
              <w:color w:val="000000"/>
              <w:sz w:val="20"/>
              <w:lang w:eastAsia="fr-FR"/>
            </w:rPr>
          </w:rPrChange>
        </w:rPr>
      </w:pPr>
    </w:p>
    <w:p w:rsidR="00BF1190" w:rsidRPr="00AE5773" w:rsidDel="0013549D" w:rsidRDefault="00D276D8" w:rsidP="00BF1190">
      <w:pPr>
        <w:shd w:val="clear" w:color="auto" w:fill="FFFFFF"/>
        <w:jc w:val="left"/>
        <w:rPr>
          <w:ins w:id="4200" w:author="jerome draillard" w:date="2015-10-29T12:03:00Z"/>
          <w:del w:id="4201" w:author="ghislain.aine" w:date="2015-10-30T10:26:00Z"/>
          <w:rFonts w:ascii="Courier New" w:eastAsia="Times New Roman" w:hAnsi="Courier New" w:cs="Courier New"/>
          <w:color w:val="804000"/>
          <w:sz w:val="20"/>
          <w:lang w:val="en-US" w:eastAsia="fr-FR"/>
          <w:rPrChange w:id="4202" w:author="jerome draillard" w:date="2015-10-29T12:03:00Z">
            <w:rPr>
              <w:ins w:id="4203" w:author="jerome draillard" w:date="2015-10-29T12:03:00Z"/>
              <w:del w:id="4204" w:author="ghislain.aine" w:date="2015-10-30T10:26:00Z"/>
              <w:rFonts w:ascii="Courier New" w:eastAsia="Times New Roman" w:hAnsi="Courier New" w:cs="Courier New"/>
              <w:color w:val="804000"/>
              <w:sz w:val="20"/>
              <w:lang w:eastAsia="fr-FR"/>
            </w:rPr>
          </w:rPrChange>
        </w:rPr>
      </w:pPr>
      <w:ins w:id="4205" w:author="jerome draillard" w:date="2015-10-29T12:03:00Z">
        <w:del w:id="4206" w:author="ghislain.aine" w:date="2015-10-30T10:26:00Z">
          <w:r w:rsidRPr="00D276D8">
            <w:rPr>
              <w:rFonts w:ascii="Courier New" w:eastAsia="Times New Roman" w:hAnsi="Courier New" w:cs="Courier New"/>
              <w:color w:val="804000"/>
              <w:sz w:val="20"/>
              <w:lang w:val="en-US" w:eastAsia="fr-FR"/>
              <w:rPrChange w:id="4207" w:author="jerome draillard" w:date="2015-10-29T12:03:00Z">
                <w:rPr>
                  <w:rFonts w:ascii="Courier New" w:eastAsia="Times New Roman" w:hAnsi="Courier New" w:cs="Courier New"/>
                  <w:color w:val="804000"/>
                  <w:sz w:val="20"/>
                  <w:u w:val="single"/>
                  <w:lang w:eastAsia="fr-FR"/>
                </w:rPr>
              </w:rPrChange>
            </w:rPr>
            <w:delText>#define DEMO_CORE_COMPONENT "DemoCoreComponent"</w:delText>
          </w:r>
        </w:del>
      </w:ins>
    </w:p>
    <w:p w:rsidR="00BF1190" w:rsidRPr="00AE5773" w:rsidDel="0013549D" w:rsidRDefault="00BF1190" w:rsidP="00BF1190">
      <w:pPr>
        <w:shd w:val="clear" w:color="auto" w:fill="FFFFFF"/>
        <w:jc w:val="left"/>
        <w:rPr>
          <w:ins w:id="4208" w:author="jerome draillard" w:date="2015-10-29T12:03:00Z"/>
          <w:del w:id="4209" w:author="ghislain.aine" w:date="2015-10-30T10:26:00Z"/>
          <w:rFonts w:ascii="Courier New" w:eastAsia="Times New Roman" w:hAnsi="Courier New" w:cs="Courier New"/>
          <w:color w:val="000000"/>
          <w:sz w:val="20"/>
          <w:lang w:val="en-US" w:eastAsia="fr-FR"/>
          <w:rPrChange w:id="4210" w:author="jerome draillard" w:date="2015-10-29T12:03:00Z">
            <w:rPr>
              <w:ins w:id="4211" w:author="jerome draillard" w:date="2015-10-29T12:03:00Z"/>
              <w:del w:id="4212" w:author="ghislain.aine" w:date="2015-10-30T10:26:00Z"/>
              <w:rFonts w:ascii="Courier New" w:eastAsia="Times New Roman" w:hAnsi="Courier New" w:cs="Courier New"/>
              <w:color w:val="000000"/>
              <w:sz w:val="20"/>
              <w:lang w:eastAsia="fr-FR"/>
            </w:rPr>
          </w:rPrChange>
        </w:rPr>
      </w:pPr>
    </w:p>
    <w:p w:rsidR="00BF1190" w:rsidRPr="00AE5773" w:rsidDel="0013549D" w:rsidRDefault="00BF1190" w:rsidP="00BF1190">
      <w:pPr>
        <w:shd w:val="clear" w:color="auto" w:fill="FFFFFF"/>
        <w:jc w:val="left"/>
        <w:rPr>
          <w:ins w:id="4213" w:author="jerome draillard" w:date="2015-10-29T12:03:00Z"/>
          <w:del w:id="4214" w:author="ghislain.aine" w:date="2015-10-30T10:26:00Z"/>
          <w:rFonts w:ascii="Courier New" w:eastAsia="Times New Roman" w:hAnsi="Courier New" w:cs="Courier New"/>
          <w:color w:val="000000"/>
          <w:sz w:val="20"/>
          <w:lang w:eastAsia="fr-FR"/>
        </w:rPr>
      </w:pPr>
      <w:ins w:id="4215" w:author="jerome draillard" w:date="2015-10-29T12:03:00Z">
        <w:del w:id="4216" w:author="ghislain.aine" w:date="2015-10-30T10:26:00Z">
          <w:r w:rsidRPr="00AE5773" w:rsidDel="0013549D">
            <w:rPr>
              <w:rFonts w:ascii="Courier New" w:eastAsia="Times New Roman" w:hAnsi="Courier New" w:cs="Courier New"/>
              <w:b/>
              <w:bCs/>
              <w:color w:val="0000FF"/>
              <w:sz w:val="20"/>
              <w:lang w:eastAsia="fr-FR"/>
            </w:rPr>
            <w:delText>namespace</w:delText>
          </w:r>
          <w:r w:rsidRPr="00AE5773" w:rsidDel="0013549D">
            <w:rPr>
              <w:rFonts w:ascii="Courier New" w:eastAsia="Times New Roman" w:hAnsi="Courier New" w:cs="Courier New"/>
              <w:color w:val="000000"/>
              <w:sz w:val="20"/>
              <w:lang w:eastAsia="fr-FR"/>
            </w:rPr>
            <w:delText xml:space="preserve"> Demo</w:delText>
          </w:r>
        </w:del>
      </w:ins>
    </w:p>
    <w:p w:rsidR="00BF1190" w:rsidRPr="00AE5773" w:rsidDel="0013549D" w:rsidRDefault="00BF1190" w:rsidP="00BF1190">
      <w:pPr>
        <w:shd w:val="clear" w:color="auto" w:fill="FFFFFF"/>
        <w:jc w:val="left"/>
        <w:rPr>
          <w:ins w:id="4217" w:author="jerome draillard" w:date="2015-10-29T12:03:00Z"/>
          <w:del w:id="4218" w:author="ghislain.aine" w:date="2015-10-30T10:26:00Z"/>
          <w:rFonts w:ascii="Courier New" w:eastAsia="Times New Roman" w:hAnsi="Courier New" w:cs="Courier New"/>
          <w:color w:val="000000"/>
          <w:sz w:val="20"/>
          <w:lang w:eastAsia="fr-FR"/>
        </w:rPr>
      </w:pPr>
      <w:ins w:id="4219" w:author="jerome draillard" w:date="2015-10-29T12:03:00Z">
        <w:del w:id="4220" w:author="ghislain.aine" w:date="2015-10-30T10:26:00Z">
          <w:r w:rsidRPr="00AE5773" w:rsidDel="0013549D">
            <w:rPr>
              <w:rFonts w:ascii="Courier New" w:eastAsia="Times New Roman" w:hAnsi="Courier New" w:cs="Courier New"/>
              <w:b/>
              <w:bCs/>
              <w:color w:val="000080"/>
              <w:sz w:val="20"/>
              <w:lang w:eastAsia="fr-FR"/>
            </w:rPr>
            <w:delText>{</w:delText>
          </w:r>
        </w:del>
      </w:ins>
    </w:p>
    <w:p w:rsidR="00BF1190" w:rsidRPr="00AE5773" w:rsidDel="0013549D" w:rsidRDefault="00BF1190" w:rsidP="00BF1190">
      <w:pPr>
        <w:shd w:val="clear" w:color="auto" w:fill="FFFFFF"/>
        <w:jc w:val="left"/>
        <w:rPr>
          <w:ins w:id="4221" w:author="jerome draillard" w:date="2015-10-29T12:03:00Z"/>
          <w:del w:id="4222" w:author="ghislain.aine" w:date="2015-10-30T10:26:00Z"/>
          <w:rFonts w:ascii="Courier New" w:eastAsia="Times New Roman" w:hAnsi="Courier New" w:cs="Courier New"/>
          <w:color w:val="008080"/>
          <w:sz w:val="20"/>
          <w:lang w:eastAsia="fr-FR"/>
        </w:rPr>
      </w:pPr>
      <w:ins w:id="4223" w:author="jerome draillard" w:date="2015-10-29T12:03:00Z">
        <w:del w:id="4224"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008080"/>
              <w:sz w:val="20"/>
              <w:lang w:eastAsia="fr-FR"/>
            </w:rPr>
            <w:delText>/**</w:delText>
          </w:r>
        </w:del>
      </w:ins>
    </w:p>
    <w:p w:rsidR="00BF1190" w:rsidRPr="00AE5773" w:rsidDel="0013549D" w:rsidRDefault="00BF1190" w:rsidP="00BF1190">
      <w:pPr>
        <w:shd w:val="clear" w:color="auto" w:fill="FFFFFF"/>
        <w:jc w:val="left"/>
        <w:rPr>
          <w:ins w:id="4225" w:author="jerome draillard" w:date="2015-10-29T12:03:00Z"/>
          <w:del w:id="4226" w:author="ghislain.aine" w:date="2015-10-30T10:26:00Z"/>
          <w:rFonts w:ascii="Courier New" w:eastAsia="Times New Roman" w:hAnsi="Courier New" w:cs="Courier New"/>
          <w:color w:val="008080"/>
          <w:sz w:val="20"/>
          <w:lang w:eastAsia="fr-FR"/>
        </w:rPr>
      </w:pPr>
      <w:ins w:id="4227" w:author="jerome draillard" w:date="2015-10-29T12:03:00Z">
        <w:del w:id="4228" w:author="ghislain.aine" w:date="2015-10-30T10:26:00Z">
          <w:r w:rsidRPr="00AE5773" w:rsidDel="0013549D">
            <w:rPr>
              <w:rFonts w:ascii="Courier New" w:eastAsia="Times New Roman" w:hAnsi="Courier New" w:cs="Courier New"/>
              <w:color w:val="008080"/>
              <w:sz w:val="20"/>
              <w:lang w:eastAsia="fr-FR"/>
            </w:rPr>
            <w:delText xml:space="preserve">    * @brief    Composant core de base</w:delText>
          </w:r>
        </w:del>
      </w:ins>
    </w:p>
    <w:p w:rsidR="00BF1190" w:rsidRPr="00F37020" w:rsidDel="0013549D" w:rsidRDefault="00BF1190" w:rsidP="00BF1190">
      <w:pPr>
        <w:shd w:val="clear" w:color="auto" w:fill="FFFFFF"/>
        <w:jc w:val="left"/>
        <w:rPr>
          <w:ins w:id="4229" w:author="jerome draillard" w:date="2015-10-29T12:03:00Z"/>
          <w:del w:id="4230" w:author="ghislain.aine" w:date="2015-10-30T10:26:00Z"/>
          <w:rFonts w:ascii="Courier New" w:eastAsia="Times New Roman" w:hAnsi="Courier New" w:cs="Courier New"/>
          <w:color w:val="000000"/>
          <w:sz w:val="20"/>
          <w:lang w:val="en-US" w:eastAsia="fr-FR"/>
          <w:rPrChange w:id="4231" w:author="jerome draillard" w:date="2015-10-29T12:50:00Z">
            <w:rPr>
              <w:ins w:id="4232" w:author="jerome draillard" w:date="2015-10-29T12:03:00Z"/>
              <w:del w:id="4233" w:author="ghislain.aine" w:date="2015-10-30T10:26:00Z"/>
              <w:rFonts w:ascii="Courier New" w:eastAsia="Times New Roman" w:hAnsi="Courier New" w:cs="Courier New"/>
              <w:color w:val="000000"/>
              <w:sz w:val="20"/>
              <w:lang w:eastAsia="fr-FR"/>
            </w:rPr>
          </w:rPrChange>
        </w:rPr>
      </w:pPr>
      <w:ins w:id="4234" w:author="jerome draillard" w:date="2015-10-29T12:03:00Z">
        <w:del w:id="4235" w:author="ghislain.aine" w:date="2015-10-30T10:26:00Z">
          <w:r w:rsidRPr="00AE5773" w:rsidDel="0013549D">
            <w:rPr>
              <w:rFonts w:ascii="Courier New" w:eastAsia="Times New Roman" w:hAnsi="Courier New" w:cs="Courier New"/>
              <w:color w:val="008080"/>
              <w:sz w:val="20"/>
              <w:lang w:eastAsia="fr-FR"/>
            </w:rPr>
            <w:delText xml:space="preserve">    </w:delText>
          </w:r>
          <w:r w:rsidR="00D276D8" w:rsidRPr="00D276D8">
            <w:rPr>
              <w:rFonts w:ascii="Courier New" w:eastAsia="Times New Roman" w:hAnsi="Courier New" w:cs="Courier New"/>
              <w:color w:val="008080"/>
              <w:sz w:val="20"/>
              <w:lang w:val="en-US" w:eastAsia="fr-FR"/>
              <w:rPrChange w:id="4236" w:author="jerome draillard" w:date="2015-10-29T12:50:00Z">
                <w:rPr>
                  <w:rFonts w:ascii="Courier New" w:eastAsia="Times New Roman" w:hAnsi="Courier New" w:cs="Courier New"/>
                  <w:color w:val="008080"/>
                  <w:sz w:val="20"/>
                  <w:u w:val="single"/>
                  <w:lang w:eastAsia="fr-FR"/>
                </w:rPr>
              </w:rPrChange>
            </w:rPr>
            <w:delText>*/</w:delText>
          </w:r>
        </w:del>
      </w:ins>
    </w:p>
    <w:p w:rsidR="00BF1190" w:rsidRPr="00AE5773" w:rsidDel="0013549D" w:rsidRDefault="00D276D8" w:rsidP="00BF1190">
      <w:pPr>
        <w:shd w:val="clear" w:color="auto" w:fill="FFFFFF"/>
        <w:jc w:val="left"/>
        <w:rPr>
          <w:ins w:id="4237" w:author="jerome draillard" w:date="2015-10-29T12:03:00Z"/>
          <w:del w:id="4238" w:author="ghislain.aine" w:date="2015-10-30T10:26:00Z"/>
          <w:rFonts w:ascii="Courier New" w:eastAsia="Times New Roman" w:hAnsi="Courier New" w:cs="Courier New"/>
          <w:color w:val="000000"/>
          <w:sz w:val="20"/>
          <w:lang w:val="en-US" w:eastAsia="fr-FR"/>
          <w:rPrChange w:id="4239" w:author="jerome draillard" w:date="2015-10-29T12:03:00Z">
            <w:rPr>
              <w:ins w:id="4240" w:author="jerome draillard" w:date="2015-10-29T12:03:00Z"/>
              <w:del w:id="4241" w:author="ghislain.aine" w:date="2015-10-30T10:26:00Z"/>
              <w:rFonts w:ascii="Courier New" w:eastAsia="Times New Roman" w:hAnsi="Courier New" w:cs="Courier New"/>
              <w:color w:val="000000"/>
              <w:sz w:val="20"/>
              <w:lang w:eastAsia="fr-FR"/>
            </w:rPr>
          </w:rPrChange>
        </w:rPr>
      </w:pPr>
      <w:ins w:id="4242" w:author="jerome draillard" w:date="2015-10-29T12:03:00Z">
        <w:del w:id="4243" w:author="ghislain.aine" w:date="2015-10-30T10:26:00Z">
          <w:r w:rsidRPr="00D276D8">
            <w:rPr>
              <w:rFonts w:ascii="Courier New" w:eastAsia="Times New Roman" w:hAnsi="Courier New" w:cs="Courier New"/>
              <w:color w:val="000000"/>
              <w:sz w:val="20"/>
              <w:lang w:val="en-US" w:eastAsia="fr-FR"/>
              <w:rPrChange w:id="4244" w:author="jerome draillard" w:date="2015-10-29T12:50: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00FF"/>
              <w:sz w:val="20"/>
              <w:lang w:val="en-US" w:eastAsia="fr-FR"/>
              <w:rPrChange w:id="4245" w:author="jerome draillard" w:date="2015-10-29T12:03:00Z">
                <w:rPr>
                  <w:rFonts w:ascii="Courier New" w:eastAsia="Times New Roman" w:hAnsi="Courier New" w:cs="Courier New"/>
                  <w:color w:val="8000FF"/>
                  <w:sz w:val="20"/>
                  <w:u w:val="single"/>
                  <w:lang w:eastAsia="fr-FR"/>
                </w:rPr>
              </w:rPrChange>
            </w:rPr>
            <w:delText>class</w:delText>
          </w:r>
          <w:r w:rsidRPr="00D276D8">
            <w:rPr>
              <w:rFonts w:ascii="Courier New" w:eastAsia="Times New Roman" w:hAnsi="Courier New" w:cs="Courier New"/>
              <w:color w:val="000000"/>
              <w:sz w:val="20"/>
              <w:lang w:val="en-US" w:eastAsia="fr-FR"/>
              <w:rPrChange w:id="4246" w:author="jerome draillard" w:date="2015-10-29T12:03:00Z">
                <w:rPr>
                  <w:rFonts w:ascii="Courier New" w:eastAsia="Times New Roman" w:hAnsi="Courier New" w:cs="Courier New"/>
                  <w:color w:val="000000"/>
                  <w:sz w:val="20"/>
                  <w:u w:val="single"/>
                  <w:lang w:eastAsia="fr-FR"/>
                </w:rPr>
              </w:rPrChange>
            </w:rPr>
            <w:delText xml:space="preserve"> DemoCoreComponent </w:delText>
          </w:r>
          <w:r w:rsidRPr="00D276D8">
            <w:rPr>
              <w:rFonts w:ascii="Courier New" w:eastAsia="Times New Roman" w:hAnsi="Courier New" w:cs="Courier New"/>
              <w:b/>
              <w:bCs/>
              <w:color w:val="000080"/>
              <w:sz w:val="20"/>
              <w:lang w:val="en-US" w:eastAsia="fr-FR"/>
              <w:rPrChange w:id="4247" w:author="jerome draillard" w:date="2015-10-29T12:0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20"/>
              <w:lang w:val="en-US" w:eastAsia="fr-FR"/>
              <w:rPrChange w:id="4248" w:author="jerome draillard" w:date="2015-10-29T12:03: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color w:val="8000FF"/>
              <w:sz w:val="20"/>
              <w:lang w:val="en-US" w:eastAsia="fr-FR"/>
              <w:rPrChange w:id="4249" w:author="jerome draillard" w:date="2015-10-29T12:03:00Z">
                <w:rPr>
                  <w:rFonts w:ascii="Courier New" w:eastAsia="Times New Roman" w:hAnsi="Courier New" w:cs="Courier New"/>
                  <w:color w:val="8000FF"/>
                  <w:sz w:val="20"/>
                  <w:u w:val="single"/>
                  <w:lang w:eastAsia="fr-FR"/>
                </w:rPr>
              </w:rPrChange>
            </w:rPr>
            <w:delText>public</w:delText>
          </w:r>
          <w:r w:rsidRPr="00D276D8">
            <w:rPr>
              <w:rFonts w:ascii="Courier New" w:eastAsia="Times New Roman" w:hAnsi="Courier New" w:cs="Courier New"/>
              <w:color w:val="000000"/>
              <w:sz w:val="20"/>
              <w:lang w:val="en-US" w:eastAsia="fr-FR"/>
              <w:rPrChange w:id="4250" w:author="jerome draillard" w:date="2015-10-29T12:03:00Z">
                <w:rPr>
                  <w:rFonts w:ascii="Courier New" w:eastAsia="Times New Roman" w:hAnsi="Courier New" w:cs="Courier New"/>
                  <w:color w:val="000000"/>
                  <w:sz w:val="20"/>
                  <w:u w:val="single"/>
                  <w:lang w:eastAsia="fr-FR"/>
                </w:rPr>
              </w:rPrChange>
            </w:rPr>
            <w:delText xml:space="preserve"> StreamWork</w:delText>
          </w:r>
          <w:r w:rsidRPr="00D276D8">
            <w:rPr>
              <w:rFonts w:ascii="Courier New" w:eastAsia="Times New Roman" w:hAnsi="Courier New" w:cs="Courier New"/>
              <w:b/>
              <w:bCs/>
              <w:color w:val="000080"/>
              <w:sz w:val="20"/>
              <w:lang w:val="en-US" w:eastAsia="fr-FR"/>
              <w:rPrChange w:id="4251" w:author="jerome draillard" w:date="2015-10-29T12:0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20"/>
              <w:lang w:val="en-US" w:eastAsia="fr-FR"/>
              <w:rPrChange w:id="4252" w:author="jerome draillard" w:date="2015-10-29T12:03:00Z">
                <w:rPr>
                  <w:rFonts w:ascii="Courier New" w:eastAsia="Times New Roman" w:hAnsi="Courier New" w:cs="Courier New"/>
                  <w:color w:val="000000"/>
                  <w:sz w:val="20"/>
                  <w:u w:val="single"/>
                  <w:lang w:eastAsia="fr-FR"/>
                </w:rPr>
              </w:rPrChange>
            </w:rPr>
            <w:delText>SwFoundation</w:delText>
          </w:r>
          <w:r w:rsidRPr="00D276D8">
            <w:rPr>
              <w:rFonts w:ascii="Courier New" w:eastAsia="Times New Roman" w:hAnsi="Courier New" w:cs="Courier New"/>
              <w:b/>
              <w:bCs/>
              <w:color w:val="000080"/>
              <w:sz w:val="20"/>
              <w:lang w:val="en-US" w:eastAsia="fr-FR"/>
              <w:rPrChange w:id="4253" w:author="jerome draillard" w:date="2015-10-29T12:03: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20"/>
              <w:lang w:val="en-US" w:eastAsia="fr-FR"/>
              <w:rPrChange w:id="4254" w:author="jerome draillard" w:date="2015-10-29T12:03:00Z">
                <w:rPr>
                  <w:rFonts w:ascii="Courier New" w:eastAsia="Times New Roman" w:hAnsi="Courier New" w:cs="Courier New"/>
                  <w:color w:val="000000"/>
                  <w:sz w:val="20"/>
                  <w:u w:val="single"/>
                  <w:lang w:eastAsia="fr-FR"/>
                </w:rPr>
              </w:rPrChange>
            </w:rPr>
            <w:delText>SwAssistedComponent</w:delText>
          </w:r>
        </w:del>
      </w:ins>
    </w:p>
    <w:p w:rsidR="00BF1190" w:rsidRPr="00AE5773" w:rsidDel="0013549D" w:rsidRDefault="00D276D8" w:rsidP="00BF1190">
      <w:pPr>
        <w:shd w:val="clear" w:color="auto" w:fill="FFFFFF"/>
        <w:jc w:val="left"/>
        <w:rPr>
          <w:ins w:id="4255" w:author="jerome draillard" w:date="2015-10-29T12:03:00Z"/>
          <w:del w:id="4256" w:author="ghislain.aine" w:date="2015-10-30T10:26:00Z"/>
          <w:rFonts w:ascii="Courier New" w:eastAsia="Times New Roman" w:hAnsi="Courier New" w:cs="Courier New"/>
          <w:color w:val="000000"/>
          <w:sz w:val="20"/>
          <w:lang w:eastAsia="fr-FR"/>
        </w:rPr>
      </w:pPr>
      <w:ins w:id="4257" w:author="jerome draillard" w:date="2015-10-29T12:03:00Z">
        <w:del w:id="4258" w:author="ghislain.aine" w:date="2015-10-30T10:26:00Z">
          <w:r w:rsidRPr="00D276D8">
            <w:rPr>
              <w:rFonts w:ascii="Courier New" w:eastAsia="Times New Roman" w:hAnsi="Courier New" w:cs="Courier New"/>
              <w:color w:val="000000"/>
              <w:sz w:val="20"/>
              <w:lang w:val="en-US" w:eastAsia="fr-FR"/>
              <w:rPrChange w:id="4259" w:author="jerome draillard" w:date="2015-10-29T12:03:00Z">
                <w:rPr>
                  <w:rFonts w:ascii="Courier New" w:eastAsia="Times New Roman" w:hAnsi="Courier New" w:cs="Courier New"/>
                  <w:color w:val="000000"/>
                  <w:sz w:val="20"/>
                  <w:u w:val="single"/>
                  <w:lang w:eastAsia="fr-FR"/>
                </w:rPr>
              </w:rPrChange>
            </w:rPr>
            <w:delText xml:space="preserve">    </w:delText>
          </w:r>
          <w:r w:rsidR="00BF1190" w:rsidRPr="00AE5773" w:rsidDel="0013549D">
            <w:rPr>
              <w:rFonts w:ascii="Courier New" w:eastAsia="Times New Roman" w:hAnsi="Courier New" w:cs="Courier New"/>
              <w:b/>
              <w:bCs/>
              <w:color w:val="000080"/>
              <w:sz w:val="20"/>
              <w:lang w:eastAsia="fr-FR"/>
            </w:rPr>
            <w:delText>{</w:delText>
          </w:r>
        </w:del>
      </w:ins>
    </w:p>
    <w:p w:rsidR="00BF1190" w:rsidRPr="00AE5773" w:rsidDel="0013549D" w:rsidRDefault="00BF1190" w:rsidP="00BF1190">
      <w:pPr>
        <w:shd w:val="clear" w:color="auto" w:fill="FFFFFF"/>
        <w:jc w:val="left"/>
        <w:rPr>
          <w:ins w:id="4260" w:author="jerome draillard" w:date="2015-10-29T12:03:00Z"/>
          <w:del w:id="4261" w:author="ghislain.aine" w:date="2015-10-30T10:26:00Z"/>
          <w:rFonts w:ascii="Courier New" w:eastAsia="Times New Roman" w:hAnsi="Courier New" w:cs="Courier New"/>
          <w:color w:val="000000"/>
          <w:sz w:val="20"/>
          <w:lang w:eastAsia="fr-FR"/>
        </w:rPr>
      </w:pPr>
      <w:ins w:id="4262" w:author="jerome draillard" w:date="2015-10-29T12:03:00Z">
        <w:del w:id="4263" w:author="ghislain.aine" w:date="2015-10-30T10:26:00Z">
          <w:r w:rsidRPr="00AE5773" w:rsidDel="0013549D">
            <w:rPr>
              <w:rFonts w:ascii="Courier New" w:eastAsia="Times New Roman" w:hAnsi="Courier New" w:cs="Courier New"/>
              <w:color w:val="000000"/>
              <w:sz w:val="20"/>
              <w:lang w:eastAsia="fr-FR"/>
            </w:rPr>
            <w:delText xml:space="preserve">        Q_OBJECT</w:delText>
          </w:r>
        </w:del>
        <w:del w:id="4264" w:author="ghislain.aine" w:date="2015-10-29T16:07:00Z">
          <w:r w:rsidRPr="00AE5773" w:rsidDel="00DE4D1F">
            <w:rPr>
              <w:rFonts w:ascii="Courier New" w:eastAsia="Times New Roman" w:hAnsi="Courier New" w:cs="Courier New"/>
              <w:b/>
              <w:bCs/>
              <w:color w:val="000080"/>
              <w:sz w:val="20"/>
              <w:lang w:eastAsia="fr-FR"/>
            </w:rPr>
            <w:delText>;</w:delText>
          </w:r>
        </w:del>
      </w:ins>
    </w:p>
    <w:p w:rsidR="00BF1190" w:rsidRPr="00AE5773" w:rsidDel="00DE4D1F" w:rsidRDefault="00BF1190" w:rsidP="00BF1190">
      <w:pPr>
        <w:shd w:val="clear" w:color="auto" w:fill="FFFFFF"/>
        <w:jc w:val="left"/>
        <w:rPr>
          <w:ins w:id="4265" w:author="jerome draillard" w:date="2015-10-29T12:03:00Z"/>
          <w:del w:id="4266" w:author="ghislain.aine" w:date="2015-10-29T16:09:00Z"/>
          <w:rFonts w:ascii="Courier New" w:eastAsia="Times New Roman" w:hAnsi="Courier New" w:cs="Courier New"/>
          <w:color w:val="000000"/>
          <w:sz w:val="20"/>
          <w:lang w:eastAsia="fr-FR"/>
        </w:rPr>
      </w:pPr>
    </w:p>
    <w:p w:rsidR="00BF1190" w:rsidRPr="00AE5773" w:rsidDel="00DE4D1F" w:rsidRDefault="00BF1190" w:rsidP="00BF1190">
      <w:pPr>
        <w:shd w:val="clear" w:color="auto" w:fill="FFFFFF"/>
        <w:jc w:val="left"/>
        <w:rPr>
          <w:ins w:id="4267" w:author="jerome draillard" w:date="2015-10-29T12:03:00Z"/>
          <w:del w:id="4268" w:author="ghislain.aine" w:date="2015-10-29T16:09:00Z"/>
          <w:rFonts w:ascii="Courier New" w:eastAsia="Times New Roman" w:hAnsi="Courier New" w:cs="Courier New"/>
          <w:color w:val="000000"/>
          <w:sz w:val="20"/>
          <w:lang w:eastAsia="fr-FR"/>
        </w:rPr>
      </w:pPr>
    </w:p>
    <w:p w:rsidR="00BF1190" w:rsidRPr="00AE5773" w:rsidDel="00DE4D1F" w:rsidRDefault="00BF1190" w:rsidP="00BF1190">
      <w:pPr>
        <w:shd w:val="clear" w:color="auto" w:fill="FFFFFF"/>
        <w:jc w:val="left"/>
        <w:rPr>
          <w:ins w:id="4269" w:author="jerome draillard" w:date="2015-10-29T12:03:00Z"/>
          <w:del w:id="4270" w:author="ghislain.aine" w:date="2015-10-29T16:09:00Z"/>
          <w:rFonts w:ascii="Courier New" w:eastAsia="Times New Roman" w:hAnsi="Courier New" w:cs="Courier New"/>
          <w:color w:val="000000"/>
          <w:sz w:val="20"/>
          <w:lang w:eastAsia="fr-FR"/>
        </w:rPr>
      </w:pPr>
      <w:ins w:id="4271" w:author="jerome draillard" w:date="2015-10-29T12:03:00Z">
        <w:del w:id="4272" w:author="ghislain.aine" w:date="2015-10-29T16:09:00Z">
          <w:r w:rsidRPr="00AE5773" w:rsidDel="00DE4D1F">
            <w:rPr>
              <w:rFonts w:ascii="Courier New" w:eastAsia="Times New Roman" w:hAnsi="Courier New" w:cs="Courier New"/>
              <w:color w:val="000000"/>
              <w:sz w:val="20"/>
              <w:lang w:eastAsia="fr-FR"/>
            </w:rPr>
            <w:delText xml:space="preserve">    </w:delText>
          </w:r>
          <w:r w:rsidRPr="00AE5773" w:rsidDel="00DE4D1F">
            <w:rPr>
              <w:rFonts w:ascii="Courier New" w:eastAsia="Times New Roman" w:hAnsi="Courier New" w:cs="Courier New"/>
              <w:color w:val="8000FF"/>
              <w:sz w:val="20"/>
              <w:lang w:eastAsia="fr-FR"/>
            </w:rPr>
            <w:delText>public</w:delText>
          </w:r>
          <w:r w:rsidRPr="00AE5773" w:rsidDel="00DE4D1F">
            <w:rPr>
              <w:rFonts w:ascii="Courier New" w:eastAsia="Times New Roman" w:hAnsi="Courier New" w:cs="Courier New"/>
              <w:b/>
              <w:bCs/>
              <w:color w:val="000080"/>
              <w:sz w:val="20"/>
              <w:lang w:eastAsia="fr-FR"/>
            </w:rPr>
            <w:delText>:</w:delText>
          </w:r>
        </w:del>
      </w:ins>
    </w:p>
    <w:p w:rsidR="00BF1190" w:rsidRPr="00AE5773" w:rsidDel="00DE4D1F" w:rsidRDefault="00BF1190" w:rsidP="00BF1190">
      <w:pPr>
        <w:shd w:val="clear" w:color="auto" w:fill="FFFFFF"/>
        <w:jc w:val="left"/>
        <w:rPr>
          <w:ins w:id="4273" w:author="jerome draillard" w:date="2015-10-29T12:03:00Z"/>
          <w:del w:id="4274" w:author="ghislain.aine" w:date="2015-10-29T16:09:00Z"/>
          <w:rFonts w:ascii="Courier New" w:eastAsia="Times New Roman" w:hAnsi="Courier New" w:cs="Courier New"/>
          <w:color w:val="008080"/>
          <w:sz w:val="20"/>
          <w:lang w:eastAsia="fr-FR"/>
        </w:rPr>
      </w:pPr>
      <w:ins w:id="4275" w:author="jerome draillard" w:date="2015-10-29T12:03:00Z">
        <w:del w:id="4276" w:author="ghislain.aine" w:date="2015-10-29T16:09:00Z">
          <w:r w:rsidRPr="00AE5773" w:rsidDel="00DE4D1F">
            <w:rPr>
              <w:rFonts w:ascii="Courier New" w:eastAsia="Times New Roman" w:hAnsi="Courier New" w:cs="Courier New"/>
              <w:color w:val="000000"/>
              <w:sz w:val="20"/>
              <w:lang w:eastAsia="fr-FR"/>
            </w:rPr>
            <w:delText xml:space="preserve">        </w:delText>
          </w:r>
          <w:r w:rsidRPr="00AE5773" w:rsidDel="00DE4D1F">
            <w:rPr>
              <w:rFonts w:ascii="Courier New" w:eastAsia="Times New Roman" w:hAnsi="Courier New" w:cs="Courier New"/>
              <w:color w:val="008080"/>
              <w:sz w:val="20"/>
              <w:lang w:eastAsia="fr-FR"/>
            </w:rPr>
            <w:delText>/**</w:delText>
          </w:r>
        </w:del>
      </w:ins>
    </w:p>
    <w:p w:rsidR="00BF1190" w:rsidRPr="00AE5773" w:rsidDel="00DE4D1F" w:rsidRDefault="00BF1190" w:rsidP="00BF1190">
      <w:pPr>
        <w:shd w:val="clear" w:color="auto" w:fill="FFFFFF"/>
        <w:jc w:val="left"/>
        <w:rPr>
          <w:ins w:id="4277" w:author="jerome draillard" w:date="2015-10-29T12:03:00Z"/>
          <w:del w:id="4278" w:author="ghislain.aine" w:date="2015-10-29T16:09:00Z"/>
          <w:rFonts w:ascii="Courier New" w:eastAsia="Times New Roman" w:hAnsi="Courier New" w:cs="Courier New"/>
          <w:color w:val="008080"/>
          <w:sz w:val="20"/>
          <w:lang w:eastAsia="fr-FR"/>
        </w:rPr>
      </w:pPr>
      <w:ins w:id="4279" w:author="jerome draillard" w:date="2015-10-29T12:03:00Z">
        <w:del w:id="4280" w:author="ghislain.aine" w:date="2015-10-29T16:09:00Z">
          <w:r w:rsidRPr="00AE5773" w:rsidDel="00DE4D1F">
            <w:rPr>
              <w:rFonts w:ascii="Courier New" w:eastAsia="Times New Roman" w:hAnsi="Courier New" w:cs="Courier New"/>
              <w:color w:val="008080"/>
              <w:sz w:val="20"/>
              <w:lang w:eastAsia="fr-FR"/>
            </w:rPr>
            <w:delText xml:space="preserve">        * @brief Énumérateur décrivant les périodes</w:delText>
          </w:r>
        </w:del>
      </w:ins>
    </w:p>
    <w:p w:rsidR="00BF1190" w:rsidRPr="00AE5773" w:rsidDel="00DE4D1F" w:rsidRDefault="00BF1190" w:rsidP="00BF1190">
      <w:pPr>
        <w:shd w:val="clear" w:color="auto" w:fill="FFFFFF"/>
        <w:jc w:val="left"/>
        <w:rPr>
          <w:ins w:id="4281" w:author="jerome draillard" w:date="2015-10-29T12:03:00Z"/>
          <w:del w:id="4282" w:author="ghislain.aine" w:date="2015-10-29T16:09:00Z"/>
          <w:rFonts w:ascii="Courier New" w:eastAsia="Times New Roman" w:hAnsi="Courier New" w:cs="Courier New"/>
          <w:color w:val="000000"/>
          <w:sz w:val="20"/>
          <w:lang w:eastAsia="fr-FR"/>
        </w:rPr>
      </w:pPr>
      <w:ins w:id="4283" w:author="jerome draillard" w:date="2015-10-29T12:03:00Z">
        <w:del w:id="4284" w:author="ghislain.aine" w:date="2015-10-29T16:09:00Z">
          <w:r w:rsidRPr="00AE5773" w:rsidDel="00DE4D1F">
            <w:rPr>
              <w:rFonts w:ascii="Courier New" w:eastAsia="Times New Roman" w:hAnsi="Courier New" w:cs="Courier New"/>
              <w:color w:val="008080"/>
              <w:sz w:val="20"/>
              <w:lang w:eastAsia="fr-FR"/>
            </w:rPr>
            <w:delText xml:space="preserve">        */</w:delText>
          </w:r>
        </w:del>
      </w:ins>
    </w:p>
    <w:p w:rsidR="00BF1190" w:rsidRPr="00AE5773" w:rsidDel="00DE4D1F" w:rsidRDefault="00BF1190" w:rsidP="00BF1190">
      <w:pPr>
        <w:shd w:val="clear" w:color="auto" w:fill="FFFFFF"/>
        <w:jc w:val="left"/>
        <w:rPr>
          <w:ins w:id="4285" w:author="jerome draillard" w:date="2015-10-29T12:03:00Z"/>
          <w:del w:id="4286" w:author="ghislain.aine" w:date="2015-10-29T16:09:00Z"/>
          <w:rFonts w:ascii="Courier New" w:eastAsia="Times New Roman" w:hAnsi="Courier New" w:cs="Courier New"/>
          <w:color w:val="000000"/>
          <w:sz w:val="20"/>
          <w:lang w:eastAsia="fr-FR"/>
        </w:rPr>
      </w:pPr>
      <w:ins w:id="4287" w:author="jerome draillard" w:date="2015-10-29T12:03:00Z">
        <w:del w:id="4288" w:author="ghislain.aine" w:date="2015-10-29T16:09:00Z">
          <w:r w:rsidRPr="00AE5773" w:rsidDel="00DE4D1F">
            <w:rPr>
              <w:rFonts w:ascii="Courier New" w:eastAsia="Times New Roman" w:hAnsi="Courier New" w:cs="Courier New"/>
              <w:color w:val="000000"/>
              <w:sz w:val="20"/>
              <w:lang w:eastAsia="fr-FR"/>
            </w:rPr>
            <w:delText xml:space="preserve">    </w:delText>
          </w:r>
        </w:del>
      </w:ins>
    </w:p>
    <w:p w:rsidR="00BF1190" w:rsidRPr="00AE5773" w:rsidDel="00DE4D1F" w:rsidRDefault="00BF1190" w:rsidP="00BF1190">
      <w:pPr>
        <w:shd w:val="clear" w:color="auto" w:fill="FFFFFF"/>
        <w:jc w:val="left"/>
        <w:rPr>
          <w:ins w:id="4289" w:author="jerome draillard" w:date="2015-10-29T12:03:00Z"/>
          <w:del w:id="4290" w:author="ghislain.aine" w:date="2015-10-29T16:09:00Z"/>
          <w:rFonts w:ascii="Courier New" w:eastAsia="Times New Roman" w:hAnsi="Courier New" w:cs="Courier New"/>
          <w:color w:val="000000"/>
          <w:sz w:val="20"/>
          <w:lang w:eastAsia="fr-FR"/>
        </w:rPr>
      </w:pPr>
    </w:p>
    <w:p w:rsidR="00BF1190" w:rsidRPr="00AE5773" w:rsidDel="00DE4D1F" w:rsidRDefault="00BF1190" w:rsidP="00BF1190">
      <w:pPr>
        <w:shd w:val="clear" w:color="auto" w:fill="FFFFFF"/>
        <w:jc w:val="left"/>
        <w:rPr>
          <w:ins w:id="4291" w:author="jerome draillard" w:date="2015-10-29T12:03:00Z"/>
          <w:del w:id="4292" w:author="ghislain.aine" w:date="2015-10-29T16:09:00Z"/>
          <w:rFonts w:ascii="Courier New" w:eastAsia="Times New Roman" w:hAnsi="Courier New" w:cs="Courier New"/>
          <w:color w:val="000000"/>
          <w:sz w:val="20"/>
          <w:lang w:eastAsia="fr-FR"/>
        </w:rPr>
      </w:pPr>
      <w:ins w:id="4293" w:author="jerome draillard" w:date="2015-10-29T12:03:00Z">
        <w:del w:id="4294" w:author="ghislain.aine" w:date="2015-10-29T16:09:00Z">
          <w:r w:rsidRPr="00AE5773" w:rsidDel="00DE4D1F">
            <w:rPr>
              <w:rFonts w:ascii="Courier New" w:eastAsia="Times New Roman" w:hAnsi="Courier New" w:cs="Courier New"/>
              <w:color w:val="000000"/>
              <w:sz w:val="20"/>
              <w:lang w:eastAsia="fr-FR"/>
            </w:rPr>
            <w:delText xml:space="preserve">    </w:delText>
          </w:r>
          <w:r w:rsidRPr="00AE5773" w:rsidDel="00DE4D1F">
            <w:rPr>
              <w:rFonts w:ascii="Courier New" w:eastAsia="Times New Roman" w:hAnsi="Courier New" w:cs="Courier New"/>
              <w:color w:val="8000FF"/>
              <w:sz w:val="20"/>
              <w:lang w:eastAsia="fr-FR"/>
            </w:rPr>
            <w:delText>private</w:delText>
          </w:r>
          <w:r w:rsidRPr="00AE5773" w:rsidDel="00DE4D1F">
            <w:rPr>
              <w:rFonts w:ascii="Courier New" w:eastAsia="Times New Roman" w:hAnsi="Courier New" w:cs="Courier New"/>
              <w:b/>
              <w:bCs/>
              <w:color w:val="000080"/>
              <w:sz w:val="20"/>
              <w:lang w:eastAsia="fr-FR"/>
            </w:rPr>
            <w:delText>:</w:delText>
          </w:r>
        </w:del>
      </w:ins>
    </w:p>
    <w:p w:rsidR="00BF1190" w:rsidRPr="00AE5773" w:rsidDel="0013549D" w:rsidRDefault="00BF1190" w:rsidP="00BF1190">
      <w:pPr>
        <w:shd w:val="clear" w:color="auto" w:fill="FFFFFF"/>
        <w:jc w:val="left"/>
        <w:rPr>
          <w:ins w:id="4295" w:author="jerome draillard" w:date="2015-10-29T12:03:00Z"/>
          <w:del w:id="4296" w:author="ghislain.aine" w:date="2015-10-30T10:26:00Z"/>
          <w:rFonts w:ascii="Courier New" w:eastAsia="Times New Roman" w:hAnsi="Courier New" w:cs="Courier New"/>
          <w:color w:val="000000"/>
          <w:sz w:val="20"/>
          <w:lang w:eastAsia="fr-FR"/>
        </w:rPr>
      </w:pPr>
      <w:ins w:id="4297" w:author="jerome draillard" w:date="2015-10-29T12:03:00Z">
        <w:del w:id="4298" w:author="ghislain.aine" w:date="2015-10-29T16:09:00Z">
          <w:r w:rsidRPr="00AE5773" w:rsidDel="00DE4D1F">
            <w:rPr>
              <w:rFonts w:ascii="Courier New" w:eastAsia="Times New Roman" w:hAnsi="Courier New" w:cs="Courier New"/>
              <w:color w:val="000000"/>
              <w:sz w:val="20"/>
              <w:lang w:eastAsia="fr-FR"/>
            </w:rPr>
            <w:delText xml:space="preserve">  </w:delText>
          </w:r>
        </w:del>
        <w:del w:id="4299" w:author="ghislain.aine" w:date="2015-10-30T10:26:00Z">
          <w:r w:rsidRPr="00AE5773" w:rsidDel="0013549D">
            <w:rPr>
              <w:rFonts w:ascii="Courier New" w:eastAsia="Times New Roman" w:hAnsi="Courier New" w:cs="Courier New"/>
              <w:color w:val="000000"/>
              <w:sz w:val="20"/>
              <w:lang w:eastAsia="fr-FR"/>
            </w:rPr>
            <w:delText xml:space="preserve">      </w:delText>
          </w:r>
        </w:del>
      </w:ins>
    </w:p>
    <w:p w:rsidR="00BF1190" w:rsidRPr="00AE5773" w:rsidDel="0013549D" w:rsidRDefault="00BF1190" w:rsidP="00BF1190">
      <w:pPr>
        <w:shd w:val="clear" w:color="auto" w:fill="FFFFFF"/>
        <w:jc w:val="left"/>
        <w:rPr>
          <w:ins w:id="4300" w:author="jerome draillard" w:date="2015-10-29T12:03:00Z"/>
          <w:del w:id="4301" w:author="ghislain.aine" w:date="2015-10-30T10:26:00Z"/>
          <w:rFonts w:ascii="Courier New" w:eastAsia="Times New Roman" w:hAnsi="Courier New" w:cs="Courier New"/>
          <w:color w:val="000000"/>
          <w:sz w:val="20"/>
          <w:lang w:eastAsia="fr-FR"/>
        </w:rPr>
      </w:pPr>
      <w:ins w:id="4302" w:author="jerome draillard" w:date="2015-10-29T12:03:00Z">
        <w:del w:id="4303"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8000FF"/>
              <w:sz w:val="20"/>
              <w:lang w:eastAsia="fr-FR"/>
            </w:rPr>
            <w:delText>public</w:delText>
          </w:r>
          <w:r w:rsidRPr="00AE5773" w:rsidDel="0013549D">
            <w:rPr>
              <w:rFonts w:ascii="Courier New" w:eastAsia="Times New Roman" w:hAnsi="Courier New" w:cs="Courier New"/>
              <w:b/>
              <w:bCs/>
              <w:color w:val="000080"/>
              <w:sz w:val="20"/>
              <w:lang w:eastAsia="fr-FR"/>
            </w:rPr>
            <w:delText>:</w:delText>
          </w:r>
        </w:del>
      </w:ins>
    </w:p>
    <w:p w:rsidR="00BF1190" w:rsidRPr="00AE5773" w:rsidDel="0013549D" w:rsidRDefault="00BF1190" w:rsidP="00BF1190">
      <w:pPr>
        <w:shd w:val="clear" w:color="auto" w:fill="FFFFFF"/>
        <w:jc w:val="left"/>
        <w:rPr>
          <w:ins w:id="4304" w:author="jerome draillard" w:date="2015-10-29T12:03:00Z"/>
          <w:del w:id="4305" w:author="ghislain.aine" w:date="2015-10-30T10:26:00Z"/>
          <w:rFonts w:ascii="Courier New" w:eastAsia="Times New Roman" w:hAnsi="Courier New" w:cs="Courier New"/>
          <w:color w:val="000000"/>
          <w:sz w:val="20"/>
          <w:lang w:eastAsia="fr-FR"/>
        </w:rPr>
      </w:pPr>
    </w:p>
    <w:p w:rsidR="00BF1190" w:rsidRPr="00AE5773" w:rsidDel="0013549D" w:rsidRDefault="00BF1190" w:rsidP="00BF1190">
      <w:pPr>
        <w:shd w:val="clear" w:color="auto" w:fill="FFFFFF"/>
        <w:jc w:val="left"/>
        <w:rPr>
          <w:ins w:id="4306" w:author="jerome draillard" w:date="2015-10-29T12:03:00Z"/>
          <w:del w:id="4307" w:author="ghislain.aine" w:date="2015-10-30T10:26:00Z"/>
          <w:rFonts w:ascii="Courier New" w:eastAsia="Times New Roman" w:hAnsi="Courier New" w:cs="Courier New"/>
          <w:color w:val="000000"/>
          <w:sz w:val="20"/>
          <w:lang w:eastAsia="fr-FR"/>
        </w:rPr>
      </w:pPr>
      <w:ins w:id="4308" w:author="jerome draillard" w:date="2015-10-29T12:03:00Z">
        <w:del w:id="4309"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008080"/>
              <w:sz w:val="20"/>
              <w:lang w:eastAsia="fr-FR"/>
            </w:rPr>
            <w:delText>/** @brief Constructeur */</w:delText>
          </w:r>
        </w:del>
      </w:ins>
    </w:p>
    <w:p w:rsidR="00BF1190" w:rsidRPr="00AE5773" w:rsidDel="0013549D" w:rsidRDefault="00BF1190" w:rsidP="00BF1190">
      <w:pPr>
        <w:shd w:val="clear" w:color="auto" w:fill="FFFFFF"/>
        <w:jc w:val="left"/>
        <w:rPr>
          <w:ins w:id="4310" w:author="jerome draillard" w:date="2015-10-29T12:03:00Z"/>
          <w:del w:id="4311" w:author="ghislain.aine" w:date="2015-10-30T10:26:00Z"/>
          <w:rFonts w:ascii="Courier New" w:eastAsia="Times New Roman" w:hAnsi="Courier New" w:cs="Courier New"/>
          <w:color w:val="000000"/>
          <w:sz w:val="20"/>
          <w:lang w:eastAsia="fr-FR"/>
        </w:rPr>
      </w:pPr>
      <w:ins w:id="4312" w:author="jerome draillard" w:date="2015-10-29T12:03:00Z">
        <w:del w:id="4313" w:author="ghislain.aine" w:date="2015-10-30T10:26:00Z">
          <w:r w:rsidRPr="00AE5773" w:rsidDel="0013549D">
            <w:rPr>
              <w:rFonts w:ascii="Courier New" w:eastAsia="Times New Roman" w:hAnsi="Courier New" w:cs="Courier New"/>
              <w:color w:val="000000"/>
              <w:sz w:val="20"/>
              <w:lang w:eastAsia="fr-FR"/>
            </w:rPr>
            <w:delText xml:space="preserve">        DemoCoreComponent</w:delText>
          </w:r>
          <w:r w:rsidRPr="00AE5773" w:rsidDel="0013549D">
            <w:rPr>
              <w:rFonts w:ascii="Courier New" w:eastAsia="Times New Roman" w:hAnsi="Courier New" w:cs="Courier New"/>
              <w:b/>
              <w:bCs/>
              <w:color w:val="000080"/>
              <w:sz w:val="20"/>
              <w:lang w:eastAsia="fr-FR"/>
            </w:rPr>
            <w:delText>();</w:delText>
          </w:r>
        </w:del>
      </w:ins>
    </w:p>
    <w:p w:rsidR="00BF1190" w:rsidRPr="00AE5773" w:rsidDel="0013549D" w:rsidRDefault="00BF1190" w:rsidP="00BF1190">
      <w:pPr>
        <w:shd w:val="clear" w:color="auto" w:fill="FFFFFF"/>
        <w:jc w:val="left"/>
        <w:rPr>
          <w:ins w:id="4314" w:author="jerome draillard" w:date="2015-10-29T12:03:00Z"/>
          <w:del w:id="4315" w:author="ghislain.aine" w:date="2015-10-30T10:26:00Z"/>
          <w:rFonts w:ascii="Courier New" w:eastAsia="Times New Roman" w:hAnsi="Courier New" w:cs="Courier New"/>
          <w:color w:val="000000"/>
          <w:sz w:val="20"/>
          <w:lang w:eastAsia="fr-FR"/>
        </w:rPr>
      </w:pPr>
    </w:p>
    <w:p w:rsidR="00BF1190" w:rsidRPr="00AE5773" w:rsidDel="0013549D" w:rsidRDefault="00BF1190" w:rsidP="00BF1190">
      <w:pPr>
        <w:shd w:val="clear" w:color="auto" w:fill="FFFFFF"/>
        <w:jc w:val="left"/>
        <w:rPr>
          <w:ins w:id="4316" w:author="jerome draillard" w:date="2015-10-29T12:03:00Z"/>
          <w:del w:id="4317" w:author="ghislain.aine" w:date="2015-10-30T10:26:00Z"/>
          <w:rFonts w:ascii="Courier New" w:eastAsia="Times New Roman" w:hAnsi="Courier New" w:cs="Courier New"/>
          <w:color w:val="000000"/>
          <w:sz w:val="20"/>
          <w:lang w:eastAsia="fr-FR"/>
        </w:rPr>
      </w:pPr>
      <w:ins w:id="4318" w:author="jerome draillard" w:date="2015-10-29T12:03:00Z">
        <w:del w:id="4319"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color w:val="008080"/>
              <w:sz w:val="20"/>
              <w:lang w:eastAsia="fr-FR"/>
            </w:rPr>
            <w:delText>/** @brief Destructeur */</w:delText>
          </w:r>
        </w:del>
      </w:ins>
    </w:p>
    <w:p w:rsidR="00BF1190" w:rsidRPr="00AE5773" w:rsidDel="0013549D" w:rsidRDefault="00BF1190" w:rsidP="00BF1190">
      <w:pPr>
        <w:shd w:val="clear" w:color="auto" w:fill="FFFFFF"/>
        <w:jc w:val="left"/>
        <w:rPr>
          <w:ins w:id="4320" w:author="jerome draillard" w:date="2015-10-29T12:03:00Z"/>
          <w:del w:id="4321" w:author="ghislain.aine" w:date="2015-10-30T10:26:00Z"/>
          <w:rFonts w:ascii="Courier New" w:eastAsia="Times New Roman" w:hAnsi="Courier New" w:cs="Courier New"/>
          <w:color w:val="000000"/>
          <w:sz w:val="20"/>
          <w:lang w:eastAsia="fr-FR"/>
        </w:rPr>
      </w:pPr>
      <w:ins w:id="4322" w:author="jerome draillard" w:date="2015-10-29T12:03:00Z">
        <w:del w:id="4323"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b/>
              <w:bCs/>
              <w:color w:val="000080"/>
              <w:sz w:val="20"/>
              <w:lang w:eastAsia="fr-FR"/>
            </w:rPr>
            <w:delText>~</w:delText>
          </w:r>
          <w:r w:rsidRPr="00AE5773" w:rsidDel="0013549D">
            <w:rPr>
              <w:rFonts w:ascii="Courier New" w:eastAsia="Times New Roman" w:hAnsi="Courier New" w:cs="Courier New"/>
              <w:color w:val="000000"/>
              <w:sz w:val="20"/>
              <w:lang w:eastAsia="fr-FR"/>
            </w:rPr>
            <w:delText>DemoCoreComponent</w:delText>
          </w:r>
          <w:r w:rsidRPr="00AE5773" w:rsidDel="0013549D">
            <w:rPr>
              <w:rFonts w:ascii="Courier New" w:eastAsia="Times New Roman" w:hAnsi="Courier New" w:cs="Courier New"/>
              <w:b/>
              <w:bCs/>
              <w:color w:val="000080"/>
              <w:sz w:val="20"/>
              <w:lang w:eastAsia="fr-FR"/>
            </w:rPr>
            <w:delText>();</w:delText>
          </w:r>
        </w:del>
      </w:ins>
    </w:p>
    <w:p w:rsidR="00BF1190" w:rsidRPr="00AE5773" w:rsidDel="0013549D" w:rsidRDefault="00BF1190" w:rsidP="00BF1190">
      <w:pPr>
        <w:shd w:val="clear" w:color="auto" w:fill="FFFFFF"/>
        <w:jc w:val="left"/>
        <w:rPr>
          <w:ins w:id="4324" w:author="jerome draillard" w:date="2015-10-29T12:03:00Z"/>
          <w:del w:id="4325" w:author="ghislain.aine" w:date="2015-10-30T10:26:00Z"/>
          <w:rFonts w:ascii="Courier New" w:eastAsia="Times New Roman" w:hAnsi="Courier New" w:cs="Courier New"/>
          <w:color w:val="000000"/>
          <w:sz w:val="20"/>
          <w:lang w:eastAsia="fr-FR"/>
        </w:rPr>
      </w:pPr>
    </w:p>
    <w:p w:rsidR="00BF1190" w:rsidRPr="00AE5773" w:rsidDel="0013549D" w:rsidRDefault="00BF1190" w:rsidP="00BF1190">
      <w:pPr>
        <w:shd w:val="clear" w:color="auto" w:fill="FFFFFF"/>
        <w:jc w:val="left"/>
        <w:rPr>
          <w:ins w:id="4326" w:author="jerome draillard" w:date="2015-10-29T12:03:00Z"/>
          <w:del w:id="4327" w:author="ghislain.aine" w:date="2015-10-30T10:26:00Z"/>
          <w:rFonts w:ascii="Courier New" w:eastAsia="Times New Roman" w:hAnsi="Courier New" w:cs="Courier New"/>
          <w:color w:val="000000"/>
          <w:sz w:val="20"/>
          <w:lang w:eastAsia="fr-FR"/>
        </w:rPr>
      </w:pPr>
      <w:ins w:id="4328" w:author="jerome draillard" w:date="2015-10-29T12:03:00Z">
        <w:del w:id="4329" w:author="ghislain.aine" w:date="2015-10-30T10:26:00Z">
          <w:r w:rsidRPr="00AE5773" w:rsidDel="0013549D">
            <w:rPr>
              <w:rFonts w:ascii="Courier New" w:eastAsia="Times New Roman" w:hAnsi="Courier New" w:cs="Courier New"/>
              <w:color w:val="000000"/>
              <w:sz w:val="20"/>
              <w:lang w:eastAsia="fr-FR"/>
            </w:rPr>
            <w:delText xml:space="preserve">        </w:delText>
          </w:r>
        </w:del>
      </w:ins>
    </w:p>
    <w:p w:rsidR="00BF1190" w:rsidRPr="00AE5773" w:rsidDel="0013549D" w:rsidRDefault="00BF1190" w:rsidP="00BF1190">
      <w:pPr>
        <w:shd w:val="clear" w:color="auto" w:fill="FFFFFF"/>
        <w:jc w:val="left"/>
        <w:rPr>
          <w:ins w:id="4330" w:author="jerome draillard" w:date="2015-10-29T12:03:00Z"/>
          <w:del w:id="4331" w:author="ghislain.aine" w:date="2015-10-30T10:26:00Z"/>
          <w:rFonts w:ascii="Courier New" w:eastAsia="Times New Roman" w:hAnsi="Courier New" w:cs="Courier New"/>
          <w:color w:val="000000"/>
          <w:sz w:val="20"/>
          <w:lang w:eastAsia="fr-FR"/>
        </w:rPr>
      </w:pPr>
      <w:ins w:id="4332" w:author="jerome draillard" w:date="2015-10-29T12:03:00Z">
        <w:del w:id="4333" w:author="ghislain.aine" w:date="2015-10-30T10:26:00Z">
          <w:r w:rsidRPr="00AE5773" w:rsidDel="0013549D">
            <w:rPr>
              <w:rFonts w:ascii="Courier New" w:eastAsia="Times New Roman" w:hAnsi="Courier New" w:cs="Courier New"/>
              <w:color w:val="000000"/>
              <w:sz w:val="20"/>
              <w:lang w:eastAsia="fr-FR"/>
            </w:rPr>
            <w:delText xml:space="preserve">    </w:delText>
          </w:r>
          <w:r w:rsidRPr="00AE5773" w:rsidDel="0013549D">
            <w:rPr>
              <w:rFonts w:ascii="Courier New" w:eastAsia="Times New Roman" w:hAnsi="Courier New" w:cs="Courier New"/>
              <w:b/>
              <w:bCs/>
              <w:color w:val="000080"/>
              <w:sz w:val="20"/>
              <w:lang w:eastAsia="fr-FR"/>
            </w:rPr>
            <w:delText>};</w:delText>
          </w:r>
        </w:del>
      </w:ins>
    </w:p>
    <w:p w:rsidR="00BF1190" w:rsidRPr="00AE5773" w:rsidDel="006A407B" w:rsidRDefault="00BF1190" w:rsidP="00BF1190">
      <w:pPr>
        <w:shd w:val="clear" w:color="auto" w:fill="FFFFFF"/>
        <w:jc w:val="left"/>
        <w:rPr>
          <w:ins w:id="4334" w:author="jerome draillard" w:date="2015-10-29T12:03:00Z"/>
          <w:del w:id="4335" w:author="ghislain.aine" w:date="2015-10-30T10:26:00Z"/>
          <w:rFonts w:ascii="Courier New" w:eastAsia="Times New Roman" w:hAnsi="Courier New" w:cs="Courier New"/>
          <w:color w:val="000000"/>
          <w:sz w:val="20"/>
          <w:lang w:eastAsia="fr-FR"/>
        </w:rPr>
      </w:pPr>
      <w:ins w:id="4336" w:author="jerome draillard" w:date="2015-10-29T12:03:00Z">
        <w:del w:id="4337" w:author="ghislain.aine" w:date="2015-10-30T10:26:00Z">
          <w:r w:rsidRPr="00AE5773" w:rsidDel="0013549D">
            <w:rPr>
              <w:rFonts w:ascii="Courier New" w:eastAsia="Times New Roman" w:hAnsi="Courier New" w:cs="Courier New"/>
              <w:b/>
              <w:bCs/>
              <w:color w:val="000080"/>
              <w:sz w:val="20"/>
              <w:lang w:eastAsia="fr-FR"/>
            </w:rPr>
            <w:delText>}</w:delText>
          </w:r>
        </w:del>
      </w:ins>
    </w:p>
    <w:p w:rsidR="00000000" w:rsidRDefault="00EE2A1F">
      <w:pPr>
        <w:shd w:val="clear" w:color="auto" w:fill="FFFFFF"/>
        <w:jc w:val="left"/>
        <w:rPr>
          <w:ins w:id="4338" w:author="jerome draillard" w:date="2015-10-29T12:03:00Z"/>
          <w:del w:id="4339" w:author="ghislain.aine" w:date="2015-10-30T10:26:00Z"/>
        </w:rPr>
        <w:pPrChange w:id="4340" w:author="ghislain.aine" w:date="2015-10-30T10:26:00Z">
          <w:pPr>
            <w:spacing w:after="200" w:line="276" w:lineRule="auto"/>
            <w:jc w:val="left"/>
          </w:pPr>
        </w:pPrChange>
      </w:pPr>
    </w:p>
    <w:p w:rsidR="00000000" w:rsidRDefault="00EE2A1F">
      <w:pPr>
        <w:rPr>
          <w:ins w:id="4341" w:author="jerome draillard" w:date="2015-10-29T11:50:00Z"/>
          <w:del w:id="4342" w:author="ghislain.aine" w:date="2015-10-30T10:26:00Z"/>
        </w:rPr>
        <w:pPrChange w:id="4343" w:author="jerome draillard" w:date="2015-10-29T11:44:00Z">
          <w:pPr>
            <w:spacing w:after="200" w:line="276" w:lineRule="auto"/>
            <w:jc w:val="left"/>
          </w:pPr>
        </w:pPrChange>
      </w:pPr>
    </w:p>
    <w:p w:rsidR="00000000" w:rsidRDefault="00BF1190">
      <w:pPr>
        <w:rPr>
          <w:ins w:id="4344" w:author="jerome draillard" w:date="2015-10-29T12:03:00Z"/>
        </w:rPr>
        <w:pPrChange w:id="4345" w:author="jerome draillard" w:date="2015-10-29T11:44:00Z">
          <w:pPr>
            <w:spacing w:after="200" w:line="276" w:lineRule="auto"/>
            <w:jc w:val="left"/>
          </w:pPr>
        </w:pPrChange>
      </w:pPr>
      <w:ins w:id="4346" w:author="ghislain.aine" w:date="2015-10-30T10:27:00Z">
        <w:r>
          <w:t>R</w:t>
        </w:r>
      </w:ins>
      <w:ins w:id="4347" w:author="jerome draillard" w:date="2015-10-29T11:52:00Z">
        <w:del w:id="4348" w:author="ghislain.aine" w:date="2015-10-30T10:27:00Z">
          <w:r w:rsidDel="006A407B">
            <w:delText>r</w:delText>
          </w:r>
        </w:del>
      </w:ins>
      <w:ins w:id="4349" w:author="jerome draillard" w:date="2015-10-29T12:03:00Z">
        <w:r>
          <w:t>emarques</w:t>
        </w:r>
      </w:ins>
      <w:ins w:id="4350" w:author="jerome draillard" w:date="2015-10-29T11:52:00Z">
        <w:r>
          <w:t xml:space="preserve"> :</w:t>
        </w:r>
      </w:ins>
    </w:p>
    <w:p w:rsidR="00000000" w:rsidRDefault="00BF1190">
      <w:pPr>
        <w:rPr>
          <w:ins w:id="4351" w:author="jerome draillard" w:date="2015-10-29T11:52:00Z"/>
        </w:rPr>
        <w:pPrChange w:id="4352" w:author="jerome draillard" w:date="2015-10-29T11:44:00Z">
          <w:pPr>
            <w:spacing w:after="200" w:line="276" w:lineRule="auto"/>
            <w:jc w:val="left"/>
          </w:pPr>
        </w:pPrChange>
      </w:pPr>
      <w:ins w:id="4353" w:author="ghislain.aine" w:date="2015-11-04T17:34:00Z">
        <w:r>
          <w:t xml:space="preserve">- </w:t>
        </w:r>
      </w:ins>
      <w:ins w:id="4354" w:author="ghislain.aine" w:date="2015-10-29T16:04:00Z">
        <w:r>
          <w:t xml:space="preserve">La </w:t>
        </w:r>
      </w:ins>
      <w:ins w:id="4355" w:author="jerome draillard" w:date="2015-10-29T12:03:00Z">
        <w:del w:id="4356" w:author="ghislain.aine" w:date="2015-10-29T16:04:00Z">
          <w:r w:rsidDel="00DE4D1F">
            <w:delText>M</w:delText>
          </w:r>
        </w:del>
      </w:ins>
      <w:ins w:id="4357" w:author="ghislain.aine" w:date="2015-10-29T16:04:00Z">
        <w:r>
          <w:t>m</w:t>
        </w:r>
      </w:ins>
      <w:ins w:id="4358" w:author="jerome draillard" w:date="2015-10-29T12:03:00Z">
        <w:r>
          <w:t xml:space="preserve">acro </w:t>
        </w:r>
      </w:ins>
      <w:ins w:id="4359" w:author="jerome draillard" w:date="2015-10-29T11:52:00Z">
        <w:r>
          <w:t xml:space="preserve"> Q_OBJECT </w:t>
        </w:r>
      </w:ins>
      <w:ins w:id="4360" w:author="jerome draillard" w:date="2015-10-29T12:03:00Z">
        <w:r>
          <w:t xml:space="preserve"> </w:t>
        </w:r>
        <w:del w:id="4361" w:author="ghislain.aine" w:date="2015-10-29T16:04:00Z">
          <w:r w:rsidDel="00DE4D1F">
            <w:delText>appelée</w:delText>
          </w:r>
        </w:del>
      </w:ins>
      <w:ins w:id="4362" w:author="ghislain.aine" w:date="2015-10-29T16:04:00Z">
        <w:r>
          <w:t>est ajoutée</w:t>
        </w:r>
      </w:ins>
      <w:ins w:id="4363" w:author="jerome draillard" w:date="2015-10-29T12:03:00Z">
        <w:r>
          <w:t xml:space="preserve"> car </w:t>
        </w:r>
        <w:proofErr w:type="spellStart"/>
        <w:r>
          <w:t>SwAssistedComponent</w:t>
        </w:r>
        <w:proofErr w:type="spellEnd"/>
        <w:r>
          <w:t xml:space="preserve"> est un </w:t>
        </w:r>
        <w:proofErr w:type="spellStart"/>
        <w:r>
          <w:t>QObject</w:t>
        </w:r>
      </w:ins>
      <w:proofErr w:type="spellEnd"/>
    </w:p>
    <w:p w:rsidR="00000000" w:rsidRDefault="00BF1190">
      <w:pPr>
        <w:rPr>
          <w:ins w:id="4364" w:author="jerome draillard" w:date="2015-10-29T11:45:00Z"/>
        </w:rPr>
        <w:pPrChange w:id="4365" w:author="jerome draillard" w:date="2015-10-29T11:44:00Z">
          <w:pPr>
            <w:spacing w:after="200" w:line="276" w:lineRule="auto"/>
            <w:jc w:val="left"/>
          </w:pPr>
        </w:pPrChange>
      </w:pPr>
      <w:ins w:id="4366" w:author="ghislain.aine" w:date="2015-11-04T17:34:00Z">
        <w:r>
          <w:t xml:space="preserve">- </w:t>
        </w:r>
      </w:ins>
      <w:ins w:id="4367" w:author="jerome draillard" w:date="2015-10-29T11:52:00Z">
        <w:del w:id="4368" w:author="ghislain.aine" w:date="2015-10-29T16:04:00Z">
          <w:r w:rsidDel="00DE4D1F">
            <w:delText>rq</w:delText>
          </w:r>
        </w:del>
      </w:ins>
      <w:ins w:id="4369" w:author="ghislain.aine" w:date="2015-10-29T16:04:00Z">
        <w:r>
          <w:t xml:space="preserve">On </w:t>
        </w:r>
        <w:del w:id="4370" w:author="jerome draillard" w:date="2015-11-27T15:37:00Z">
          <w:r w:rsidDel="00F848E5">
            <w:delText>fait</w:delText>
          </w:r>
        </w:del>
      </w:ins>
      <w:ins w:id="4371" w:author="jerome draillard" w:date="2015-11-27T15:37:00Z">
        <w:r>
          <w:t>utilise</w:t>
        </w:r>
      </w:ins>
      <w:ins w:id="4372" w:author="ghislain.aine" w:date="2015-10-29T16:04:00Z">
        <w:r>
          <w:t xml:space="preserve"> un </w:t>
        </w:r>
      </w:ins>
      <w:ins w:id="4373" w:author="jerome draillard" w:date="2015-10-29T11:52:00Z">
        <w:del w:id="4374" w:author="ghislain.aine" w:date="2015-10-29T16:04:00Z">
          <w:r w:rsidDel="00DE4D1F">
            <w:delText xml:space="preserve"> </w:delText>
          </w:r>
        </w:del>
      </w:ins>
      <w:ins w:id="4375" w:author="ghislain.aine" w:date="2015-10-29T16:04:00Z">
        <w:r>
          <w:t>#</w:t>
        </w:r>
      </w:ins>
      <w:proofErr w:type="spellStart"/>
      <w:ins w:id="4376" w:author="jerome draillard" w:date="2015-10-29T11:52:00Z">
        <w:r>
          <w:t>define</w:t>
        </w:r>
      </w:ins>
      <w:proofErr w:type="spellEnd"/>
      <w:ins w:id="4377" w:author="jerome draillard" w:date="2015-10-29T12:04:00Z">
        <w:r>
          <w:t xml:space="preserve"> pour le nom du composant qui sera utilisé plus tard</w:t>
        </w:r>
      </w:ins>
    </w:p>
    <w:p w:rsidR="00000000" w:rsidRDefault="00EE2A1F">
      <w:pPr>
        <w:rPr>
          <w:ins w:id="4378" w:author="jerome draillard" w:date="2015-10-29T11:45:00Z"/>
          <w:del w:id="4379" w:author="ghislain.aine" w:date="2015-10-30T10:27:00Z"/>
        </w:rPr>
        <w:pPrChange w:id="4380" w:author="jerome draillard" w:date="2015-10-29T11:44:00Z">
          <w:pPr>
            <w:spacing w:after="200" w:line="276" w:lineRule="auto"/>
            <w:jc w:val="left"/>
          </w:pPr>
        </w:pPrChange>
      </w:pPr>
    </w:p>
    <w:p w:rsidR="00000000" w:rsidRDefault="00EE2A1F">
      <w:pPr>
        <w:rPr>
          <w:ins w:id="4381" w:author="jerome draillard" w:date="2015-10-29T11:45:00Z"/>
        </w:rPr>
        <w:pPrChange w:id="4382" w:author="jerome draillard" w:date="2015-10-29T11:44:00Z">
          <w:pPr>
            <w:spacing w:after="200" w:line="276" w:lineRule="auto"/>
            <w:jc w:val="left"/>
          </w:pPr>
        </w:pPrChange>
      </w:pPr>
    </w:p>
    <w:p w:rsidR="00000000" w:rsidRDefault="00BF1190">
      <w:pPr>
        <w:rPr>
          <w:ins w:id="4383" w:author="jerome draillard" w:date="2015-10-29T11:45:00Z"/>
        </w:rPr>
        <w:pPrChange w:id="4384" w:author="jerome draillard" w:date="2015-10-29T11:44:00Z">
          <w:pPr>
            <w:spacing w:after="200" w:line="276" w:lineRule="auto"/>
            <w:jc w:val="left"/>
          </w:pPr>
        </w:pPrChange>
      </w:pPr>
      <w:ins w:id="4385" w:author="jerome draillard" w:date="2015-10-29T12:04:00Z">
        <w:r>
          <w:t>Implémenter le constructeur e</w:t>
        </w:r>
        <w:del w:id="4386" w:author="ghislain.aine" w:date="2015-10-29T16:04:00Z">
          <w:r w:rsidDel="00DE4D1F">
            <w:delText>s</w:delText>
          </w:r>
        </w:del>
        <w:r>
          <w:t>t le destructeur dans le .</w:t>
        </w:r>
        <w:proofErr w:type="spellStart"/>
        <w:r>
          <w:t>cpp</w:t>
        </w:r>
        <w:proofErr w:type="spellEnd"/>
        <w:r>
          <w:t>.</w:t>
        </w:r>
      </w:ins>
    </w:p>
    <w:p w:rsidR="00000000" w:rsidRDefault="00EE2A1F">
      <w:pPr>
        <w:rPr>
          <w:ins w:id="4387" w:author="jerome draillard" w:date="2015-10-29T11:45:00Z"/>
          <w:del w:id="4388" w:author="ghislain.aine" w:date="2015-10-30T10:27:00Z"/>
        </w:rPr>
        <w:pPrChange w:id="4389" w:author="jerome draillard" w:date="2015-10-29T11:44:00Z">
          <w:pPr>
            <w:spacing w:after="200" w:line="276" w:lineRule="auto"/>
            <w:jc w:val="left"/>
          </w:pPr>
        </w:pPrChange>
      </w:pPr>
    </w:p>
    <w:p w:rsidR="00000000" w:rsidRDefault="00EE2A1F">
      <w:pPr>
        <w:rPr>
          <w:ins w:id="4390" w:author="jerome draillard" w:date="2015-10-29T11:45:00Z"/>
          <w:del w:id="4391" w:author="ghislain.aine" w:date="2015-10-30T10:27:00Z"/>
        </w:rPr>
        <w:pPrChange w:id="4392" w:author="jerome draillard" w:date="2015-10-29T11:44:00Z">
          <w:pPr>
            <w:spacing w:after="200" w:line="276" w:lineRule="auto"/>
            <w:jc w:val="left"/>
          </w:pPr>
        </w:pPrChange>
      </w:pPr>
    </w:p>
    <w:p w:rsidR="00000000" w:rsidRDefault="00EE2A1F">
      <w:pPr>
        <w:rPr>
          <w:ins w:id="4393" w:author="jerome draillard" w:date="2015-10-29T11:45:00Z"/>
          <w:del w:id="4394" w:author="ghislain.aine" w:date="2015-10-29T16:07:00Z"/>
        </w:rPr>
        <w:pPrChange w:id="4395" w:author="jerome draillard" w:date="2015-10-29T11:44:00Z">
          <w:pPr>
            <w:spacing w:after="200" w:line="276" w:lineRule="auto"/>
            <w:jc w:val="left"/>
          </w:pPr>
        </w:pPrChange>
      </w:pPr>
    </w:p>
    <w:p w:rsidR="00000000" w:rsidRDefault="00EE2A1F">
      <w:pPr>
        <w:rPr>
          <w:ins w:id="4396" w:author="jerome draillard" w:date="2015-10-29T11:45:00Z"/>
          <w:del w:id="4397" w:author="ghislain.aine" w:date="2015-10-29T16:07:00Z"/>
        </w:rPr>
        <w:pPrChange w:id="4398" w:author="jerome draillard" w:date="2015-10-29T11:44:00Z">
          <w:pPr>
            <w:spacing w:after="200" w:line="276" w:lineRule="auto"/>
            <w:jc w:val="left"/>
          </w:pPr>
        </w:pPrChange>
      </w:pPr>
    </w:p>
    <w:p w:rsidR="00000000" w:rsidRDefault="00EE2A1F">
      <w:pPr>
        <w:rPr>
          <w:ins w:id="4399" w:author="jerome draillard" w:date="2015-10-29T11:45:00Z"/>
          <w:del w:id="4400" w:author="ghislain.aine" w:date="2015-10-29T16:07:00Z"/>
        </w:rPr>
        <w:pPrChange w:id="4401" w:author="jerome draillard" w:date="2015-10-29T11:44:00Z">
          <w:pPr>
            <w:spacing w:after="200" w:line="276" w:lineRule="auto"/>
            <w:jc w:val="left"/>
          </w:pPr>
        </w:pPrChange>
      </w:pPr>
    </w:p>
    <w:p w:rsidR="00000000" w:rsidRDefault="00EE2A1F">
      <w:pPr>
        <w:rPr>
          <w:ins w:id="4402" w:author="jerome draillard" w:date="2015-10-29T11:45:00Z"/>
          <w:del w:id="4403" w:author="ghislain.aine" w:date="2015-10-29T16:07:00Z"/>
        </w:rPr>
        <w:pPrChange w:id="4404" w:author="jerome draillard" w:date="2015-10-29T11:44:00Z">
          <w:pPr>
            <w:spacing w:after="200" w:line="276" w:lineRule="auto"/>
            <w:jc w:val="left"/>
          </w:pPr>
        </w:pPrChange>
      </w:pPr>
    </w:p>
    <w:p w:rsidR="00000000" w:rsidRDefault="00EE2A1F">
      <w:pPr>
        <w:rPr>
          <w:ins w:id="4405" w:author="jerome draillard" w:date="2015-10-29T11:45:00Z"/>
          <w:del w:id="4406" w:author="ghislain.aine" w:date="2015-10-29T16:07:00Z"/>
        </w:rPr>
        <w:pPrChange w:id="4407" w:author="jerome draillard" w:date="2015-10-29T11:44:00Z">
          <w:pPr>
            <w:spacing w:after="200" w:line="276" w:lineRule="auto"/>
            <w:jc w:val="left"/>
          </w:pPr>
        </w:pPrChange>
      </w:pPr>
    </w:p>
    <w:p w:rsidR="00000000" w:rsidRDefault="00EE2A1F">
      <w:pPr>
        <w:rPr>
          <w:ins w:id="4408" w:author="jerome draillard" w:date="2015-10-29T11:45:00Z"/>
          <w:del w:id="4409" w:author="ghislain.aine" w:date="2015-10-29T16:07:00Z"/>
        </w:rPr>
        <w:pPrChange w:id="4410" w:author="jerome draillard" w:date="2015-10-29T11:44:00Z">
          <w:pPr>
            <w:spacing w:after="200" w:line="276" w:lineRule="auto"/>
            <w:jc w:val="left"/>
          </w:pPr>
        </w:pPrChange>
      </w:pPr>
    </w:p>
    <w:p w:rsidR="00000000" w:rsidRDefault="00EE2A1F">
      <w:pPr>
        <w:rPr>
          <w:ins w:id="4411" w:author="jerome draillard" w:date="2015-10-29T11:45:00Z"/>
          <w:del w:id="4412" w:author="ghislain.aine" w:date="2015-10-29T16:07:00Z"/>
        </w:rPr>
        <w:pPrChange w:id="4413" w:author="jerome draillard" w:date="2015-10-29T11:44:00Z">
          <w:pPr>
            <w:spacing w:after="200" w:line="276" w:lineRule="auto"/>
            <w:jc w:val="left"/>
          </w:pPr>
        </w:pPrChange>
      </w:pPr>
    </w:p>
    <w:p w:rsidR="00000000" w:rsidRDefault="00EE2A1F">
      <w:pPr>
        <w:rPr>
          <w:rPrChange w:id="4414" w:author="jerome draillard" w:date="2015-10-29T11:44:00Z">
            <w:rPr>
              <w:i/>
              <w:color w:val="000078"/>
            </w:rPr>
          </w:rPrChange>
        </w:rPr>
        <w:pPrChange w:id="4415" w:author="jerome draillard" w:date="2015-10-29T11:44:00Z">
          <w:pPr>
            <w:spacing w:after="200" w:line="276" w:lineRule="auto"/>
            <w:jc w:val="left"/>
          </w:pPr>
        </w:pPrChange>
      </w:pPr>
    </w:p>
    <w:p w:rsidR="00BF1190" w:rsidRDefault="00BF1190" w:rsidP="00BF1190">
      <w:pPr>
        <w:pStyle w:val="Titre4"/>
      </w:pPr>
      <w:bookmarkStart w:id="4416" w:name="_Ref378245197"/>
      <w:r>
        <w:t>Association du composant au plugin</w:t>
      </w:r>
      <w:bookmarkEnd w:id="4416"/>
    </w:p>
    <w:p w:rsidR="00BF1190" w:rsidRDefault="00BF1190" w:rsidP="00BF1190"/>
    <w:p w:rsidR="00BF1190" w:rsidRDefault="00BF1190" w:rsidP="00BF1190">
      <w:r>
        <w:t xml:space="preserve">Le plugin est créé, il faut lui associer les composants. Pour le moment nous avons juste le composant </w:t>
      </w:r>
      <w:del w:id="4417" w:author="ghislain.aine" w:date="2015-11-04T16:51:00Z">
        <w:r w:rsidDel="0049323F">
          <w:delText>Demo</w:delText>
        </w:r>
      </w:del>
      <w:proofErr w:type="spellStart"/>
      <w:r>
        <w:t>CoreComponent</w:t>
      </w:r>
      <w:proofErr w:type="spellEnd"/>
      <w:r>
        <w:t xml:space="preserve">. Pour l'associer au plugin, il faut l'enregistrer dans la </w:t>
      </w:r>
      <w:proofErr w:type="spellStart"/>
      <w:r>
        <w:t>factory</w:t>
      </w:r>
      <w:proofErr w:type="spellEnd"/>
      <w:ins w:id="4418" w:author="jerome draillard" w:date="2015-11-27T15:43:00Z">
        <w:r>
          <w:t xml:space="preserve"> pour qu'elle sache comment l'instancier.</w:t>
        </w:r>
      </w:ins>
      <w:del w:id="4419" w:author="jerome draillard" w:date="2015-11-27T15:43:00Z">
        <w:r w:rsidDel="005C683D">
          <w:delText>.</w:delText>
        </w:r>
      </w:del>
    </w:p>
    <w:p w:rsidR="00BF1190" w:rsidRDefault="00BF1190" w:rsidP="00BF1190"/>
    <w:p w:rsidR="00BF1190" w:rsidRDefault="00BF1190" w:rsidP="00BF1190">
      <w:pPr>
        <w:pStyle w:val="Paragraphedeliste"/>
        <w:numPr>
          <w:ilvl w:val="0"/>
          <w:numId w:val="15"/>
        </w:numPr>
        <w:rPr>
          <w:ins w:id="4420" w:author="ghislain.aine" w:date="2015-10-30T10:31:00Z"/>
        </w:rPr>
      </w:pPr>
      <w:r>
        <w:lastRenderedPageBreak/>
        <w:t>Ouvrir le fichier "</w:t>
      </w:r>
      <w:del w:id="4421" w:author="ghislain.aine" w:date="2015-10-29T16:10:00Z">
        <w:r w:rsidRPr="00FE2EB5" w:rsidDel="00DE4D1F">
          <w:delText>SxTpTpd</w:delText>
        </w:r>
      </w:del>
      <w:ins w:id="4422" w:author="ghislain.aine" w:date="2015-10-29T16:10:00Z">
        <w:r>
          <w:t>D</w:t>
        </w:r>
      </w:ins>
      <w:r w:rsidRPr="00FE2EB5">
        <w:t>emoPluginFactory_Class.cpp</w:t>
      </w:r>
      <w:r>
        <w:t>".</w:t>
      </w:r>
    </w:p>
    <w:p w:rsidR="00000000" w:rsidRDefault="00BF1190">
      <w:pPr>
        <w:pStyle w:val="Paragraphedeliste"/>
        <w:numPr>
          <w:ilvl w:val="0"/>
          <w:numId w:val="15"/>
        </w:numPr>
        <w:rPr>
          <w:ins w:id="4423" w:author="ghislain.aine" w:date="2015-10-30T10:31:00Z"/>
        </w:rPr>
        <w:pPrChange w:id="4424" w:author="ghislain.aine" w:date="2015-10-30T10:31:00Z">
          <w:pPr/>
        </w:pPrChange>
      </w:pPr>
      <w:ins w:id="4425" w:author="ghislain.aine" w:date="2015-10-30T10:31:00Z">
        <w:r>
          <w:t xml:space="preserve">Ajouter </w:t>
        </w:r>
      </w:ins>
    </w:p>
    <w:p w:rsidR="00BF1190" w:rsidRDefault="00D276D8" w:rsidP="00BF1190">
      <w:pPr>
        <w:rPr>
          <w:ins w:id="4426" w:author="ghislain.aine" w:date="2015-10-30T10:31:00Z"/>
        </w:rPr>
      </w:pPr>
      <w:ins w:id="4427" w:author="ghislain.aine" w:date="2015-10-30T10:31:00Z">
        <w:r>
          <w:pict>
            <v:shape id="_x0000_s1273" type="#_x0000_t202" style="width:478.1pt;height:19.05pt;mso-height-percent:200;mso-position-horizontal-relative:char;mso-position-vertical-relative:line;mso-height-percent:200;mso-width-relative:margin;mso-height-relative:margin">
              <v:textbox style="mso-next-textbox:#_x0000_s1273;mso-fit-shape-to-text:t">
                <w:txbxContent>
                  <w:p w:rsidR="00BF1190" w:rsidRDefault="00BF1190" w:rsidP="00BF1190">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include</w:t>
                    </w:r>
                    <w:proofErr w:type="spellEnd"/>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del w:id="4428" w:author="ghislain.aine" w:date="2015-11-04T16:51:00Z">
                      <w:r w:rsidDel="0049323F">
                        <w:rPr>
                          <w:rFonts w:ascii="Consolas" w:hAnsi="Consolas" w:cs="Consolas"/>
                          <w:color w:val="A31515"/>
                          <w:sz w:val="19"/>
                          <w:szCs w:val="19"/>
                          <w:highlight w:val="white"/>
                        </w:rPr>
                        <w:delText>Demo</w:delText>
                      </w:r>
                    </w:del>
                    <w:r>
                      <w:rPr>
                        <w:rFonts w:ascii="Consolas" w:hAnsi="Consolas" w:cs="Consolas"/>
                        <w:color w:val="A31515"/>
                        <w:sz w:val="19"/>
                        <w:szCs w:val="19"/>
                        <w:highlight w:val="white"/>
                      </w:rPr>
                      <w:t>CoreComponent.h</w:t>
                    </w:r>
                    <w:proofErr w:type="spellEnd"/>
                    <w:r>
                      <w:rPr>
                        <w:rFonts w:ascii="Consolas" w:hAnsi="Consolas" w:cs="Consolas"/>
                        <w:color w:val="A31515"/>
                        <w:sz w:val="19"/>
                        <w:szCs w:val="19"/>
                        <w:highlight w:val="white"/>
                      </w:rPr>
                      <w:t>"</w:t>
                    </w:r>
                  </w:p>
                </w:txbxContent>
              </v:textbox>
              <w10:wrap type="none"/>
              <w10:anchorlock/>
            </v:shape>
          </w:pict>
        </w:r>
      </w:ins>
    </w:p>
    <w:p w:rsidR="00000000" w:rsidRDefault="00EE2A1F">
      <w:pPr>
        <w:pStyle w:val="Paragraphedeliste"/>
        <w:pPrChange w:id="4429" w:author="ghislain.aine" w:date="2015-10-30T10:31:00Z">
          <w:pPr>
            <w:pStyle w:val="Paragraphedeliste"/>
            <w:numPr>
              <w:numId w:val="15"/>
            </w:numPr>
            <w:ind w:hanging="360"/>
          </w:pPr>
        </w:pPrChange>
      </w:pPr>
    </w:p>
    <w:p w:rsidR="00BF1190" w:rsidRDefault="00BF1190" w:rsidP="00BF1190">
      <w:pPr>
        <w:pStyle w:val="Paragraphedeliste"/>
        <w:numPr>
          <w:ilvl w:val="0"/>
          <w:numId w:val="15"/>
        </w:numPr>
        <w:rPr>
          <w:ins w:id="4430" w:author="ghislain.aine" w:date="2015-10-30T10:24:00Z"/>
        </w:rPr>
      </w:pPr>
      <w:r>
        <w:t>Dans la fonction "</w:t>
      </w:r>
      <w:proofErr w:type="spellStart"/>
      <w:proofErr w:type="gramStart"/>
      <w:r w:rsidRPr="00FE2EB5">
        <w:t>Initialize</w:t>
      </w:r>
      <w:proofErr w:type="spellEnd"/>
      <w:r>
        <w:t>(</w:t>
      </w:r>
      <w:proofErr w:type="gramEnd"/>
      <w:r>
        <w:t>)", enregistrer le composant à l'aide de la fonction "</w:t>
      </w:r>
      <w:proofErr w:type="spellStart"/>
      <w:r>
        <w:t>RegisterComponent</w:t>
      </w:r>
      <w:proofErr w:type="spellEnd"/>
      <w:r>
        <w:t xml:space="preserve">". Cette fonction permet de définir la façon dont </w:t>
      </w:r>
      <w:ins w:id="4431" w:author="ghislain.aine" w:date="2015-10-29T16:13:00Z">
        <w:r>
          <w:t xml:space="preserve">le composant </w:t>
        </w:r>
      </w:ins>
      <w:r>
        <w:t xml:space="preserve">sera vu </w:t>
      </w:r>
      <w:del w:id="4432" w:author="ghislain.aine" w:date="2015-10-29T16:13:00Z">
        <w:r w:rsidDel="007A400B">
          <w:delText xml:space="preserve">le composant </w:delText>
        </w:r>
      </w:del>
      <w:r>
        <w:t xml:space="preserve">dans </w:t>
      </w:r>
      <w:proofErr w:type="spellStart"/>
      <w:r>
        <w:t>Streamwork</w:t>
      </w:r>
      <w:proofErr w:type="spellEnd"/>
      <w:r>
        <w:t>.</w:t>
      </w:r>
    </w:p>
    <w:p w:rsidR="00000000" w:rsidRDefault="00D276D8">
      <w:pPr>
        <w:rPr>
          <w:ins w:id="4433" w:author="ghislain.aine" w:date="2015-10-30T10:31:00Z"/>
        </w:rPr>
        <w:pPrChange w:id="4434" w:author="ghislain.aine" w:date="2015-10-30T10:24:00Z">
          <w:pPr>
            <w:pStyle w:val="Paragraphedeliste"/>
            <w:numPr>
              <w:numId w:val="15"/>
            </w:numPr>
            <w:ind w:hanging="360"/>
          </w:pPr>
        </w:pPrChange>
      </w:pPr>
      <w:ins w:id="4435" w:author="ghislain.aine" w:date="2015-10-30T10:31:00Z">
        <w:r>
          <w:pict>
            <v:shape id="_x0000_s1272" type="#_x0000_t202" style="width:493.45pt;height:19.05pt;mso-height-percent:200;mso-position-horizontal-relative:char;mso-position-vertical-relative:line;mso-height-percent:200;mso-width-relative:margin;mso-height-relative:margin">
              <v:textbox style="mso-next-textbox:#_x0000_s1272;mso-fit-shape-to-text:t">
                <w:txbxContent>
                  <w:p w:rsidR="00BF1190" w:rsidRDefault="00BF1190" w:rsidP="00BF1190">
                    <w:proofErr w:type="spellStart"/>
                    <w:proofErr w:type="gramStart"/>
                    <w:ins w:id="4436" w:author="ghislain.aine" w:date="2015-10-30T10:32:00Z">
                      <w:r>
                        <w:rPr>
                          <w:rFonts w:ascii="Consolas" w:hAnsi="Consolas" w:cs="Consolas"/>
                          <w:color w:val="880000"/>
                          <w:sz w:val="19"/>
                          <w:szCs w:val="19"/>
                          <w:highlight w:val="white"/>
                        </w:rPr>
                        <w:t>RegisterComponent</w:t>
                      </w:r>
                      <w:proofErr w:type="spellEnd"/>
                      <w:r>
                        <w:rPr>
                          <w:rFonts w:ascii="Consolas" w:hAnsi="Consolas" w:cs="Consolas"/>
                          <w:color w:val="000000"/>
                          <w:sz w:val="19"/>
                          <w:szCs w:val="19"/>
                          <w:highlight w:val="white"/>
                        </w:rPr>
                        <w:t>(</w:t>
                      </w:r>
                      <w:proofErr w:type="gramEnd"/>
                      <w:r>
                        <w:rPr>
                          <w:rFonts w:ascii="Consolas" w:hAnsi="Consolas" w:cs="Consolas"/>
                          <w:color w:val="6F008A"/>
                          <w:sz w:val="19"/>
                          <w:szCs w:val="19"/>
                          <w:highlight w:val="white"/>
                        </w:rPr>
                        <w:t>DEMO_CORE_COMPONENT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 xml:space="preserve">"composant </w:t>
                      </w:r>
                      <w:proofErr w:type="spellStart"/>
                      <w:r>
                        <w:rPr>
                          <w:rFonts w:ascii="Consolas" w:hAnsi="Consolas" w:cs="Consolas"/>
                          <w:color w:val="A31515"/>
                          <w:sz w:val="19"/>
                          <w:szCs w:val="19"/>
                          <w:highlight w:val="white"/>
                        </w:rPr>
                        <w:t>core</w:t>
                      </w:r>
                      <w:proofErr w:type="spellEnd"/>
                      <w:r>
                        <w:rPr>
                          <w:rFonts w:ascii="Consolas" w:hAnsi="Consolas" w:cs="Consolas"/>
                          <w:color w:val="A31515"/>
                          <w:sz w:val="19"/>
                          <w:szCs w:val="19"/>
                          <w:highlight w:val="white"/>
                        </w:rPr>
                        <w:t xml:space="preserve"> de démonstration"</w:t>
                      </w:r>
                      <w:r>
                        <w:rPr>
                          <w:rFonts w:ascii="Consolas" w:hAnsi="Consolas" w:cs="Consolas"/>
                          <w:color w:val="000000"/>
                          <w:sz w:val="19"/>
                          <w:szCs w:val="19"/>
                          <w:highlight w:val="white"/>
                        </w:rPr>
                        <w:t>);</w:t>
                      </w:r>
                    </w:ins>
                  </w:p>
                </w:txbxContent>
              </v:textbox>
              <w10:wrap type="none"/>
              <w10:anchorlock/>
            </v:shape>
          </w:pict>
        </w:r>
      </w:ins>
    </w:p>
    <w:p w:rsidR="00000000" w:rsidRDefault="00EE2A1F">
      <w:pPr>
        <w:rPr>
          <w:del w:id="4437" w:author="ghislain.aine" w:date="2015-10-30T10:32:00Z"/>
        </w:rPr>
        <w:pPrChange w:id="4438" w:author="ghislain.aine" w:date="2015-10-30T10:24:00Z">
          <w:pPr>
            <w:pStyle w:val="Paragraphedeliste"/>
            <w:numPr>
              <w:numId w:val="15"/>
            </w:numPr>
            <w:ind w:hanging="360"/>
          </w:pPr>
        </w:pPrChange>
      </w:pPr>
    </w:p>
    <w:p w:rsidR="00BF1190" w:rsidDel="006A407B" w:rsidRDefault="00BF1190" w:rsidP="00BF1190">
      <w:pPr>
        <w:pStyle w:val="Code"/>
        <w:rPr>
          <w:del w:id="4439" w:author="ghislain.aine" w:date="2015-10-30T10:32:00Z"/>
        </w:rPr>
      </w:pPr>
      <w:del w:id="4440" w:author="ghislain.aine" w:date="2015-10-30T10:32:00Z">
        <w:r w:rsidDel="006A407B">
          <w:rPr>
            <w:noProof/>
          </w:rPr>
          <w:delText>RegisterComponent(</w:delText>
        </w:r>
      </w:del>
      <w:del w:id="4441" w:author="ghislain.aine" w:date="2015-10-30T09:55:00Z">
        <w:r w:rsidDel="007921E7">
          <w:rPr>
            <w:noProof/>
          </w:rPr>
          <w:delText>"DemoCoreComponent"</w:delText>
        </w:r>
      </w:del>
      <w:del w:id="4442" w:author="ghislain.aine" w:date="2015-10-30T10:32:00Z">
        <w:r w:rsidDel="006A407B">
          <w:rPr>
            <w:noProof/>
          </w:rPr>
          <w:delText>,"composant de demonstration");</w:delText>
        </w:r>
      </w:del>
    </w:p>
    <w:p w:rsidR="00BF1190" w:rsidRDefault="00BF1190" w:rsidP="00BF1190">
      <w:pPr>
        <w:pStyle w:val="Paragraphedeliste"/>
        <w:numPr>
          <w:ilvl w:val="0"/>
          <w:numId w:val="16"/>
        </w:numPr>
        <w:rPr>
          <w:ins w:id="4443" w:author="ghislain.aine" w:date="2015-10-30T10:31:00Z"/>
        </w:rPr>
      </w:pPr>
      <w:r>
        <w:t>Dans la fonction "</w:t>
      </w:r>
      <w:proofErr w:type="spellStart"/>
      <w:r>
        <w:t>CreateInstanceOf</w:t>
      </w:r>
      <w:proofErr w:type="spellEnd"/>
      <w:ins w:id="4444" w:author="ghislain.aine" w:date="2015-10-29T16:13:00Z">
        <w:r>
          <w:t>(</w:t>
        </w:r>
        <w:proofErr w:type="spellStart"/>
        <w:r>
          <w:t>QString</w:t>
        </w:r>
        <w:proofErr w:type="spellEnd"/>
        <w:r>
          <w:t>)</w:t>
        </w:r>
      </w:ins>
      <w:r>
        <w:t>", associer le nom du composant à sa classe.</w:t>
      </w:r>
    </w:p>
    <w:p w:rsidR="00000000" w:rsidRDefault="00D276D8">
      <w:pPr>
        <w:rPr>
          <w:ins w:id="4445" w:author="ghislain.aine" w:date="2015-11-04T16:52:00Z"/>
        </w:rPr>
        <w:pPrChange w:id="4446" w:author="ghislain.aine" w:date="2015-10-30T10:31:00Z">
          <w:pPr>
            <w:pStyle w:val="Paragraphedeliste"/>
            <w:numPr>
              <w:numId w:val="16"/>
            </w:numPr>
            <w:ind w:hanging="360"/>
          </w:pPr>
        </w:pPrChange>
      </w:pPr>
      <w:ins w:id="4447" w:author="ghislain.aine" w:date="2015-10-30T10:31:00Z">
        <w:r>
          <w:pict>
            <v:shape id="_x0000_s1271" type="#_x0000_t202" style="width:493.45pt;height:41.3pt;mso-height-percent:200;mso-position-horizontal-relative:char;mso-position-vertical-relative:line;mso-height-percent:200;mso-width-relative:margin;mso-height-relative:margin">
              <v:textbox style="mso-next-textbox:#_x0000_s1271;mso-fit-shape-to-text:t">
                <w:txbxContent>
                  <w:p w:rsidR="00000000" w:rsidRDefault="00BF1190">
                    <w:pPr>
                      <w:jc w:val="left"/>
                      <w:rPr>
                        <w:lang w:val="en-US"/>
                        <w:rPrChange w:id="4448" w:author="ghislain.aine" w:date="2015-10-30T10:32:00Z">
                          <w:rPr/>
                        </w:rPrChange>
                      </w:rPr>
                      <w:pPrChange w:id="4449" w:author="ghislain.aine" w:date="2015-10-30T10:32:00Z">
                        <w:pPr/>
                      </w:pPrChange>
                    </w:pPr>
                    <w:proofErr w:type="gramStart"/>
                    <w:ins w:id="4450" w:author="ghislain.aine" w:date="2015-10-30T10:32:00Z">
                      <w:r w:rsidRPr="007921E7">
                        <w:rPr>
                          <w:rFonts w:ascii="Consolas" w:hAnsi="Consolas" w:cs="Consolas"/>
                          <w:color w:val="0000FF"/>
                          <w:sz w:val="19"/>
                          <w:szCs w:val="19"/>
                          <w:highlight w:val="white"/>
                          <w:lang w:val="en-US"/>
                        </w:rPr>
                        <w:t>if</w:t>
                      </w:r>
                      <w:proofErr w:type="gramEnd"/>
                      <w:r w:rsidRPr="007921E7">
                        <w:rPr>
                          <w:rFonts w:ascii="Consolas" w:hAnsi="Consolas" w:cs="Consolas"/>
                          <w:color w:val="000000"/>
                          <w:sz w:val="19"/>
                          <w:szCs w:val="19"/>
                          <w:highlight w:val="white"/>
                          <w:lang w:val="en-US"/>
                        </w:rPr>
                        <w:t xml:space="preserve"> (</w:t>
                      </w:r>
                      <w:r w:rsidRPr="007921E7">
                        <w:rPr>
                          <w:rFonts w:ascii="Consolas" w:hAnsi="Consolas" w:cs="Consolas"/>
                          <w:color w:val="000080"/>
                          <w:sz w:val="19"/>
                          <w:szCs w:val="19"/>
                          <w:highlight w:val="white"/>
                          <w:lang w:val="en-US"/>
                        </w:rPr>
                        <w:t>name</w:t>
                      </w:r>
                      <w:r w:rsidRPr="007921E7">
                        <w:rPr>
                          <w:rFonts w:ascii="Consolas" w:hAnsi="Consolas" w:cs="Consolas"/>
                          <w:color w:val="000000"/>
                          <w:sz w:val="19"/>
                          <w:szCs w:val="19"/>
                          <w:highlight w:val="white"/>
                          <w:lang w:val="en-US"/>
                        </w:rPr>
                        <w:t xml:space="preserve"> == </w:t>
                      </w:r>
                      <w:r w:rsidRPr="007921E7">
                        <w:rPr>
                          <w:rFonts w:ascii="Consolas" w:hAnsi="Consolas" w:cs="Consolas"/>
                          <w:color w:val="6F008A"/>
                          <w:sz w:val="19"/>
                          <w:szCs w:val="19"/>
                          <w:highlight w:val="white"/>
                          <w:lang w:val="en-US"/>
                        </w:rPr>
                        <w:t>DEMO_CORE_COMPONENT</w:t>
                      </w:r>
                      <w:r w:rsidRPr="007921E7">
                        <w:rPr>
                          <w:rFonts w:ascii="Consolas" w:hAnsi="Consolas" w:cs="Consolas"/>
                          <w:color w:val="000000"/>
                          <w:sz w:val="19"/>
                          <w:szCs w:val="19"/>
                          <w:highlight w:val="white"/>
                          <w:lang w:val="en-US"/>
                        </w:rPr>
                        <w:t>) {</w:t>
                      </w:r>
                      <w:r>
                        <w:rPr>
                          <w:rFonts w:ascii="Consolas" w:hAnsi="Consolas" w:cs="Consolas"/>
                          <w:color w:val="000000"/>
                          <w:sz w:val="19"/>
                          <w:szCs w:val="19"/>
                          <w:lang w:val="en-US"/>
                        </w:rPr>
                        <w:br/>
                      </w:r>
                      <w:r w:rsidRPr="007921E7">
                        <w:rPr>
                          <w:rFonts w:ascii="Consolas" w:hAnsi="Consolas" w:cs="Consolas"/>
                          <w:color w:val="0000FF"/>
                          <w:sz w:val="19"/>
                          <w:szCs w:val="19"/>
                          <w:highlight w:val="white"/>
                          <w:lang w:val="en-US"/>
                        </w:rPr>
                        <w:tab/>
                        <w:t>return</w:t>
                      </w:r>
                      <w:r w:rsidRPr="007921E7">
                        <w:rPr>
                          <w:rFonts w:ascii="Consolas" w:hAnsi="Consolas" w:cs="Consolas"/>
                          <w:color w:val="000000"/>
                          <w:sz w:val="19"/>
                          <w:szCs w:val="19"/>
                          <w:highlight w:val="white"/>
                          <w:lang w:val="en-US"/>
                        </w:rPr>
                        <w:t xml:space="preserve"> </w:t>
                      </w:r>
                      <w:r w:rsidRPr="007921E7">
                        <w:rPr>
                          <w:rFonts w:ascii="Consolas" w:hAnsi="Consolas" w:cs="Consolas"/>
                          <w:color w:val="0000FF"/>
                          <w:sz w:val="19"/>
                          <w:szCs w:val="19"/>
                          <w:highlight w:val="white"/>
                          <w:lang w:val="en-US"/>
                        </w:rPr>
                        <w:t>new</w:t>
                      </w:r>
                      <w:r w:rsidRPr="007921E7">
                        <w:rPr>
                          <w:rFonts w:ascii="Consolas" w:hAnsi="Consolas" w:cs="Consolas"/>
                          <w:color w:val="000000"/>
                          <w:sz w:val="19"/>
                          <w:szCs w:val="19"/>
                          <w:highlight w:val="white"/>
                          <w:lang w:val="en-US"/>
                        </w:rPr>
                        <w:t xml:space="preserve"> </w:t>
                      </w:r>
                      <w:proofErr w:type="spellStart"/>
                      <w:r w:rsidRPr="007921E7">
                        <w:rPr>
                          <w:rFonts w:ascii="Consolas" w:hAnsi="Consolas" w:cs="Consolas"/>
                          <w:color w:val="216F85"/>
                          <w:sz w:val="19"/>
                          <w:szCs w:val="19"/>
                          <w:highlight w:val="white"/>
                          <w:lang w:val="en-US"/>
                        </w:rPr>
                        <w:t>CoreComponent</w:t>
                      </w:r>
                      <w:proofErr w:type="spellEnd"/>
                      <w:r w:rsidRPr="007921E7">
                        <w:rPr>
                          <w:rFonts w:ascii="Consolas" w:hAnsi="Consolas" w:cs="Consolas"/>
                          <w:color w:val="000000"/>
                          <w:sz w:val="19"/>
                          <w:szCs w:val="19"/>
                          <w:highlight w:val="white"/>
                          <w:lang w:val="en-US"/>
                        </w:rPr>
                        <w:t>;</w:t>
                      </w:r>
                      <w:r w:rsidRPr="007921E7">
                        <w:rPr>
                          <w:rFonts w:ascii="Consolas" w:hAnsi="Consolas" w:cs="Consolas"/>
                          <w:color w:val="000000"/>
                          <w:sz w:val="19"/>
                          <w:szCs w:val="19"/>
                          <w:lang w:val="en-US"/>
                        </w:rPr>
                        <w:br/>
                      </w:r>
                      <w:r w:rsidRPr="007921E7">
                        <w:rPr>
                          <w:rFonts w:ascii="Consolas" w:hAnsi="Consolas" w:cs="Consolas"/>
                          <w:color w:val="000000"/>
                          <w:sz w:val="19"/>
                          <w:szCs w:val="19"/>
                          <w:highlight w:val="white"/>
                          <w:lang w:val="en-US"/>
                        </w:rPr>
                        <w:t>}</w:t>
                      </w:r>
                    </w:ins>
                  </w:p>
                </w:txbxContent>
              </v:textbox>
              <w10:wrap type="none"/>
              <w10:anchorlock/>
            </v:shape>
          </w:pict>
        </w:r>
      </w:ins>
    </w:p>
    <w:p w:rsidR="00000000" w:rsidRDefault="00BF1190">
      <w:pPr>
        <w:rPr>
          <w:ins w:id="4451" w:author="ghislain.aine" w:date="2015-11-04T16:52:00Z"/>
        </w:rPr>
        <w:pPrChange w:id="4452" w:author="ghislain.aine" w:date="2015-10-30T10:31:00Z">
          <w:pPr>
            <w:pStyle w:val="Paragraphedeliste"/>
            <w:numPr>
              <w:numId w:val="16"/>
            </w:numPr>
            <w:ind w:hanging="360"/>
          </w:pPr>
        </w:pPrChange>
      </w:pPr>
      <w:ins w:id="4453" w:author="ghislain.aine" w:date="2015-11-04T16:52:00Z">
        <w:r>
          <w:t>Ou plus simplement :</w:t>
        </w:r>
      </w:ins>
    </w:p>
    <w:p w:rsidR="00000000" w:rsidRDefault="00D276D8">
      <w:pPr>
        <w:rPr>
          <w:ins w:id="4454" w:author="ghislain.aine" w:date="2015-10-30T10:31:00Z"/>
        </w:rPr>
        <w:pPrChange w:id="4455" w:author="ghislain.aine" w:date="2015-10-30T10:31:00Z">
          <w:pPr>
            <w:pStyle w:val="Paragraphedeliste"/>
            <w:numPr>
              <w:numId w:val="16"/>
            </w:numPr>
            <w:ind w:hanging="360"/>
          </w:pPr>
        </w:pPrChange>
      </w:pPr>
      <w:ins w:id="4456" w:author="ghislain.aine" w:date="2015-11-04T16:52:00Z">
        <w:r w:rsidR="00C156AC">
          <w:pict>
            <v:shape id="_x0000_s1270" type="#_x0000_t202" style="width:493.45pt;height:19.05pt;mso-height-percent:200;mso-position-horizontal-relative:char;mso-position-vertical-relative:line;mso-height-percent:200;mso-width-relative:margin;mso-height-relative:margin">
              <v:textbox style="mso-next-textbox:#_x0000_s1270;mso-fit-shape-to-text:t">
                <w:txbxContent>
                  <w:p w:rsidR="00000000" w:rsidRDefault="00D276D8">
                    <w:pPr>
                      <w:autoSpaceDE w:val="0"/>
                      <w:autoSpaceDN w:val="0"/>
                      <w:adjustRightInd w:val="0"/>
                      <w:jc w:val="left"/>
                      <w:rPr>
                        <w:lang w:val="en-US"/>
                      </w:rPr>
                      <w:pPrChange w:id="4457" w:author="ghislain.aine" w:date="2015-11-04T16:53:00Z">
                        <w:pPr>
                          <w:jc w:val="left"/>
                        </w:pPr>
                      </w:pPrChange>
                    </w:pPr>
                    <w:ins w:id="4458" w:author="ghislain.aine" w:date="2015-11-04T16:53:00Z">
                      <w:r w:rsidRPr="00D276D8">
                        <w:rPr>
                          <w:rFonts w:ascii="Consolas" w:hAnsi="Consolas" w:cs="Consolas"/>
                          <w:color w:val="6F008A"/>
                          <w:sz w:val="19"/>
                          <w:szCs w:val="19"/>
                          <w:highlight w:val="white"/>
                          <w:lang w:val="en-US"/>
                          <w:rPrChange w:id="4459" w:author="ghislain.aine" w:date="2015-11-04T16:53:00Z">
                            <w:rPr>
                              <w:rFonts w:ascii="Consolas" w:hAnsi="Consolas" w:cs="Consolas"/>
                              <w:color w:val="6F008A"/>
                              <w:sz w:val="19"/>
                              <w:szCs w:val="19"/>
                              <w:highlight w:val="white"/>
                            </w:rPr>
                          </w:rPrChange>
                        </w:rPr>
                        <w:t>SW_PUBLISH_</w:t>
                      </w:r>
                      <w:proofErr w:type="gramStart"/>
                      <w:r w:rsidRPr="00D276D8">
                        <w:rPr>
                          <w:rFonts w:ascii="Consolas" w:hAnsi="Consolas" w:cs="Consolas"/>
                          <w:color w:val="6F008A"/>
                          <w:sz w:val="19"/>
                          <w:szCs w:val="19"/>
                          <w:highlight w:val="white"/>
                          <w:lang w:val="en-US"/>
                          <w:rPrChange w:id="4460" w:author="ghislain.aine" w:date="2015-11-04T16:53:00Z">
                            <w:rPr>
                              <w:rFonts w:ascii="Consolas" w:hAnsi="Consolas" w:cs="Consolas"/>
                              <w:color w:val="6F008A"/>
                              <w:sz w:val="19"/>
                              <w:szCs w:val="19"/>
                              <w:highlight w:val="white"/>
                            </w:rPr>
                          </w:rPrChange>
                        </w:rPr>
                        <w:t>COMPONENT</w:t>
                      </w:r>
                      <w:r w:rsidRPr="00D276D8">
                        <w:rPr>
                          <w:rFonts w:ascii="Consolas" w:hAnsi="Consolas" w:cs="Consolas"/>
                          <w:color w:val="000000"/>
                          <w:sz w:val="19"/>
                          <w:szCs w:val="19"/>
                          <w:highlight w:val="white"/>
                          <w:lang w:val="en-US"/>
                          <w:rPrChange w:id="4461" w:author="ghislain.aine" w:date="2015-11-04T16:53: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4462" w:author="ghislain.aine" w:date="2015-11-04T16:53:00Z">
                            <w:rPr>
                              <w:rFonts w:ascii="Consolas" w:hAnsi="Consolas" w:cs="Consolas"/>
                              <w:color w:val="6F008A"/>
                              <w:sz w:val="19"/>
                              <w:szCs w:val="19"/>
                              <w:highlight w:val="white"/>
                            </w:rPr>
                          </w:rPrChange>
                        </w:rPr>
                        <w:t>DEMO_CORE_COMPONENT</w:t>
                      </w:r>
                      <w:r w:rsidRPr="00D276D8">
                        <w:rPr>
                          <w:rFonts w:ascii="Consolas" w:hAnsi="Consolas" w:cs="Consolas"/>
                          <w:color w:val="000000"/>
                          <w:sz w:val="19"/>
                          <w:szCs w:val="19"/>
                          <w:highlight w:val="white"/>
                          <w:lang w:val="en-US"/>
                          <w:rPrChange w:id="4463" w:author="ghislain.aine" w:date="2015-11-04T16:53: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4464" w:author="ghislain.aine" w:date="2015-11-04T16:53:00Z">
                            <w:rPr>
                              <w:rFonts w:ascii="Consolas" w:hAnsi="Consolas" w:cs="Consolas"/>
                              <w:color w:val="216F85"/>
                              <w:sz w:val="19"/>
                              <w:szCs w:val="19"/>
                              <w:highlight w:val="white"/>
                            </w:rPr>
                          </w:rPrChange>
                        </w:rPr>
                        <w:t>CoreComponent</w:t>
                      </w:r>
                      <w:proofErr w:type="spellEnd"/>
                      <w:r w:rsidRPr="00D276D8">
                        <w:rPr>
                          <w:rFonts w:ascii="Consolas" w:hAnsi="Consolas" w:cs="Consolas"/>
                          <w:color w:val="000000"/>
                          <w:sz w:val="19"/>
                          <w:szCs w:val="19"/>
                          <w:highlight w:val="white"/>
                          <w:lang w:val="en-US"/>
                          <w:rPrChange w:id="4465" w:author="ghislain.aine" w:date="2015-11-04T16:53:00Z">
                            <w:rPr>
                              <w:rFonts w:ascii="Consolas" w:hAnsi="Consolas" w:cs="Consolas"/>
                              <w:color w:val="000000"/>
                              <w:sz w:val="19"/>
                              <w:szCs w:val="19"/>
                              <w:highlight w:val="white"/>
                            </w:rPr>
                          </w:rPrChange>
                        </w:rPr>
                        <w:t>)</w:t>
                      </w:r>
                      <w:r w:rsidR="00BF1190" w:rsidRPr="007921E7" w:rsidDel="0049323F">
                        <w:rPr>
                          <w:rFonts w:ascii="Consolas" w:hAnsi="Consolas" w:cs="Consolas"/>
                          <w:color w:val="0000FF"/>
                          <w:sz w:val="19"/>
                          <w:szCs w:val="19"/>
                          <w:highlight w:val="white"/>
                          <w:lang w:val="en-US"/>
                        </w:rPr>
                        <w:t xml:space="preserve"> </w:t>
                      </w:r>
                    </w:ins>
                    <w:del w:id="4466" w:author="ghislain.aine" w:date="2015-11-04T16:53:00Z">
                      <w:r w:rsidR="00BF1190" w:rsidRPr="007921E7" w:rsidDel="0049323F">
                        <w:rPr>
                          <w:rFonts w:ascii="Consolas" w:hAnsi="Consolas" w:cs="Consolas"/>
                          <w:color w:val="0000FF"/>
                          <w:sz w:val="19"/>
                          <w:szCs w:val="19"/>
                          <w:highlight w:val="white"/>
                          <w:lang w:val="en-US"/>
                        </w:rPr>
                        <w:delText>if</w:delText>
                      </w:r>
                      <w:r w:rsidR="00BF1190" w:rsidRPr="007921E7" w:rsidDel="0049323F">
                        <w:rPr>
                          <w:rFonts w:ascii="Consolas" w:hAnsi="Consolas" w:cs="Consolas"/>
                          <w:color w:val="000000"/>
                          <w:sz w:val="19"/>
                          <w:szCs w:val="19"/>
                          <w:highlight w:val="white"/>
                          <w:lang w:val="en-US"/>
                        </w:rPr>
                        <w:delText xml:space="preserve"> (</w:delText>
                      </w:r>
                      <w:r w:rsidR="00BF1190" w:rsidRPr="007921E7" w:rsidDel="0049323F">
                        <w:rPr>
                          <w:rFonts w:ascii="Consolas" w:hAnsi="Consolas" w:cs="Consolas"/>
                          <w:color w:val="000080"/>
                          <w:sz w:val="19"/>
                          <w:szCs w:val="19"/>
                          <w:highlight w:val="white"/>
                          <w:lang w:val="en-US"/>
                        </w:rPr>
                        <w:delText>name</w:delText>
                      </w:r>
                      <w:r w:rsidR="00BF1190" w:rsidRPr="007921E7" w:rsidDel="0049323F">
                        <w:rPr>
                          <w:rFonts w:ascii="Consolas" w:hAnsi="Consolas" w:cs="Consolas"/>
                          <w:color w:val="000000"/>
                          <w:sz w:val="19"/>
                          <w:szCs w:val="19"/>
                          <w:highlight w:val="white"/>
                          <w:lang w:val="en-US"/>
                        </w:rPr>
                        <w:delText xml:space="preserve"> == </w:delText>
                      </w:r>
                      <w:r w:rsidR="00BF1190" w:rsidRPr="007921E7" w:rsidDel="0049323F">
                        <w:rPr>
                          <w:rFonts w:ascii="Consolas" w:hAnsi="Consolas" w:cs="Consolas"/>
                          <w:color w:val="6F008A"/>
                          <w:sz w:val="19"/>
                          <w:szCs w:val="19"/>
                          <w:highlight w:val="white"/>
                          <w:lang w:val="en-US"/>
                        </w:rPr>
                        <w:delText>DEMO_CORE_COMPONENT</w:delText>
                      </w:r>
                      <w:r w:rsidR="00BF1190" w:rsidRPr="007921E7" w:rsidDel="0049323F">
                        <w:rPr>
                          <w:rFonts w:ascii="Consolas" w:hAnsi="Consolas" w:cs="Consolas"/>
                          <w:color w:val="000000"/>
                          <w:sz w:val="19"/>
                          <w:szCs w:val="19"/>
                          <w:highlight w:val="white"/>
                          <w:lang w:val="en-US"/>
                        </w:rPr>
                        <w:delText>) {</w:delText>
                      </w:r>
                      <w:r w:rsidR="00BF1190" w:rsidDel="0049323F">
                        <w:rPr>
                          <w:rFonts w:ascii="Consolas" w:hAnsi="Consolas" w:cs="Consolas"/>
                          <w:color w:val="000000"/>
                          <w:sz w:val="19"/>
                          <w:szCs w:val="19"/>
                          <w:lang w:val="en-US"/>
                        </w:rPr>
                        <w:br/>
                      </w:r>
                      <w:r w:rsidR="00BF1190" w:rsidRPr="007921E7" w:rsidDel="0049323F">
                        <w:rPr>
                          <w:rFonts w:ascii="Consolas" w:hAnsi="Consolas" w:cs="Consolas"/>
                          <w:color w:val="0000FF"/>
                          <w:sz w:val="19"/>
                          <w:szCs w:val="19"/>
                          <w:highlight w:val="white"/>
                          <w:lang w:val="en-US"/>
                        </w:rPr>
                        <w:tab/>
                        <w:delText>return</w:delText>
                      </w:r>
                      <w:r w:rsidR="00BF1190" w:rsidRPr="007921E7" w:rsidDel="0049323F">
                        <w:rPr>
                          <w:rFonts w:ascii="Consolas" w:hAnsi="Consolas" w:cs="Consolas"/>
                          <w:color w:val="000000"/>
                          <w:sz w:val="19"/>
                          <w:szCs w:val="19"/>
                          <w:highlight w:val="white"/>
                          <w:lang w:val="en-US"/>
                        </w:rPr>
                        <w:delText xml:space="preserve"> </w:delText>
                      </w:r>
                      <w:r w:rsidR="00BF1190" w:rsidRPr="007921E7" w:rsidDel="0049323F">
                        <w:rPr>
                          <w:rFonts w:ascii="Consolas" w:hAnsi="Consolas" w:cs="Consolas"/>
                          <w:color w:val="0000FF"/>
                          <w:sz w:val="19"/>
                          <w:szCs w:val="19"/>
                          <w:highlight w:val="white"/>
                          <w:lang w:val="en-US"/>
                        </w:rPr>
                        <w:delText>new</w:delText>
                      </w:r>
                      <w:r w:rsidR="00BF1190" w:rsidRPr="007921E7" w:rsidDel="0049323F">
                        <w:rPr>
                          <w:rFonts w:ascii="Consolas" w:hAnsi="Consolas" w:cs="Consolas"/>
                          <w:color w:val="000000"/>
                          <w:sz w:val="19"/>
                          <w:szCs w:val="19"/>
                          <w:highlight w:val="white"/>
                          <w:lang w:val="en-US"/>
                        </w:rPr>
                        <w:delText xml:space="preserve"> </w:delText>
                      </w:r>
                      <w:r w:rsidR="00BF1190" w:rsidRPr="007921E7" w:rsidDel="0049323F">
                        <w:rPr>
                          <w:rFonts w:ascii="Consolas" w:hAnsi="Consolas" w:cs="Consolas"/>
                          <w:color w:val="216F85"/>
                          <w:sz w:val="19"/>
                          <w:szCs w:val="19"/>
                          <w:highlight w:val="white"/>
                          <w:lang w:val="en-US"/>
                        </w:rPr>
                        <w:delText>DemoCoreComponent</w:delText>
                      </w:r>
                      <w:r w:rsidR="00BF1190" w:rsidRPr="007921E7" w:rsidDel="0049323F">
                        <w:rPr>
                          <w:rFonts w:ascii="Consolas" w:hAnsi="Consolas" w:cs="Consolas"/>
                          <w:color w:val="000000"/>
                          <w:sz w:val="19"/>
                          <w:szCs w:val="19"/>
                          <w:highlight w:val="white"/>
                          <w:lang w:val="en-US"/>
                        </w:rPr>
                        <w:delText>;</w:delText>
                      </w:r>
                      <w:r w:rsidR="00BF1190" w:rsidRPr="007921E7" w:rsidDel="0049323F">
                        <w:rPr>
                          <w:rFonts w:ascii="Consolas" w:hAnsi="Consolas" w:cs="Consolas"/>
                          <w:color w:val="000000"/>
                          <w:sz w:val="19"/>
                          <w:szCs w:val="19"/>
                          <w:lang w:val="en-US"/>
                        </w:rPr>
                        <w:br/>
                      </w:r>
                      <w:r w:rsidR="00BF1190" w:rsidRPr="007921E7" w:rsidDel="0049323F">
                        <w:rPr>
                          <w:rFonts w:ascii="Consolas" w:hAnsi="Consolas" w:cs="Consolas"/>
                          <w:color w:val="000000"/>
                          <w:sz w:val="19"/>
                          <w:szCs w:val="19"/>
                          <w:highlight w:val="white"/>
                          <w:lang w:val="en-US"/>
                        </w:rPr>
                        <w:delText>}</w:delText>
                      </w:r>
                    </w:del>
                  </w:p>
                </w:txbxContent>
              </v:textbox>
              <w10:wrap type="none"/>
              <w10:anchorlock/>
            </v:shape>
          </w:pict>
        </w:r>
      </w:ins>
    </w:p>
    <w:p w:rsidR="00000000" w:rsidRDefault="00EE2A1F">
      <w:pPr>
        <w:rPr>
          <w:del w:id="4467" w:author="ghislain.aine" w:date="2015-10-30T10:32:00Z"/>
        </w:rPr>
        <w:pPrChange w:id="4468" w:author="ghislain.aine" w:date="2015-10-30T10:31:00Z">
          <w:pPr>
            <w:pStyle w:val="Paragraphedeliste"/>
            <w:numPr>
              <w:numId w:val="16"/>
            </w:numPr>
            <w:ind w:hanging="360"/>
          </w:pPr>
        </w:pPrChange>
      </w:pPr>
    </w:p>
    <w:p w:rsidR="00BF1190" w:rsidRDefault="00BF1190" w:rsidP="00BF1190">
      <w:pPr>
        <w:pStyle w:val="Code"/>
        <w:rPr>
          <w:del w:id="4469" w:author="ghislain.aine" w:date="2015-10-30T09:54:00Z"/>
          <w:lang w:val="en-US"/>
        </w:rPr>
      </w:pPr>
      <w:del w:id="4470" w:author="ghislain.aine" w:date="2015-10-30T09:54:00Z">
        <w:r w:rsidRPr="004610FA" w:rsidDel="007921E7">
          <w:rPr>
            <w:noProof/>
            <w:color w:val="0000FF"/>
            <w:lang w:val="en-US"/>
          </w:rPr>
          <w:delText>if</w:delText>
        </w:r>
        <w:r w:rsidRPr="004610FA" w:rsidDel="007921E7">
          <w:rPr>
            <w:noProof/>
            <w:lang w:val="en-US"/>
          </w:rPr>
          <w:delText xml:space="preserve"> (name==</w:delText>
        </w:r>
        <w:r w:rsidRPr="004610FA" w:rsidDel="007921E7">
          <w:rPr>
            <w:noProof/>
            <w:color w:val="A31515"/>
            <w:lang w:val="en-US"/>
          </w:rPr>
          <w:delText>"DemoCoreComponent"</w:delText>
        </w:r>
        <w:r w:rsidRPr="004610FA" w:rsidDel="007921E7">
          <w:rPr>
            <w:noProof/>
            <w:lang w:val="en-US"/>
          </w:rPr>
          <w:delText xml:space="preserve">) </w:delText>
        </w:r>
        <w:r w:rsidRPr="00E31A1C" w:rsidDel="007921E7">
          <w:rPr>
            <w:noProof/>
            <w:lang w:val="en-US"/>
          </w:rPr>
          <w:delText>{</w:delText>
        </w:r>
      </w:del>
    </w:p>
    <w:p w:rsidR="00BF1190" w:rsidRDefault="00BF1190" w:rsidP="00BF1190">
      <w:pPr>
        <w:pStyle w:val="Code"/>
        <w:rPr>
          <w:del w:id="4471" w:author="ghislain.aine" w:date="2015-10-30T09:54:00Z"/>
          <w:lang w:val="en-US"/>
        </w:rPr>
      </w:pPr>
      <w:del w:id="4472" w:author="ghislain.aine" w:date="2015-10-30T09:54:00Z">
        <w:r w:rsidDel="007921E7">
          <w:rPr>
            <w:lang w:val="en-US"/>
          </w:rPr>
          <w:tab/>
        </w:r>
        <w:r w:rsidRPr="0080262F" w:rsidDel="007921E7">
          <w:rPr>
            <w:noProof/>
            <w:color w:val="0000FF"/>
            <w:lang w:val="en-US"/>
          </w:rPr>
          <w:delText>return</w:delText>
        </w:r>
        <w:r w:rsidRPr="0080262F" w:rsidDel="007921E7">
          <w:rPr>
            <w:noProof/>
            <w:lang w:val="en-US"/>
          </w:rPr>
          <w:delText xml:space="preserve"> </w:delText>
        </w:r>
        <w:r w:rsidRPr="0080262F" w:rsidDel="007921E7">
          <w:rPr>
            <w:noProof/>
            <w:color w:val="0000FF"/>
            <w:lang w:val="en-US"/>
          </w:rPr>
          <w:delText>new</w:delText>
        </w:r>
        <w:r w:rsidRPr="0080262F" w:rsidDel="007921E7">
          <w:rPr>
            <w:noProof/>
            <w:lang w:val="en-US"/>
          </w:rPr>
          <w:delText xml:space="preserve"> </w:delText>
        </w:r>
      </w:del>
      <w:del w:id="4473" w:author="ghislain.aine" w:date="2015-10-29T16:18:00Z">
        <w:r w:rsidRPr="0080262F" w:rsidDel="007A400B">
          <w:rPr>
            <w:noProof/>
            <w:lang w:val="en-US"/>
          </w:rPr>
          <w:delText>sx::tp::tpdemo::</w:delText>
        </w:r>
      </w:del>
      <w:del w:id="4474" w:author="ghislain.aine" w:date="2015-10-30T09:54:00Z">
        <w:r w:rsidRPr="0080262F" w:rsidDel="007921E7">
          <w:rPr>
            <w:noProof/>
            <w:lang w:val="en-US"/>
          </w:rPr>
          <w:delText>DemoCoreComponent</w:delText>
        </w:r>
        <w:r w:rsidRPr="0080262F" w:rsidDel="007921E7">
          <w:rPr>
            <w:lang w:val="en-US"/>
          </w:rPr>
          <w:delText>;</w:delText>
        </w:r>
      </w:del>
    </w:p>
    <w:p w:rsidR="00BF1190" w:rsidRPr="007921E7" w:rsidDel="006A407B" w:rsidRDefault="00D276D8" w:rsidP="00BF1190">
      <w:pPr>
        <w:pStyle w:val="Code"/>
        <w:rPr>
          <w:del w:id="4475" w:author="ghislain.aine" w:date="2015-10-30T10:32:00Z"/>
          <w:noProof/>
          <w:lang w:val="en-US"/>
          <w:rPrChange w:id="4476" w:author="ghislain.aine" w:date="2015-10-30T09:53:00Z">
            <w:rPr>
              <w:del w:id="4477" w:author="ghislain.aine" w:date="2015-10-30T10:32:00Z"/>
              <w:noProof/>
            </w:rPr>
          </w:rPrChange>
        </w:rPr>
      </w:pPr>
      <w:del w:id="4478" w:author="ghislain.aine" w:date="2015-10-30T09:54:00Z">
        <w:r w:rsidRPr="00D276D8">
          <w:rPr>
            <w:noProof/>
            <w:lang w:val="en-US"/>
            <w:rPrChange w:id="4479" w:author="ghislain.aine" w:date="2015-10-30T09:53:00Z">
              <w:rPr>
                <w:noProof/>
                <w:color w:val="0000FF" w:themeColor="hyperlink"/>
                <w:u w:val="single"/>
              </w:rPr>
            </w:rPrChange>
          </w:rPr>
          <w:delText>}</w:delText>
        </w:r>
      </w:del>
    </w:p>
    <w:p w:rsidR="00BF1190" w:rsidRPr="006A407B" w:rsidRDefault="00BF1190" w:rsidP="00BF1190">
      <w:pPr>
        <w:pStyle w:val="Paragraphedeliste"/>
        <w:numPr>
          <w:ilvl w:val="0"/>
          <w:numId w:val="16"/>
        </w:numPr>
        <w:rPr>
          <w:ins w:id="4480" w:author="ghislain.aine" w:date="2015-10-30T10:31:00Z"/>
          <w:rFonts w:ascii="Courier New" w:hAnsi="Courier New" w:cs="Courier New"/>
          <w:noProof/>
          <w:sz w:val="20"/>
          <w:szCs w:val="20"/>
          <w:rPrChange w:id="4481" w:author="ghislain.aine" w:date="2015-10-30T10:31:00Z">
            <w:rPr>
              <w:ins w:id="4482" w:author="ghislain.aine" w:date="2015-10-30T10:31:00Z"/>
            </w:rPr>
          </w:rPrChange>
        </w:rPr>
      </w:pPr>
      <w:r w:rsidRPr="0080262F">
        <w:t>Dans la fonction "</w:t>
      </w:r>
      <w:proofErr w:type="spellStart"/>
      <w:r w:rsidRPr="0080262F">
        <w:t>CreateIconOf</w:t>
      </w:r>
      <w:proofErr w:type="spellEnd"/>
      <w:r w:rsidRPr="0080262F">
        <w:t>", associer le composant à son ic</w:t>
      </w:r>
      <w:r>
        <w:t xml:space="preserve">ône. Si aucune icône n'est associée, le composant aura l'icône par défaut </w:t>
      </w:r>
      <w:r w:rsidRPr="0080262F">
        <w:rPr>
          <w:noProof/>
          <w:lang w:eastAsia="fr-FR"/>
        </w:rPr>
        <w:drawing>
          <wp:inline distT="0" distB="0" distL="0" distR="0">
            <wp:extent cx="190500" cy="190500"/>
            <wp:effectExtent l="19050" t="0" r="0" b="0"/>
            <wp:docPr id="108"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28" cstate="print"/>
                    <a:srcRect/>
                    <a:stretch>
                      <a:fillRect/>
                    </a:stretch>
                  </pic:blipFill>
                  <pic:spPr bwMode="auto">
                    <a:xfrm>
                      <a:off x="0" y="0"/>
                      <a:ext cx="190500" cy="190500"/>
                    </a:xfrm>
                    <a:prstGeom prst="rect">
                      <a:avLst/>
                    </a:prstGeom>
                    <a:noFill/>
                    <a:ln w="9525">
                      <a:noFill/>
                      <a:miter lim="800000"/>
                      <a:headEnd/>
                      <a:tailEnd/>
                    </a:ln>
                  </pic:spPr>
                </pic:pic>
              </a:graphicData>
            </a:graphic>
          </wp:inline>
        </w:drawing>
      </w:r>
    </w:p>
    <w:p w:rsidR="00000000" w:rsidRDefault="00D276D8">
      <w:pPr>
        <w:rPr>
          <w:ins w:id="4483" w:author="ghislain.aine" w:date="2015-10-30T10:31:00Z"/>
          <w:rFonts w:ascii="Courier New" w:hAnsi="Courier New" w:cs="Courier New"/>
          <w:noProof/>
          <w:sz w:val="20"/>
          <w:szCs w:val="20"/>
        </w:rPr>
        <w:pPrChange w:id="4484" w:author="ghislain.aine" w:date="2015-10-30T10:31:00Z">
          <w:pPr>
            <w:pStyle w:val="Paragraphedeliste"/>
            <w:numPr>
              <w:numId w:val="16"/>
            </w:numPr>
            <w:ind w:hanging="360"/>
          </w:pPr>
        </w:pPrChange>
      </w:pPr>
      <w:ins w:id="4485" w:author="ghislain.aine" w:date="2015-10-30T10:31:00Z">
        <w:r w:rsidRPr="00D276D8">
          <w:pict>
            <v:shape id="_x0000_s1269" type="#_x0000_t202" style="width:493.45pt;height:30.2pt;mso-height-percent:200;mso-position-horizontal-relative:char;mso-position-vertical-relative:line;mso-height-percent:200;mso-width-relative:margin;mso-height-relative:margin">
              <v:textbox style="mso-next-textbox:#_x0000_s1269;mso-fit-shape-to-text:t">
                <w:txbxContent>
                  <w:p w:rsidR="00BF1190" w:rsidRPr="006A407B" w:rsidRDefault="00D276D8" w:rsidP="00BF1190">
                    <w:pPr>
                      <w:autoSpaceDE w:val="0"/>
                      <w:autoSpaceDN w:val="0"/>
                      <w:adjustRightInd w:val="0"/>
                      <w:jc w:val="left"/>
                      <w:rPr>
                        <w:ins w:id="4486" w:author="ghislain.aine" w:date="2015-10-30T10:32:00Z"/>
                        <w:rFonts w:ascii="Consolas" w:hAnsi="Consolas" w:cs="Consolas"/>
                        <w:color w:val="000000"/>
                        <w:sz w:val="19"/>
                        <w:szCs w:val="19"/>
                        <w:highlight w:val="white"/>
                        <w:lang w:val="en-US"/>
                        <w:rPrChange w:id="4487" w:author="ghislain.aine" w:date="2015-10-30T10:32:00Z">
                          <w:rPr>
                            <w:ins w:id="4488" w:author="ghislain.aine" w:date="2015-10-30T10:32:00Z"/>
                            <w:rFonts w:ascii="Consolas" w:hAnsi="Consolas" w:cs="Consolas"/>
                            <w:color w:val="000000"/>
                            <w:sz w:val="19"/>
                            <w:szCs w:val="19"/>
                            <w:highlight w:val="white"/>
                          </w:rPr>
                        </w:rPrChange>
                      </w:rPr>
                    </w:pPr>
                    <w:proofErr w:type="gramStart"/>
                    <w:ins w:id="4489" w:author="ghislain.aine" w:date="2015-10-30T10:32:00Z">
                      <w:r w:rsidRPr="00D276D8">
                        <w:rPr>
                          <w:rFonts w:ascii="Consolas" w:hAnsi="Consolas" w:cs="Consolas"/>
                          <w:color w:val="0000FF"/>
                          <w:sz w:val="19"/>
                          <w:szCs w:val="19"/>
                          <w:highlight w:val="white"/>
                          <w:lang w:val="en-US"/>
                          <w:rPrChange w:id="4490" w:author="ghislain.aine" w:date="2015-10-30T10:32: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4491" w:author="ghislain.aine" w:date="2015-10-30T10:32: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4492" w:author="ghislain.aine" w:date="2015-10-30T10:32:00Z">
                            <w:rPr>
                              <w:rFonts w:ascii="Consolas" w:hAnsi="Consolas" w:cs="Consolas"/>
                              <w:color w:val="000080"/>
                              <w:sz w:val="19"/>
                              <w:szCs w:val="19"/>
                              <w:highlight w:val="white"/>
                            </w:rPr>
                          </w:rPrChange>
                        </w:rPr>
                        <w:t>name</w:t>
                      </w:r>
                      <w:r w:rsidRPr="00D276D8">
                        <w:rPr>
                          <w:rFonts w:ascii="Consolas" w:hAnsi="Consolas" w:cs="Consolas"/>
                          <w:color w:val="000000"/>
                          <w:sz w:val="19"/>
                          <w:szCs w:val="19"/>
                          <w:highlight w:val="white"/>
                          <w:lang w:val="en-US"/>
                          <w:rPrChange w:id="4493" w:author="ghislain.aine" w:date="2015-10-30T10:32:00Z">
                            <w:rPr>
                              <w:rFonts w:ascii="Consolas" w:hAnsi="Consolas" w:cs="Consolas"/>
                              <w:color w:val="000000"/>
                              <w:sz w:val="19"/>
                              <w:szCs w:val="19"/>
                              <w:highlight w:val="white"/>
                            </w:rPr>
                          </w:rPrChange>
                        </w:rPr>
                        <w:t xml:space="preserve"> == </w:t>
                      </w:r>
                      <w:r w:rsidRPr="00D276D8">
                        <w:rPr>
                          <w:rFonts w:ascii="Consolas" w:hAnsi="Consolas" w:cs="Consolas"/>
                          <w:color w:val="6F008A"/>
                          <w:sz w:val="19"/>
                          <w:szCs w:val="19"/>
                          <w:highlight w:val="white"/>
                          <w:lang w:val="en-US"/>
                          <w:rPrChange w:id="4494" w:author="ghislain.aine" w:date="2015-10-30T10:32:00Z">
                            <w:rPr>
                              <w:rFonts w:ascii="Consolas" w:hAnsi="Consolas" w:cs="Consolas"/>
                              <w:color w:val="6F008A"/>
                              <w:sz w:val="19"/>
                              <w:szCs w:val="19"/>
                              <w:highlight w:val="white"/>
                            </w:rPr>
                          </w:rPrChange>
                        </w:rPr>
                        <w:t>DEMO_CORE_COMPONENT</w:t>
                      </w:r>
                      <w:r w:rsidRPr="00D276D8">
                        <w:rPr>
                          <w:rFonts w:ascii="Consolas" w:hAnsi="Consolas" w:cs="Consolas"/>
                          <w:color w:val="000000"/>
                          <w:sz w:val="19"/>
                          <w:szCs w:val="19"/>
                          <w:highlight w:val="white"/>
                          <w:lang w:val="en-US"/>
                          <w:rPrChange w:id="4495" w:author="ghislain.aine" w:date="2015-10-30T10:32:00Z">
                            <w:rPr>
                              <w:rFonts w:ascii="Consolas" w:hAnsi="Consolas" w:cs="Consolas"/>
                              <w:color w:val="000000"/>
                              <w:sz w:val="19"/>
                              <w:szCs w:val="19"/>
                              <w:highlight w:val="white"/>
                            </w:rPr>
                          </w:rPrChange>
                        </w:rPr>
                        <w:t>)</w:t>
                      </w:r>
                    </w:ins>
                  </w:p>
                  <w:p w:rsidR="00BF1190" w:rsidRDefault="00D276D8" w:rsidP="00BF1190">
                    <w:ins w:id="4496" w:author="ghislain.aine" w:date="2015-10-30T10:32:00Z">
                      <w:r w:rsidRPr="00D276D8">
                        <w:rPr>
                          <w:rFonts w:ascii="Consolas" w:hAnsi="Consolas" w:cs="Consolas"/>
                          <w:color w:val="000000"/>
                          <w:sz w:val="19"/>
                          <w:szCs w:val="19"/>
                          <w:highlight w:val="white"/>
                          <w:lang w:val="en-US"/>
                          <w:rPrChange w:id="4497" w:author="ghislain.aine" w:date="2015-10-30T10:32:00Z">
                            <w:rPr>
                              <w:rFonts w:ascii="Consolas" w:hAnsi="Consolas" w:cs="Consolas"/>
                              <w:color w:val="000000"/>
                              <w:sz w:val="19"/>
                              <w:szCs w:val="19"/>
                              <w:highlight w:val="white"/>
                            </w:rPr>
                          </w:rPrChange>
                        </w:rPr>
                        <w:tab/>
                      </w:r>
                      <w:proofErr w:type="gramStart"/>
                      <w:r w:rsidR="00BF1190">
                        <w:rPr>
                          <w:rFonts w:ascii="Consolas" w:hAnsi="Consolas" w:cs="Consolas"/>
                          <w:color w:val="000080"/>
                          <w:sz w:val="19"/>
                          <w:szCs w:val="19"/>
                          <w:highlight w:val="white"/>
                        </w:rPr>
                        <w:t>ico</w:t>
                      </w:r>
                      <w:r w:rsidR="00BF1190">
                        <w:rPr>
                          <w:rFonts w:ascii="Consolas" w:hAnsi="Consolas" w:cs="Consolas"/>
                          <w:color w:val="000000"/>
                          <w:sz w:val="19"/>
                          <w:szCs w:val="19"/>
                          <w:highlight w:val="white"/>
                        </w:rPr>
                        <w:t>.</w:t>
                      </w:r>
                      <w:r w:rsidR="00BF1190">
                        <w:rPr>
                          <w:rFonts w:ascii="Consolas" w:hAnsi="Consolas" w:cs="Consolas"/>
                          <w:color w:val="880000"/>
                          <w:sz w:val="19"/>
                          <w:szCs w:val="19"/>
                          <w:highlight w:val="white"/>
                        </w:rPr>
                        <w:t>addFile</w:t>
                      </w:r>
                      <w:r w:rsidR="00BF1190">
                        <w:rPr>
                          <w:rFonts w:ascii="Consolas" w:hAnsi="Consolas" w:cs="Consolas"/>
                          <w:color w:val="000000"/>
                          <w:sz w:val="19"/>
                          <w:szCs w:val="19"/>
                          <w:highlight w:val="white"/>
                        </w:rPr>
                        <w:t>(</w:t>
                      </w:r>
                      <w:proofErr w:type="gramEnd"/>
                      <w:r w:rsidR="00BF1190">
                        <w:rPr>
                          <w:rFonts w:ascii="Consolas" w:hAnsi="Consolas" w:cs="Consolas"/>
                          <w:color w:val="A31515"/>
                          <w:sz w:val="19"/>
                          <w:szCs w:val="19"/>
                          <w:highlight w:val="white"/>
                        </w:rPr>
                        <w:t>"C:/tt4/Utilities/Sources/DPE/Editor/icons/Icon_64.png"</w:t>
                      </w:r>
                      <w:r w:rsidR="00BF1190">
                        <w:rPr>
                          <w:rFonts w:ascii="Consolas" w:hAnsi="Consolas" w:cs="Consolas"/>
                          <w:color w:val="000000"/>
                          <w:sz w:val="19"/>
                          <w:szCs w:val="19"/>
                          <w:highlight w:val="white"/>
                        </w:rPr>
                        <w:t>);</w:t>
                      </w:r>
                    </w:ins>
                  </w:p>
                </w:txbxContent>
              </v:textbox>
              <w10:wrap type="none"/>
              <w10:anchorlock/>
            </v:shape>
          </w:pict>
        </w:r>
      </w:ins>
    </w:p>
    <w:p w:rsidR="00BF1190" w:rsidRDefault="00BF1190" w:rsidP="00BF1190">
      <w:pPr>
        <w:rPr>
          <w:ins w:id="4498" w:author="ghislain.aine" w:date="2015-11-04T16:53:00Z"/>
        </w:rPr>
      </w:pPr>
      <w:ins w:id="4499" w:author="ghislain.aine" w:date="2015-11-04T16:53:00Z">
        <w:r>
          <w:t>Ou plus simplement :</w:t>
        </w:r>
      </w:ins>
    </w:p>
    <w:p w:rsidR="00BF1190" w:rsidRDefault="00D276D8" w:rsidP="00BF1190">
      <w:pPr>
        <w:rPr>
          <w:ins w:id="4500" w:author="ghislain.aine" w:date="2015-11-04T16:53:00Z"/>
        </w:rPr>
      </w:pPr>
      <w:ins w:id="4501" w:author="ghislain.aine" w:date="2015-11-04T16:53:00Z">
        <w:r w:rsidR="00C156AC">
          <w:pict>
            <v:shape id="_x0000_s1268" type="#_x0000_t202" style="width:493.45pt;height:30.2pt;mso-height-percent:200;mso-position-horizontal-relative:char;mso-position-vertical-relative:line;mso-height-percent:200;mso-width-relative:margin;mso-height-relative:margin">
              <v:textbox style="mso-next-textbox:#_x0000_s1268;mso-fit-shape-to-text:t">
                <w:txbxContent>
                  <w:p w:rsidR="00BF1190" w:rsidRDefault="00BF1190" w:rsidP="00BF1190">
                    <w:pPr>
                      <w:autoSpaceDE w:val="0"/>
                      <w:autoSpaceDN w:val="0"/>
                      <w:adjustRightInd w:val="0"/>
                      <w:jc w:val="left"/>
                      <w:rPr>
                        <w:lang w:val="en-US"/>
                      </w:rPr>
                    </w:pPr>
                    <w:ins w:id="4502" w:author="ghislain.aine" w:date="2015-11-04T16:54:00Z">
                      <w:r>
                        <w:rPr>
                          <w:rFonts w:ascii="Consolas" w:hAnsi="Consolas" w:cs="Consolas"/>
                          <w:color w:val="6F008A"/>
                          <w:sz w:val="19"/>
                          <w:szCs w:val="19"/>
                          <w:highlight w:val="white"/>
                        </w:rPr>
                        <w:t>SW_PUBLISH_</w:t>
                      </w:r>
                      <w:proofErr w:type="gramStart"/>
                      <w:r>
                        <w:rPr>
                          <w:rFonts w:ascii="Consolas" w:hAnsi="Consolas" w:cs="Consolas"/>
                          <w:color w:val="6F008A"/>
                          <w:sz w:val="19"/>
                          <w:szCs w:val="19"/>
                          <w:highlight w:val="white"/>
                        </w:rPr>
                        <w:t>ICON</w:t>
                      </w:r>
                      <w:r>
                        <w:rPr>
                          <w:rFonts w:ascii="Consolas" w:hAnsi="Consolas" w:cs="Consolas"/>
                          <w:color w:val="000000"/>
                          <w:sz w:val="19"/>
                          <w:szCs w:val="19"/>
                          <w:highlight w:val="white"/>
                        </w:rPr>
                        <w:t>(</w:t>
                      </w:r>
                      <w:proofErr w:type="gramEnd"/>
                      <w:r>
                        <w:rPr>
                          <w:rFonts w:ascii="Consolas" w:hAnsi="Consolas" w:cs="Consolas"/>
                          <w:color w:val="6F008A"/>
                          <w:sz w:val="19"/>
                          <w:szCs w:val="19"/>
                          <w:highlight w:val="white"/>
                        </w:rPr>
                        <w:t>DEMO_CORE_COMPONENT</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"C:/tt4/Utilities/Sources/DPE/Editor/icons/Icon_64.png"</w:t>
                      </w:r>
                      <w:r>
                        <w:rPr>
                          <w:rFonts w:ascii="Consolas" w:hAnsi="Consolas" w:cs="Consolas"/>
                          <w:color w:val="000000"/>
                          <w:sz w:val="19"/>
                          <w:szCs w:val="19"/>
                          <w:highlight w:val="white"/>
                        </w:rPr>
                        <w:t>)</w:t>
                      </w:r>
                    </w:ins>
                    <w:del w:id="4503" w:author="ghislain.aine" w:date="2015-11-04T16:54:00Z">
                      <w:r w:rsidRPr="0049323F" w:rsidDel="0049323F">
                        <w:rPr>
                          <w:rFonts w:ascii="Consolas" w:hAnsi="Consolas" w:cs="Consolas"/>
                          <w:color w:val="6F008A"/>
                          <w:sz w:val="19"/>
                          <w:szCs w:val="19"/>
                          <w:highlight w:val="white"/>
                          <w:lang w:val="en-US"/>
                        </w:rPr>
                        <w:delText>SW_PUBLISH_COMPONENT</w:delText>
                      </w:r>
                      <w:r w:rsidRPr="0049323F" w:rsidDel="0049323F">
                        <w:rPr>
                          <w:rFonts w:ascii="Consolas" w:hAnsi="Consolas" w:cs="Consolas"/>
                          <w:color w:val="000000"/>
                          <w:sz w:val="19"/>
                          <w:szCs w:val="19"/>
                          <w:highlight w:val="white"/>
                          <w:lang w:val="en-US"/>
                        </w:rPr>
                        <w:delText>(</w:delText>
                      </w:r>
                      <w:r w:rsidRPr="0049323F" w:rsidDel="0049323F">
                        <w:rPr>
                          <w:rFonts w:ascii="Consolas" w:hAnsi="Consolas" w:cs="Consolas"/>
                          <w:color w:val="6F008A"/>
                          <w:sz w:val="19"/>
                          <w:szCs w:val="19"/>
                          <w:highlight w:val="white"/>
                          <w:lang w:val="en-US"/>
                        </w:rPr>
                        <w:delText>DEMO_CORE_COMPONENT</w:delText>
                      </w:r>
                      <w:r w:rsidRPr="0049323F" w:rsidDel="0049323F">
                        <w:rPr>
                          <w:rFonts w:ascii="Consolas" w:hAnsi="Consolas" w:cs="Consolas"/>
                          <w:color w:val="000000"/>
                          <w:sz w:val="19"/>
                          <w:szCs w:val="19"/>
                          <w:highlight w:val="white"/>
                          <w:lang w:val="en-US"/>
                        </w:rPr>
                        <w:delText xml:space="preserve">, </w:delText>
                      </w:r>
                      <w:r w:rsidRPr="0049323F" w:rsidDel="0049323F">
                        <w:rPr>
                          <w:rFonts w:ascii="Consolas" w:hAnsi="Consolas" w:cs="Consolas"/>
                          <w:color w:val="216F85"/>
                          <w:sz w:val="19"/>
                          <w:szCs w:val="19"/>
                          <w:highlight w:val="white"/>
                          <w:lang w:val="en-US"/>
                        </w:rPr>
                        <w:delText>CoreComponent</w:delText>
                      </w:r>
                      <w:r w:rsidRPr="0049323F" w:rsidDel="0049323F">
                        <w:rPr>
                          <w:rFonts w:ascii="Consolas" w:hAnsi="Consolas" w:cs="Consolas"/>
                          <w:color w:val="000000"/>
                          <w:sz w:val="19"/>
                          <w:szCs w:val="19"/>
                          <w:highlight w:val="white"/>
                          <w:lang w:val="en-US"/>
                        </w:rPr>
                        <w:delText>)</w:delText>
                      </w:r>
                      <w:r w:rsidRPr="007921E7" w:rsidDel="0049323F">
                        <w:rPr>
                          <w:rFonts w:ascii="Consolas" w:hAnsi="Consolas" w:cs="Consolas"/>
                          <w:color w:val="0000FF"/>
                          <w:sz w:val="19"/>
                          <w:szCs w:val="19"/>
                          <w:highlight w:val="white"/>
                          <w:lang w:val="en-US"/>
                        </w:rPr>
                        <w:delText xml:space="preserve"> </w:delText>
                      </w:r>
                    </w:del>
                  </w:p>
                </w:txbxContent>
              </v:textbox>
              <w10:wrap type="none"/>
              <w10:anchorlock/>
            </v:shape>
          </w:pict>
        </w:r>
      </w:ins>
    </w:p>
    <w:p w:rsidR="00000000" w:rsidRDefault="00EE2A1F">
      <w:pPr>
        <w:rPr>
          <w:del w:id="4504" w:author="ghislain.aine" w:date="2015-10-30T10:33:00Z"/>
          <w:rFonts w:ascii="Courier New" w:hAnsi="Courier New" w:cs="Courier New"/>
          <w:noProof/>
          <w:sz w:val="20"/>
          <w:szCs w:val="20"/>
          <w:rPrChange w:id="4505" w:author="ghislain.aine" w:date="2015-10-30T10:31:00Z">
            <w:rPr>
              <w:del w:id="4506" w:author="ghislain.aine" w:date="2015-10-30T10:33:00Z"/>
              <w:noProof/>
            </w:rPr>
          </w:rPrChange>
        </w:rPr>
        <w:pPrChange w:id="4507" w:author="ghislain.aine" w:date="2015-10-30T10:31:00Z">
          <w:pPr>
            <w:pStyle w:val="Paragraphedeliste"/>
            <w:numPr>
              <w:numId w:val="16"/>
            </w:numPr>
            <w:ind w:hanging="360"/>
          </w:pPr>
        </w:pPrChange>
      </w:pPr>
    </w:p>
    <w:p w:rsidR="00BF1190" w:rsidRPr="00E31A1C" w:rsidDel="006A407B" w:rsidRDefault="00BF1190" w:rsidP="00BF1190">
      <w:pPr>
        <w:pStyle w:val="Code"/>
        <w:rPr>
          <w:del w:id="4508" w:author="ghislain.aine" w:date="2015-10-30T10:33:00Z"/>
          <w:noProof/>
          <w:lang w:val="en-US"/>
        </w:rPr>
      </w:pPr>
      <w:del w:id="4509" w:author="ghislain.aine" w:date="2015-10-30T10:33:00Z">
        <w:r w:rsidRPr="00E31A1C" w:rsidDel="006A407B">
          <w:rPr>
            <w:noProof/>
            <w:color w:val="0000FF"/>
            <w:lang w:val="en-US"/>
          </w:rPr>
          <w:delText>if</w:delText>
        </w:r>
        <w:r w:rsidRPr="00E31A1C" w:rsidDel="006A407B">
          <w:rPr>
            <w:noProof/>
            <w:lang w:val="en-US"/>
          </w:rPr>
          <w:delText xml:space="preserve"> (name</w:delText>
        </w:r>
      </w:del>
      <w:del w:id="4510" w:author="ghislain.aine" w:date="2015-10-30T09:55:00Z">
        <w:r w:rsidRPr="00E31A1C" w:rsidDel="007921E7">
          <w:rPr>
            <w:noProof/>
            <w:lang w:val="en-US"/>
          </w:rPr>
          <w:delText>==</w:delText>
        </w:r>
        <w:r w:rsidRPr="00E31A1C" w:rsidDel="007921E7">
          <w:rPr>
            <w:noProof/>
            <w:color w:val="A31515"/>
            <w:lang w:val="en-US"/>
          </w:rPr>
          <w:delText>"DemoCoreComponent"</w:delText>
        </w:r>
      </w:del>
      <w:del w:id="4511" w:author="ghislain.aine" w:date="2015-10-30T10:33:00Z">
        <w:r w:rsidRPr="00E31A1C" w:rsidDel="006A407B">
          <w:rPr>
            <w:noProof/>
            <w:lang w:val="en-US"/>
          </w:rPr>
          <w:delText>)</w:delText>
        </w:r>
        <w:r w:rsidDel="006A407B">
          <w:rPr>
            <w:noProof/>
            <w:lang w:val="en-US"/>
          </w:rPr>
          <w:delText xml:space="preserve"> </w:delText>
        </w:r>
        <w:r w:rsidRPr="00E31A1C" w:rsidDel="006A407B">
          <w:rPr>
            <w:noProof/>
            <w:lang w:val="en-US"/>
          </w:rPr>
          <w:delText>{</w:delText>
        </w:r>
      </w:del>
    </w:p>
    <w:p w:rsidR="00BF1190" w:rsidRPr="00E31A1C" w:rsidDel="006A407B" w:rsidRDefault="00BF1190" w:rsidP="00BF1190">
      <w:pPr>
        <w:pStyle w:val="Code"/>
        <w:rPr>
          <w:del w:id="4512" w:author="ghislain.aine" w:date="2015-10-30T10:33:00Z"/>
          <w:noProof/>
          <w:lang w:val="en-US"/>
        </w:rPr>
      </w:pPr>
      <w:del w:id="4513" w:author="ghislain.aine" w:date="2015-10-30T10:33:00Z">
        <w:r w:rsidDel="006A407B">
          <w:rPr>
            <w:noProof/>
            <w:lang w:val="en-US"/>
          </w:rPr>
          <w:tab/>
        </w:r>
        <w:r w:rsidRPr="00E31A1C" w:rsidDel="006A407B">
          <w:rPr>
            <w:noProof/>
            <w:color w:val="0000FF"/>
            <w:lang w:val="en-US"/>
          </w:rPr>
          <w:delText>return</w:delText>
        </w:r>
        <w:r w:rsidRPr="00E31A1C" w:rsidDel="006A407B">
          <w:rPr>
            <w:noProof/>
            <w:lang w:val="en-US"/>
          </w:rPr>
          <w:delText xml:space="preserve"> ico;</w:delText>
        </w:r>
      </w:del>
    </w:p>
    <w:p w:rsidR="00BF1190" w:rsidRPr="00E31A1C" w:rsidDel="006A407B" w:rsidRDefault="00BF1190" w:rsidP="00BF1190">
      <w:pPr>
        <w:pStyle w:val="Code"/>
        <w:rPr>
          <w:del w:id="4514" w:author="ghislain.aine" w:date="2015-10-30T10:33:00Z"/>
          <w:lang w:val="en-US"/>
        </w:rPr>
      </w:pPr>
      <w:del w:id="4515" w:author="ghislain.aine" w:date="2015-10-30T10:33:00Z">
        <w:r w:rsidRPr="00E31A1C" w:rsidDel="006A407B">
          <w:rPr>
            <w:noProof/>
            <w:lang w:val="en-US"/>
          </w:rPr>
          <w:delText>}</w:delText>
        </w:r>
      </w:del>
    </w:p>
    <w:p w:rsidR="00BF1190" w:rsidDel="006A407B" w:rsidRDefault="00BF1190" w:rsidP="00BF1190">
      <w:pPr>
        <w:pStyle w:val="Paragraphedeliste"/>
        <w:rPr>
          <w:del w:id="4516" w:author="ghislain.aine" w:date="2015-10-30T10:33:00Z"/>
          <w:lang w:val="en-US"/>
        </w:rPr>
      </w:pPr>
    </w:p>
    <w:p w:rsidR="00BF1190" w:rsidRPr="00E31A1C" w:rsidRDefault="00BF1190" w:rsidP="00BF1190">
      <w:pPr>
        <w:pStyle w:val="Paragraphedeliste"/>
        <w:rPr>
          <w:lang w:val="en-US"/>
        </w:rPr>
      </w:pPr>
    </w:p>
    <w:p w:rsidR="00BF1190" w:rsidRDefault="00BF1190" w:rsidP="00BF1190">
      <w:pPr>
        <w:pStyle w:val="Titre4"/>
      </w:pPr>
      <w:r>
        <w:t xml:space="preserve">Implémentation de </w:t>
      </w:r>
      <w:del w:id="4517" w:author="ghislain.aine" w:date="2015-11-04T16:54:00Z">
        <w:r w:rsidDel="0049323F">
          <w:delText>Demo</w:delText>
        </w:r>
      </w:del>
      <w:proofErr w:type="spellStart"/>
      <w:r>
        <w:t>CoreComponent</w:t>
      </w:r>
      <w:proofErr w:type="spellEnd"/>
    </w:p>
    <w:p w:rsidR="00BF1190" w:rsidRDefault="00BF1190" w:rsidP="00BF1190">
      <w:pPr>
        <w:rPr>
          <w:ins w:id="4518" w:author="jerome draillard" w:date="2015-11-27T15:45:00Z"/>
        </w:rPr>
      </w:pPr>
      <w:ins w:id="4519" w:author="jerome draillard" w:date="2015-11-27T15:45:00Z">
        <w:r>
          <w:t>Nous allons maintenant terminer l'implémentation de notre premier composant.</w:t>
        </w:r>
      </w:ins>
    </w:p>
    <w:p w:rsidR="00BF1190" w:rsidRDefault="00BF1190" w:rsidP="00BF1190">
      <w:pPr>
        <w:rPr>
          <w:ins w:id="4520" w:author="jerome draillard" w:date="2015-11-27T15:46:00Z"/>
        </w:rPr>
      </w:pPr>
    </w:p>
    <w:p w:rsidR="00BF1190" w:rsidRDefault="00BF1190" w:rsidP="00BF1190">
      <w:pPr>
        <w:rPr>
          <w:ins w:id="4521" w:author="jerome draillard" w:date="2015-11-27T15:46:00Z"/>
        </w:rPr>
      </w:pPr>
      <w:ins w:id="4522" w:author="jerome draillard" w:date="2015-11-27T15:46:00Z">
        <w:r>
          <w:t>Nous allons lui fournir une variable membre "</w:t>
        </w:r>
        <w:proofErr w:type="spellStart"/>
        <w:r>
          <w:t>_value</w:t>
        </w:r>
        <w:proofErr w:type="spellEnd"/>
        <w:r>
          <w:t>" qui va contenir un entier.</w:t>
        </w:r>
      </w:ins>
    </w:p>
    <w:p w:rsidR="00BF1190" w:rsidRDefault="00BF1190" w:rsidP="00BF1190">
      <w:pPr>
        <w:rPr>
          <w:ins w:id="4523" w:author="jerome draillard" w:date="2015-11-27T15:48:00Z"/>
        </w:rPr>
      </w:pPr>
      <w:ins w:id="4524" w:author="jerome draillard" w:date="2015-11-27T15:46:00Z">
        <w:r>
          <w:t>Nous allons également lui donn</w:t>
        </w:r>
      </w:ins>
      <w:r>
        <w:t>er</w:t>
      </w:r>
      <w:ins w:id="4525" w:author="jerome draillard" w:date="2015-11-27T15:46:00Z">
        <w:r>
          <w:t xml:space="preserve"> la fonctionnalité "</w:t>
        </w:r>
      </w:ins>
      <w:r>
        <w:t>fournir</w:t>
      </w:r>
      <w:ins w:id="4526" w:author="jerome draillard" w:date="2015-11-27T15:46:00Z">
        <w:r>
          <w:t xml:space="preserve"> une interface de type </w:t>
        </w:r>
        <w:proofErr w:type="spellStart"/>
        <w:r>
          <w:t>IValue</w:t>
        </w:r>
        <w:proofErr w:type="spellEnd"/>
        <w:r>
          <w:t>". Cette interface, nous allons la créer aussi.</w:t>
        </w:r>
      </w:ins>
    </w:p>
    <w:p w:rsidR="00BF1190" w:rsidRDefault="00BF1190" w:rsidP="00BF1190"/>
    <w:p w:rsidR="00BF1190" w:rsidRDefault="00BF1190" w:rsidP="00BF1190">
      <w:r>
        <w:t xml:space="preserve">Créez une nouvelle fonction publique dans la classe </w:t>
      </w:r>
      <w:proofErr w:type="spellStart"/>
      <w:r>
        <w:t>CoreComponent</w:t>
      </w:r>
      <w:proofErr w:type="spellEnd"/>
      <w:r>
        <w:t xml:space="preserve"> nommée « </w:t>
      </w:r>
      <w:proofErr w:type="spellStart"/>
      <w:r>
        <w:t>initializeComponent</w:t>
      </w:r>
      <w:proofErr w:type="spellEnd"/>
      <w:r>
        <w:t> » :</w:t>
      </w:r>
    </w:p>
    <w:p w:rsidR="00BF1190" w:rsidRDefault="00BF1190" w:rsidP="00BF1190"/>
    <w:p w:rsidR="00BF1190" w:rsidRPr="007251A2" w:rsidRDefault="00BF1190" w:rsidP="00BF1190">
      <w:pPr>
        <w:pBdr>
          <w:top w:val="single" w:sz="4" w:space="1" w:color="auto"/>
          <w:left w:val="single" w:sz="4" w:space="4" w:color="auto"/>
          <w:bottom w:val="single" w:sz="4" w:space="1" w:color="auto"/>
          <w:right w:val="single" w:sz="4" w:space="4" w:color="auto"/>
          <w:between w:val="single" w:sz="4" w:space="1" w:color="auto"/>
          <w:bar w:val="single" w:sz="4" w:color="auto"/>
        </w:pBdr>
        <w:autoSpaceDE w:val="0"/>
        <w:autoSpaceDN w:val="0"/>
        <w:adjustRightInd w:val="0"/>
        <w:jc w:val="left"/>
        <w:rPr>
          <w:rFonts w:ascii="Consolas" w:hAnsi="Consolas" w:cs="Consolas"/>
          <w:color w:val="6F008A"/>
          <w:sz w:val="19"/>
          <w:szCs w:val="19"/>
          <w:highlight w:val="white"/>
          <w:lang w:val="en-US"/>
        </w:rPr>
      </w:pPr>
      <w:proofErr w:type="gramStart"/>
      <w:r w:rsidRPr="007251A2">
        <w:rPr>
          <w:rFonts w:ascii="Consolas" w:hAnsi="Consolas" w:cs="Consolas"/>
          <w:color w:val="6F008A"/>
          <w:sz w:val="19"/>
          <w:szCs w:val="19"/>
          <w:highlight w:val="white"/>
          <w:lang w:val="en-US"/>
        </w:rPr>
        <w:t>void</w:t>
      </w:r>
      <w:proofErr w:type="gramEnd"/>
      <w:r w:rsidRPr="007251A2">
        <w:rPr>
          <w:rFonts w:ascii="Consolas" w:hAnsi="Consolas" w:cs="Consolas"/>
          <w:color w:val="6F008A"/>
          <w:sz w:val="19"/>
          <w:szCs w:val="19"/>
          <w:highlight w:val="white"/>
          <w:lang w:val="en-US"/>
        </w:rPr>
        <w:t xml:space="preserve"> </w:t>
      </w:r>
      <w:proofErr w:type="spellStart"/>
      <w:r w:rsidRPr="007251A2">
        <w:rPr>
          <w:rFonts w:ascii="Consolas" w:hAnsi="Consolas" w:cs="Consolas"/>
          <w:color w:val="6F008A"/>
          <w:sz w:val="19"/>
          <w:szCs w:val="19"/>
          <w:highlight w:val="white"/>
          <w:lang w:val="en-US"/>
        </w:rPr>
        <w:t>initializeComponent</w:t>
      </w:r>
      <w:proofErr w:type="spellEnd"/>
      <w:r w:rsidRPr="007251A2">
        <w:rPr>
          <w:rFonts w:ascii="Consolas" w:hAnsi="Consolas" w:cs="Consolas"/>
          <w:color w:val="6F008A"/>
          <w:sz w:val="19"/>
          <w:szCs w:val="19"/>
          <w:highlight w:val="white"/>
          <w:lang w:val="en-US"/>
        </w:rPr>
        <w:t>() throw(</w:t>
      </w:r>
      <w:proofErr w:type="spellStart"/>
      <w:r w:rsidRPr="007251A2">
        <w:rPr>
          <w:rFonts w:ascii="Consolas" w:hAnsi="Consolas" w:cs="Consolas"/>
          <w:color w:val="6F008A"/>
          <w:sz w:val="19"/>
          <w:szCs w:val="19"/>
          <w:highlight w:val="white"/>
          <w:lang w:val="en-US"/>
        </w:rPr>
        <w:t>SwException</w:t>
      </w:r>
      <w:proofErr w:type="spellEnd"/>
      <w:r w:rsidRPr="007251A2">
        <w:rPr>
          <w:rFonts w:ascii="Consolas" w:hAnsi="Consolas" w:cs="Consolas"/>
          <w:color w:val="6F008A"/>
          <w:sz w:val="19"/>
          <w:szCs w:val="19"/>
          <w:highlight w:val="white"/>
          <w:lang w:val="en-US"/>
        </w:rPr>
        <w:t xml:space="preserve">) override; </w:t>
      </w:r>
    </w:p>
    <w:p w:rsidR="00BF1190" w:rsidRPr="007251A2" w:rsidRDefault="00BF1190" w:rsidP="00BF1190">
      <w:pPr>
        <w:rPr>
          <w:ins w:id="4527" w:author="jerome draillard" w:date="2015-11-27T15:45:00Z"/>
          <w:lang w:val="en-US"/>
        </w:rPr>
      </w:pPr>
    </w:p>
    <w:p w:rsidR="00BF1190" w:rsidDel="00632915" w:rsidRDefault="00BF1190" w:rsidP="00BF1190">
      <w:pPr>
        <w:rPr>
          <w:del w:id="4528" w:author="jerome draillard" w:date="2015-11-27T15:47:00Z"/>
        </w:rPr>
      </w:pPr>
      <w:del w:id="4529" w:author="jerome draillard" w:date="2015-11-27T15:47:00Z">
        <w:r w:rsidDel="00632915">
          <w:delText>Le composant créé avec le générateur h</w:delText>
        </w:r>
      </w:del>
      <w:ins w:id="4530" w:author="ghislain.aine" w:date="2015-10-29T16:19:00Z">
        <w:del w:id="4531" w:author="jerome draillard" w:date="2015-11-27T15:47:00Z">
          <w:r w:rsidDel="00632915">
            <w:delText>h</w:delText>
          </w:r>
        </w:del>
      </w:ins>
      <w:del w:id="4532" w:author="jerome draillard" w:date="2015-11-27T15:47:00Z">
        <w:r w:rsidDel="00632915">
          <w:delText>érite</w:delText>
        </w:r>
      </w:del>
      <w:ins w:id="4533" w:author="ghislain.aine" w:date="2015-10-29T16:19:00Z">
        <w:del w:id="4534" w:author="jerome draillard" w:date="2015-11-27T15:47:00Z">
          <w:r w:rsidDel="00632915">
            <w:delText>ant</w:delText>
          </w:r>
        </w:del>
      </w:ins>
      <w:del w:id="4535" w:author="jerome draillard" w:date="2015-11-27T15:47:00Z">
        <w:r w:rsidDel="00632915">
          <w:delText xml:space="preserve"> automatiquement de "SwAssistedComponent"</w:delText>
        </w:r>
      </w:del>
      <w:ins w:id="4536" w:author="ghislain.aine" w:date="2015-10-29T16:19:00Z">
        <w:del w:id="4537" w:author="jerome draillard" w:date="2015-11-27T15:47:00Z">
          <w:r w:rsidDel="00632915">
            <w:delText xml:space="preserve">, </w:delText>
          </w:r>
        </w:del>
      </w:ins>
      <w:del w:id="4538" w:author="jerome draillard" w:date="2015-11-27T15:47:00Z">
        <w:r w:rsidDel="00632915">
          <w:delText>. Cela permet d</w:delText>
        </w:r>
      </w:del>
      <w:ins w:id="4539" w:author="ghislain.aine" w:date="2015-10-29T16:19:00Z">
        <w:del w:id="4540" w:author="jerome draillard" w:date="2015-11-27T15:47:00Z">
          <w:r w:rsidDel="00632915">
            <w:delText>l</w:delText>
          </w:r>
        </w:del>
      </w:ins>
      <w:del w:id="4541" w:author="jerome draillard" w:date="2015-11-27T15:47:00Z">
        <w:r w:rsidDel="00632915">
          <w:delText>'implémenter</w:delText>
        </w:r>
      </w:del>
      <w:ins w:id="4542" w:author="ghislain.aine" w:date="2015-10-29T16:19:00Z">
        <w:del w:id="4543" w:author="jerome draillard" w:date="2015-11-27T15:47:00Z">
          <w:r w:rsidDel="00632915">
            <w:delText>ation d</w:delText>
          </w:r>
        </w:del>
      </w:ins>
      <w:del w:id="4544" w:author="jerome draillard" w:date="2015-11-27T15:47:00Z">
        <w:r w:rsidDel="00632915">
          <w:delText xml:space="preserve"> facilement les interfaces, les pins, les</w:delText>
        </w:r>
      </w:del>
      <w:ins w:id="4545" w:author="ghislain.aine" w:date="2015-10-29T16:20:00Z">
        <w:del w:id="4546" w:author="jerome draillard" w:date="2015-11-27T15:47:00Z">
          <w:r w:rsidDel="00632915">
            <w:delText>et</w:delText>
          </w:r>
        </w:del>
      </w:ins>
      <w:del w:id="4547" w:author="jerome draillard" w:date="2015-11-27T15:47:00Z">
        <w:r w:rsidDel="00632915">
          <w:delText xml:space="preserve"> services</w:delText>
        </w:r>
      </w:del>
      <w:ins w:id="4548" w:author="ghislain.aine" w:date="2015-10-29T16:20:00Z">
        <w:del w:id="4549" w:author="jerome draillard" w:date="2015-11-27T15:47:00Z">
          <w:r w:rsidDel="00632915">
            <w:delText xml:space="preserve"> est facilitée.</w:delText>
          </w:r>
        </w:del>
      </w:ins>
      <w:del w:id="4550" w:author="jerome draillard" w:date="2015-11-27T15:47:00Z">
        <w:r w:rsidDel="00632915">
          <w:delText>.</w:delText>
        </w:r>
      </w:del>
    </w:p>
    <w:p w:rsidR="00BF1190" w:rsidDel="00632915" w:rsidRDefault="00BF1190" w:rsidP="00BF1190">
      <w:pPr>
        <w:rPr>
          <w:del w:id="4551" w:author="jerome draillard" w:date="2015-11-27T15:48:00Z"/>
        </w:rPr>
      </w:pPr>
    </w:p>
    <w:p w:rsidR="00BF1190" w:rsidDel="00632915" w:rsidRDefault="00BF1190" w:rsidP="00BF1190">
      <w:pPr>
        <w:rPr>
          <w:ins w:id="4552" w:author="ghislain.aine" w:date="2015-10-29T16:20:00Z"/>
          <w:del w:id="4553" w:author="jerome draillard" w:date="2015-11-27T15:48:00Z"/>
        </w:rPr>
      </w:pPr>
      <w:del w:id="4554" w:author="jerome draillard" w:date="2015-11-27T15:48:00Z">
        <w:r w:rsidDel="00632915">
          <w:delText xml:space="preserve">L'initialisation des variables </w:delText>
        </w:r>
      </w:del>
      <w:ins w:id="4555" w:author="ghislain.aine" w:date="2015-10-29T16:20:00Z">
        <w:del w:id="4556" w:author="jerome draillard" w:date="2015-11-27T15:48:00Z">
          <w:r w:rsidDel="00632915">
            <w:delText xml:space="preserve">et activations de services </w:delText>
          </w:r>
        </w:del>
      </w:ins>
      <w:del w:id="4557" w:author="jerome draillard" w:date="2015-11-27T15:48:00Z">
        <w:r w:rsidDel="00632915">
          <w:delText>se fa</w:delText>
        </w:r>
      </w:del>
      <w:ins w:id="4558" w:author="ghislain.aine" w:date="2015-10-29T16:20:00Z">
        <w:del w:id="4559" w:author="jerome draillard" w:date="2015-11-27T15:48:00Z">
          <w:r w:rsidDel="00632915">
            <w:delText>on</w:delText>
          </w:r>
        </w:del>
      </w:ins>
      <w:del w:id="4560" w:author="jerome draillard" w:date="2015-11-27T15:48:00Z">
        <w:r w:rsidDel="00632915">
          <w:delText>it dans le constructeur, ainsi que les activations de services.</w:delText>
        </w:r>
      </w:del>
      <w:ins w:id="4561" w:author="ghislain.aine" w:date="2015-10-29T16:20:00Z">
        <w:del w:id="4562" w:author="jerome draillard" w:date="2015-11-27T15:48:00Z">
          <w:r w:rsidDel="00632915">
            <w:delText>.</w:delText>
          </w:r>
        </w:del>
      </w:ins>
    </w:p>
    <w:p w:rsidR="00BF1190" w:rsidRDefault="00BF1190" w:rsidP="00BF1190">
      <w:pPr>
        <w:rPr>
          <w:ins w:id="4563" w:author="jerome draillard" w:date="2015-11-27T15:51:00Z"/>
        </w:rPr>
      </w:pPr>
      <w:del w:id="4564" w:author="ghislain.aine" w:date="2015-10-29T16:20:00Z">
        <w:r w:rsidDel="00AA3AF4">
          <w:br/>
        </w:r>
      </w:del>
      <w:r>
        <w:t>Toutes les autres initialisation</w:t>
      </w:r>
      <w:ins w:id="4565" w:author="ghislain.aine" w:date="2015-10-29T16:20:00Z">
        <w:r>
          <w:t>s</w:t>
        </w:r>
      </w:ins>
      <w:r>
        <w:t xml:space="preserve"> relatives au composant doivent se faire dans la fonction "</w:t>
      </w:r>
      <w:proofErr w:type="spellStart"/>
      <w:r>
        <w:t>initializeComponent</w:t>
      </w:r>
      <w:proofErr w:type="spellEnd"/>
      <w:r>
        <w:t>".</w:t>
      </w:r>
      <w:ins w:id="4566" w:author="jerome draillard" w:date="2015-11-27T15:51:00Z">
        <w:r>
          <w:t xml:space="preserve"> Pourquoi?</w:t>
        </w:r>
      </w:ins>
    </w:p>
    <w:p w:rsidR="00BF1190" w:rsidRDefault="00BF1190" w:rsidP="00BF1190">
      <w:pPr>
        <w:rPr>
          <w:ins w:id="4567" w:author="jerome draillard" w:date="2015-11-27T15:51:00Z"/>
        </w:rPr>
      </w:pPr>
    </w:p>
    <w:p w:rsidR="00BF1190" w:rsidRPr="00F64F7F" w:rsidRDefault="00BF1190" w:rsidP="00BF1190">
      <w:pPr>
        <w:rPr>
          <w:ins w:id="4568" w:author="jerome draillard" w:date="2015-11-27T15:51:00Z"/>
          <w:b/>
          <w:rPrChange w:id="4569" w:author="jerome draillard" w:date="2015-11-27T15:54:00Z">
            <w:rPr>
              <w:ins w:id="4570" w:author="jerome draillard" w:date="2015-11-27T15:51:00Z"/>
            </w:rPr>
          </w:rPrChange>
        </w:rPr>
      </w:pPr>
      <w:ins w:id="4571" w:author="jerome draillard" w:date="2015-11-27T15:51:00Z">
        <w:r>
          <w:t xml:space="preserve">Pour comprendre à quoi sert </w:t>
        </w:r>
      </w:ins>
      <w:r>
        <w:t>la</w:t>
      </w:r>
      <w:ins w:id="4572" w:author="jerome draillard" w:date="2015-11-27T15:51:00Z">
        <w:r>
          <w:t xml:space="preserve"> méthode </w:t>
        </w:r>
      </w:ins>
      <w:r>
        <w:t>"</w:t>
      </w:r>
      <w:proofErr w:type="spellStart"/>
      <w:ins w:id="4573" w:author="jerome draillard" w:date="2015-11-27T15:51:00Z">
        <w:r w:rsidRPr="00F41F5F">
          <w:t>initializeComponent</w:t>
        </w:r>
      </w:ins>
      <w:proofErr w:type="spellEnd"/>
      <w:r>
        <w:t>",</w:t>
      </w:r>
      <w:ins w:id="4574" w:author="jerome draillard" w:date="2015-11-27T15:51:00Z">
        <w:r>
          <w:t xml:space="preserve"> </w:t>
        </w:r>
        <w:r w:rsidR="00D276D8" w:rsidRPr="00D276D8">
          <w:rPr>
            <w:b/>
            <w:rPrChange w:id="4575" w:author="jerome draillard" w:date="2015-11-27T15:54:00Z">
              <w:rPr>
                <w:color w:val="0000FF" w:themeColor="hyperlink"/>
                <w:u w:val="single"/>
              </w:rPr>
            </w:rPrChange>
          </w:rPr>
          <w:t xml:space="preserve">il faut comprendre comment </w:t>
        </w:r>
        <w:proofErr w:type="spellStart"/>
        <w:r w:rsidR="00D276D8" w:rsidRPr="00D276D8">
          <w:rPr>
            <w:b/>
            <w:rPrChange w:id="4576" w:author="jerome draillard" w:date="2015-11-27T15:54:00Z">
              <w:rPr>
                <w:color w:val="0000FF" w:themeColor="hyperlink"/>
                <w:u w:val="single"/>
              </w:rPr>
            </w:rPrChange>
          </w:rPr>
          <w:t>Streamwork</w:t>
        </w:r>
        <w:proofErr w:type="spellEnd"/>
        <w:r w:rsidR="00D276D8" w:rsidRPr="00D276D8">
          <w:rPr>
            <w:b/>
            <w:rPrChange w:id="4577" w:author="jerome draillard" w:date="2015-11-27T15:54:00Z">
              <w:rPr>
                <w:color w:val="0000FF" w:themeColor="hyperlink"/>
                <w:u w:val="single"/>
              </w:rPr>
            </w:rPrChange>
          </w:rPr>
          <w:t xml:space="preserve"> se comporte lorsqu'il charge un </w:t>
        </w:r>
        <w:proofErr w:type="spellStart"/>
        <w:r w:rsidR="00D276D8" w:rsidRPr="00D276D8">
          <w:rPr>
            <w:b/>
            <w:rPrChange w:id="4578" w:author="jerome draillard" w:date="2015-11-27T15:54:00Z">
              <w:rPr>
                <w:color w:val="0000FF" w:themeColor="hyperlink"/>
                <w:u w:val="single"/>
              </w:rPr>
            </w:rPrChange>
          </w:rPr>
          <w:t>stream</w:t>
        </w:r>
        <w:proofErr w:type="spellEnd"/>
        <w:r w:rsidR="00D276D8" w:rsidRPr="00D276D8">
          <w:rPr>
            <w:b/>
            <w:rPrChange w:id="4579" w:author="jerome draillard" w:date="2015-11-27T15:54:00Z">
              <w:rPr>
                <w:color w:val="0000FF" w:themeColor="hyperlink"/>
                <w:u w:val="single"/>
              </w:rPr>
            </w:rPrChange>
          </w:rPr>
          <w:t>.</w:t>
        </w:r>
      </w:ins>
    </w:p>
    <w:p w:rsidR="00BF1190" w:rsidRDefault="00BF1190" w:rsidP="00BF1190">
      <w:pPr>
        <w:rPr>
          <w:ins w:id="4580" w:author="jerome draillard" w:date="2015-11-27T15:51:00Z"/>
        </w:rPr>
      </w:pPr>
      <w:ins w:id="4581" w:author="jerome draillard" w:date="2015-11-27T15:51:00Z">
        <w:r>
          <w:t xml:space="preserve">Charger un </w:t>
        </w:r>
        <w:proofErr w:type="spellStart"/>
        <w:r>
          <w:t>stream</w:t>
        </w:r>
        <w:proofErr w:type="spellEnd"/>
        <w:r>
          <w:t>, c'est instancier les composant</w:t>
        </w:r>
      </w:ins>
      <w:r>
        <w:t>s</w:t>
      </w:r>
      <w:ins w:id="4582" w:author="jerome draillard" w:date="2015-11-27T15:51:00Z">
        <w:r>
          <w:t xml:space="preserve"> qui y sont défini</w:t>
        </w:r>
      </w:ins>
      <w:ins w:id="4583" w:author="Camille VACCALUT" w:date="2015-12-08T11:15:00Z">
        <w:r>
          <w:t>s</w:t>
        </w:r>
      </w:ins>
      <w:ins w:id="4584" w:author="jerome draillard" w:date="2015-11-27T15:51:00Z">
        <w:r>
          <w:t>, avec leurs liens et leurs propriétés.</w:t>
        </w:r>
      </w:ins>
    </w:p>
    <w:p w:rsidR="00BF1190" w:rsidRDefault="00BF1190" w:rsidP="00BF1190">
      <w:ins w:id="4585" w:author="jerome draillard" w:date="2015-11-27T15:51:00Z">
        <w:r>
          <w:t xml:space="preserve">Lors du chargement, </w:t>
        </w:r>
      </w:ins>
      <w:proofErr w:type="spellStart"/>
      <w:r>
        <w:t>S</w:t>
      </w:r>
      <w:ins w:id="4586" w:author="jerome draillard" w:date="2015-11-27T15:51:00Z">
        <w:r>
          <w:t>treamwork</w:t>
        </w:r>
        <w:proofErr w:type="spellEnd"/>
        <w:r>
          <w:t xml:space="preserve"> parcour</w:t>
        </w:r>
      </w:ins>
      <w:ins w:id="4587" w:author="Camille VACCALUT" w:date="2015-12-08T11:15:00Z">
        <w:r>
          <w:t>t</w:t>
        </w:r>
      </w:ins>
      <w:ins w:id="4588" w:author="jerome draillard" w:date="2015-11-27T15:51:00Z">
        <w:del w:id="4589" w:author="Camille VACCALUT" w:date="2015-12-08T11:15:00Z">
          <w:r w:rsidDel="00A34CBD">
            <w:delText>s</w:delText>
          </w:r>
        </w:del>
        <w:r>
          <w:t xml:space="preserve"> le </w:t>
        </w:r>
        <w:proofErr w:type="spellStart"/>
        <w:r>
          <w:t>xml</w:t>
        </w:r>
        <w:proofErr w:type="spellEnd"/>
        <w:r>
          <w:t xml:space="preserve"> du </w:t>
        </w:r>
        <w:proofErr w:type="spellStart"/>
        <w:r>
          <w:t>stream</w:t>
        </w:r>
        <w:proofErr w:type="spellEnd"/>
        <w:r>
          <w:t xml:space="preserve">, et instancie chaque composant </w:t>
        </w:r>
      </w:ins>
      <w:ins w:id="4590" w:author="jerome draillard" w:date="2015-11-27T15:52:00Z">
        <w:r>
          <w:t xml:space="preserve">en appelant leur constructeur. Une fois le constructeur de chaque composant appelé, </w:t>
        </w:r>
        <w:proofErr w:type="spellStart"/>
        <w:r>
          <w:t>streamwork</w:t>
        </w:r>
        <w:proofErr w:type="spellEnd"/>
        <w:r>
          <w:t xml:space="preserve"> appel</w:t>
        </w:r>
      </w:ins>
      <w:ins w:id="4591" w:author="Camille VACCALUT" w:date="2015-12-08T11:15:00Z">
        <w:r>
          <w:t>le</w:t>
        </w:r>
      </w:ins>
      <w:ins w:id="4592" w:author="jerome draillard" w:date="2015-11-27T15:52:00Z">
        <w:r>
          <w:t xml:space="preserve"> pour chacun la méthode </w:t>
        </w:r>
        <w:proofErr w:type="spellStart"/>
        <w:proofErr w:type="gramStart"/>
        <w:r>
          <w:t>Initialize</w:t>
        </w:r>
        <w:proofErr w:type="spellEnd"/>
        <w:r>
          <w:t>(</w:t>
        </w:r>
        <w:proofErr w:type="gramEnd"/>
        <w:r>
          <w:t xml:space="preserve">). </w:t>
        </w:r>
      </w:ins>
      <w:ins w:id="4593" w:author="jerome draillard" w:date="2015-11-27T15:53:00Z">
        <w:r>
          <w:t xml:space="preserve">Ensuite, si elle est définie, il appelle la méthode </w:t>
        </w:r>
        <w:proofErr w:type="spellStart"/>
        <w:r>
          <w:t>finalize</w:t>
        </w:r>
        <w:proofErr w:type="spellEnd"/>
        <w:r>
          <w:t xml:space="preserve"> de chaque composant.</w:t>
        </w:r>
      </w:ins>
    </w:p>
    <w:p w:rsidR="00BF1190" w:rsidRDefault="00BF1190" w:rsidP="00BF1190">
      <w:pPr>
        <w:rPr>
          <w:ins w:id="4594" w:author="jerome draillard" w:date="2015-11-27T15:53:00Z"/>
        </w:rPr>
      </w:pPr>
    </w:p>
    <w:p w:rsidR="00BF1190" w:rsidRDefault="00BF1190" w:rsidP="00BF1190">
      <w:ins w:id="4595" w:author="jerome draillard" w:date="2015-11-27T15:53:00Z">
        <w:r w:rsidRPr="00F41F5F">
          <w:lastRenderedPageBreak/>
          <w:t xml:space="preserve">Notre composant ne possède pas de méthode </w:t>
        </w:r>
        <w:proofErr w:type="spellStart"/>
        <w:proofErr w:type="gramStart"/>
        <w:r w:rsidRPr="00F41F5F">
          <w:t>Initialize</w:t>
        </w:r>
        <w:proofErr w:type="spellEnd"/>
        <w:r w:rsidRPr="00F41F5F">
          <w:t>(</w:t>
        </w:r>
        <w:proofErr w:type="gramEnd"/>
        <w:r w:rsidRPr="00F41F5F">
          <w:t xml:space="preserve">), mais une méthode </w:t>
        </w:r>
        <w:proofErr w:type="spellStart"/>
        <w:r w:rsidRPr="00F41F5F">
          <w:t>initializeComponent</w:t>
        </w:r>
        <w:proofErr w:type="spellEnd"/>
        <w:r w:rsidRPr="00F41F5F">
          <w:t>().</w:t>
        </w:r>
      </w:ins>
    </w:p>
    <w:p w:rsidR="00BF1190" w:rsidRPr="00F41F5F" w:rsidRDefault="00BF1190" w:rsidP="00BF1190">
      <w:pPr>
        <w:rPr>
          <w:ins w:id="4596" w:author="jerome draillard" w:date="2015-11-27T15:53:00Z"/>
        </w:rPr>
      </w:pPr>
    </w:p>
    <w:p w:rsidR="00BF1190" w:rsidRDefault="00BF1190" w:rsidP="00BF1190">
      <w:pPr>
        <w:rPr>
          <w:ins w:id="4597" w:author="jerome draillard" w:date="2015-11-27T15:54:00Z"/>
        </w:rPr>
      </w:pPr>
      <w:ins w:id="4598" w:author="jerome draillard" w:date="2015-11-27T15:55:00Z">
        <w:r>
          <w:t>En fait, l</w:t>
        </w:r>
      </w:ins>
      <w:ins w:id="4599" w:author="jerome draillard" w:date="2015-11-27T15:54:00Z">
        <w:r>
          <w:t xml:space="preserve">a méthode </w:t>
        </w:r>
        <w:proofErr w:type="spellStart"/>
        <w:proofErr w:type="gramStart"/>
        <w:r>
          <w:t>initialize</w:t>
        </w:r>
        <w:proofErr w:type="spellEnd"/>
        <w:r>
          <w:t>(</w:t>
        </w:r>
        <w:proofErr w:type="gramEnd"/>
        <w:r>
          <w:t xml:space="preserve">) est cachée au sein du code de </w:t>
        </w:r>
        <w:proofErr w:type="spellStart"/>
        <w:r>
          <w:t>SwAssistedComponent</w:t>
        </w:r>
        <w:proofErr w:type="spellEnd"/>
        <w:r>
          <w:t xml:space="preserve">. Et la méthode </w:t>
        </w:r>
        <w:proofErr w:type="spellStart"/>
        <w:r>
          <w:t>initializeComponent</w:t>
        </w:r>
        <w:proofErr w:type="spellEnd"/>
        <w:r>
          <w:t xml:space="preserve"> est appelée dans le code de </w:t>
        </w:r>
        <w:proofErr w:type="spellStart"/>
        <w:proofErr w:type="gramStart"/>
        <w:r>
          <w:t>initialize</w:t>
        </w:r>
        <w:proofErr w:type="spellEnd"/>
        <w:r>
          <w:t>(</w:t>
        </w:r>
        <w:proofErr w:type="gramEnd"/>
        <w:r>
          <w:t>) de notre classe mère.</w:t>
        </w:r>
      </w:ins>
    </w:p>
    <w:p w:rsidR="00BF1190" w:rsidRDefault="00BF1190" w:rsidP="00BF1190">
      <w:pPr>
        <w:rPr>
          <w:ins w:id="4600" w:author="jerome draillard" w:date="2015-11-27T15:54:00Z"/>
        </w:rPr>
      </w:pPr>
    </w:p>
    <w:p w:rsidR="00BF1190" w:rsidRDefault="00BF1190" w:rsidP="00BF1190">
      <w:pPr>
        <w:rPr>
          <w:ins w:id="4601" w:author="jerome draillard" w:date="2015-11-27T15:59:00Z"/>
        </w:rPr>
      </w:pPr>
      <w:ins w:id="4602" w:author="jerome draillard" w:date="2015-11-27T15:54:00Z">
        <w:r>
          <w:t>Implémentons maintenant notre compos</w:t>
        </w:r>
        <w:del w:id="4603" w:author="Camille VACCALUT" w:date="2015-12-08T11:16:00Z">
          <w:r w:rsidDel="00A34CBD">
            <w:delText>n</w:delText>
          </w:r>
        </w:del>
        <w:r>
          <w:t>a</w:t>
        </w:r>
      </w:ins>
      <w:ins w:id="4604" w:author="Camille VACCALUT" w:date="2015-12-08T11:16:00Z">
        <w:r>
          <w:t>n</w:t>
        </w:r>
      </w:ins>
      <w:ins w:id="4605" w:author="jerome draillard" w:date="2015-11-27T15:54:00Z">
        <w:r>
          <w:t xml:space="preserve">t : </w:t>
        </w:r>
      </w:ins>
    </w:p>
    <w:p w:rsidR="00BF1190" w:rsidRDefault="00BF1190" w:rsidP="00BF1190">
      <w:pPr>
        <w:rPr>
          <w:ins w:id="4606" w:author="jerome draillard" w:date="2015-11-27T16:03:00Z"/>
        </w:rPr>
      </w:pPr>
      <w:ins w:id="4607" w:author="jerome draillard" w:date="2015-11-27T15:59:00Z">
        <w:r>
          <w:t xml:space="preserve">Comme on va lui donner la possibilité de fournir une interface de type </w:t>
        </w:r>
        <w:proofErr w:type="spellStart"/>
        <w:r>
          <w:t>IValue</w:t>
        </w:r>
        <w:proofErr w:type="spellEnd"/>
        <w:r>
          <w:t>, il faut créer cette interface.</w:t>
        </w:r>
      </w:ins>
      <w:ins w:id="4608" w:author="jerome draillard" w:date="2015-11-27T16:03:00Z">
        <w:r>
          <w:t xml:space="preserve"> </w:t>
        </w:r>
      </w:ins>
    </w:p>
    <w:p w:rsidR="00BF1190" w:rsidRDefault="00BF1190" w:rsidP="00BF1190">
      <w:pPr>
        <w:rPr>
          <w:ins w:id="4609" w:author="jerome draillard" w:date="2015-11-27T16:03:00Z"/>
        </w:rPr>
      </w:pPr>
      <w:ins w:id="4610" w:author="jerome draillard" w:date="2015-11-27T16:03:00Z">
        <w:r>
          <w:t>On rappelle qu'</w:t>
        </w:r>
      </w:ins>
      <w:moveToRangeStart w:id="4611" w:author="jerome draillard" w:date="2015-11-27T16:03:00Z" w:name="move436403530"/>
      <w:moveTo w:id="4612" w:author="jerome draillard" w:date="2015-11-27T16:03:00Z">
        <w:del w:id="4613" w:author="jerome draillard" w:date="2015-11-27T16:03:00Z">
          <w:r w:rsidDel="00990C2A">
            <w:delText>U</w:delText>
          </w:r>
        </w:del>
      </w:moveTo>
      <w:ins w:id="4614" w:author="jerome draillard" w:date="2015-11-27T16:03:00Z">
        <w:r>
          <w:t>u</w:t>
        </w:r>
      </w:ins>
      <w:moveTo w:id="4615" w:author="jerome draillard" w:date="2015-11-27T16:03:00Z">
        <w:r>
          <w:t>ne interface est une classe abstraite</w:t>
        </w:r>
        <w:del w:id="4616" w:author="jerome draillard" w:date="2015-11-27T16:03:00Z">
          <w:r w:rsidDel="007110D7">
            <w:delText xml:space="preserve"> qui ne contient pas d'implémentation (pas de fichier source).</w:delText>
          </w:r>
        </w:del>
      </w:moveTo>
      <w:moveToRangeEnd w:id="4611"/>
      <w:ins w:id="4617" w:author="jerome draillard" w:date="2015-11-27T16:03:00Z">
        <w:r>
          <w:t>. (</w:t>
        </w:r>
        <w:proofErr w:type="gramStart"/>
        <w:r>
          <w:t>voir</w:t>
        </w:r>
        <w:proofErr w:type="gramEnd"/>
        <w:r>
          <w:t xml:space="preserve"> programmation orientée interface).</w:t>
        </w:r>
      </w:ins>
    </w:p>
    <w:p w:rsidR="00BF1190" w:rsidRDefault="00BF1190" w:rsidP="00BF1190">
      <w:pPr>
        <w:rPr>
          <w:ins w:id="4618" w:author="jerome draillard" w:date="2015-11-27T16:03:00Z"/>
        </w:rPr>
      </w:pPr>
      <w:moveToRangeStart w:id="4619" w:author="jerome draillard" w:date="2015-11-27T16:03:00Z" w:name="move436403563"/>
      <w:moveTo w:id="4620" w:author="jerome draillard" w:date="2015-11-27T16:03:00Z">
        <w:r>
          <w:t>Par convention, les noms des interfaces commencent toujours par un i majuscule.</w:t>
        </w:r>
        <w:r>
          <w:br/>
          <w:t>Exemple : "</w:t>
        </w:r>
        <w:proofErr w:type="spellStart"/>
        <w:r>
          <w:t>IComLink</w:t>
        </w:r>
        <w:proofErr w:type="spellEnd"/>
        <w:r>
          <w:t>", "</w:t>
        </w:r>
        <w:proofErr w:type="spellStart"/>
        <w:r>
          <w:t>ISimpleProtocolStatus</w:t>
        </w:r>
        <w:proofErr w:type="spellEnd"/>
        <w:r>
          <w:t>".</w:t>
        </w:r>
      </w:moveTo>
      <w:moveToRangeEnd w:id="4619"/>
    </w:p>
    <w:p w:rsidR="00BF1190" w:rsidRDefault="00BF1190" w:rsidP="00BF1190">
      <w:pPr>
        <w:rPr>
          <w:ins w:id="4621" w:author="jerome draillard" w:date="2015-11-27T15:59:00Z"/>
        </w:rPr>
      </w:pPr>
    </w:p>
    <w:p w:rsidR="00BF1190" w:rsidRDefault="00BF1190" w:rsidP="00BF1190">
      <w:pPr>
        <w:pStyle w:val="Paragraphedeliste"/>
        <w:numPr>
          <w:ilvl w:val="0"/>
          <w:numId w:val="16"/>
        </w:numPr>
        <w:rPr>
          <w:ins w:id="4622" w:author="jerome draillard" w:date="2015-11-27T15:59:00Z"/>
        </w:rPr>
      </w:pPr>
      <w:ins w:id="4623" w:author="jerome draillard" w:date="2015-11-27T15:59:00Z">
        <w:r>
          <w:t>Créer le fichier "</w:t>
        </w:r>
        <w:proofErr w:type="spellStart"/>
        <w:r>
          <w:t>IValue.h</w:t>
        </w:r>
        <w:proofErr w:type="spellEnd"/>
        <w:r>
          <w:t>" dans le dossier sources de notre projet.</w:t>
        </w:r>
      </w:ins>
    </w:p>
    <w:p w:rsidR="00BF1190" w:rsidRDefault="00BF1190" w:rsidP="00BF1190">
      <w:pPr>
        <w:pStyle w:val="Paragraphedeliste"/>
        <w:numPr>
          <w:ilvl w:val="0"/>
          <w:numId w:val="16"/>
        </w:numPr>
        <w:rPr>
          <w:ins w:id="4624" w:author="jerome draillard" w:date="2015-11-27T16:04:00Z"/>
        </w:rPr>
      </w:pPr>
      <w:ins w:id="4625" w:author="jerome draillard" w:date="2015-11-27T15:59:00Z">
        <w:r>
          <w:t xml:space="preserve">Y créer une classe abstraite </w:t>
        </w:r>
        <w:proofErr w:type="spellStart"/>
        <w:r>
          <w:t>IValue</w:t>
        </w:r>
        <w:proofErr w:type="spellEnd"/>
        <w:r>
          <w:t xml:space="preserve"> </w:t>
        </w:r>
      </w:ins>
      <w:ins w:id="4626" w:author="jerome draillard" w:date="2015-11-27T16:02:00Z">
        <w:r>
          <w:t xml:space="preserve">dans le même </w:t>
        </w:r>
        <w:proofErr w:type="spellStart"/>
        <w:r>
          <w:t>namespace</w:t>
        </w:r>
        <w:proofErr w:type="spellEnd"/>
        <w:r>
          <w:t xml:space="preserve"> que </w:t>
        </w:r>
        <w:proofErr w:type="spellStart"/>
        <w:r>
          <w:t>CoreComponent</w:t>
        </w:r>
        <w:proofErr w:type="spellEnd"/>
        <w:r>
          <w:t xml:space="preserve"> </w:t>
        </w:r>
      </w:ins>
      <w:ins w:id="4627" w:author="jerome draillard" w:date="2015-11-27T15:59:00Z">
        <w:r>
          <w:t xml:space="preserve">avec une méthode </w:t>
        </w:r>
      </w:ins>
      <w:ins w:id="4628" w:author="jerome draillard" w:date="2015-11-27T16:00:00Z">
        <w:r>
          <w:t xml:space="preserve">virtuelle pure </w:t>
        </w:r>
      </w:ins>
      <w:ins w:id="4629" w:author="jerome draillard" w:date="2015-11-27T16:01:00Z">
        <w:r>
          <w:t>"</w:t>
        </w:r>
      </w:ins>
      <w:proofErr w:type="spellStart"/>
      <w:ins w:id="4630" w:author="jerome draillard" w:date="2015-11-27T16:00:00Z">
        <w:r>
          <w:t>getValue</w:t>
        </w:r>
      </w:ins>
      <w:proofErr w:type="spellEnd"/>
      <w:ins w:id="4631" w:author="jerome draillard" w:date="2015-11-27T16:01:00Z">
        <w:r>
          <w:t>"</w:t>
        </w:r>
      </w:ins>
    </w:p>
    <w:p w:rsidR="00BF1190" w:rsidRDefault="00BF1190" w:rsidP="00BF1190">
      <w:pPr>
        <w:pStyle w:val="Paragraphedeliste"/>
        <w:numPr>
          <w:ilvl w:val="0"/>
          <w:numId w:val="16"/>
        </w:numPr>
        <w:rPr>
          <w:ins w:id="4632" w:author="jerome draillard" w:date="2015-11-27T16:00:00Z"/>
        </w:rPr>
      </w:pPr>
      <w:ins w:id="4633" w:author="jerome draillard" w:date="2015-11-27T16:04:00Z">
        <w:r>
          <w:t>n'oublions par le #</w:t>
        </w:r>
        <w:proofErr w:type="spellStart"/>
        <w:r>
          <w:t>pragma</w:t>
        </w:r>
        <w:proofErr w:type="spellEnd"/>
        <w:r>
          <w:t xml:space="preserve"> once</w:t>
        </w:r>
      </w:ins>
    </w:p>
    <w:p w:rsidR="00000000" w:rsidRDefault="00EE2A1F">
      <w:pPr>
        <w:rPr>
          <w:ins w:id="4634" w:author="jerome draillard" w:date="2015-11-27T15:59:00Z"/>
        </w:rPr>
        <w:pPrChange w:id="4635" w:author="jerome draillard" w:date="2015-11-27T16:00:00Z">
          <w:pPr>
            <w:pStyle w:val="Paragraphedeliste"/>
            <w:numPr>
              <w:numId w:val="16"/>
            </w:numPr>
            <w:ind w:hanging="360"/>
          </w:pPr>
        </w:pPrChange>
      </w:pPr>
    </w:p>
    <w:p w:rsidR="00BF1190" w:rsidRDefault="00D276D8" w:rsidP="00BF1190">
      <w:pPr>
        <w:rPr>
          <w:ins w:id="4636" w:author="jerome draillard" w:date="2015-11-27T15:50:00Z"/>
        </w:rPr>
      </w:pPr>
      <w:r>
        <w:pict>
          <v:shape id="_x0000_s1267" type="#_x0000_t202" style="width:493.45pt;height:19.05pt;mso-height-percent:200;mso-position-horizontal-relative:char;mso-position-vertical-relative:line;mso-height-percent:200;mso-width-relative:margin;mso-height-relative:margin">
            <v:textbox style="mso-next-textbox:#_x0000_s1267;mso-fit-shape-to-text:t">
              <w:txbxContent>
                <w:p w:rsidR="00BF1190" w:rsidRDefault="00BF1190" w:rsidP="00BF1190">
                  <w:proofErr w:type="spellStart"/>
                  <w:ins w:id="4637" w:author="ghislain.aine" w:date="2015-10-30T10:57:00Z">
                    <w:r>
                      <w:rPr>
                        <w:rFonts w:ascii="Consolas" w:hAnsi="Consolas" w:cs="Consolas"/>
                        <w:color w:val="0000FF"/>
                        <w:sz w:val="19"/>
                        <w:szCs w:val="19"/>
                        <w:highlight w:val="white"/>
                      </w:rPr>
                      <w:t>virtual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880000"/>
                        <w:sz w:val="19"/>
                        <w:szCs w:val="19"/>
                        <w:highlight w:val="white"/>
                      </w:rPr>
                      <w:t>getValue</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 0;</w:t>
                    </w:r>
                  </w:ins>
                </w:p>
              </w:txbxContent>
            </v:textbox>
            <w10:wrap type="none"/>
            <w10:anchorlock/>
          </v:shape>
        </w:pict>
      </w:r>
    </w:p>
    <w:p w:rsidR="00BF1190" w:rsidRDefault="00BF1190" w:rsidP="00BF1190">
      <w:pPr>
        <w:rPr>
          <w:ins w:id="4638" w:author="jerome draillard" w:date="2015-11-27T15:50:00Z"/>
        </w:rPr>
      </w:pPr>
    </w:p>
    <w:p w:rsidR="00BF1190" w:rsidDel="002F440B" w:rsidRDefault="00BF1190" w:rsidP="00BF1190">
      <w:pPr>
        <w:rPr>
          <w:del w:id="4639" w:author="jerome draillard" w:date="2015-11-27T15:50:00Z"/>
        </w:rPr>
      </w:pPr>
      <w:ins w:id="4640" w:author="jerome draillard" w:date="2015-11-27T16:02:00Z">
        <w:r>
          <w:t xml:space="preserve">   Lui donner également un destructeur virtuel.</w:t>
        </w:r>
      </w:ins>
    </w:p>
    <w:p w:rsidR="00BF1190" w:rsidRDefault="00BF1190" w:rsidP="00BF1190">
      <w:pPr>
        <w:rPr>
          <w:ins w:id="4641" w:author="jerome draillard" w:date="2015-11-27T16:02:00Z"/>
        </w:rPr>
      </w:pPr>
    </w:p>
    <w:p w:rsidR="00BF1190" w:rsidRDefault="00BF1190" w:rsidP="00BF1190">
      <w:pPr>
        <w:rPr>
          <w:ins w:id="4642" w:author="jerome draillard" w:date="2015-11-27T16:02:00Z"/>
        </w:rPr>
      </w:pPr>
    </w:p>
    <w:p w:rsidR="00BF1190" w:rsidRDefault="00BF1190" w:rsidP="00BF1190">
      <w:pPr>
        <w:rPr>
          <w:ins w:id="4643" w:author="jerome draillard" w:date="2015-11-27T16:00:00Z"/>
        </w:rPr>
      </w:pPr>
      <w:ins w:id="4644" w:author="jerome draillard" w:date="2015-11-27T16:02:00Z">
        <w:r>
          <w:t xml:space="preserve">Dans </w:t>
        </w:r>
        <w:proofErr w:type="spellStart"/>
        <w:r>
          <w:t>CoreComponent</w:t>
        </w:r>
        <w:proofErr w:type="spellEnd"/>
        <w:r>
          <w:t xml:space="preserve"> : </w:t>
        </w:r>
      </w:ins>
    </w:p>
    <w:p w:rsidR="00BF1190" w:rsidRDefault="00BF1190" w:rsidP="00BF1190"/>
    <w:p w:rsidR="00BF1190" w:rsidRDefault="00BF1190" w:rsidP="00BF1190">
      <w:pPr>
        <w:pStyle w:val="Paragraphedeliste"/>
        <w:numPr>
          <w:ilvl w:val="0"/>
          <w:numId w:val="16"/>
        </w:numPr>
      </w:pPr>
      <w:r>
        <w:t>Créer une variable membre, appelée "</w:t>
      </w:r>
      <w:proofErr w:type="spellStart"/>
      <w:r>
        <w:t>_value</w:t>
      </w:r>
      <w:proofErr w:type="spellEnd"/>
      <w:r>
        <w:t>", de type "</w:t>
      </w:r>
      <w:proofErr w:type="spellStart"/>
      <w:r>
        <w:t>int</w:t>
      </w:r>
      <w:proofErr w:type="spellEnd"/>
      <w:r>
        <w:t xml:space="preserve">". Par convention, les variables membres commencent toujours par le caractère "_" (cf. </w:t>
      </w:r>
      <w:r w:rsidR="00D276D8">
        <w:fldChar w:fldCharType="begin"/>
      </w:r>
      <w:ins w:id="4645" w:author="Alexandre Blin" w:date="2015-08-07T10:21:00Z">
        <w:r>
          <w:instrText>HYPERLINK "http://tt4.aix.diginext.fr:8080/redmine/projects/wiki/wiki/Code_Best_Practices"</w:instrText>
        </w:r>
      </w:ins>
      <w:del w:id="4646" w:author="Alexandre Blin" w:date="2015-08-07T10:21:00Z">
        <w:r w:rsidDel="00096611">
          <w:delInstrText>HYPERLINK "http://tt3.aix.diginext.fr/externaldoc/guideline/C++%20Programming%20Style%20Guidelines.html"</w:delInstrText>
        </w:r>
      </w:del>
      <w:r w:rsidR="00D276D8">
        <w:fldChar w:fldCharType="separate"/>
      </w:r>
      <w:proofErr w:type="spellStart"/>
      <w:r w:rsidRPr="001F2E6E">
        <w:rPr>
          <w:rStyle w:val="Lienhypertexte"/>
        </w:rPr>
        <w:t>dev</w:t>
      </w:r>
      <w:proofErr w:type="spellEnd"/>
      <w:r w:rsidRPr="001F2E6E">
        <w:rPr>
          <w:rStyle w:val="Lienhypertexte"/>
        </w:rPr>
        <w:t xml:space="preserve"> guidelines</w:t>
      </w:r>
      <w:r w:rsidR="00D276D8">
        <w:fldChar w:fldCharType="end"/>
      </w:r>
      <w:r>
        <w:t xml:space="preserve"> pour les conventions de codage)</w:t>
      </w:r>
    </w:p>
    <w:p w:rsidR="00BF1190" w:rsidRDefault="00BF1190" w:rsidP="00BF1190">
      <w:pPr>
        <w:pStyle w:val="Paragraphedeliste"/>
        <w:numPr>
          <w:ilvl w:val="0"/>
          <w:numId w:val="16"/>
        </w:numPr>
      </w:pPr>
      <w:r>
        <w:t>Initialiser cette variable dans le constructeur, à une valeur quelconque</w:t>
      </w:r>
    </w:p>
    <w:p w:rsidR="00BF1190" w:rsidRDefault="00BF1190" w:rsidP="00BF1190">
      <w:pPr>
        <w:pStyle w:val="Paragraphedeliste"/>
        <w:numPr>
          <w:ilvl w:val="0"/>
          <w:numId w:val="16"/>
        </w:numPr>
      </w:pPr>
      <w:r>
        <w:t xml:space="preserve">Pour rendre la valeur accessible par un autre composant, nous allons utiliser </w:t>
      </w:r>
      <w:del w:id="4647" w:author="jerome draillard" w:date="2015-11-27T16:03:00Z">
        <w:r w:rsidDel="002F440B">
          <w:delText xml:space="preserve">une </w:delText>
        </w:r>
      </w:del>
      <w:ins w:id="4648" w:author="jerome draillard" w:date="2015-11-27T16:03:00Z">
        <w:r>
          <w:t>l'</w:t>
        </w:r>
      </w:ins>
      <w:r>
        <w:t>interface</w:t>
      </w:r>
      <w:ins w:id="4649" w:author="jerome draillard" w:date="2015-11-27T16:03:00Z">
        <w:r>
          <w:t xml:space="preserve"> </w:t>
        </w:r>
        <w:proofErr w:type="spellStart"/>
        <w:r>
          <w:t>IValue</w:t>
        </w:r>
      </w:ins>
      <w:proofErr w:type="spellEnd"/>
      <w:r>
        <w:t>.</w:t>
      </w:r>
      <w:del w:id="4650" w:author="jerome draillard" w:date="2015-11-27T16:04:00Z">
        <w:r w:rsidDel="00E52CBB">
          <w:br/>
        </w:r>
      </w:del>
      <w:moveFromRangeStart w:id="4651" w:author="jerome draillard" w:date="2015-11-27T16:03:00Z" w:name="move436403530"/>
      <w:moveFrom w:id="4652" w:author="jerome draillard" w:date="2015-11-27T16:03:00Z">
        <w:r w:rsidDel="00472F3E">
          <w:t>Une interface est une classe abstraite qui ne contient pas d'implémentation (pas de fichier source).</w:t>
        </w:r>
      </w:moveFrom>
      <w:moveFromRangeEnd w:id="4651"/>
      <w:del w:id="4653" w:author="jerome draillard" w:date="2015-11-27T16:04:00Z">
        <w:r w:rsidDel="008B2FB1">
          <w:br/>
        </w:r>
      </w:del>
      <w:moveFromRangeStart w:id="4654" w:author="jerome draillard" w:date="2015-11-27T16:03:00Z" w:name="move436403563"/>
      <w:moveFrom w:id="4655" w:author="jerome draillard" w:date="2015-11-27T16:03:00Z">
        <w:r w:rsidDel="00C47F88">
          <w:t>Par convention, les noms des interfaces commencent toujours par un i majuscule.</w:t>
        </w:r>
        <w:r w:rsidDel="00C47F88">
          <w:br/>
          <w:t>Exemple : "IComLink", "ISimpleProtocolStatus".</w:t>
        </w:r>
      </w:moveFrom>
      <w:moveFromRangeEnd w:id="4654"/>
    </w:p>
    <w:p w:rsidR="00BF1190" w:rsidDel="00DD7469" w:rsidRDefault="00BF1190" w:rsidP="00BF1190">
      <w:pPr>
        <w:pStyle w:val="Paragraphedeliste"/>
        <w:numPr>
          <w:ilvl w:val="0"/>
          <w:numId w:val="16"/>
        </w:numPr>
        <w:rPr>
          <w:del w:id="4656" w:author="jerome draillard" w:date="2015-11-27T15:59:00Z"/>
        </w:rPr>
      </w:pPr>
      <w:del w:id="4657" w:author="jerome draillard" w:date="2015-11-27T15:59:00Z">
        <w:r w:rsidDel="00DD7469">
          <w:delText>Créer le fichier "IDemo</w:delText>
        </w:r>
      </w:del>
      <w:ins w:id="4658" w:author="ghislain.aine" w:date="2015-11-04T16:58:00Z">
        <w:del w:id="4659" w:author="jerome draillard" w:date="2015-11-27T15:59:00Z">
          <w:r w:rsidDel="00DD7469">
            <w:delText>IValue</w:delText>
          </w:r>
        </w:del>
      </w:ins>
      <w:del w:id="4660" w:author="jerome draillard" w:date="2015-11-27T15:59:00Z">
        <w:r w:rsidDel="00DD7469">
          <w:delText xml:space="preserve">.h" </w:delText>
        </w:r>
      </w:del>
      <w:del w:id="4661" w:author="jerome draillard" w:date="2015-11-27T15:56:00Z">
        <w:r w:rsidDel="00E56F82">
          <w:delText>depuis Visual, dans "Header Files"</w:delText>
        </w:r>
      </w:del>
    </w:p>
    <w:p w:rsidR="00BF1190" w:rsidDel="00E52CBB" w:rsidRDefault="00BF1190" w:rsidP="00BF1190">
      <w:pPr>
        <w:pStyle w:val="Paragraphedeliste"/>
        <w:numPr>
          <w:ilvl w:val="0"/>
          <w:numId w:val="16"/>
        </w:numPr>
        <w:rPr>
          <w:del w:id="4662" w:author="jerome draillard" w:date="2015-11-27T16:04:00Z"/>
        </w:rPr>
      </w:pPr>
      <w:del w:id="4663" w:author="jerome draillard" w:date="2015-11-27T16:04:00Z">
        <w:r w:rsidDel="00E52CBB">
          <w:delText>Le fichier "</w:delText>
        </w:r>
      </w:del>
      <w:ins w:id="4664" w:author="ghislain.aine" w:date="2015-10-29T17:18:00Z">
        <w:del w:id="4665" w:author="jerome draillard" w:date="2015-11-27T16:04:00Z">
          <w:r w:rsidDel="00E52CBB">
            <w:delText>.vcxproj</w:delText>
          </w:r>
        </w:del>
      </w:ins>
      <w:del w:id="4666" w:author="jerome draillard" w:date="2015-11-27T16:04:00Z">
        <w:r w:rsidDel="00E52CBB">
          <w:delText>plugin_files.pri" n'a pas besoin d'être modifié puisque tous les fichiers ".h" du répertoire sont ajoutés automatiquement</w:delText>
        </w:r>
      </w:del>
    </w:p>
    <w:p w:rsidR="00BF1190" w:rsidDel="00104C62" w:rsidRDefault="00BF1190" w:rsidP="00BF1190">
      <w:pPr>
        <w:pStyle w:val="Paragraphedeliste"/>
        <w:numPr>
          <w:ilvl w:val="0"/>
          <w:numId w:val="16"/>
        </w:numPr>
        <w:rPr>
          <w:del w:id="4667" w:author="jerome draillard" w:date="2015-11-27T16:04:00Z"/>
        </w:rPr>
      </w:pPr>
      <w:del w:id="4668" w:author="jerome draillard" w:date="2015-11-27T16:04:00Z">
        <w:r w:rsidDel="00104C62">
          <w:delText>Créer la classe</w:delText>
        </w:r>
      </w:del>
      <w:ins w:id="4669" w:author="ghislain.aine" w:date="2015-11-04T16:58:00Z">
        <w:del w:id="4670" w:author="jerome draillard" w:date="2015-11-27T16:04:00Z">
          <w:r w:rsidDel="00104C62">
            <w:delText xml:space="preserve"> IValue</w:delText>
          </w:r>
        </w:del>
      </w:ins>
      <w:del w:id="4671" w:author="jerome draillard" w:date="2015-11-27T16:04:00Z">
        <w:r w:rsidDel="00104C62">
          <w:delText>, avec les namespace (prendre exemple sur "DemoCoreComponent</w:delText>
        </w:r>
      </w:del>
      <w:ins w:id="4672" w:author="ghislain.aine" w:date="2015-11-04T16:55:00Z">
        <w:del w:id="4673" w:author="jerome draillard" w:date="2015-11-27T16:04:00Z">
          <w:r w:rsidDel="00104C62">
            <w:delText>CoreComponent</w:delText>
          </w:r>
        </w:del>
      </w:ins>
      <w:del w:id="4674" w:author="jerome draillard" w:date="2015-11-27T16:04:00Z">
        <w:r w:rsidDel="00104C62">
          <w:delText>.h")</w:delText>
        </w:r>
      </w:del>
    </w:p>
    <w:p w:rsidR="00BF1190" w:rsidDel="00634100" w:rsidRDefault="00BF1190" w:rsidP="00BF1190">
      <w:pPr>
        <w:pStyle w:val="Paragraphedeliste"/>
        <w:numPr>
          <w:ilvl w:val="0"/>
          <w:numId w:val="16"/>
        </w:numPr>
        <w:rPr>
          <w:del w:id="4675" w:author="jerome draillard" w:date="2015-11-27T16:04:00Z"/>
        </w:rPr>
      </w:pPr>
      <w:del w:id="4676" w:author="jerome draillard" w:date="2015-11-27T16:04:00Z">
        <w:r w:rsidDel="00634100">
          <w:delText>Penser à ajouter le "ifndef</w:delText>
        </w:r>
      </w:del>
      <w:ins w:id="4677" w:author="ghislain.aine" w:date="2015-10-29T17:18:00Z">
        <w:del w:id="4678" w:author="jerome draillard" w:date="2015-11-27T16:04:00Z">
          <w:r w:rsidDel="00634100">
            <w:delText>#pragma once</w:delText>
          </w:r>
        </w:del>
      </w:ins>
      <w:del w:id="4679" w:author="jerome draillard" w:date="2015-11-27T16:04:00Z">
        <w:r w:rsidDel="00634100">
          <w:delText>" en début de fichier.</w:delText>
        </w:r>
      </w:del>
      <w:ins w:id="4680" w:author="ghislain.aine" w:date="2015-10-29T17:18:00Z">
        <w:del w:id="4681" w:author="jerome draillard" w:date="2015-11-27T16:04:00Z">
          <w:r w:rsidDel="00634100">
            <w:delText xml:space="preserve"> </w:delText>
          </w:r>
        </w:del>
      </w:ins>
    </w:p>
    <w:p w:rsidR="00000000" w:rsidRDefault="00BF1190">
      <w:pPr>
        <w:pStyle w:val="Paragraphedeliste"/>
        <w:numPr>
          <w:ilvl w:val="0"/>
          <w:numId w:val="16"/>
        </w:numPr>
        <w:rPr>
          <w:del w:id="4682" w:author="jerome draillard" w:date="2015-11-27T16:04:00Z"/>
        </w:rPr>
        <w:pPrChange w:id="4683" w:author="ghislain.aine" w:date="2015-10-29T17:18:00Z">
          <w:pPr>
            <w:pStyle w:val="Paragraphedeliste"/>
          </w:pPr>
        </w:pPrChange>
      </w:pPr>
      <w:del w:id="4684" w:author="jerome draillard" w:date="2015-11-27T16:04:00Z">
        <w:r w:rsidDel="00634100">
          <w:delText>Par convention, le "ifndef" doit contenir le path complet. Ici : "</w:delText>
        </w:r>
        <w:r w:rsidRPr="002F3E7D" w:rsidDel="00634100">
          <w:delText xml:space="preserve"> SX_TP_TPDEMO_IDEMO_H</w:delText>
        </w:r>
        <w:r w:rsidDel="00634100">
          <w:delText>"</w:delText>
        </w:r>
      </w:del>
    </w:p>
    <w:p w:rsidR="00000000" w:rsidRDefault="00BF1190">
      <w:pPr>
        <w:pStyle w:val="Paragraphedeliste"/>
        <w:numPr>
          <w:ilvl w:val="0"/>
          <w:numId w:val="16"/>
        </w:numPr>
        <w:rPr>
          <w:ins w:id="4685" w:author="ghislain.aine" w:date="2015-10-30T10:56:00Z"/>
          <w:del w:id="4686" w:author="jerome draillard" w:date="2015-11-27T16:04:00Z"/>
        </w:rPr>
        <w:pPrChange w:id="4687" w:author="ghislain.aine" w:date="2015-10-29T17:18:00Z">
          <w:pPr>
            <w:pStyle w:val="Paragraphedeliste"/>
            <w:numPr>
              <w:numId w:val="17"/>
            </w:numPr>
            <w:ind w:hanging="360"/>
          </w:pPr>
        </w:pPrChange>
      </w:pPr>
      <w:del w:id="4688" w:author="jerome draillard" w:date="2015-11-27T16:04:00Z">
        <w:r w:rsidDel="00634100">
          <w:delText xml:space="preserve">Ajouter la </w:delText>
        </w:r>
      </w:del>
      <w:del w:id="4689" w:author="jerome draillard" w:date="2015-11-27T16:01:00Z">
        <w:r w:rsidDel="00233411">
          <w:delText xml:space="preserve">fonction </w:delText>
        </w:r>
      </w:del>
      <w:del w:id="4690" w:author="jerome draillard" w:date="2015-11-27T16:04:00Z">
        <w:r w:rsidDel="00634100">
          <w:delText>virtuelle pure "getValue"</w:delText>
        </w:r>
      </w:del>
      <w:ins w:id="4691" w:author="ghislain.aine" w:date="2015-10-29T17:45:00Z">
        <w:del w:id="4692" w:author="jerome draillard" w:date="2015-11-27T16:04:00Z">
          <w:r w:rsidDel="00634100">
            <w:delText xml:space="preserve"> :</w:delText>
          </w:r>
        </w:del>
      </w:ins>
    </w:p>
    <w:p w:rsidR="00000000" w:rsidRDefault="00D276D8">
      <w:pPr>
        <w:rPr>
          <w:ins w:id="4693" w:author="ghislain.aine" w:date="2015-10-30T10:56:00Z"/>
        </w:rPr>
        <w:pPrChange w:id="4694" w:author="ghislain.aine" w:date="2015-10-30T10:56:00Z">
          <w:pPr>
            <w:pStyle w:val="Paragraphedeliste"/>
            <w:numPr>
              <w:numId w:val="17"/>
            </w:numPr>
            <w:ind w:hanging="360"/>
          </w:pPr>
        </w:pPrChange>
      </w:pPr>
      <w:ins w:id="4695" w:author="ghislain.aine" w:date="2015-10-30T10:56:00Z">
        <w:del w:id="4696" w:author="jerome draillard" w:date="2015-11-27T16:00:00Z">
          <w:r w:rsidR="00C156AC">
            <w:pict>
              <v:shape id="_x0000_s1266" type="#_x0000_t202" style="width:493.45pt;height:48.25pt;mso-height-percent:200;mso-position-horizontal-relative:char;mso-position-vertical-relative:line;mso-height-percent:200;mso-width-relative:margin;mso-height-relative:margin">
                <v:textbox style="mso-next-textbox:#_x0000_s1266;mso-fit-shape-to-text:t">
                  <w:txbxContent>
                    <w:p w:rsidR="00BF1190" w:rsidRDefault="00BF1190" w:rsidP="00BF1190">
                      <w:proofErr w:type="spellStart"/>
                      <w:ins w:id="4697" w:author="ghislain.aine" w:date="2015-10-30T10:57:00Z">
                        <w:r>
                          <w:rPr>
                            <w:rFonts w:ascii="Consolas" w:hAnsi="Consolas" w:cs="Consolas"/>
                            <w:color w:val="0000FF"/>
                            <w:sz w:val="19"/>
                            <w:szCs w:val="19"/>
                            <w:highlight w:val="white"/>
                          </w:rPr>
                          <w:t>virtual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int</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880000"/>
                            <w:sz w:val="19"/>
                            <w:szCs w:val="19"/>
                            <w:highlight w:val="white"/>
                          </w:rPr>
                          <w:t>getValue</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 0;</w:t>
                        </w:r>
                      </w:ins>
                    </w:p>
                  </w:txbxContent>
                </v:textbox>
                <w10:wrap type="none"/>
                <w10:anchorlock/>
              </v:shape>
            </w:pict>
          </w:r>
        </w:del>
      </w:ins>
    </w:p>
    <w:p w:rsidR="00000000" w:rsidRDefault="00EE2A1F">
      <w:pPr>
        <w:rPr>
          <w:del w:id="4698" w:author="ghislain.aine" w:date="2015-10-30T10:57:00Z"/>
        </w:rPr>
        <w:pPrChange w:id="4699" w:author="ghislain.aine" w:date="2015-10-30T10:56:00Z">
          <w:pPr>
            <w:pStyle w:val="Paragraphedeliste"/>
            <w:numPr>
              <w:numId w:val="17"/>
            </w:numPr>
            <w:ind w:hanging="360"/>
          </w:pPr>
        </w:pPrChange>
      </w:pPr>
    </w:p>
    <w:p w:rsidR="00BF1190" w:rsidDel="00F04D11" w:rsidRDefault="00BF1190" w:rsidP="00BF1190">
      <w:pPr>
        <w:pStyle w:val="Code"/>
        <w:rPr>
          <w:del w:id="4700" w:author="ghislain.aine" w:date="2015-10-30T10:57:00Z"/>
          <w:noProof/>
        </w:rPr>
      </w:pPr>
      <w:del w:id="4701" w:author="ghislain.aine" w:date="2015-10-30T10:57:00Z">
        <w:r w:rsidRPr="000E359C" w:rsidDel="00F04D11">
          <w:rPr>
            <w:noProof/>
            <w:color w:val="0000FF"/>
          </w:rPr>
          <w:delText>virtual</w:delText>
        </w:r>
        <w:r w:rsidRPr="000E359C" w:rsidDel="00F04D11">
          <w:rPr>
            <w:noProof/>
          </w:rPr>
          <w:delText xml:space="preserve"> </w:delText>
        </w:r>
        <w:r w:rsidRPr="000E359C" w:rsidDel="00F04D11">
          <w:rPr>
            <w:noProof/>
            <w:color w:val="0000FF"/>
          </w:rPr>
          <w:delText>int</w:delText>
        </w:r>
        <w:r w:rsidRPr="000E359C" w:rsidDel="00F04D11">
          <w:rPr>
            <w:noProof/>
          </w:rPr>
          <w:delText xml:space="preserve"> getValue() = 0;</w:delText>
        </w:r>
      </w:del>
    </w:p>
    <w:p w:rsidR="00BF1190" w:rsidRPr="002F3E7D" w:rsidDel="00F04D11" w:rsidRDefault="00BF1190" w:rsidP="00BF1190">
      <w:pPr>
        <w:pStyle w:val="Paragraphedeliste"/>
        <w:rPr>
          <w:del w:id="4702" w:author="ghislain.aine" w:date="2015-10-30T10:57:00Z"/>
        </w:rPr>
      </w:pPr>
    </w:p>
    <w:p w:rsidR="00BF1190" w:rsidRDefault="00BF1190" w:rsidP="00BF1190"/>
    <w:p w:rsidR="00BF1190" w:rsidRDefault="00BF1190" w:rsidP="00BF1190">
      <w:pPr>
        <w:rPr>
          <w:ins w:id="4703" w:author="jerome draillard" w:date="2015-11-27T16:07:00Z"/>
        </w:rPr>
      </w:pPr>
      <w:r>
        <w:t xml:space="preserve">Il faut ensuite </w:t>
      </w:r>
      <w:del w:id="4704" w:author="jerome draillard" w:date="2015-11-27T16:05:00Z">
        <w:r w:rsidDel="009D316E">
          <w:delText>rendre l'interface</w:delText>
        </w:r>
      </w:del>
      <w:ins w:id="4705" w:author="jerome draillard" w:date="2015-11-27T16:05:00Z">
        <w:r>
          <w:t xml:space="preserve">que </w:t>
        </w:r>
        <w:proofErr w:type="spellStart"/>
        <w:r>
          <w:t>CoreComponent</w:t>
        </w:r>
        <w:proofErr w:type="spellEnd"/>
        <w:r>
          <w:t xml:space="preserve"> puisse fournir</w:t>
        </w:r>
      </w:ins>
      <w:del w:id="4706" w:author="jerome draillard" w:date="2015-11-27T16:05:00Z">
        <w:r w:rsidDel="009D316E">
          <w:delText xml:space="preserve"> utilisable pour le composant "DemoCoreComponent</w:delText>
        </w:r>
      </w:del>
      <w:ins w:id="4707" w:author="ghislain.aine" w:date="2015-11-04T16:55:00Z">
        <w:del w:id="4708" w:author="jerome draillard" w:date="2015-11-27T16:05:00Z">
          <w:r w:rsidDel="009D316E">
            <w:delText>CoreComponent</w:delText>
          </w:r>
        </w:del>
      </w:ins>
      <w:del w:id="4709" w:author="jerome draillard" w:date="2015-11-27T16:05:00Z">
        <w:r w:rsidDel="009D316E">
          <w:delText>".</w:delText>
        </w:r>
      </w:del>
      <w:ins w:id="4710" w:author="jerome draillard" w:date="2015-11-27T16:05:00Z">
        <w:r>
          <w:t xml:space="preserve"> cette interface. En pratique, fournir </w:t>
        </w:r>
      </w:ins>
      <w:r>
        <w:t>l’interface</w:t>
      </w:r>
      <w:ins w:id="4711" w:author="jerome draillard" w:date="2015-11-27T16:05:00Z">
        <w:r>
          <w:t xml:space="preserve"> </w:t>
        </w:r>
        <w:proofErr w:type="spellStart"/>
        <w:r>
          <w:t>IValue</w:t>
        </w:r>
        <w:proofErr w:type="spellEnd"/>
        <w:r>
          <w:t xml:space="preserve">  consiste à montrer à l'extérieur du composant que l'on peut communiquer avec celui-ci en appelant </w:t>
        </w:r>
      </w:ins>
      <w:r>
        <w:t>des méthodes</w:t>
      </w:r>
      <w:ins w:id="4712" w:author="jerome draillard" w:date="2015-11-27T16:05:00Z">
        <w:r>
          <w:t xml:space="preserve"> </w:t>
        </w:r>
      </w:ins>
      <w:r>
        <w:t xml:space="preserve">de la classe </w:t>
      </w:r>
      <w:proofErr w:type="spellStart"/>
      <w:r>
        <w:t>IValue</w:t>
      </w:r>
      <w:proofErr w:type="spellEnd"/>
      <w:ins w:id="4713" w:author="jerome draillard" w:date="2015-11-27T16:05:00Z">
        <w:r>
          <w:t>.</w:t>
        </w:r>
      </w:ins>
    </w:p>
    <w:p w:rsidR="00BF1190" w:rsidRDefault="00BF1190" w:rsidP="00BF1190">
      <w:pPr>
        <w:rPr>
          <w:ins w:id="4714" w:author="jerome draillard" w:date="2015-11-27T16:07:00Z"/>
        </w:rPr>
      </w:pPr>
    </w:p>
    <w:p w:rsidR="00BF1190" w:rsidRDefault="00D276D8" w:rsidP="00BF1190">
      <w:pPr>
        <w:rPr>
          <w:ins w:id="4715" w:author="jerome draillard" w:date="2015-11-27T16:13:00Z"/>
          <w:b/>
        </w:rPr>
      </w:pPr>
      <w:ins w:id="4716" w:author="jerome draillard" w:date="2015-11-27T16:07:00Z">
        <w:r w:rsidRPr="00D276D8">
          <w:rPr>
            <w:b/>
            <w:rPrChange w:id="4717" w:author="jerome draillard" w:date="2015-11-27T16:08:00Z">
              <w:rPr>
                <w:color w:val="0000FF" w:themeColor="hyperlink"/>
                <w:u w:val="single"/>
              </w:rPr>
            </w:rPrChange>
          </w:rPr>
          <w:t>A quoi sert une interface, comment s'en sert-on?</w:t>
        </w:r>
      </w:ins>
    </w:p>
    <w:p w:rsidR="00BF1190" w:rsidRPr="00672305" w:rsidRDefault="00BF1190" w:rsidP="00BF1190">
      <w:pPr>
        <w:rPr>
          <w:ins w:id="4718" w:author="jerome draillard" w:date="2015-11-27T16:07:00Z"/>
        </w:rPr>
      </w:pPr>
      <w:ins w:id="4719" w:author="jerome draillard" w:date="2015-11-27T16:13:00Z">
        <w:r>
          <w:t>Les développeurs issus du monde Java connaissent bien les interfaces.</w:t>
        </w:r>
      </w:ins>
    </w:p>
    <w:p w:rsidR="00BF1190" w:rsidRDefault="00BF1190" w:rsidP="00BF1190">
      <w:pPr>
        <w:rPr>
          <w:ins w:id="4720" w:author="jerome draillard" w:date="2015-11-27T16:06:00Z"/>
        </w:rPr>
      </w:pPr>
    </w:p>
    <w:p w:rsidR="00BF1190" w:rsidRDefault="00BF1190" w:rsidP="00BF1190">
      <w:ins w:id="4721" w:author="jerome draillard" w:date="2015-11-27T16:06:00Z">
        <w:r>
          <w:t xml:space="preserve">Le composant qui </w:t>
        </w:r>
        <w:r w:rsidR="00D276D8" w:rsidRPr="00D276D8">
          <w:rPr>
            <w:i/>
            <w:rPrChange w:id="4722" w:author="jerome draillard" w:date="2015-11-27T16:06:00Z">
              <w:rPr>
                <w:color w:val="0000FF" w:themeColor="hyperlink"/>
                <w:u w:val="single"/>
              </w:rPr>
            </w:rPrChange>
          </w:rPr>
          <w:t>consomme</w:t>
        </w:r>
        <w:r>
          <w:rPr>
            <w:i/>
          </w:rPr>
          <w:t xml:space="preserve"> </w:t>
        </w:r>
        <w:r>
          <w:t xml:space="preserve">l'interface </w:t>
        </w:r>
        <w:proofErr w:type="spellStart"/>
        <w:r>
          <w:t>IValue</w:t>
        </w:r>
        <w:proofErr w:type="spellEnd"/>
        <w:r>
          <w:t xml:space="preserve"> va avoir accès à un pointeur de type </w:t>
        </w:r>
        <w:proofErr w:type="spellStart"/>
        <w:r>
          <w:t>IValue</w:t>
        </w:r>
        <w:proofErr w:type="spellEnd"/>
        <w:r>
          <w:t xml:space="preserve"> * vers une instance d'une classe qui hérite de </w:t>
        </w:r>
        <w:proofErr w:type="spellStart"/>
        <w:r>
          <w:t>IValue</w:t>
        </w:r>
        <w:proofErr w:type="spellEnd"/>
        <w:r>
          <w:t>.</w:t>
        </w:r>
      </w:ins>
    </w:p>
    <w:p w:rsidR="00BF1190" w:rsidRDefault="00BF1190" w:rsidP="00BF1190">
      <w:pPr>
        <w:rPr>
          <w:ins w:id="4723" w:author="jerome draillard" w:date="2015-11-27T16:06:00Z"/>
        </w:rPr>
      </w:pPr>
    </w:p>
    <w:p w:rsidR="00BF1190" w:rsidRDefault="00BF1190" w:rsidP="00BF1190">
      <w:pPr>
        <w:rPr>
          <w:ins w:id="4724" w:author="jerome draillard" w:date="2015-11-27T16:07:00Z"/>
        </w:rPr>
      </w:pPr>
      <w:ins w:id="4725" w:author="jerome draillard" w:date="2015-11-27T16:06:00Z">
        <w:r>
          <w:t xml:space="preserve">La classe héritant </w:t>
        </w:r>
        <w:proofErr w:type="gramStart"/>
        <w:r>
          <w:t xml:space="preserve">de </w:t>
        </w:r>
        <w:proofErr w:type="spellStart"/>
        <w:r>
          <w:t>IValue</w:t>
        </w:r>
        <w:proofErr w:type="spellEnd"/>
        <w:proofErr w:type="gramEnd"/>
        <w:r>
          <w:t xml:space="preserve"> a </w:t>
        </w:r>
      </w:ins>
      <w:ins w:id="4726" w:author="jerome draillard" w:date="2015-11-27T16:12:00Z">
        <w:r>
          <w:t>ré implémenté</w:t>
        </w:r>
      </w:ins>
      <w:ins w:id="4727" w:author="jerome draillard" w:date="2015-11-27T16:06:00Z">
        <w:r>
          <w:t xml:space="preserve"> la méthode </w:t>
        </w:r>
        <w:proofErr w:type="spellStart"/>
        <w:r>
          <w:t>getValue</w:t>
        </w:r>
        <w:proofErr w:type="spellEnd"/>
        <w:r>
          <w:t xml:space="preserve"> pour renvoyer un entier.</w:t>
        </w:r>
      </w:ins>
    </w:p>
    <w:p w:rsidR="00BF1190" w:rsidRDefault="00BF1190" w:rsidP="00BF1190">
      <w:pPr>
        <w:rPr>
          <w:ins w:id="4728" w:author="jerome draillard" w:date="2015-11-27T16:07:00Z"/>
        </w:rPr>
      </w:pPr>
    </w:p>
    <w:p w:rsidR="00BF1190" w:rsidRDefault="00BF1190" w:rsidP="00BF1190">
      <w:pPr>
        <w:rPr>
          <w:ins w:id="4729" w:author="jerome draillard" w:date="2015-11-27T16:07:00Z"/>
        </w:rPr>
      </w:pPr>
      <w:ins w:id="4730" w:author="jerome draillard" w:date="2015-11-27T16:07:00Z">
        <w:r>
          <w:t xml:space="preserve">Dans notre cas, c'est </w:t>
        </w:r>
        <w:proofErr w:type="spellStart"/>
        <w:r>
          <w:t>CoreComponent</w:t>
        </w:r>
        <w:proofErr w:type="spellEnd"/>
        <w:r>
          <w:t xml:space="preserve"> qui va hériter </w:t>
        </w:r>
        <w:proofErr w:type="gramStart"/>
        <w:r>
          <w:t xml:space="preserve">de </w:t>
        </w:r>
        <w:proofErr w:type="spellStart"/>
        <w:r>
          <w:t>IValue</w:t>
        </w:r>
        <w:proofErr w:type="spellEnd"/>
        <w:proofErr w:type="gramEnd"/>
        <w:r>
          <w:t>.</w:t>
        </w:r>
      </w:ins>
      <w:ins w:id="4731" w:author="jerome draillard" w:date="2015-11-27T16:13:00Z">
        <w:r>
          <w:t xml:space="preserve"> On dit que </w:t>
        </w:r>
        <w:proofErr w:type="spellStart"/>
        <w:r w:rsidR="00D276D8" w:rsidRPr="00D276D8">
          <w:rPr>
            <w:i/>
            <w:rPrChange w:id="4732" w:author="jerome draillard" w:date="2015-11-27T16:13:00Z">
              <w:rPr>
                <w:color w:val="0000FF" w:themeColor="hyperlink"/>
                <w:u w:val="single"/>
              </w:rPr>
            </w:rPrChange>
          </w:rPr>
          <w:t>CoreComponent</w:t>
        </w:r>
        <w:proofErr w:type="spellEnd"/>
        <w:r w:rsidR="00D276D8" w:rsidRPr="00D276D8">
          <w:rPr>
            <w:i/>
            <w:rPrChange w:id="4733" w:author="jerome draillard" w:date="2015-11-27T16:13:00Z">
              <w:rPr>
                <w:color w:val="0000FF" w:themeColor="hyperlink"/>
                <w:u w:val="single"/>
              </w:rPr>
            </w:rPrChange>
          </w:rPr>
          <w:t xml:space="preserve"> implémente l'interface </w:t>
        </w:r>
        <w:proofErr w:type="spellStart"/>
        <w:r w:rsidR="00D276D8" w:rsidRPr="00D276D8">
          <w:rPr>
            <w:i/>
            <w:rPrChange w:id="4734" w:author="jerome draillard" w:date="2015-11-27T16:13:00Z">
              <w:rPr>
                <w:color w:val="0000FF" w:themeColor="hyperlink"/>
                <w:u w:val="single"/>
              </w:rPr>
            </w:rPrChange>
          </w:rPr>
          <w:t>IValue</w:t>
        </w:r>
        <w:proofErr w:type="spellEnd"/>
        <w:r w:rsidR="00D276D8" w:rsidRPr="00D276D8">
          <w:rPr>
            <w:i/>
            <w:rPrChange w:id="4735" w:author="jerome draillard" w:date="2015-11-27T16:13:00Z">
              <w:rPr>
                <w:color w:val="0000FF" w:themeColor="hyperlink"/>
                <w:u w:val="single"/>
              </w:rPr>
            </w:rPrChange>
          </w:rPr>
          <w:t>.</w:t>
        </w:r>
      </w:ins>
    </w:p>
    <w:p w:rsidR="00BF1190" w:rsidRDefault="00BF1190" w:rsidP="00BF1190">
      <w:pPr>
        <w:rPr>
          <w:ins w:id="4736" w:author="jerome draillard" w:date="2015-11-27T16:07:00Z"/>
        </w:rPr>
      </w:pPr>
    </w:p>
    <w:p w:rsidR="00BF1190" w:rsidRDefault="00BF1190" w:rsidP="00BF1190">
      <w:pPr>
        <w:rPr>
          <w:ins w:id="4737" w:author="jerome draillard" w:date="2015-11-27T16:09:00Z"/>
        </w:rPr>
      </w:pPr>
      <w:ins w:id="4738" w:author="jerome draillard" w:date="2015-11-27T16:07:00Z">
        <w:r>
          <w:t xml:space="preserve">Ainsi, dans le </w:t>
        </w:r>
        <w:proofErr w:type="spellStart"/>
        <w:r>
          <w:t>stream</w:t>
        </w:r>
        <w:proofErr w:type="spellEnd"/>
        <w:r>
          <w:t xml:space="preserve">, </w:t>
        </w:r>
        <w:proofErr w:type="spellStart"/>
        <w:r>
          <w:t>CoreComponent</w:t>
        </w:r>
        <w:proofErr w:type="spellEnd"/>
        <w:r>
          <w:t xml:space="preserve"> n'expose au monde extérieur que sa </w:t>
        </w:r>
        <w:r w:rsidRPr="00BC5A3B">
          <w:t xml:space="preserve">méthode </w:t>
        </w:r>
      </w:ins>
      <w:proofErr w:type="spellStart"/>
      <w:r w:rsidRPr="00BC5A3B">
        <w:t>get</w:t>
      </w:r>
      <w:ins w:id="4739" w:author="jerome draillard" w:date="2015-11-27T16:07:00Z">
        <w:r w:rsidRPr="00BC5A3B">
          <w:t>Value</w:t>
        </w:r>
      </w:ins>
      <w:proofErr w:type="spellEnd"/>
      <w:r w:rsidRPr="00BC5A3B">
        <w:t xml:space="preserve"> (</w:t>
      </w:r>
      <w:r>
        <w:t xml:space="preserve">héritée </w:t>
      </w:r>
      <w:r w:rsidRPr="00BC5A3B">
        <w:t>de</w:t>
      </w:r>
      <w:r>
        <w:t xml:space="preserve"> la classe</w:t>
      </w:r>
      <w:r w:rsidRPr="00BC5A3B">
        <w:t xml:space="preserve"> </w:t>
      </w:r>
      <w:proofErr w:type="spellStart"/>
      <w:r w:rsidRPr="00BC5A3B">
        <w:t>IValue</w:t>
      </w:r>
      <w:proofErr w:type="spellEnd"/>
      <w:r w:rsidRPr="00BC5A3B">
        <w:t>)</w:t>
      </w:r>
      <w:ins w:id="4740" w:author="jerome draillard" w:date="2015-11-27T16:07:00Z">
        <w:r>
          <w:t>, est c'est la seule manière de communiquer avec lui.</w:t>
        </w:r>
      </w:ins>
      <w:ins w:id="4741" w:author="jerome draillard" w:date="2015-11-27T16:08:00Z">
        <w:r>
          <w:t xml:space="preserve"> Le composant qui consommera l'interface </w:t>
        </w:r>
        <w:proofErr w:type="spellStart"/>
        <w:r>
          <w:t>IValue</w:t>
        </w:r>
        <w:proofErr w:type="spellEnd"/>
        <w:r>
          <w:t xml:space="preserve"> pourra avoir accès à un pointeur vers </w:t>
        </w:r>
        <w:proofErr w:type="spellStart"/>
        <w:r>
          <w:t>CoreComponent</w:t>
        </w:r>
        <w:proofErr w:type="spellEnd"/>
        <w:r>
          <w:t xml:space="preserve"> mais ne pourra </w:t>
        </w:r>
        <w:r>
          <w:lastRenderedPageBreak/>
          <w:t xml:space="preserve">qu'appeler </w:t>
        </w:r>
        <w:proofErr w:type="spellStart"/>
        <w:r>
          <w:t>getValue</w:t>
        </w:r>
        <w:proofErr w:type="spellEnd"/>
        <w:r>
          <w:t xml:space="preserve"> car le pointeur </w:t>
        </w:r>
      </w:ins>
      <w:r>
        <w:t>sera</w:t>
      </w:r>
      <w:ins w:id="4742" w:author="jerome draillard" w:date="2015-11-27T16:08:00Z">
        <w:r>
          <w:t xml:space="preserve"> d</w:t>
        </w:r>
      </w:ins>
      <w:r>
        <w:t>u</w:t>
      </w:r>
      <w:ins w:id="4743" w:author="jerome draillard" w:date="2015-11-27T16:08:00Z">
        <w:r>
          <w:t xml:space="preserve"> type </w:t>
        </w:r>
        <w:proofErr w:type="spellStart"/>
        <w:r>
          <w:t>IValue</w:t>
        </w:r>
        <w:proofErr w:type="spellEnd"/>
        <w:r>
          <w:t xml:space="preserve"> ! On protège ainsi l'intégrité de notre composant </w:t>
        </w:r>
        <w:proofErr w:type="spellStart"/>
        <w:r>
          <w:t>CoreComponent</w:t>
        </w:r>
        <w:proofErr w:type="spellEnd"/>
        <w:r>
          <w:t>, tout en donna</w:t>
        </w:r>
      </w:ins>
      <w:ins w:id="4744" w:author="jerome draillard" w:date="2015-11-27T16:09:00Z">
        <w:r>
          <w:t>n</w:t>
        </w:r>
      </w:ins>
      <w:ins w:id="4745" w:author="jerome draillard" w:date="2015-11-27T16:08:00Z">
        <w:r>
          <w:t>t une porte d'accès pour un composant extérieur.</w:t>
        </w:r>
      </w:ins>
    </w:p>
    <w:p w:rsidR="00BF1190" w:rsidRDefault="00BF1190" w:rsidP="00BF1190">
      <w:pPr>
        <w:rPr>
          <w:ins w:id="4746" w:author="jerome draillard" w:date="2015-11-27T16:09:00Z"/>
        </w:rPr>
      </w:pPr>
    </w:p>
    <w:p w:rsidR="00BF1190" w:rsidRDefault="00BF1190" w:rsidP="00BF1190">
      <w:pPr>
        <w:rPr>
          <w:ins w:id="4747" w:author="jerome draillard" w:date="2015-11-27T16:07:00Z"/>
        </w:rPr>
      </w:pPr>
    </w:p>
    <w:p w:rsidR="00BF1190" w:rsidRPr="00774D6C" w:rsidRDefault="00BF1190" w:rsidP="00BF1190"/>
    <w:p w:rsidR="00BF1190" w:rsidRDefault="00BF1190" w:rsidP="00BF1190">
      <w:pPr>
        <w:pStyle w:val="Paragraphedeliste"/>
        <w:numPr>
          <w:ilvl w:val="0"/>
          <w:numId w:val="17"/>
        </w:numPr>
        <w:rPr>
          <w:ins w:id="4748" w:author="ghislain.aine" w:date="2015-10-30T10:56:00Z"/>
        </w:rPr>
      </w:pPr>
      <w:r>
        <w:t xml:space="preserve">Faire hériter </w:t>
      </w:r>
      <w:del w:id="4749" w:author="ghislain.aine" w:date="2015-11-04T16:55:00Z">
        <w:r w:rsidDel="0049323F">
          <w:delText>DemoCoreComponent</w:delText>
        </w:r>
      </w:del>
      <w:proofErr w:type="spellStart"/>
      <w:ins w:id="4750" w:author="ghislain.aine" w:date="2015-11-04T16:55:00Z">
        <w:r>
          <w:t>CoreComponent</w:t>
        </w:r>
      </w:ins>
      <w:proofErr w:type="spellEnd"/>
      <w:r>
        <w:t xml:space="preserve"> de </w:t>
      </w:r>
      <w:proofErr w:type="spellStart"/>
      <w:ins w:id="4751" w:author="ghislain.aine" w:date="2015-11-04T16:58:00Z">
        <w:r>
          <w:t>IValue</w:t>
        </w:r>
      </w:ins>
      <w:proofErr w:type="spellEnd"/>
      <w:del w:id="4752" w:author="ghislain.aine" w:date="2015-11-04T16:58:00Z">
        <w:r w:rsidDel="00360AE5">
          <w:delText>IDemo</w:delText>
        </w:r>
      </w:del>
      <w:r>
        <w:t>. Penser à inclure le fichier.</w:t>
      </w:r>
    </w:p>
    <w:p w:rsidR="00000000" w:rsidRDefault="00D276D8">
      <w:pPr>
        <w:pPrChange w:id="4753" w:author="ghislain.aine" w:date="2015-10-30T10:56:00Z">
          <w:pPr>
            <w:pStyle w:val="Paragraphedeliste"/>
            <w:numPr>
              <w:numId w:val="17"/>
            </w:numPr>
            <w:ind w:hanging="360"/>
          </w:pPr>
        </w:pPrChange>
      </w:pPr>
      <w:ins w:id="4754" w:author="ghislain.aine" w:date="2015-10-30T10:56:00Z">
        <w:r>
          <w:pict>
            <v:shape id="_x0000_s1265" type="#_x0000_t202" style="width:493.45pt;height:19.05pt;mso-height-percent:200;mso-position-horizontal-relative:char;mso-position-vertical-relative:line;mso-height-percent:200;mso-width-relative:margin;mso-height-relative:margin">
              <v:textbox style="mso-next-textbox:#_x0000_s1265;mso-fit-shape-to-text:t">
                <w:txbxContent>
                  <w:p w:rsidR="00BF1190" w:rsidRDefault="00D276D8" w:rsidP="00BF1190">
                    <w:pPr>
                      <w:rPr>
                        <w:lang w:val="en-US"/>
                        <w:rPrChange w:id="4755" w:author="ghislain.aine" w:date="2015-11-04T16:58:00Z">
                          <w:rPr/>
                        </w:rPrChange>
                      </w:rPr>
                    </w:pPr>
                    <w:proofErr w:type="gramStart"/>
                    <w:ins w:id="4756" w:author="ghislain.aine" w:date="2015-11-04T16:58:00Z">
                      <w:r w:rsidRPr="00D276D8">
                        <w:rPr>
                          <w:rFonts w:ascii="Consolas" w:hAnsi="Consolas" w:cs="Consolas"/>
                          <w:color w:val="0000FF"/>
                          <w:sz w:val="19"/>
                          <w:szCs w:val="19"/>
                          <w:highlight w:val="white"/>
                          <w:lang w:val="en-US"/>
                          <w:rPrChange w:id="4757" w:author="ghislain.aine" w:date="2015-11-04T16:58:00Z">
                            <w:rPr>
                              <w:rFonts w:ascii="Consolas" w:hAnsi="Consolas" w:cs="Consolas"/>
                              <w:color w:val="0000FF"/>
                              <w:sz w:val="19"/>
                              <w:szCs w:val="19"/>
                              <w:highlight w:val="white"/>
                            </w:rPr>
                          </w:rPrChange>
                        </w:rPr>
                        <w:t>class</w:t>
                      </w:r>
                      <w:proofErr w:type="gramEnd"/>
                      <w:r w:rsidRPr="00D276D8">
                        <w:rPr>
                          <w:rFonts w:ascii="Consolas" w:hAnsi="Consolas" w:cs="Consolas"/>
                          <w:color w:val="000000"/>
                          <w:sz w:val="19"/>
                          <w:szCs w:val="19"/>
                          <w:highlight w:val="white"/>
                          <w:lang w:val="en-US"/>
                          <w:rPrChange w:id="4758" w:author="ghislain.aine" w:date="2015-11-04T16:5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4759" w:author="ghislain.aine" w:date="2015-11-04T16:58:00Z">
                            <w:rPr>
                              <w:rFonts w:ascii="Consolas" w:hAnsi="Consolas" w:cs="Consolas"/>
                              <w:color w:val="216F85"/>
                              <w:sz w:val="19"/>
                              <w:szCs w:val="19"/>
                              <w:highlight w:val="white"/>
                            </w:rPr>
                          </w:rPrChange>
                        </w:rPr>
                        <w:t>CoreComponent</w:t>
                      </w:r>
                      <w:proofErr w:type="spellEnd"/>
                      <w:r w:rsidRPr="00D276D8">
                        <w:rPr>
                          <w:rFonts w:ascii="Consolas" w:hAnsi="Consolas" w:cs="Consolas"/>
                          <w:color w:val="000000"/>
                          <w:sz w:val="19"/>
                          <w:szCs w:val="19"/>
                          <w:highlight w:val="white"/>
                          <w:lang w:val="en-US"/>
                          <w:rPrChange w:id="4760" w:author="ghislain.aine" w:date="2015-11-04T16:58:00Z">
                            <w:rPr>
                              <w:rFonts w:ascii="Consolas" w:hAnsi="Consolas" w:cs="Consolas"/>
                              <w:color w:val="000000"/>
                              <w:sz w:val="19"/>
                              <w:szCs w:val="19"/>
                              <w:highlight w:val="white"/>
                            </w:rPr>
                          </w:rPrChange>
                        </w:rPr>
                        <w:t xml:space="preserve"> : </w:t>
                      </w:r>
                      <w:r w:rsidRPr="00D276D8">
                        <w:rPr>
                          <w:rFonts w:ascii="Consolas" w:hAnsi="Consolas" w:cs="Consolas"/>
                          <w:color w:val="0000FF"/>
                          <w:sz w:val="19"/>
                          <w:szCs w:val="19"/>
                          <w:highlight w:val="white"/>
                          <w:lang w:val="en-US"/>
                          <w:rPrChange w:id="4761" w:author="ghislain.aine" w:date="2015-11-04T16:58:00Z">
                            <w:rPr>
                              <w:rFonts w:ascii="Consolas" w:hAnsi="Consolas" w:cs="Consolas"/>
                              <w:color w:val="0000FF"/>
                              <w:sz w:val="19"/>
                              <w:szCs w:val="19"/>
                              <w:highlight w:val="white"/>
                            </w:rPr>
                          </w:rPrChange>
                        </w:rPr>
                        <w:t>public</w:t>
                      </w:r>
                      <w:r w:rsidRPr="00D276D8">
                        <w:rPr>
                          <w:rFonts w:ascii="Consolas" w:hAnsi="Consolas" w:cs="Consolas"/>
                          <w:color w:val="000000"/>
                          <w:sz w:val="19"/>
                          <w:szCs w:val="19"/>
                          <w:highlight w:val="white"/>
                          <w:lang w:val="en-US"/>
                          <w:rPrChange w:id="4762" w:author="ghislain.aine" w:date="2015-11-04T16:5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4763" w:author="ghislain.aine" w:date="2015-11-04T16:58:00Z">
                            <w:rPr>
                              <w:rFonts w:ascii="Consolas" w:hAnsi="Consolas" w:cs="Consolas"/>
                              <w:color w:val="216F85"/>
                              <w:sz w:val="19"/>
                              <w:szCs w:val="19"/>
                              <w:highlight w:val="white"/>
                            </w:rPr>
                          </w:rPrChange>
                        </w:rPr>
                        <w:t>StreamWork</w:t>
                      </w:r>
                      <w:proofErr w:type="spellEnd"/>
                      <w:r w:rsidRPr="00D276D8">
                        <w:rPr>
                          <w:rFonts w:ascii="Consolas" w:hAnsi="Consolas" w:cs="Consolas"/>
                          <w:color w:val="000000"/>
                          <w:sz w:val="19"/>
                          <w:szCs w:val="19"/>
                          <w:highlight w:val="white"/>
                          <w:lang w:val="en-US"/>
                          <w:rPrChange w:id="4764" w:author="ghislain.aine" w:date="2015-11-04T16:58: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4765" w:author="ghislain.aine" w:date="2015-11-04T16:58:00Z">
                            <w:rPr>
                              <w:rFonts w:ascii="Consolas" w:hAnsi="Consolas" w:cs="Consolas"/>
                              <w:color w:val="216F85"/>
                              <w:sz w:val="19"/>
                              <w:szCs w:val="19"/>
                              <w:highlight w:val="white"/>
                            </w:rPr>
                          </w:rPrChange>
                        </w:rPr>
                        <w:t>SwFoundation</w:t>
                      </w:r>
                      <w:proofErr w:type="spellEnd"/>
                      <w:r w:rsidRPr="00D276D8">
                        <w:rPr>
                          <w:rFonts w:ascii="Consolas" w:hAnsi="Consolas" w:cs="Consolas"/>
                          <w:color w:val="000000"/>
                          <w:sz w:val="19"/>
                          <w:szCs w:val="19"/>
                          <w:highlight w:val="white"/>
                          <w:lang w:val="en-US"/>
                          <w:rPrChange w:id="4766" w:author="ghislain.aine" w:date="2015-11-04T16:58: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4767" w:author="ghislain.aine" w:date="2015-11-04T16:58:00Z">
                            <w:rPr>
                              <w:rFonts w:ascii="Consolas" w:hAnsi="Consolas" w:cs="Consolas"/>
                              <w:color w:val="216F85"/>
                              <w:sz w:val="19"/>
                              <w:szCs w:val="19"/>
                              <w:highlight w:val="white"/>
                            </w:rPr>
                          </w:rPrChange>
                        </w:rPr>
                        <w:t>SwAssistedComponent</w:t>
                      </w:r>
                      <w:proofErr w:type="spellEnd"/>
                      <w:r w:rsidRPr="00D276D8">
                        <w:rPr>
                          <w:rFonts w:ascii="Consolas" w:hAnsi="Consolas" w:cs="Consolas"/>
                          <w:color w:val="000000"/>
                          <w:sz w:val="19"/>
                          <w:szCs w:val="19"/>
                          <w:highlight w:val="white"/>
                          <w:lang w:val="en-US"/>
                          <w:rPrChange w:id="4768" w:author="ghislain.aine" w:date="2015-11-04T16:58:00Z">
                            <w:rPr>
                              <w:rFonts w:ascii="Consolas" w:hAnsi="Consolas" w:cs="Consolas"/>
                              <w:color w:val="000000"/>
                              <w:sz w:val="19"/>
                              <w:szCs w:val="19"/>
                              <w:highlight w:val="white"/>
                            </w:rPr>
                          </w:rPrChange>
                        </w:rPr>
                        <w:t xml:space="preserve">, </w:t>
                      </w:r>
                      <w:r w:rsidRPr="00D276D8">
                        <w:rPr>
                          <w:rFonts w:ascii="Consolas" w:hAnsi="Consolas" w:cs="Consolas"/>
                          <w:color w:val="0000FF"/>
                          <w:sz w:val="19"/>
                          <w:szCs w:val="19"/>
                          <w:highlight w:val="white"/>
                          <w:lang w:val="en-US"/>
                          <w:rPrChange w:id="4769" w:author="ghislain.aine" w:date="2015-11-04T16:58:00Z">
                            <w:rPr>
                              <w:rFonts w:ascii="Consolas" w:hAnsi="Consolas" w:cs="Consolas"/>
                              <w:color w:val="0000FF"/>
                              <w:sz w:val="19"/>
                              <w:szCs w:val="19"/>
                              <w:highlight w:val="white"/>
                            </w:rPr>
                          </w:rPrChange>
                        </w:rPr>
                        <w:t>public</w:t>
                      </w:r>
                      <w:r w:rsidRPr="00D276D8">
                        <w:rPr>
                          <w:rFonts w:ascii="Consolas" w:hAnsi="Consolas" w:cs="Consolas"/>
                          <w:color w:val="000000"/>
                          <w:sz w:val="19"/>
                          <w:szCs w:val="19"/>
                          <w:highlight w:val="white"/>
                          <w:lang w:val="en-US"/>
                          <w:rPrChange w:id="4770" w:author="ghislain.aine" w:date="2015-11-04T16:5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4771" w:author="ghislain.aine" w:date="2015-11-04T16:58:00Z">
                            <w:rPr>
                              <w:rFonts w:ascii="Consolas" w:hAnsi="Consolas" w:cs="Consolas"/>
                              <w:color w:val="216F85"/>
                              <w:sz w:val="19"/>
                              <w:szCs w:val="19"/>
                              <w:highlight w:val="white"/>
                            </w:rPr>
                          </w:rPrChange>
                        </w:rPr>
                        <w:t>IValue</w:t>
                      </w:r>
                    </w:ins>
                    <w:proofErr w:type="spellEnd"/>
                  </w:p>
                </w:txbxContent>
              </v:textbox>
              <w10:wrap type="none"/>
              <w10:anchorlock/>
            </v:shape>
          </w:pict>
        </w:r>
      </w:ins>
    </w:p>
    <w:p w:rsidR="00BF1190" w:rsidRPr="00D452BE" w:rsidRDefault="00BF1190" w:rsidP="00BF1190">
      <w:pPr>
        <w:pStyle w:val="Paragraphedeliste"/>
        <w:rPr>
          <w:lang w:val="en-US"/>
        </w:rPr>
      </w:pPr>
    </w:p>
    <w:p w:rsidR="00BF1190" w:rsidRPr="000E359C" w:rsidDel="00F04D11" w:rsidRDefault="00BF1190" w:rsidP="00BF1190">
      <w:pPr>
        <w:pStyle w:val="Code"/>
        <w:rPr>
          <w:del w:id="4772" w:author="ghislain.aine" w:date="2015-10-30T10:58:00Z"/>
          <w:lang w:val="en-US"/>
        </w:rPr>
      </w:pPr>
      <w:del w:id="4773" w:author="ghislain.aine" w:date="2015-10-30T10:58:00Z">
        <w:r w:rsidRPr="000E359C" w:rsidDel="00F04D11">
          <w:rPr>
            <w:noProof/>
            <w:color w:val="0000FF"/>
            <w:lang w:val="en-US"/>
          </w:rPr>
          <w:delText>class</w:delText>
        </w:r>
        <w:r w:rsidRPr="000E359C" w:rsidDel="00F04D11">
          <w:rPr>
            <w:noProof/>
            <w:lang w:val="en-US"/>
          </w:rPr>
          <w:delText xml:space="preserve"> DemoCoreComponent : </w:delText>
        </w:r>
      </w:del>
      <w:del w:id="4774" w:author="ghislain.aine" w:date="2015-10-29T17:21:00Z">
        <w:r w:rsidRPr="000E359C" w:rsidDel="00BC7D78">
          <w:rPr>
            <w:noProof/>
            <w:color w:val="0000FF"/>
            <w:lang w:val="en-US"/>
          </w:rPr>
          <w:delText>virtual</w:delText>
        </w:r>
        <w:r w:rsidRPr="000E359C" w:rsidDel="00BC7D78">
          <w:rPr>
            <w:noProof/>
            <w:lang w:val="en-US"/>
          </w:rPr>
          <w:delText xml:space="preserve"> </w:delText>
        </w:r>
      </w:del>
      <w:del w:id="4775" w:author="ghislain.aine" w:date="2015-10-30T10:58:00Z">
        <w:r w:rsidRPr="000E359C" w:rsidDel="00F04D11">
          <w:rPr>
            <w:noProof/>
            <w:color w:val="0000FF"/>
            <w:lang w:val="en-US"/>
          </w:rPr>
          <w:delText>public</w:delText>
        </w:r>
        <w:r w:rsidRPr="000E359C" w:rsidDel="00F04D11">
          <w:rPr>
            <w:noProof/>
            <w:lang w:val="en-US"/>
          </w:rPr>
          <w:delText xml:space="preserve"> SwAssistedComponent, </w:delText>
        </w:r>
      </w:del>
      <w:del w:id="4776" w:author="ghislain.aine" w:date="2015-10-29T17:21:00Z">
        <w:r w:rsidRPr="000E359C" w:rsidDel="00BC7D78">
          <w:rPr>
            <w:noProof/>
            <w:color w:val="0000FF"/>
            <w:lang w:val="en-US"/>
          </w:rPr>
          <w:delText>virtual</w:delText>
        </w:r>
        <w:r w:rsidRPr="000E359C" w:rsidDel="00BC7D78">
          <w:rPr>
            <w:noProof/>
            <w:lang w:val="en-US"/>
          </w:rPr>
          <w:delText xml:space="preserve"> </w:delText>
        </w:r>
      </w:del>
      <w:del w:id="4777" w:author="ghislain.aine" w:date="2015-10-30T10:58:00Z">
        <w:r w:rsidRPr="000E359C" w:rsidDel="00F04D11">
          <w:rPr>
            <w:noProof/>
            <w:color w:val="0000FF"/>
            <w:lang w:val="en-US"/>
          </w:rPr>
          <w:delText>public</w:delText>
        </w:r>
        <w:r w:rsidRPr="000E359C" w:rsidDel="00F04D11">
          <w:rPr>
            <w:noProof/>
            <w:lang w:val="en-US"/>
          </w:rPr>
          <w:delText xml:space="preserve"> IDemo</w:delText>
        </w:r>
      </w:del>
    </w:p>
    <w:p w:rsidR="00BF1190" w:rsidRDefault="00BF1190" w:rsidP="00BF1190">
      <w:pPr>
        <w:pStyle w:val="Paragraphedeliste"/>
        <w:numPr>
          <w:ilvl w:val="0"/>
          <w:numId w:val="17"/>
        </w:numPr>
      </w:pPr>
      <w:r w:rsidRPr="0082756D">
        <w:t>Déclarer la fonction "</w:t>
      </w:r>
      <w:proofErr w:type="spellStart"/>
      <w:proofErr w:type="gramStart"/>
      <w:r w:rsidRPr="0082756D">
        <w:t>getValue</w:t>
      </w:r>
      <w:proofErr w:type="spellEnd"/>
      <w:r w:rsidRPr="0082756D">
        <w:t>(</w:t>
      </w:r>
      <w:proofErr w:type="gramEnd"/>
      <w:r w:rsidRPr="0082756D">
        <w:t>)" puis l'implémenter</w:t>
      </w:r>
      <w:ins w:id="4778" w:author="jerome draillard" w:date="2015-11-27T16:09:00Z">
        <w:r>
          <w:t xml:space="preserve">. C'est ici que l'on défini ce qu'il se passe lorsqu'un consommateur de l'interface </w:t>
        </w:r>
      </w:ins>
      <w:ins w:id="4779" w:author="jerome draillard" w:date="2015-11-27T16:15:00Z">
        <w:r>
          <w:t>appelle</w:t>
        </w:r>
      </w:ins>
      <w:ins w:id="4780" w:author="jerome draillard" w:date="2015-11-27T16:09:00Z">
        <w:r>
          <w:t xml:space="preserve"> </w:t>
        </w:r>
        <w:proofErr w:type="spellStart"/>
        <w:r>
          <w:t>getValue</w:t>
        </w:r>
        <w:proofErr w:type="spellEnd"/>
        <w:r>
          <w:t xml:space="preserve">. Pour </w:t>
        </w:r>
      </w:ins>
      <w:ins w:id="4781" w:author="jerome draillard" w:date="2015-11-27T16:15:00Z">
        <w:r>
          <w:t xml:space="preserve">notre </w:t>
        </w:r>
        <w:proofErr w:type="spellStart"/>
        <w:r>
          <w:t>demo</w:t>
        </w:r>
        <w:proofErr w:type="spellEnd"/>
        <w:r>
          <w:t>,</w:t>
        </w:r>
      </w:ins>
      <w:ins w:id="4782" w:author="jerome draillard" w:date="2015-11-27T16:09:00Z">
        <w:r>
          <w:t xml:space="preserve"> on voudrai</w:t>
        </w:r>
      </w:ins>
      <w:ins w:id="4783" w:author="jerome draillard" w:date="2015-11-27T16:15:00Z">
        <w:r>
          <w:t>t</w:t>
        </w:r>
      </w:ins>
      <w:ins w:id="4784" w:author="jerome draillard" w:date="2015-11-27T16:09:00Z">
        <w:r>
          <w:t xml:space="preserve"> que le consommateur puisse </w:t>
        </w:r>
      </w:ins>
      <w:ins w:id="4785" w:author="jerome draillard" w:date="2015-11-27T16:15:00Z">
        <w:r>
          <w:t>accéder</w:t>
        </w:r>
      </w:ins>
      <w:ins w:id="4786" w:author="jerome draillard" w:date="2015-11-27T16:09:00Z">
        <w:r>
          <w:t xml:space="preserve"> à la valeur de </w:t>
        </w:r>
        <w:proofErr w:type="spellStart"/>
        <w:r>
          <w:t>_value</w:t>
        </w:r>
        <w:proofErr w:type="spellEnd"/>
        <w:r>
          <w:t xml:space="preserve">. On va donc tout simplement faire un "return </w:t>
        </w:r>
      </w:ins>
      <w:proofErr w:type="spellStart"/>
      <w:ins w:id="4787" w:author="jerome draillard" w:date="2015-11-27T16:15:00Z">
        <w:r>
          <w:t>_</w:t>
        </w:r>
      </w:ins>
      <w:ins w:id="4788" w:author="jerome draillard" w:date="2015-11-27T16:09:00Z">
        <w:r>
          <w:t>value</w:t>
        </w:r>
        <w:proofErr w:type="spellEnd"/>
        <w:r>
          <w:t>".</w:t>
        </w:r>
      </w:ins>
    </w:p>
    <w:p w:rsidR="00BF1190" w:rsidRDefault="00BF1190" w:rsidP="00BF1190">
      <w:pPr>
        <w:pStyle w:val="Paragraphedeliste"/>
      </w:pPr>
    </w:p>
    <w:p w:rsidR="00BF1190" w:rsidRPr="002A6C1C" w:rsidRDefault="00BF1190" w:rsidP="00BF1190">
      <w:pPr>
        <w:pStyle w:val="Paragraphedeliste"/>
        <w:numPr>
          <w:ilvl w:val="0"/>
          <w:numId w:val="17"/>
        </w:numPr>
        <w:rPr>
          <w:ins w:id="4789" w:author="ghislain.aine" w:date="2015-10-30T10:56:00Z"/>
          <w:rFonts w:ascii="Courier New" w:hAnsi="Courier New" w:cs="Courier New"/>
          <w:i/>
          <w:color w:val="17365D" w:themeColor="text2" w:themeShade="BF"/>
          <w:rPrChange w:id="4790" w:author="ghislain.aine" w:date="2015-10-30T10:56:00Z">
            <w:rPr>
              <w:ins w:id="4791" w:author="ghislain.aine" w:date="2015-10-30T10:56:00Z"/>
            </w:rPr>
          </w:rPrChange>
        </w:rPr>
      </w:pPr>
      <w:r>
        <w:t xml:space="preserve">Définir une chaîne de caractères dans le fichier </w:t>
      </w:r>
      <w:proofErr w:type="spellStart"/>
      <w:ins w:id="4792" w:author="ghislain.aine" w:date="2015-10-29T16:26:00Z">
        <w:r>
          <w:t>I</w:t>
        </w:r>
      </w:ins>
      <w:ins w:id="4793" w:author="Camille VACCALUT" w:date="2015-12-08T11:31:00Z">
        <w:r>
          <w:t>Value</w:t>
        </w:r>
      </w:ins>
      <w:ins w:id="4794" w:author="ghislain.aine" w:date="2015-10-29T16:26:00Z">
        <w:del w:id="4795" w:author="Camille VACCALUT" w:date="2015-12-08T11:31:00Z">
          <w:r w:rsidDel="009655AD">
            <w:delText>Demo</w:delText>
          </w:r>
        </w:del>
      </w:ins>
      <w:r>
        <w:t>.h</w:t>
      </w:r>
      <w:proofErr w:type="spellEnd"/>
      <w:r>
        <w:t xml:space="preserve"> qui servira à identifier l'interface</w:t>
      </w:r>
    </w:p>
    <w:p w:rsidR="00000000" w:rsidRDefault="00D276D8">
      <w:pPr>
        <w:rPr>
          <w:ins w:id="4796" w:author="ghislain.aine" w:date="2015-10-30T10:56:00Z"/>
        </w:rPr>
        <w:pPrChange w:id="4797" w:author="ghislain.aine" w:date="2015-10-30T10:56:00Z">
          <w:pPr>
            <w:pStyle w:val="Paragraphedeliste"/>
            <w:numPr>
              <w:numId w:val="17"/>
            </w:numPr>
            <w:ind w:hanging="360"/>
          </w:pPr>
        </w:pPrChange>
      </w:pPr>
      <w:ins w:id="4798" w:author="ghislain.aine" w:date="2015-10-30T10:56:00Z">
        <w:r>
          <w:pict>
            <v:shape id="_x0000_s1264" type="#_x0000_t202" style="width:493.45pt;height:19.05pt;mso-height-percent:200;mso-position-horizontal-relative:char;mso-position-vertical-relative:line;mso-height-percent:200;mso-width-relative:margin;mso-height-relative:margin">
              <v:textbox style="mso-next-textbox:#_x0000_s1264;mso-fit-shape-to-text:t">
                <w:txbxContent>
                  <w:p w:rsidR="00BF1190" w:rsidRPr="00AF29D6" w:rsidRDefault="00BF1190" w:rsidP="00BF1190">
                    <w:ins w:id="4799" w:author="ghislain.aine" w:date="2015-11-04T16:59:00Z">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define</w:t>
                      </w:r>
                      <w:proofErr w:type="spellEnd"/>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 xml:space="preserve"> </w:t>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DemoIValue</w:t>
                      </w:r>
                      <w:proofErr w:type="spellEnd"/>
                      <w:r>
                        <w:rPr>
                          <w:rFonts w:ascii="Consolas" w:hAnsi="Consolas" w:cs="Consolas"/>
                          <w:color w:val="A31515"/>
                          <w:sz w:val="19"/>
                          <w:szCs w:val="19"/>
                          <w:highlight w:val="white"/>
                        </w:rPr>
                        <w:t>"</w:t>
                      </w:r>
                    </w:ins>
                  </w:p>
                </w:txbxContent>
              </v:textbox>
              <w10:wrap type="none"/>
              <w10:anchorlock/>
            </v:shape>
          </w:pict>
        </w:r>
      </w:ins>
    </w:p>
    <w:p w:rsidR="00000000" w:rsidRDefault="00EE2A1F">
      <w:pPr>
        <w:rPr>
          <w:rFonts w:ascii="Courier New" w:hAnsi="Courier New" w:cs="Courier New"/>
          <w:i/>
          <w:color w:val="17365D" w:themeColor="text2" w:themeShade="BF"/>
          <w:rPrChange w:id="4800" w:author="ghislain.aine" w:date="2015-10-30T10:56:00Z">
            <w:rPr/>
          </w:rPrChange>
        </w:rPr>
        <w:pPrChange w:id="4801" w:author="ghislain.aine" w:date="2015-10-30T10:56:00Z">
          <w:pPr>
            <w:pStyle w:val="Paragraphedeliste"/>
            <w:numPr>
              <w:numId w:val="17"/>
            </w:numPr>
            <w:ind w:hanging="360"/>
          </w:pPr>
        </w:pPrChange>
      </w:pPr>
    </w:p>
    <w:p w:rsidR="00BF1190" w:rsidRPr="00D9096A" w:rsidDel="00F04D11" w:rsidRDefault="00D276D8" w:rsidP="00BF1190">
      <w:pPr>
        <w:pStyle w:val="Code"/>
        <w:rPr>
          <w:del w:id="4802" w:author="ghislain.aine" w:date="2015-10-30T10:59:00Z"/>
          <w:color w:val="auto"/>
          <w:rPrChange w:id="4803" w:author="jerome draillard" w:date="2015-11-27T16:17:00Z">
            <w:rPr>
              <w:del w:id="4804" w:author="ghislain.aine" w:date="2015-10-30T10:59:00Z"/>
              <w:lang w:val="en-US"/>
            </w:rPr>
          </w:rPrChange>
        </w:rPr>
      </w:pPr>
      <w:ins w:id="4805" w:author="jerome draillard" w:date="2015-11-27T16:17:00Z">
        <w:r w:rsidRPr="00D276D8">
          <w:rPr>
            <w:i w:val="0"/>
            <w:noProof/>
            <w:color w:val="auto"/>
            <w:rPrChange w:id="4806" w:author="jerome draillard" w:date="2015-11-27T16:17:00Z">
              <w:rPr>
                <w:i w:val="0"/>
                <w:noProof/>
                <w:color w:val="0000FF"/>
                <w:u w:val="single"/>
                <w:lang w:val="en-US"/>
              </w:rPr>
            </w:rPrChange>
          </w:rPr>
          <w:t>On se souvient que tout composant est par défaut fournisseur d'interface. On va donc pouvoir ici définir de qu</w:t>
        </w:r>
      </w:ins>
      <w:r w:rsidR="00BF1190">
        <w:rPr>
          <w:noProof/>
        </w:rPr>
        <w:t>el</w:t>
      </w:r>
      <w:ins w:id="4807" w:author="jerome draillard" w:date="2015-11-27T16:17:00Z">
        <w:r w:rsidRPr="00D276D8">
          <w:rPr>
            <w:i w:val="0"/>
            <w:noProof/>
            <w:color w:val="auto"/>
            <w:rPrChange w:id="4808" w:author="jerome draillard" w:date="2015-11-27T16:17:00Z">
              <w:rPr>
                <w:i w:val="0"/>
                <w:noProof/>
                <w:color w:val="0000FF"/>
                <w:u w:val="single"/>
                <w:lang w:val="en-US"/>
              </w:rPr>
            </w:rPrChange>
          </w:rPr>
          <w:t>l</w:t>
        </w:r>
      </w:ins>
      <w:r w:rsidR="00BF1190">
        <w:rPr>
          <w:noProof/>
        </w:rPr>
        <w:t>e</w:t>
      </w:r>
      <w:ins w:id="4809" w:author="jerome draillard" w:date="2015-11-27T16:17:00Z">
        <w:r w:rsidRPr="00D276D8">
          <w:rPr>
            <w:i w:val="0"/>
            <w:noProof/>
            <w:color w:val="auto"/>
            <w:rPrChange w:id="4810" w:author="jerome draillard" w:date="2015-11-27T16:17:00Z">
              <w:rPr>
                <w:i w:val="0"/>
                <w:noProof/>
                <w:color w:val="0000FF"/>
                <w:u w:val="single"/>
                <w:lang w:val="en-US"/>
              </w:rPr>
            </w:rPrChange>
          </w:rPr>
          <w:t xml:space="preserve"> interface. </w:t>
        </w:r>
      </w:ins>
      <w:del w:id="4811" w:author="ghislain.aine" w:date="2015-10-30T10:59:00Z">
        <w:r w:rsidRPr="00D276D8">
          <w:rPr>
            <w:i w:val="0"/>
            <w:noProof/>
            <w:color w:val="auto"/>
            <w:rPrChange w:id="4812" w:author="jerome draillard" w:date="2015-11-27T16:17:00Z">
              <w:rPr>
                <w:i w:val="0"/>
                <w:noProof/>
                <w:color w:val="0000FF"/>
                <w:u w:val="single"/>
                <w:lang w:val="en-US"/>
              </w:rPr>
            </w:rPrChange>
          </w:rPr>
          <w:delText>#define</w:delText>
        </w:r>
        <w:r w:rsidRPr="00D276D8">
          <w:rPr>
            <w:i w:val="0"/>
            <w:noProof/>
            <w:color w:val="auto"/>
            <w:sz w:val="20"/>
            <w:szCs w:val="20"/>
            <w:rPrChange w:id="4813" w:author="jerome draillard" w:date="2015-11-27T16:17:00Z">
              <w:rPr>
                <w:i w:val="0"/>
                <w:noProof/>
                <w:color w:val="0000FF"/>
                <w:sz w:val="20"/>
                <w:szCs w:val="20"/>
                <w:u w:val="single"/>
                <w:lang w:val="en-US"/>
              </w:rPr>
            </w:rPrChange>
          </w:rPr>
          <w:delText xml:space="preserve"> </w:delText>
        </w:r>
        <w:r w:rsidRPr="00D276D8">
          <w:rPr>
            <w:i w:val="0"/>
            <w:color w:val="auto"/>
            <w:rPrChange w:id="4814" w:author="jerome draillard" w:date="2015-11-27T16:17:00Z">
              <w:rPr>
                <w:i w:val="0"/>
                <w:color w:val="0000FF" w:themeColor="hyperlink"/>
                <w:u w:val="single"/>
                <w:lang w:val="en-US"/>
              </w:rPr>
            </w:rPrChange>
          </w:rPr>
          <w:delText>IDEMO_INTERFACE "IDemo_Interface"</w:delText>
        </w:r>
      </w:del>
    </w:p>
    <w:p w:rsidR="00BF1190" w:rsidRPr="002A6C1C" w:rsidRDefault="00BF1190" w:rsidP="00BF1190">
      <w:pPr>
        <w:pStyle w:val="Paragraphedeliste"/>
        <w:numPr>
          <w:ilvl w:val="0"/>
          <w:numId w:val="17"/>
        </w:numPr>
        <w:rPr>
          <w:ins w:id="4815" w:author="ghislain.aine" w:date="2015-10-30T10:56:00Z"/>
          <w:rFonts w:ascii="Courier New" w:hAnsi="Courier New" w:cs="Courier New"/>
          <w:noProof/>
          <w:sz w:val="20"/>
          <w:szCs w:val="20"/>
          <w:rPrChange w:id="4816" w:author="ghislain.aine" w:date="2015-10-30T10:56:00Z">
            <w:rPr>
              <w:ins w:id="4817" w:author="ghislain.aine" w:date="2015-10-30T10:56:00Z"/>
            </w:rPr>
          </w:rPrChange>
        </w:rPr>
      </w:pPr>
      <w:ins w:id="4818" w:author="ghislain.aine" w:date="2015-10-29T18:05:00Z">
        <w:r>
          <w:t xml:space="preserve">Dans </w:t>
        </w:r>
      </w:ins>
      <w:proofErr w:type="spellStart"/>
      <w:ins w:id="4819" w:author="ghislain.aine" w:date="2015-11-04T16:55:00Z">
        <w:r>
          <w:t>CoreComponent</w:t>
        </w:r>
      </w:ins>
      <w:proofErr w:type="spellEnd"/>
      <w:ins w:id="4820" w:author="ghislain.aine" w:date="2015-10-29T18:05:00Z">
        <w:r>
          <w:t xml:space="preserve">, </w:t>
        </w:r>
      </w:ins>
      <w:del w:id="4821" w:author="ghislain.aine" w:date="2015-10-29T18:05:00Z">
        <w:r w:rsidDel="002751E4">
          <w:delText>Dans la fonction</w:delText>
        </w:r>
      </w:del>
      <w:proofErr w:type="spellStart"/>
      <w:ins w:id="4822" w:author="ghislain.aine" w:date="2015-10-29T18:05:00Z">
        <w:r>
          <w:t>réimplémente</w:t>
        </w:r>
      </w:ins>
      <w:r>
        <w:t>z</w:t>
      </w:r>
      <w:proofErr w:type="spellEnd"/>
      <w:ins w:id="4823" w:author="ghislain.aine" w:date="2015-10-29T18:05:00Z">
        <w:r>
          <w:t xml:space="preserve"> la méthode virtuelle</w:t>
        </w:r>
      </w:ins>
      <w:r>
        <w:t xml:space="preserve"> "</w:t>
      </w:r>
      <w:proofErr w:type="spellStart"/>
      <w:r>
        <w:t>initializeComponent</w:t>
      </w:r>
      <w:proofErr w:type="spellEnd"/>
      <w:r>
        <w:t xml:space="preserve">", </w:t>
      </w:r>
      <w:ins w:id="4824" w:author="ghislain.aine" w:date="2015-10-29T18:05:00Z">
        <w:r>
          <w:t xml:space="preserve">et </w:t>
        </w:r>
      </w:ins>
      <w:r>
        <w:t>déclarer l'interface en utilisant la fonction "</w:t>
      </w:r>
      <w:proofErr w:type="spellStart"/>
      <w:r>
        <w:t>provideInterface</w:t>
      </w:r>
      <w:proofErr w:type="spellEnd"/>
      <w:r>
        <w:t>" de l'</w:t>
      </w:r>
      <w:proofErr w:type="spellStart"/>
      <w:r>
        <w:t>AssistedComponent</w:t>
      </w:r>
      <w:proofErr w:type="spellEnd"/>
    </w:p>
    <w:p w:rsidR="00000000" w:rsidRDefault="00D276D8">
      <w:pPr>
        <w:rPr>
          <w:rFonts w:ascii="Courier New" w:hAnsi="Courier New" w:cs="Courier New"/>
          <w:noProof/>
          <w:sz w:val="20"/>
          <w:szCs w:val="20"/>
          <w:rPrChange w:id="4825" w:author="ghislain.aine" w:date="2015-10-30T10:56:00Z">
            <w:rPr>
              <w:noProof/>
            </w:rPr>
          </w:rPrChange>
        </w:rPr>
        <w:pPrChange w:id="4826" w:author="ghislain.aine" w:date="2015-10-30T10:56:00Z">
          <w:pPr>
            <w:pStyle w:val="Paragraphedeliste"/>
            <w:numPr>
              <w:numId w:val="17"/>
            </w:numPr>
            <w:ind w:hanging="360"/>
          </w:pPr>
        </w:pPrChange>
      </w:pPr>
      <w:ins w:id="4827" w:author="ghislain.aine" w:date="2015-10-30T10:56:00Z">
        <w:r w:rsidRPr="00D276D8">
          <w:pict>
            <v:shape id="_x0000_s1263" type="#_x0000_t202" style="width:493.45pt;height:19.05pt;mso-height-percent:200;mso-position-horizontal-relative:char;mso-position-vertical-relative:line;mso-height-percent:200;mso-width-relative:margin;mso-height-relative:margin">
              <v:textbox style="mso-next-textbox:#_x0000_s1263;mso-fit-shape-to-text:t">
                <w:txbxContent>
                  <w:p w:rsidR="00BF1190" w:rsidRPr="005D0E55" w:rsidRDefault="00BF1190" w:rsidP="00BF1190">
                    <w:proofErr w:type="spellStart"/>
                    <w:ins w:id="4828" w:author="ghislain.aine" w:date="2015-11-04T16:59:00Z">
                      <w:r>
                        <w:rPr>
                          <w:rFonts w:ascii="Consolas" w:hAnsi="Consolas" w:cs="Consolas"/>
                          <w:color w:val="880000"/>
                          <w:sz w:val="19"/>
                          <w:szCs w:val="19"/>
                          <w:highlight w:val="white"/>
                        </w:rPr>
                        <w:t>provideInterface</w:t>
                      </w:r>
                      <w:proofErr w:type="spellEnd"/>
                      <w:r>
                        <w:rPr>
                          <w:rFonts w:ascii="Consolas" w:hAnsi="Consolas" w:cs="Consolas"/>
                          <w:color w:val="000000"/>
                          <w:sz w:val="19"/>
                          <w:szCs w:val="19"/>
                          <w:highlight w:val="white"/>
                        </w:rPr>
                        <w:t>&lt;</w:t>
                      </w:r>
                      <w:proofErr w:type="spellStart"/>
                      <w:r>
                        <w:rPr>
                          <w:rFonts w:ascii="Consolas" w:hAnsi="Consolas" w:cs="Consolas"/>
                          <w:color w:val="216F85"/>
                          <w:sz w:val="19"/>
                          <w:szCs w:val="19"/>
                          <w:highlight w:val="white"/>
                        </w:rPr>
                        <w:t>IValue</w:t>
                      </w:r>
                      <w:proofErr w:type="spellEnd"/>
                      <w:proofErr w:type="gramStart"/>
                      <w:r>
                        <w:rPr>
                          <w:rFonts w:ascii="Consolas" w:hAnsi="Consolas" w:cs="Consolas"/>
                          <w:color w:val="000000"/>
                          <w:sz w:val="19"/>
                          <w:szCs w:val="19"/>
                          <w:highlight w:val="white"/>
                        </w:rPr>
                        <w:t>&gt;(</w:t>
                      </w:r>
                      <w:proofErr w:type="gramEnd"/>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this</w:t>
                      </w:r>
                      <w:proofErr w:type="spellEnd"/>
                      <w:r>
                        <w:rPr>
                          <w:rFonts w:ascii="Consolas" w:hAnsi="Consolas" w:cs="Consolas"/>
                          <w:color w:val="000000"/>
                          <w:sz w:val="19"/>
                          <w:szCs w:val="19"/>
                          <w:highlight w:val="white"/>
                        </w:rPr>
                        <w:t>);</w:t>
                      </w:r>
                    </w:ins>
                  </w:p>
                </w:txbxContent>
              </v:textbox>
              <w10:wrap type="none"/>
              <w10:anchorlock/>
            </v:shape>
          </w:pict>
        </w:r>
      </w:ins>
    </w:p>
    <w:p w:rsidR="00BF1190" w:rsidRDefault="00BF1190" w:rsidP="00BF1190">
      <w:pPr>
        <w:pStyle w:val="Paragraphedeliste"/>
        <w:rPr>
          <w:noProof/>
          <w:lang w:val="en-US"/>
        </w:rPr>
      </w:pPr>
    </w:p>
    <w:p w:rsidR="00BF1190" w:rsidDel="00F04D11" w:rsidRDefault="00BF1190" w:rsidP="00BF1190">
      <w:pPr>
        <w:pStyle w:val="Code"/>
        <w:rPr>
          <w:del w:id="4829" w:author="ghislain.aine" w:date="2015-10-30T11:03:00Z"/>
          <w:noProof/>
          <w:lang w:val="en-US"/>
        </w:rPr>
      </w:pPr>
      <w:del w:id="4830" w:author="ghislain.aine" w:date="2015-10-30T11:03:00Z">
        <w:r w:rsidRPr="0082756D" w:rsidDel="00F04D11">
          <w:rPr>
            <w:noProof/>
            <w:lang w:val="en-US"/>
          </w:rPr>
          <w:delText xml:space="preserve">provideInterface&lt;IDemo&gt;(IDEMO_INTERFACE, </w:delText>
        </w:r>
        <w:r w:rsidRPr="0082756D" w:rsidDel="00F04D11">
          <w:rPr>
            <w:noProof/>
            <w:color w:val="0000FF"/>
            <w:lang w:val="en-US"/>
          </w:rPr>
          <w:delText>this</w:delText>
        </w:r>
        <w:r w:rsidRPr="0082756D" w:rsidDel="00F04D11">
          <w:rPr>
            <w:noProof/>
            <w:lang w:val="en-US"/>
          </w:rPr>
          <w:delText>);</w:delText>
        </w:r>
      </w:del>
    </w:p>
    <w:p w:rsidR="00BF1190" w:rsidRDefault="00BF1190" w:rsidP="00BF1190">
      <w:pPr>
        <w:pStyle w:val="Paragraphedeliste"/>
        <w:numPr>
          <w:ilvl w:val="0"/>
          <w:numId w:val="18"/>
        </w:numPr>
        <w:rPr>
          <w:ins w:id="4831" w:author="ghislain.aine" w:date="2015-10-30T10:56:00Z"/>
        </w:rPr>
      </w:pPr>
      <w:r>
        <w:t>Dans le de</w:t>
      </w:r>
      <w:r w:rsidRPr="00037238">
        <w:t xml:space="preserve">structeur, </w:t>
      </w:r>
      <w:proofErr w:type="spellStart"/>
      <w:r w:rsidRPr="00037238">
        <w:t>désenregistre</w:t>
      </w:r>
      <w:r>
        <w:t>z</w:t>
      </w:r>
      <w:proofErr w:type="spellEnd"/>
      <w:r w:rsidRPr="00037238">
        <w:t xml:space="preserve"> l'interface</w:t>
      </w:r>
      <w:r>
        <w:t xml:space="preserve"> avec la fonction "</w:t>
      </w:r>
      <w:proofErr w:type="spellStart"/>
      <w:r>
        <w:t>unprovideInterface</w:t>
      </w:r>
      <w:proofErr w:type="spellEnd"/>
      <w:r>
        <w:t>" de l'</w:t>
      </w:r>
      <w:proofErr w:type="spellStart"/>
      <w:r>
        <w:t>AssistedComponent</w:t>
      </w:r>
      <w:proofErr w:type="spellEnd"/>
    </w:p>
    <w:p w:rsidR="00000000" w:rsidRDefault="00D276D8">
      <w:pPr>
        <w:rPr>
          <w:ins w:id="4832" w:author="ghislain.aine" w:date="2015-10-30T10:56:00Z"/>
        </w:rPr>
        <w:pPrChange w:id="4833" w:author="ghislain.aine" w:date="2015-10-30T11:04:00Z">
          <w:pPr>
            <w:pStyle w:val="Paragraphedeliste"/>
            <w:numPr>
              <w:numId w:val="18"/>
            </w:numPr>
            <w:ind w:hanging="360"/>
          </w:pPr>
        </w:pPrChange>
      </w:pPr>
      <w:r>
        <w:pict>
          <v:shape id="_x0000_s1262" type="#_x0000_t202" style="width:493.45pt;height:19.05pt;mso-height-percent:200;mso-position-horizontal-relative:char;mso-position-vertical-relative:line;mso-height-percent:200;mso-width-relative:margin;mso-height-relative:margin">
            <v:textbox style="mso-next-textbox:#_x0000_s1262;mso-fit-shape-to-text:t">
              <w:txbxContent>
                <w:p w:rsidR="00BF1190" w:rsidRPr="005D0E55" w:rsidRDefault="00BF1190" w:rsidP="00BF1190">
                  <w:proofErr w:type="spellStart"/>
                  <w:proofErr w:type="gramStart"/>
                  <w:ins w:id="4834" w:author="ghislain.aine" w:date="2015-11-04T16:59:00Z">
                    <w:r>
                      <w:rPr>
                        <w:rFonts w:ascii="Consolas" w:hAnsi="Consolas" w:cs="Consolas"/>
                        <w:color w:val="880000"/>
                        <w:sz w:val="19"/>
                        <w:szCs w:val="19"/>
                        <w:highlight w:val="white"/>
                      </w:rPr>
                      <w:t>unprovideInterface</w:t>
                    </w:r>
                    <w:proofErr w:type="spellEnd"/>
                    <w:r>
                      <w:rPr>
                        <w:rFonts w:ascii="Consolas" w:hAnsi="Consolas" w:cs="Consolas"/>
                        <w:color w:val="000000"/>
                        <w:sz w:val="19"/>
                        <w:szCs w:val="19"/>
                        <w:highlight w:val="white"/>
                      </w:rPr>
                      <w:t>(</w:t>
                    </w:r>
                    <w:proofErr w:type="gramEnd"/>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w:t>
                    </w:r>
                  </w:ins>
                </w:p>
              </w:txbxContent>
            </v:textbox>
            <w10:wrap type="none"/>
            <w10:anchorlock/>
          </v:shape>
        </w:pict>
      </w:r>
    </w:p>
    <w:p w:rsidR="00000000" w:rsidRDefault="00EE2A1F">
      <w:pPr>
        <w:pStyle w:val="Paragraphedeliste"/>
        <w:rPr>
          <w:del w:id="4835" w:author="ghislain.aine" w:date="2015-10-30T11:04:00Z"/>
        </w:rPr>
        <w:pPrChange w:id="4836" w:author="ghislain.aine" w:date="2015-10-30T10:56:00Z">
          <w:pPr>
            <w:pStyle w:val="Paragraphedeliste"/>
            <w:numPr>
              <w:numId w:val="18"/>
            </w:numPr>
            <w:ind w:hanging="360"/>
          </w:pPr>
        </w:pPrChange>
      </w:pPr>
    </w:p>
    <w:p w:rsidR="00BF1190" w:rsidRPr="00037238" w:rsidDel="00F04D11" w:rsidRDefault="00BF1190" w:rsidP="00BF1190">
      <w:pPr>
        <w:pStyle w:val="Code"/>
        <w:rPr>
          <w:del w:id="4837" w:author="ghislain.aine" w:date="2015-10-30T11:04:00Z"/>
        </w:rPr>
      </w:pPr>
      <w:del w:id="4838" w:author="ghislain.aine" w:date="2015-10-30T11:04:00Z">
        <w:r w:rsidDel="00F04D11">
          <w:rPr>
            <w:noProof/>
          </w:rPr>
          <w:delText>unprovideInterface(IDEMO_INTERFACE);</w:delText>
        </w:r>
      </w:del>
    </w:p>
    <w:p w:rsidR="00BF1190" w:rsidRDefault="00BF1190" w:rsidP="00BF1190">
      <w:pPr>
        <w:pStyle w:val="Paragraphedeliste"/>
        <w:rPr>
          <w:ins w:id="4839" w:author="jerome draillard" w:date="2015-10-29T12:07:00Z"/>
        </w:rPr>
      </w:pPr>
    </w:p>
    <w:p w:rsidR="00BF1190" w:rsidDel="00A34B86" w:rsidRDefault="00BF1190" w:rsidP="00BF1190">
      <w:pPr>
        <w:pStyle w:val="Paragraphedeliste"/>
        <w:rPr>
          <w:del w:id="4840" w:author="ghislain.aine" w:date="2015-10-30T11:04:00Z"/>
        </w:rPr>
      </w:pPr>
      <w:ins w:id="4841" w:author="jerome draillard" w:date="2015-11-27T16:18:00Z">
        <w:r>
          <w:t>Notre premier composant est créé!</w:t>
        </w:r>
      </w:ins>
    </w:p>
    <w:p w:rsidR="00BF1190" w:rsidRDefault="00BF1190" w:rsidP="00BF1190">
      <w:pPr>
        <w:pStyle w:val="Paragraphedeliste"/>
        <w:rPr>
          <w:ins w:id="4842" w:author="jerome draillard" w:date="2015-11-27T16:18:00Z"/>
        </w:rPr>
      </w:pPr>
    </w:p>
    <w:p w:rsidR="00BF1190" w:rsidDel="00F04D11" w:rsidRDefault="00BF1190" w:rsidP="00BF1190">
      <w:pPr>
        <w:pStyle w:val="Paragraphedeliste"/>
        <w:rPr>
          <w:ins w:id="4843" w:author="jerome draillard" w:date="2015-10-29T12:07:00Z"/>
          <w:del w:id="4844" w:author="ghislain.aine" w:date="2015-10-30T11:04:00Z"/>
        </w:rPr>
      </w:pPr>
    </w:p>
    <w:p w:rsidR="00BF1190" w:rsidDel="00F04D11" w:rsidRDefault="00BF1190" w:rsidP="00BF1190">
      <w:pPr>
        <w:pStyle w:val="Paragraphedeliste"/>
        <w:rPr>
          <w:ins w:id="4845" w:author="jerome draillard" w:date="2015-10-29T12:07:00Z"/>
          <w:del w:id="4846" w:author="ghislain.aine" w:date="2015-10-30T11:04:00Z"/>
        </w:rPr>
      </w:pPr>
    </w:p>
    <w:p w:rsidR="00BF1190" w:rsidDel="00F04D11" w:rsidRDefault="00BF1190" w:rsidP="00BF1190">
      <w:pPr>
        <w:pStyle w:val="Paragraphedeliste"/>
        <w:rPr>
          <w:ins w:id="4847" w:author="jerome draillard" w:date="2015-10-29T12:07:00Z"/>
          <w:del w:id="4848" w:author="ghislain.aine" w:date="2015-10-30T11:04:00Z"/>
        </w:rPr>
      </w:pPr>
    </w:p>
    <w:p w:rsidR="00BF1190" w:rsidDel="00F04D11" w:rsidRDefault="00BF1190" w:rsidP="00BF1190">
      <w:pPr>
        <w:pStyle w:val="Paragraphedeliste"/>
        <w:rPr>
          <w:ins w:id="4849" w:author="jerome draillard" w:date="2015-10-29T12:07:00Z"/>
          <w:del w:id="4850" w:author="ghislain.aine" w:date="2015-10-30T11:04:00Z"/>
        </w:rPr>
      </w:pPr>
    </w:p>
    <w:p w:rsidR="00BF1190" w:rsidDel="00F04D11" w:rsidRDefault="00BF1190" w:rsidP="00BF1190">
      <w:pPr>
        <w:pStyle w:val="Paragraphedeliste"/>
        <w:rPr>
          <w:ins w:id="4851" w:author="jerome draillard" w:date="2015-10-29T12:07:00Z"/>
          <w:del w:id="4852" w:author="ghislain.aine" w:date="2015-10-30T11:04:00Z"/>
        </w:rPr>
      </w:pPr>
    </w:p>
    <w:p w:rsidR="00BF1190" w:rsidDel="00F04D11" w:rsidRDefault="00BF1190" w:rsidP="00BF1190">
      <w:pPr>
        <w:pStyle w:val="Paragraphedeliste"/>
        <w:rPr>
          <w:ins w:id="4853" w:author="jerome draillard" w:date="2015-10-29T12:07:00Z"/>
          <w:del w:id="4854" w:author="ghislain.aine" w:date="2015-10-30T11:04:00Z"/>
        </w:rPr>
      </w:pPr>
    </w:p>
    <w:p w:rsidR="00BF1190" w:rsidDel="00F04D11" w:rsidRDefault="00BF1190" w:rsidP="00BF1190">
      <w:pPr>
        <w:pStyle w:val="Paragraphedeliste"/>
        <w:rPr>
          <w:ins w:id="4855" w:author="jerome draillard" w:date="2015-10-29T12:07:00Z"/>
          <w:del w:id="4856" w:author="ghislain.aine" w:date="2015-10-30T11:04:00Z"/>
        </w:rPr>
      </w:pPr>
    </w:p>
    <w:p w:rsidR="00BF1190" w:rsidDel="00F04D11" w:rsidRDefault="00BF1190" w:rsidP="00BF1190">
      <w:pPr>
        <w:pStyle w:val="Paragraphedeliste"/>
        <w:rPr>
          <w:ins w:id="4857" w:author="jerome draillard" w:date="2015-10-29T12:07:00Z"/>
          <w:del w:id="4858" w:author="ghislain.aine" w:date="2015-10-30T11:04:00Z"/>
        </w:rPr>
      </w:pPr>
    </w:p>
    <w:p w:rsidR="00BF1190" w:rsidDel="00F04D11" w:rsidRDefault="00BF1190" w:rsidP="00BF1190">
      <w:pPr>
        <w:pStyle w:val="Paragraphedeliste"/>
        <w:rPr>
          <w:ins w:id="4859" w:author="jerome draillard" w:date="2015-10-29T12:07:00Z"/>
          <w:del w:id="4860" w:author="ghislain.aine" w:date="2015-10-30T11:04:00Z"/>
        </w:rPr>
      </w:pPr>
    </w:p>
    <w:p w:rsidR="00BF1190" w:rsidDel="00F04D11" w:rsidRDefault="00BF1190" w:rsidP="00BF1190">
      <w:pPr>
        <w:pStyle w:val="Paragraphedeliste"/>
        <w:rPr>
          <w:ins w:id="4861" w:author="jerome draillard" w:date="2015-10-29T12:07:00Z"/>
          <w:del w:id="4862" w:author="ghislain.aine" w:date="2015-10-30T11:04:00Z"/>
        </w:rPr>
      </w:pPr>
    </w:p>
    <w:p w:rsidR="00BF1190" w:rsidDel="00F04D11" w:rsidRDefault="00BF1190" w:rsidP="00BF1190">
      <w:pPr>
        <w:pStyle w:val="Paragraphedeliste"/>
        <w:rPr>
          <w:ins w:id="4863" w:author="jerome draillard" w:date="2015-10-29T12:07:00Z"/>
          <w:del w:id="4864" w:author="ghislain.aine" w:date="2015-10-30T11:04:00Z"/>
        </w:rPr>
      </w:pPr>
    </w:p>
    <w:p w:rsidR="00BF1190" w:rsidDel="00F04D11" w:rsidRDefault="00BF1190" w:rsidP="00BF1190">
      <w:pPr>
        <w:pStyle w:val="Paragraphedeliste"/>
        <w:rPr>
          <w:ins w:id="4865" w:author="jerome draillard" w:date="2015-10-29T12:07:00Z"/>
          <w:del w:id="4866" w:author="ghislain.aine" w:date="2015-10-30T11:04:00Z"/>
        </w:rPr>
      </w:pPr>
    </w:p>
    <w:p w:rsidR="00BF1190" w:rsidDel="00F04D11" w:rsidRDefault="00BF1190" w:rsidP="00BF1190">
      <w:pPr>
        <w:pStyle w:val="Paragraphedeliste"/>
        <w:rPr>
          <w:ins w:id="4867" w:author="jerome draillard" w:date="2015-10-29T12:07:00Z"/>
          <w:del w:id="4868" w:author="ghislain.aine" w:date="2015-10-30T11:04:00Z"/>
        </w:rPr>
      </w:pPr>
    </w:p>
    <w:p w:rsidR="00BF1190" w:rsidDel="00F04D11" w:rsidRDefault="00BF1190" w:rsidP="00BF1190">
      <w:pPr>
        <w:pStyle w:val="Paragraphedeliste"/>
        <w:rPr>
          <w:ins w:id="4869" w:author="jerome draillard" w:date="2015-10-29T12:07:00Z"/>
          <w:del w:id="4870" w:author="ghislain.aine" w:date="2015-10-30T11:04:00Z"/>
        </w:rPr>
      </w:pPr>
    </w:p>
    <w:p w:rsidR="00BF1190" w:rsidDel="00F04D11" w:rsidRDefault="00BF1190" w:rsidP="00BF1190">
      <w:pPr>
        <w:pStyle w:val="Paragraphedeliste"/>
        <w:rPr>
          <w:ins w:id="4871" w:author="jerome draillard" w:date="2015-10-29T12:07:00Z"/>
          <w:del w:id="4872" w:author="ghislain.aine" w:date="2015-10-30T11:04:00Z"/>
        </w:rPr>
      </w:pPr>
    </w:p>
    <w:p w:rsidR="00BF1190" w:rsidDel="00F04D11" w:rsidRDefault="00BF1190" w:rsidP="00BF1190">
      <w:pPr>
        <w:pStyle w:val="Paragraphedeliste"/>
        <w:rPr>
          <w:ins w:id="4873" w:author="jerome draillard" w:date="2015-10-29T12:07:00Z"/>
          <w:del w:id="4874" w:author="ghislain.aine" w:date="2015-10-30T11:04:00Z"/>
        </w:rPr>
      </w:pPr>
    </w:p>
    <w:p w:rsidR="00BF1190" w:rsidDel="00F04D11" w:rsidRDefault="00BF1190" w:rsidP="00BF1190">
      <w:pPr>
        <w:pStyle w:val="Paragraphedeliste"/>
        <w:rPr>
          <w:ins w:id="4875" w:author="jerome draillard" w:date="2015-10-29T12:07:00Z"/>
          <w:del w:id="4876" w:author="ghislain.aine" w:date="2015-10-30T11:04:00Z"/>
        </w:rPr>
      </w:pPr>
    </w:p>
    <w:p w:rsidR="00BF1190" w:rsidDel="00F04D11" w:rsidRDefault="00BF1190" w:rsidP="00BF1190">
      <w:pPr>
        <w:pStyle w:val="Paragraphedeliste"/>
        <w:rPr>
          <w:ins w:id="4877" w:author="jerome draillard" w:date="2015-10-29T12:07:00Z"/>
          <w:del w:id="4878" w:author="ghislain.aine" w:date="2015-10-30T11:04:00Z"/>
        </w:rPr>
      </w:pPr>
    </w:p>
    <w:p w:rsidR="00BF1190" w:rsidDel="00F04D11" w:rsidRDefault="00BF1190" w:rsidP="00BF1190">
      <w:pPr>
        <w:pStyle w:val="Paragraphedeliste"/>
        <w:rPr>
          <w:ins w:id="4879" w:author="jerome draillard" w:date="2015-10-29T12:07:00Z"/>
          <w:del w:id="4880" w:author="ghislain.aine" w:date="2015-10-30T11:04:00Z"/>
        </w:rPr>
      </w:pPr>
    </w:p>
    <w:p w:rsidR="00BF1190" w:rsidDel="00F04D11" w:rsidRDefault="00BF1190" w:rsidP="00BF1190">
      <w:pPr>
        <w:pStyle w:val="Paragraphedeliste"/>
        <w:rPr>
          <w:ins w:id="4881" w:author="jerome draillard" w:date="2015-10-29T12:07:00Z"/>
          <w:del w:id="4882" w:author="ghislain.aine" w:date="2015-10-30T11:04:00Z"/>
        </w:rPr>
      </w:pPr>
    </w:p>
    <w:p w:rsidR="00BF1190" w:rsidDel="00F04D11" w:rsidRDefault="00BF1190" w:rsidP="00BF1190">
      <w:pPr>
        <w:pStyle w:val="Paragraphedeliste"/>
        <w:rPr>
          <w:ins w:id="4883" w:author="jerome draillard" w:date="2015-10-29T12:07:00Z"/>
          <w:del w:id="4884" w:author="ghislain.aine" w:date="2015-10-30T11:04:00Z"/>
        </w:rPr>
      </w:pPr>
    </w:p>
    <w:p w:rsidR="00BF1190" w:rsidDel="00F04D11" w:rsidRDefault="00BF1190" w:rsidP="00BF1190">
      <w:pPr>
        <w:pStyle w:val="Paragraphedeliste"/>
        <w:rPr>
          <w:ins w:id="4885" w:author="jerome draillard" w:date="2015-10-29T12:07:00Z"/>
          <w:del w:id="4886" w:author="ghislain.aine" w:date="2015-10-30T11:04:00Z"/>
        </w:rPr>
      </w:pPr>
    </w:p>
    <w:p w:rsidR="00BF1190" w:rsidDel="00F04D11" w:rsidRDefault="00BF1190" w:rsidP="00BF1190">
      <w:pPr>
        <w:pStyle w:val="Paragraphedeliste"/>
        <w:rPr>
          <w:ins w:id="4887" w:author="jerome draillard" w:date="2015-10-29T12:07:00Z"/>
          <w:del w:id="4888" w:author="ghislain.aine" w:date="2015-10-30T11:04:00Z"/>
        </w:rPr>
      </w:pPr>
    </w:p>
    <w:p w:rsidR="00BF1190" w:rsidDel="00F04D11" w:rsidRDefault="00BF1190" w:rsidP="00BF1190">
      <w:pPr>
        <w:pStyle w:val="Paragraphedeliste"/>
        <w:rPr>
          <w:ins w:id="4889" w:author="jerome draillard" w:date="2015-10-29T12:07:00Z"/>
          <w:del w:id="4890" w:author="ghislain.aine" w:date="2015-10-30T11:04:00Z"/>
        </w:rPr>
      </w:pPr>
    </w:p>
    <w:p w:rsidR="00BF1190" w:rsidDel="00F04D11" w:rsidRDefault="00BF1190" w:rsidP="00BF1190">
      <w:pPr>
        <w:pStyle w:val="Paragraphedeliste"/>
        <w:rPr>
          <w:ins w:id="4891" w:author="jerome draillard" w:date="2015-10-29T12:07:00Z"/>
          <w:del w:id="4892" w:author="ghislain.aine" w:date="2015-10-30T11:04:00Z"/>
        </w:rPr>
      </w:pPr>
    </w:p>
    <w:p w:rsidR="00BF1190" w:rsidDel="00F04D11" w:rsidRDefault="00BF1190" w:rsidP="00BF1190">
      <w:pPr>
        <w:pStyle w:val="Paragraphedeliste"/>
        <w:rPr>
          <w:ins w:id="4893" w:author="jerome draillard" w:date="2015-10-29T12:07:00Z"/>
          <w:del w:id="4894" w:author="ghislain.aine" w:date="2015-10-30T11:04:00Z"/>
        </w:rPr>
      </w:pPr>
    </w:p>
    <w:p w:rsidR="00BF1190" w:rsidDel="00F04D11" w:rsidRDefault="00BF1190" w:rsidP="00BF1190">
      <w:pPr>
        <w:pStyle w:val="Paragraphedeliste"/>
        <w:rPr>
          <w:ins w:id="4895" w:author="jerome draillard" w:date="2015-10-29T12:07:00Z"/>
          <w:del w:id="4896" w:author="ghislain.aine" w:date="2015-10-30T11:04:00Z"/>
        </w:rPr>
      </w:pPr>
    </w:p>
    <w:p w:rsidR="00BF1190" w:rsidDel="00F04D11" w:rsidRDefault="00BF1190" w:rsidP="00BF1190">
      <w:pPr>
        <w:pStyle w:val="Paragraphedeliste"/>
        <w:rPr>
          <w:ins w:id="4897" w:author="jerome draillard" w:date="2015-10-29T12:07:00Z"/>
          <w:del w:id="4898" w:author="ghislain.aine" w:date="2015-10-30T11:04:00Z"/>
        </w:rPr>
      </w:pPr>
    </w:p>
    <w:p w:rsidR="00BF1190" w:rsidDel="00F04D11" w:rsidRDefault="00BF1190" w:rsidP="00BF1190">
      <w:pPr>
        <w:pStyle w:val="Paragraphedeliste"/>
        <w:rPr>
          <w:ins w:id="4899" w:author="jerome draillard" w:date="2015-10-29T12:07:00Z"/>
          <w:del w:id="4900" w:author="ghislain.aine" w:date="2015-10-30T11:04:00Z"/>
        </w:rPr>
      </w:pPr>
    </w:p>
    <w:p w:rsidR="00BF1190" w:rsidDel="00F04D11" w:rsidRDefault="00BF1190" w:rsidP="00BF1190">
      <w:pPr>
        <w:pStyle w:val="Paragraphedeliste"/>
        <w:rPr>
          <w:del w:id="4901" w:author="ghislain.aine" w:date="2015-10-30T11:04:00Z"/>
        </w:rPr>
      </w:pPr>
    </w:p>
    <w:p w:rsidR="00BF1190" w:rsidRDefault="00BF1190" w:rsidP="00BF1190">
      <w:pPr>
        <w:pStyle w:val="Paragraphedeliste"/>
      </w:pPr>
    </w:p>
    <w:p w:rsidR="00BF1190" w:rsidRDefault="00BF1190" w:rsidP="00BF1190">
      <w:pPr>
        <w:pStyle w:val="Titre3"/>
      </w:pPr>
      <w:bookmarkStart w:id="4902" w:name="_Toc462985391"/>
      <w:r>
        <w:t>Création du deuxième composant</w:t>
      </w:r>
      <w:bookmarkEnd w:id="4902"/>
    </w:p>
    <w:p w:rsidR="00BF1190" w:rsidRDefault="00BF1190" w:rsidP="00BF1190">
      <w:pPr>
        <w:pStyle w:val="Paragraphedeliste"/>
      </w:pPr>
    </w:p>
    <w:p w:rsidR="00BF1190" w:rsidDel="00F37020" w:rsidRDefault="00BF1190" w:rsidP="00BF1190">
      <w:pPr>
        <w:rPr>
          <w:del w:id="4903" w:author="jerome draillard" w:date="2015-10-29T12:50:00Z"/>
        </w:rPr>
      </w:pPr>
      <w:r>
        <w:t>Le deuxième composant</w:t>
      </w:r>
      <w:ins w:id="4904" w:author="jerome draillard" w:date="2015-10-29T12:50:00Z">
        <w:r>
          <w:t xml:space="preserve"> est nommé</w:t>
        </w:r>
      </w:ins>
      <w:del w:id="4905" w:author="jerome draillard" w:date="2015-10-29T12:50:00Z">
        <w:r w:rsidDel="00F37020">
          <w:delText>,</w:delText>
        </w:r>
      </w:del>
      <w:r>
        <w:t xml:space="preserve"> </w:t>
      </w:r>
      <w:proofErr w:type="spellStart"/>
      <w:ins w:id="4906" w:author="ghislain.aine" w:date="2015-11-04T16:59:00Z">
        <w:r>
          <w:t>ValueUiComponent</w:t>
        </w:r>
      </w:ins>
      <w:proofErr w:type="spellEnd"/>
      <w:del w:id="4907" w:author="ghislain.aine" w:date="2015-11-04T16:59:00Z">
        <w:r w:rsidDel="00984A0E">
          <w:delText>DemoU</w:delText>
        </w:r>
      </w:del>
      <w:ins w:id="4908" w:author="jerome draillard" w:date="2015-10-29T12:51:00Z">
        <w:del w:id="4909" w:author="ghislain.aine" w:date="2015-11-04T16:59:00Z">
          <w:r w:rsidDel="00984A0E">
            <w:delText>i</w:delText>
          </w:r>
        </w:del>
      </w:ins>
      <w:del w:id="4910" w:author="ghislain.aine" w:date="2015-11-04T16:59:00Z">
        <w:r w:rsidDel="00984A0E">
          <w:delText>IComponent</w:delText>
        </w:r>
      </w:del>
      <w:del w:id="4911" w:author="jerome draillard" w:date="2015-10-29T12:50:00Z">
        <w:r w:rsidDel="00F37020">
          <w:delText>, est créé manuellement. Cela permet de s'affranchir du générateur, et de maitriser la création du composant.</w:delText>
        </w:r>
      </w:del>
    </w:p>
    <w:p w:rsidR="00BF1190" w:rsidRDefault="00BF1190" w:rsidP="00BF1190">
      <w:pPr>
        <w:rPr>
          <w:ins w:id="4912" w:author="jerome draillard" w:date="2015-10-29T12:50:00Z"/>
        </w:rPr>
      </w:pPr>
      <w:del w:id="4913" w:author="jerome draillard" w:date="2015-10-29T12:50:00Z">
        <w:r w:rsidDel="00F37020">
          <w:delText>C'est souvent une solution plus rapide pour l'ajout de composants dans un plugin existant</w:delText>
        </w:r>
      </w:del>
      <w:ins w:id="4914" w:author="jerome draillard" w:date="2015-10-29T12:50:00Z">
        <w:r>
          <w:t>.</w:t>
        </w:r>
      </w:ins>
    </w:p>
    <w:p w:rsidR="00BF1190" w:rsidRDefault="00BF1190" w:rsidP="00BF1190">
      <w:pPr>
        <w:rPr>
          <w:ins w:id="4915" w:author="jerome draillard" w:date="2015-10-29T12:52:00Z"/>
        </w:rPr>
      </w:pPr>
      <w:ins w:id="4916" w:author="jerome draillard" w:date="2015-10-29T12:50:00Z">
        <w:r>
          <w:t xml:space="preserve">Créer le composant </w:t>
        </w:r>
        <w:del w:id="4917" w:author="ghislain.aine" w:date="2015-11-04T16:56:00Z">
          <w:r w:rsidDel="0049323F">
            <w:delText>DemoUiComponent</w:delText>
          </w:r>
        </w:del>
      </w:ins>
      <w:proofErr w:type="spellStart"/>
      <w:ins w:id="4918" w:author="ghislain.aine" w:date="2015-11-04T16:56:00Z">
        <w:r>
          <w:t>ValueUiComponent</w:t>
        </w:r>
      </w:ins>
      <w:proofErr w:type="spellEnd"/>
      <w:ins w:id="4919" w:author="jerome draillard" w:date="2015-10-29T12:50:00Z">
        <w:r>
          <w:t xml:space="preserve"> </w:t>
        </w:r>
      </w:ins>
      <w:ins w:id="4920" w:author="jerome draillard" w:date="2015-10-29T12:51:00Z">
        <w:r>
          <w:t>dans le dossier C:\tt4\</w:t>
        </w:r>
        <w:r w:rsidRPr="00F37020">
          <w:t>Sources\Demo\</w:t>
        </w:r>
      </w:ins>
      <w:ins w:id="4921" w:author="jerome draillard" w:date="2015-10-29T12:54:00Z">
        <w:r>
          <w:t>Component.</w:t>
        </w:r>
      </w:ins>
    </w:p>
    <w:p w:rsidR="00BF1190" w:rsidRDefault="00BF1190" w:rsidP="00BF1190">
      <w:pPr>
        <w:rPr>
          <w:ins w:id="4922" w:author="jerome draillard" w:date="2015-10-29T12:51:00Z"/>
        </w:rPr>
      </w:pPr>
    </w:p>
    <w:p w:rsidR="00BF1190" w:rsidRDefault="00BF1190" w:rsidP="00BF1190">
      <w:pPr>
        <w:rPr>
          <w:ins w:id="4923" w:author="jerome draillard" w:date="2015-10-29T12:52:00Z"/>
        </w:rPr>
      </w:pPr>
      <w:ins w:id="4924" w:author="jerome draillard" w:date="2015-10-29T12:51:00Z">
        <w:r>
          <w:t xml:space="preserve">Pour cette partie, vous serez moins guidé, essayez de vous inspirer du premier composant </w:t>
        </w:r>
      </w:ins>
      <w:ins w:id="4925" w:author="jerome draillard" w:date="2015-11-27T16:18:00Z">
        <w:r>
          <w:t>!</w:t>
        </w:r>
      </w:ins>
      <w:ins w:id="4926" w:author="ghislain.aine" w:date="2015-11-04T16:59:00Z">
        <w:del w:id="4927" w:author="jerome draillard" w:date="2015-11-27T16:18:00Z">
          <w:r w:rsidDel="00043DAB">
            <w:delText xml:space="preserve"> </w:delText>
          </w:r>
        </w:del>
      </w:ins>
    </w:p>
    <w:p w:rsidR="00BF1190" w:rsidRDefault="00BF1190" w:rsidP="00BF1190">
      <w:pPr>
        <w:rPr>
          <w:ins w:id="4928" w:author="jerome draillard" w:date="2015-10-29T12:52:00Z"/>
        </w:rPr>
      </w:pPr>
    </w:p>
    <w:p w:rsidR="00BF1190" w:rsidRDefault="00BF1190" w:rsidP="00BF1190">
      <w:pPr>
        <w:rPr>
          <w:ins w:id="4929" w:author="jerome draillard" w:date="2015-10-29T12:52:00Z"/>
        </w:rPr>
      </w:pPr>
      <w:ins w:id="4930" w:author="ghislain.aine" w:date="2015-10-30T11:22:00Z">
        <w:r>
          <w:t>S</w:t>
        </w:r>
      </w:ins>
      <w:ins w:id="4931" w:author="ghislain.aine" w:date="2015-10-30T11:23:00Z">
        <w:r>
          <w:t>i</w:t>
        </w:r>
      </w:ins>
      <w:ins w:id="4932" w:author="ghislain.aine" w:date="2015-10-30T11:22:00Z">
        <w:r>
          <w:t xml:space="preserve"> vous ajoutez les fichiers à la m</w:t>
        </w:r>
      </w:ins>
      <w:ins w:id="4933" w:author="ghislain.aine" w:date="2015-10-30T11:23:00Z">
        <w:r>
          <w:t>a</w:t>
        </w:r>
      </w:ins>
      <w:ins w:id="4934" w:author="ghislain.aine" w:date="2015-10-30T11:22:00Z">
        <w:r>
          <w:t xml:space="preserve">in dans l'arborescence, </w:t>
        </w:r>
      </w:ins>
      <w:ins w:id="4935" w:author="jerome draillard" w:date="2015-10-29T12:52:00Z">
        <w:del w:id="4936" w:author="ghislain.aine" w:date="2015-10-30T11:22:00Z">
          <w:r w:rsidDel="00C94442">
            <w:delText>P</w:delText>
          </w:r>
        </w:del>
      </w:ins>
      <w:ins w:id="4937" w:author="ghislain.aine" w:date="2015-10-30T11:22:00Z">
        <w:r>
          <w:t>p</w:t>
        </w:r>
      </w:ins>
      <w:ins w:id="4938" w:author="jerome draillard" w:date="2015-10-29T12:52:00Z">
        <w:r>
          <w:t>ense</w:t>
        </w:r>
        <w:del w:id="4939" w:author="ghislain.aine" w:date="2015-10-30T11:22:00Z">
          <w:r w:rsidDel="00C94442">
            <w:delText>r</w:delText>
          </w:r>
        </w:del>
      </w:ins>
      <w:ins w:id="4940" w:author="ghislain.aine" w:date="2015-10-30T11:22:00Z">
        <w:r>
          <w:t>z</w:t>
        </w:r>
      </w:ins>
      <w:ins w:id="4941" w:author="jerome draillard" w:date="2015-10-29T12:52:00Z">
        <w:r>
          <w:t xml:space="preserve"> à </w:t>
        </w:r>
      </w:ins>
      <w:r>
        <w:t>régénérer</w:t>
      </w:r>
      <w:ins w:id="4942" w:author="jerome draillard" w:date="2015-10-29T12:52:00Z">
        <w:r>
          <w:t xml:space="preserve"> </w:t>
        </w:r>
        <w:del w:id="4943" w:author="ghislain.aine" w:date="2015-11-05T09:18:00Z">
          <w:r w:rsidDel="00E17FB3">
            <w:delText>les .pro</w:delText>
          </w:r>
        </w:del>
      </w:ins>
      <w:ins w:id="4944" w:author="ghislain.aine" w:date="2015-11-05T09:18:00Z">
        <w:r>
          <w:t>le projet (en ouvrant le fichier "_project.d</w:t>
        </w:r>
        <w:del w:id="4945" w:author="jerome draillard" w:date="2015-11-27T16:18:00Z">
          <w:r w:rsidDel="00CC6894">
            <w:delText>b</w:delText>
          </w:r>
        </w:del>
      </w:ins>
      <w:ins w:id="4946" w:author="jerome draillard" w:date="2015-11-27T16:18:00Z">
        <w:r>
          <w:t>g</w:t>
        </w:r>
      </w:ins>
      <w:ins w:id="4947" w:author="ghislain.aine" w:date="2015-11-05T09:18:00Z">
        <w:r>
          <w:t>x")</w:t>
        </w:r>
      </w:ins>
      <w:ins w:id="4948" w:author="jerome draillard" w:date="2015-10-29T12:52:00Z">
        <w:r>
          <w:t xml:space="preserve"> pour afficher le nouveau composant dans </w:t>
        </w:r>
        <w:del w:id="4949" w:author="ghislain.aine" w:date="2015-10-30T11:04:00Z">
          <w:r w:rsidDel="00F04D11">
            <w:delText>v</w:delText>
          </w:r>
        </w:del>
      </w:ins>
      <w:ins w:id="4950" w:author="ghislain.aine" w:date="2015-10-30T11:04:00Z">
        <w:r>
          <w:t>V</w:t>
        </w:r>
      </w:ins>
      <w:ins w:id="4951" w:author="jerome draillard" w:date="2015-10-29T12:52:00Z">
        <w:r>
          <w:t>isual</w:t>
        </w:r>
      </w:ins>
      <w:ins w:id="4952" w:author="ghislain.aine" w:date="2015-10-30T11:04:00Z">
        <w:r>
          <w:t xml:space="preserve"> Studio</w:t>
        </w:r>
      </w:ins>
      <w:ins w:id="4953" w:author="jerome draillard" w:date="2015-10-29T12:52:00Z">
        <w:r>
          <w:t>.</w:t>
        </w:r>
      </w:ins>
    </w:p>
    <w:p w:rsidR="00BF1190" w:rsidRDefault="00BF1190" w:rsidP="00BF1190">
      <w:pPr>
        <w:rPr>
          <w:b/>
          <w:color w:val="FF0000"/>
        </w:rPr>
      </w:pPr>
    </w:p>
    <w:p w:rsidR="00BF1190" w:rsidRPr="001A3AE2" w:rsidRDefault="00BF1190" w:rsidP="00BF1190">
      <w:pPr>
        <w:rPr>
          <w:ins w:id="4954" w:author="jerome draillard" w:date="2015-10-29T12:51:00Z"/>
        </w:rPr>
      </w:pPr>
      <w:ins w:id="4955" w:author="jerome draillard" w:date="2015-10-29T12:53:00Z">
        <w:r w:rsidRPr="001A3AE2">
          <w:t>Enregistre</w:t>
        </w:r>
      </w:ins>
      <w:r w:rsidRPr="001A3AE2">
        <w:t>z</w:t>
      </w:r>
      <w:ins w:id="4956" w:author="jerome draillard" w:date="2015-10-29T12:53:00Z">
        <w:r w:rsidRPr="001A3AE2">
          <w:t xml:space="preserve"> également le composant dans le plugin.</w:t>
        </w:r>
      </w:ins>
    </w:p>
    <w:p w:rsidR="00BF1190" w:rsidRDefault="00BF1190" w:rsidP="00BF1190">
      <w:pPr>
        <w:rPr>
          <w:ins w:id="4957" w:author="jerome draillard" w:date="2015-10-29T12:51:00Z"/>
        </w:rPr>
      </w:pPr>
    </w:p>
    <w:p w:rsidR="00000000" w:rsidRDefault="00BF1190">
      <w:pPr>
        <w:rPr>
          <w:ins w:id="4958" w:author="jerome draillard" w:date="2015-10-29T12:55:00Z"/>
        </w:rPr>
        <w:pPrChange w:id="4959" w:author="jerome draillard" w:date="2015-10-29T12:55:00Z">
          <w:pPr>
            <w:pStyle w:val="Paragraphedeliste"/>
            <w:numPr>
              <w:numId w:val="19"/>
            </w:numPr>
            <w:ind w:hanging="360"/>
          </w:pPr>
        </w:pPrChange>
      </w:pPr>
      <w:ins w:id="4960" w:author="jerome draillard" w:date="2015-10-29T12:53:00Z">
        <w:r>
          <w:t xml:space="preserve">Ce composant va devoir </w:t>
        </w:r>
        <w:del w:id="4961" w:author="ghislain.aine" w:date="2015-10-30T11:05:00Z">
          <w:r w:rsidDel="00F04D11">
            <w:delText xml:space="preserve"> </w:delText>
          </w:r>
        </w:del>
        <w:r>
          <w:t>c</w:t>
        </w:r>
      </w:ins>
      <w:ins w:id="4962" w:author="jerome draillard" w:date="2015-10-29T12:51:00Z">
        <w:r>
          <w:t xml:space="preserve">onsommer une interface </w:t>
        </w:r>
        <w:del w:id="4963" w:author="ghislain.aine" w:date="2015-11-04T17:00:00Z">
          <w:r w:rsidDel="00FA5C11">
            <w:delText>IDemo</w:delText>
          </w:r>
        </w:del>
      </w:ins>
      <w:proofErr w:type="spellStart"/>
      <w:ins w:id="4964" w:author="ghislain.aine" w:date="2015-11-04T17:00:00Z">
        <w:r>
          <w:t>IValue</w:t>
        </w:r>
      </w:ins>
      <w:proofErr w:type="spellEnd"/>
      <w:del w:id="4965" w:author="jerome draillard" w:date="2015-10-29T12:50:00Z">
        <w:r w:rsidDel="00F37020">
          <w:delText>.</w:delText>
        </w:r>
      </w:del>
      <w:ins w:id="4966" w:author="jerome draillard" w:date="2015-10-29T12:53:00Z">
        <w:r>
          <w:t>.</w:t>
        </w:r>
      </w:ins>
    </w:p>
    <w:p w:rsidR="00000000" w:rsidRDefault="00EE2A1F">
      <w:pPr>
        <w:rPr>
          <w:ins w:id="4967" w:author="jerome draillard" w:date="2015-10-29T12:55:00Z"/>
        </w:rPr>
        <w:pPrChange w:id="4968" w:author="jerome draillard" w:date="2015-10-29T12:55:00Z">
          <w:pPr>
            <w:pStyle w:val="Paragraphedeliste"/>
            <w:numPr>
              <w:numId w:val="19"/>
            </w:numPr>
            <w:ind w:hanging="360"/>
          </w:pPr>
        </w:pPrChange>
      </w:pPr>
    </w:p>
    <w:p w:rsidR="00000000" w:rsidRDefault="00BF1190">
      <w:pPr>
        <w:pPrChange w:id="4969" w:author="jerome draillard" w:date="2015-10-29T12:55:00Z">
          <w:pPr>
            <w:pStyle w:val="Paragraphedeliste"/>
            <w:numPr>
              <w:numId w:val="19"/>
            </w:numPr>
            <w:ind w:hanging="360"/>
          </w:pPr>
        </w:pPrChange>
      </w:pPr>
      <w:ins w:id="4970" w:author="jerome draillard" w:date="2015-10-29T12:55:00Z">
        <w:r>
          <w:t>Crée</w:t>
        </w:r>
      </w:ins>
      <w:r>
        <w:t>z</w:t>
      </w:r>
      <w:ins w:id="4971" w:author="jerome draillard" w:date="2015-10-29T12:55:00Z">
        <w:r>
          <w:t xml:space="preserve"> dans le fichier .h une variable membre</w:t>
        </w:r>
      </w:ins>
      <w:ins w:id="4972" w:author="ghislain.aine" w:date="2015-10-30T11:06:00Z">
        <w:r>
          <w:t xml:space="preserve"> </w:t>
        </w:r>
      </w:ins>
      <w:proofErr w:type="spellStart"/>
      <w:ins w:id="4973" w:author="ghislain.aine" w:date="2015-11-04T17:00:00Z">
        <w:r w:rsidRPr="001A3AE2">
          <w:rPr>
            <w:rFonts w:ascii="Courier New" w:hAnsi="Courier New" w:cs="Courier New"/>
            <w:sz w:val="16"/>
          </w:rPr>
          <w:t>IValue</w:t>
        </w:r>
      </w:ins>
      <w:proofErr w:type="spellEnd"/>
      <w:ins w:id="4974" w:author="ghislain.aine" w:date="2015-10-30T11:06:00Z">
        <w:r w:rsidRPr="001A3AE2">
          <w:rPr>
            <w:rFonts w:ascii="Courier New" w:hAnsi="Courier New" w:cs="Courier New"/>
            <w:sz w:val="16"/>
          </w:rPr>
          <w:t>*</w:t>
        </w:r>
      </w:ins>
      <w:r w:rsidRPr="001A3AE2">
        <w:rPr>
          <w:rFonts w:ascii="Courier New" w:hAnsi="Courier New" w:cs="Courier New"/>
          <w:sz w:val="16"/>
        </w:rPr>
        <w:t xml:space="preserve"> </w:t>
      </w:r>
      <w:proofErr w:type="spellStart"/>
      <w:ins w:id="4975" w:author="ghislain.aine" w:date="2015-10-30T11:06:00Z">
        <w:r w:rsidRPr="001A3AE2">
          <w:rPr>
            <w:rFonts w:ascii="Courier New" w:hAnsi="Courier New" w:cs="Courier New"/>
            <w:sz w:val="16"/>
          </w:rPr>
          <w:t>_i</w:t>
        </w:r>
      </w:ins>
      <w:ins w:id="4976" w:author="ghislain.aine" w:date="2015-11-04T17:00:00Z">
        <w:r w:rsidRPr="001A3AE2">
          <w:rPr>
            <w:rFonts w:ascii="Courier New" w:hAnsi="Courier New" w:cs="Courier New"/>
            <w:sz w:val="16"/>
          </w:rPr>
          <w:t>value</w:t>
        </w:r>
      </w:ins>
      <w:proofErr w:type="spellEnd"/>
      <w:ins w:id="4977" w:author="jerome draillard" w:date="2015-10-29T12:55:00Z">
        <w:r>
          <w:t xml:space="preserve"> </w:t>
        </w:r>
        <w:del w:id="4978" w:author="ghislain.aine" w:date="2015-10-30T11:06:00Z">
          <w:r w:rsidDel="00F04D11">
            <w:delText xml:space="preserve">de type IDemo * </w:delText>
          </w:r>
        </w:del>
        <w:r>
          <w:t xml:space="preserve">destinée à stocker un pointeur vers l'interface </w:t>
        </w:r>
      </w:ins>
      <w:proofErr w:type="spellStart"/>
      <w:ins w:id="4979" w:author="ghislain.aine" w:date="2015-11-04T17:00:00Z">
        <w:r>
          <w:t>IValue</w:t>
        </w:r>
        <w:proofErr w:type="spellEnd"/>
        <w:r w:rsidDel="00A2125C">
          <w:t xml:space="preserve"> </w:t>
        </w:r>
      </w:ins>
      <w:ins w:id="4980" w:author="jerome draillard" w:date="2015-10-29T12:55:00Z">
        <w:del w:id="4981" w:author="ghislain.aine" w:date="2015-11-04T17:00:00Z">
          <w:r w:rsidDel="00A2125C">
            <w:delText xml:space="preserve">IDemo </w:delText>
          </w:r>
        </w:del>
        <w:r>
          <w:t>qui sera consommée.</w:t>
        </w:r>
      </w:ins>
    </w:p>
    <w:p w:rsidR="00BF1190" w:rsidRDefault="00BF1190" w:rsidP="00BF1190">
      <w:pPr>
        <w:rPr>
          <w:ins w:id="4982" w:author="jerome draillard" w:date="2015-10-29T12:56:00Z"/>
        </w:rPr>
      </w:pPr>
    </w:p>
    <w:p w:rsidR="00000000" w:rsidRDefault="00BF1190">
      <w:pPr>
        <w:rPr>
          <w:ins w:id="4983" w:author="ghislain.aine" w:date="2015-10-30T11:06:00Z"/>
        </w:rPr>
        <w:pPrChange w:id="4984" w:author="jerome draillard" w:date="2015-10-29T12:55:00Z">
          <w:pPr>
            <w:pStyle w:val="Paragraphedeliste"/>
            <w:numPr>
              <w:numId w:val="19"/>
            </w:numPr>
            <w:ind w:hanging="360"/>
          </w:pPr>
        </w:pPrChange>
      </w:pPr>
      <w:ins w:id="4985" w:author="jerome draillard" w:date="2015-10-29T12:56:00Z">
        <w:del w:id="4986" w:author="ghislain.aine" w:date="2015-10-30T11:06:00Z">
          <w:r w:rsidDel="00F04D11">
            <w:delText>Ensuite</w:delText>
          </w:r>
        </w:del>
      </w:ins>
      <w:ins w:id="4987" w:author="ghislain.aine" w:date="2015-10-30T11:06:00Z">
        <w:r>
          <w:t>Place</w:t>
        </w:r>
      </w:ins>
      <w:r>
        <w:t>z</w:t>
      </w:r>
      <w:ins w:id="4988" w:author="ghislain.aine" w:date="2015-10-30T11:06:00Z">
        <w:r>
          <w:t xml:space="preserve"> ensuite</w:t>
        </w:r>
      </w:ins>
      <w:ins w:id="4989" w:author="jerome draillard" w:date="2015-10-29T12:56:00Z">
        <w:r>
          <w:t xml:space="preserve"> dans </w:t>
        </w:r>
        <w:proofErr w:type="spellStart"/>
        <w:r>
          <w:t>initializeComponent</w:t>
        </w:r>
        <w:proofErr w:type="spellEnd"/>
        <w:r>
          <w:t xml:space="preserve"> :</w:t>
        </w:r>
      </w:ins>
    </w:p>
    <w:p w:rsidR="00000000" w:rsidRDefault="00D276D8">
      <w:pPr>
        <w:rPr>
          <w:ins w:id="4990" w:author="jerome draillard" w:date="2015-10-29T12:56:00Z"/>
        </w:rPr>
        <w:pPrChange w:id="4991" w:author="jerome draillard" w:date="2015-10-29T12:55:00Z">
          <w:pPr>
            <w:pStyle w:val="Paragraphedeliste"/>
            <w:numPr>
              <w:numId w:val="19"/>
            </w:numPr>
            <w:ind w:hanging="360"/>
          </w:pPr>
        </w:pPrChange>
      </w:pPr>
      <w:r>
        <w:pict>
          <v:shape id="_x0000_s1261" type="#_x0000_t202" style="width:493.45pt;height:30.2pt;mso-height-percent:200;mso-position-horizontal-relative:char;mso-position-vertical-relative:line;mso-height-percent:200;mso-width-relative:margin;mso-height-relative:margin">
            <v:textbox style="mso-next-textbox:#_x0000_s1261;mso-fit-shape-to-text:t">
              <w:txbxContent>
                <w:p w:rsidR="00000000" w:rsidRDefault="00BF1190">
                  <w:pPr>
                    <w:autoSpaceDE w:val="0"/>
                    <w:autoSpaceDN w:val="0"/>
                    <w:adjustRightInd w:val="0"/>
                    <w:jc w:val="left"/>
                    <w:pPrChange w:id="4992" w:author="ghislain.aine" w:date="2015-11-04T17:00:00Z">
                      <w:pPr/>
                    </w:pPrChange>
                  </w:pPr>
                  <w:proofErr w:type="spellStart"/>
                  <w:proofErr w:type="gramStart"/>
                  <w:ins w:id="4993" w:author="ghislain.aine" w:date="2015-11-04T17:00:00Z">
                    <w:r>
                      <w:rPr>
                        <w:rFonts w:ascii="Consolas" w:hAnsi="Consolas" w:cs="Consolas"/>
                        <w:color w:val="880000"/>
                        <w:sz w:val="19"/>
                        <w:szCs w:val="19"/>
                        <w:highlight w:val="white"/>
                      </w:rPr>
                      <w:t>consumeInterface</w:t>
                    </w:r>
                    <w:proofErr w:type="spellEnd"/>
                    <w:r>
                      <w:rPr>
                        <w:rFonts w:ascii="Consolas" w:hAnsi="Consolas" w:cs="Consolas"/>
                        <w:color w:val="000000"/>
                        <w:sz w:val="19"/>
                        <w:szCs w:val="19"/>
                        <w:highlight w:val="white"/>
                      </w:rPr>
                      <w:t>(</w:t>
                    </w:r>
                    <w:proofErr w:type="gramEnd"/>
                    <w:r>
                      <w:rPr>
                        <w:rFonts w:ascii="Consolas" w:hAnsi="Consolas" w:cs="Consolas"/>
                        <w:color w:val="6F008A"/>
                        <w:sz w:val="19"/>
                        <w:szCs w:val="19"/>
                        <w:highlight w:val="white"/>
                      </w:rPr>
                      <w:t>DEMO_IVALUE_INTERFACE</w:t>
                    </w:r>
                    <w:r>
                      <w:rPr>
                        <w:rFonts w:ascii="Consolas" w:hAnsi="Consolas" w:cs="Consolas"/>
                        <w:color w:val="000000"/>
                        <w:sz w:val="19"/>
                        <w:szCs w:val="19"/>
                        <w:highlight w:val="white"/>
                      </w:rPr>
                      <w:t>, &amp;</w:t>
                    </w:r>
                    <w:proofErr w:type="spellStart"/>
                    <w:r>
                      <w:rPr>
                        <w:rFonts w:ascii="Consolas" w:hAnsi="Consolas" w:cs="Consolas"/>
                        <w:color w:val="000080"/>
                        <w:sz w:val="19"/>
                        <w:szCs w:val="19"/>
                        <w:highlight w:val="white"/>
                      </w:rPr>
                      <w:t>_ivalue</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this</w:t>
                    </w:r>
                    <w:proofErr w:type="spellEnd"/>
                    <w:r>
                      <w:rPr>
                        <w:rFonts w:ascii="Consolas" w:hAnsi="Consolas" w:cs="Consolas"/>
                        <w:color w:val="000000"/>
                        <w:sz w:val="19"/>
                        <w:szCs w:val="19"/>
                        <w:highlight w:val="white"/>
                      </w:rPr>
                      <w:t>, &amp;</w:t>
                    </w:r>
                    <w:proofErr w:type="spellStart"/>
                    <w:r>
                      <w:rPr>
                        <w:rFonts w:ascii="Consolas" w:hAnsi="Consolas" w:cs="Consolas"/>
                        <w:color w:val="216F85"/>
                        <w:sz w:val="19"/>
                        <w:szCs w:val="19"/>
                        <w:highlight w:val="white"/>
                      </w:rPr>
                      <w:t>ValueUiComponent</w:t>
                    </w:r>
                    <w:proofErr w:type="spellEnd"/>
                    <w:r>
                      <w:rPr>
                        <w:rFonts w:ascii="Consolas" w:hAnsi="Consolas" w:cs="Consolas"/>
                        <w:color w:val="000000"/>
                        <w:sz w:val="19"/>
                        <w:szCs w:val="19"/>
                        <w:highlight w:val="white"/>
                      </w:rPr>
                      <w:t>::</w:t>
                    </w:r>
                    <w:proofErr w:type="spellStart"/>
                    <w:r>
                      <w:rPr>
                        <w:rFonts w:ascii="Consolas" w:hAnsi="Consolas" w:cs="Consolas"/>
                        <w:color w:val="880000"/>
                        <w:sz w:val="19"/>
                        <w:szCs w:val="19"/>
                        <w:highlight w:val="white"/>
                      </w:rPr>
                      <w:t>onIValueAvailabilityChanged</w:t>
                    </w:r>
                    <w:proofErr w:type="spellEnd"/>
                    <w:r>
                      <w:rPr>
                        <w:rFonts w:ascii="Consolas" w:hAnsi="Consolas" w:cs="Consolas"/>
                        <w:color w:val="000000"/>
                        <w:sz w:val="19"/>
                        <w:szCs w:val="19"/>
                        <w:highlight w:val="white"/>
                      </w:rPr>
                      <w:t>);</w:t>
                    </w:r>
                  </w:ins>
                </w:p>
              </w:txbxContent>
            </v:textbox>
            <w10:wrap type="none"/>
            <w10:anchorlock/>
          </v:shape>
        </w:pict>
      </w:r>
    </w:p>
    <w:p w:rsidR="00000000" w:rsidRDefault="00EE2A1F">
      <w:pPr>
        <w:rPr>
          <w:ins w:id="4994" w:author="jerome draillard" w:date="2015-10-29T12:56:00Z"/>
          <w:del w:id="4995" w:author="ghislain.aine" w:date="2015-10-30T11:07:00Z"/>
        </w:rPr>
        <w:pPrChange w:id="4996" w:author="jerome draillard" w:date="2015-10-29T12:55:00Z">
          <w:pPr>
            <w:pStyle w:val="Paragraphedeliste"/>
            <w:numPr>
              <w:numId w:val="19"/>
            </w:numPr>
            <w:ind w:hanging="360"/>
          </w:pPr>
        </w:pPrChange>
      </w:pPr>
    </w:p>
    <w:p w:rsidR="00BF1190" w:rsidRPr="00F37020" w:rsidDel="00AB6A4D" w:rsidRDefault="00D276D8" w:rsidP="00BF1190">
      <w:pPr>
        <w:shd w:val="clear" w:color="auto" w:fill="FFFFFF"/>
        <w:jc w:val="left"/>
        <w:rPr>
          <w:ins w:id="4997" w:author="jerome draillard" w:date="2015-10-29T12:56:00Z"/>
          <w:del w:id="4998" w:author="ghislain.aine" w:date="2015-10-30T11:07:00Z"/>
          <w:rFonts w:ascii="Times New Roman" w:eastAsia="Times New Roman" w:hAnsi="Times New Roman" w:cs="Times New Roman"/>
          <w:sz w:val="16"/>
          <w:szCs w:val="16"/>
          <w:lang w:eastAsia="fr-FR"/>
          <w:rPrChange w:id="4999" w:author="jerome draillard" w:date="2015-10-29T12:56:00Z">
            <w:rPr>
              <w:ins w:id="5000" w:author="jerome draillard" w:date="2015-10-29T12:56:00Z"/>
              <w:del w:id="5001" w:author="ghislain.aine" w:date="2015-10-30T11:07:00Z"/>
              <w:rFonts w:ascii="Times New Roman" w:eastAsia="Times New Roman" w:hAnsi="Times New Roman" w:cs="Times New Roman"/>
              <w:sz w:val="24"/>
              <w:szCs w:val="24"/>
              <w:lang w:eastAsia="fr-FR"/>
            </w:rPr>
          </w:rPrChange>
        </w:rPr>
      </w:pPr>
      <w:ins w:id="5002" w:author="jerome draillard" w:date="2015-10-29T12:56:00Z">
        <w:del w:id="5003" w:author="ghislain.aine" w:date="2015-10-30T11:07:00Z">
          <w:r w:rsidRPr="00D276D8">
            <w:rPr>
              <w:rFonts w:ascii="Courier New" w:eastAsia="Times New Roman" w:hAnsi="Courier New" w:cs="Courier New"/>
              <w:color w:val="000000"/>
              <w:sz w:val="16"/>
              <w:szCs w:val="16"/>
              <w:lang w:eastAsia="fr-FR"/>
              <w:rPrChange w:id="5004" w:author="jerome draillard" w:date="2015-10-29T12:56:00Z">
                <w:rPr>
                  <w:rFonts w:ascii="Courier New" w:eastAsia="Times New Roman" w:hAnsi="Courier New" w:cs="Courier New"/>
                  <w:color w:val="000000"/>
                  <w:sz w:val="20"/>
                  <w:u w:val="single"/>
                  <w:lang w:eastAsia="fr-FR"/>
                </w:rPr>
              </w:rPrChange>
            </w:rPr>
            <w:delText>consumeInterface</w:delText>
          </w:r>
          <w:r w:rsidRPr="00D276D8">
            <w:rPr>
              <w:rFonts w:ascii="Courier New" w:eastAsia="Times New Roman" w:hAnsi="Courier New" w:cs="Courier New"/>
              <w:b/>
              <w:bCs/>
              <w:color w:val="000080"/>
              <w:sz w:val="16"/>
              <w:szCs w:val="16"/>
              <w:lang w:eastAsia="fr-FR"/>
              <w:rPrChange w:id="5005" w:author="jerome draillard" w:date="2015-10-29T12:56: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5006" w:author="jerome draillard" w:date="2015-10-29T12:56:00Z">
                <w:rPr>
                  <w:rFonts w:ascii="Courier New" w:eastAsia="Times New Roman" w:hAnsi="Courier New" w:cs="Courier New"/>
                  <w:color w:val="000000"/>
                  <w:sz w:val="20"/>
                  <w:u w:val="single"/>
                  <w:lang w:eastAsia="fr-FR"/>
                </w:rPr>
              </w:rPrChange>
            </w:rPr>
            <w:delText>IDEMO_INTERFACE</w:delText>
          </w:r>
          <w:r w:rsidRPr="00D276D8">
            <w:rPr>
              <w:rFonts w:ascii="Courier New" w:eastAsia="Times New Roman" w:hAnsi="Courier New" w:cs="Courier New"/>
              <w:b/>
              <w:bCs/>
              <w:color w:val="000080"/>
              <w:sz w:val="16"/>
              <w:szCs w:val="16"/>
              <w:lang w:eastAsia="fr-FR"/>
              <w:rPrChange w:id="5007" w:author="jerome draillard" w:date="2015-10-29T12:56: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5008" w:author="jerome draillard" w:date="2015-10-29T12:56: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5009" w:author="jerome draillard" w:date="2015-10-29T12:56:00Z">
                <w:rPr>
                  <w:rFonts w:ascii="Courier New" w:eastAsia="Times New Roman" w:hAnsi="Courier New" w:cs="Courier New"/>
                  <w:b/>
                  <w:bCs/>
                  <w:color w:val="000080"/>
                  <w:sz w:val="20"/>
                  <w:u w:val="single"/>
                  <w:lang w:eastAsia="fr-FR"/>
                </w:rPr>
              </w:rPrChange>
            </w:rPr>
            <w:delText>&amp;</w:delText>
          </w:r>
          <w:r w:rsidRPr="00D276D8">
            <w:rPr>
              <w:rFonts w:ascii="Courier New" w:eastAsia="Times New Roman" w:hAnsi="Courier New" w:cs="Courier New"/>
              <w:color w:val="000000"/>
              <w:sz w:val="16"/>
              <w:szCs w:val="16"/>
              <w:lang w:eastAsia="fr-FR"/>
              <w:rPrChange w:id="5010" w:author="jerome draillard" w:date="2015-10-29T12:56:00Z">
                <w:rPr>
                  <w:rFonts w:ascii="Courier New" w:eastAsia="Times New Roman" w:hAnsi="Courier New" w:cs="Courier New"/>
                  <w:color w:val="000000"/>
                  <w:sz w:val="20"/>
                  <w:u w:val="single"/>
                  <w:lang w:eastAsia="fr-FR"/>
                </w:rPr>
              </w:rPrChange>
            </w:rPr>
            <w:delText>_demo</w:delText>
          </w:r>
          <w:r w:rsidRPr="00D276D8">
            <w:rPr>
              <w:rFonts w:ascii="Courier New" w:eastAsia="Times New Roman" w:hAnsi="Courier New" w:cs="Courier New"/>
              <w:b/>
              <w:bCs/>
              <w:color w:val="000080"/>
              <w:sz w:val="16"/>
              <w:szCs w:val="16"/>
              <w:lang w:eastAsia="fr-FR"/>
              <w:rPrChange w:id="5011" w:author="jerome draillard" w:date="2015-10-29T12:56: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5012" w:author="jerome draillard" w:date="2015-10-29T12:56: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FF"/>
              <w:sz w:val="16"/>
              <w:szCs w:val="16"/>
              <w:lang w:eastAsia="fr-FR"/>
              <w:rPrChange w:id="5013" w:author="jerome draillard" w:date="2015-10-29T12:56:00Z">
                <w:rPr>
                  <w:rFonts w:ascii="Courier New" w:eastAsia="Times New Roman" w:hAnsi="Courier New" w:cs="Courier New"/>
                  <w:b/>
                  <w:bCs/>
                  <w:color w:val="0000FF"/>
                  <w:sz w:val="20"/>
                  <w:u w:val="single"/>
                  <w:lang w:eastAsia="fr-FR"/>
                </w:rPr>
              </w:rPrChange>
            </w:rPr>
            <w:delText>this</w:delText>
          </w:r>
          <w:r w:rsidRPr="00D276D8">
            <w:rPr>
              <w:rFonts w:ascii="Courier New" w:eastAsia="Times New Roman" w:hAnsi="Courier New" w:cs="Courier New"/>
              <w:b/>
              <w:bCs/>
              <w:color w:val="000080"/>
              <w:sz w:val="16"/>
              <w:szCs w:val="16"/>
              <w:lang w:eastAsia="fr-FR"/>
              <w:rPrChange w:id="5014" w:author="jerome draillard" w:date="2015-10-29T12:56:00Z">
                <w:rPr>
                  <w:rFonts w:ascii="Courier New" w:eastAsia="Times New Roman" w:hAnsi="Courier New" w:cs="Courier New"/>
                  <w:b/>
                  <w:bCs/>
                  <w:color w:val="000080"/>
                  <w:sz w:val="20"/>
                  <w:u w:val="single"/>
                  <w:lang w:eastAsia="fr-FR"/>
                </w:rPr>
              </w:rPrChange>
            </w:rPr>
            <w:delText>,</w:delText>
          </w:r>
          <w:r w:rsidRPr="00D276D8">
            <w:rPr>
              <w:rFonts w:ascii="Courier New" w:eastAsia="Times New Roman" w:hAnsi="Courier New" w:cs="Courier New"/>
              <w:color w:val="000000"/>
              <w:sz w:val="16"/>
              <w:szCs w:val="16"/>
              <w:lang w:eastAsia="fr-FR"/>
              <w:rPrChange w:id="5015" w:author="jerome draillard" w:date="2015-10-29T12:56:00Z">
                <w:rPr>
                  <w:rFonts w:ascii="Courier New" w:eastAsia="Times New Roman" w:hAnsi="Courier New" w:cs="Courier New"/>
                  <w:color w:val="000000"/>
                  <w:sz w:val="20"/>
                  <w:u w:val="single"/>
                  <w:lang w:eastAsia="fr-FR"/>
                </w:rPr>
              </w:rPrChange>
            </w:rPr>
            <w:delText xml:space="preserve"> </w:delText>
          </w:r>
          <w:r w:rsidRPr="00D276D8">
            <w:rPr>
              <w:rFonts w:ascii="Courier New" w:eastAsia="Times New Roman" w:hAnsi="Courier New" w:cs="Courier New"/>
              <w:b/>
              <w:bCs/>
              <w:color w:val="000080"/>
              <w:sz w:val="16"/>
              <w:szCs w:val="16"/>
              <w:lang w:eastAsia="fr-FR"/>
              <w:rPrChange w:id="5016" w:author="jerome draillard" w:date="2015-10-29T12:56:00Z">
                <w:rPr>
                  <w:rFonts w:ascii="Courier New" w:eastAsia="Times New Roman" w:hAnsi="Courier New" w:cs="Courier New"/>
                  <w:b/>
                  <w:bCs/>
                  <w:color w:val="000080"/>
                  <w:sz w:val="20"/>
                  <w:u w:val="single"/>
                  <w:lang w:eastAsia="fr-FR"/>
                </w:rPr>
              </w:rPrChange>
            </w:rPr>
            <w:delText>&amp;</w:delText>
          </w:r>
          <w:r w:rsidRPr="00D276D8">
            <w:rPr>
              <w:rFonts w:ascii="Courier New" w:eastAsia="Times New Roman" w:hAnsi="Courier New" w:cs="Courier New"/>
              <w:color w:val="000000"/>
              <w:sz w:val="16"/>
              <w:szCs w:val="16"/>
              <w:lang w:eastAsia="fr-FR"/>
              <w:rPrChange w:id="5017" w:author="jerome draillard" w:date="2015-10-29T12:56:00Z">
                <w:rPr>
                  <w:rFonts w:ascii="Courier New" w:eastAsia="Times New Roman" w:hAnsi="Courier New" w:cs="Courier New"/>
                  <w:color w:val="000000"/>
                  <w:sz w:val="20"/>
                  <w:u w:val="single"/>
                  <w:lang w:eastAsia="fr-FR"/>
                </w:rPr>
              </w:rPrChange>
            </w:rPr>
            <w:delText>DemoUIComponent</w:delText>
          </w:r>
          <w:r w:rsidRPr="00D276D8">
            <w:rPr>
              <w:rFonts w:ascii="Courier New" w:eastAsia="Times New Roman" w:hAnsi="Courier New" w:cs="Courier New"/>
              <w:b/>
              <w:bCs/>
              <w:color w:val="000080"/>
              <w:sz w:val="16"/>
              <w:szCs w:val="16"/>
              <w:lang w:eastAsia="fr-FR"/>
              <w:rPrChange w:id="5018" w:author="jerome draillard" w:date="2015-10-29T12:56:00Z">
                <w:rPr>
                  <w:rFonts w:ascii="Courier New" w:eastAsia="Times New Roman" w:hAnsi="Courier New" w:cs="Courier New"/>
                  <w:b/>
                  <w:bCs/>
                  <w:color w:val="000080"/>
                  <w:sz w:val="20"/>
                  <w:u w:val="single"/>
                  <w:lang w:eastAsia="fr-FR"/>
                </w:rPr>
              </w:rPrChange>
            </w:rPr>
            <w:delText>::</w:delText>
          </w:r>
        </w:del>
      </w:ins>
      <w:ins w:id="5019" w:author="jerome draillard" w:date="2015-10-29T12:58:00Z">
        <w:del w:id="5020" w:author="ghislain.aine" w:date="2015-10-30T11:07:00Z">
          <w:r w:rsidR="00BF1190" w:rsidRPr="00B75AD0" w:rsidDel="00AB6A4D">
            <w:rPr>
              <w:lang w:eastAsia="fr-FR"/>
            </w:rPr>
            <w:delText xml:space="preserve"> </w:delText>
          </w:r>
          <w:r w:rsidRPr="00D276D8">
            <w:rPr>
              <w:sz w:val="16"/>
              <w:szCs w:val="16"/>
              <w:lang w:eastAsia="fr-FR"/>
              <w:rPrChange w:id="5021" w:author="jerome draillard" w:date="2015-10-29T12:58:00Z">
                <w:rPr>
                  <w:color w:val="0000FF" w:themeColor="hyperlink"/>
                  <w:u w:val="single"/>
                  <w:lang w:eastAsia="fr-FR"/>
                </w:rPr>
              </w:rPrChange>
            </w:rPr>
            <w:delText>onIDemoAvailable</w:delText>
          </w:r>
        </w:del>
      </w:ins>
      <w:ins w:id="5022" w:author="jerome draillard" w:date="2015-10-29T12:56:00Z">
        <w:del w:id="5023" w:author="ghislain.aine" w:date="2015-10-30T11:07:00Z">
          <w:r w:rsidRPr="00D276D8">
            <w:rPr>
              <w:rFonts w:ascii="Courier New" w:eastAsia="Times New Roman" w:hAnsi="Courier New" w:cs="Courier New"/>
              <w:b/>
              <w:bCs/>
              <w:color w:val="000080"/>
              <w:sz w:val="16"/>
              <w:szCs w:val="16"/>
              <w:lang w:eastAsia="fr-FR"/>
              <w:rPrChange w:id="5024" w:author="jerome draillard" w:date="2015-10-29T12:56:00Z">
                <w:rPr>
                  <w:rFonts w:ascii="Courier New" w:eastAsia="Times New Roman" w:hAnsi="Courier New" w:cs="Courier New"/>
                  <w:b/>
                  <w:bCs/>
                  <w:color w:val="000080"/>
                  <w:sz w:val="20"/>
                  <w:u w:val="single"/>
                  <w:lang w:eastAsia="fr-FR"/>
                </w:rPr>
              </w:rPrChange>
            </w:rPr>
            <w:delText>);</w:delText>
          </w:r>
        </w:del>
      </w:ins>
    </w:p>
    <w:p w:rsidR="00000000" w:rsidRDefault="00EE2A1F">
      <w:pPr>
        <w:rPr>
          <w:ins w:id="5025" w:author="jerome draillard" w:date="2015-10-29T12:55:00Z"/>
        </w:rPr>
        <w:pPrChange w:id="5026" w:author="jerome draillard" w:date="2015-10-29T12:55:00Z">
          <w:pPr>
            <w:pStyle w:val="Paragraphedeliste"/>
            <w:numPr>
              <w:numId w:val="19"/>
            </w:numPr>
            <w:ind w:hanging="360"/>
          </w:pPr>
        </w:pPrChange>
      </w:pPr>
    </w:p>
    <w:p w:rsidR="00000000" w:rsidRDefault="00BF1190">
      <w:pPr>
        <w:pStyle w:val="Paragraphedeliste"/>
        <w:numPr>
          <w:ilvl w:val="0"/>
          <w:numId w:val="99"/>
        </w:numPr>
        <w:pPrChange w:id="5027" w:author="jerome draillard" w:date="2015-10-29T12:58:00Z">
          <w:pPr/>
        </w:pPrChange>
      </w:pPr>
      <w:ins w:id="5028" w:author="jerome draillard" w:date="2015-10-29T12:56:00Z">
        <w:r>
          <w:t>Premier argument : nom de l'interface (a priori le m</w:t>
        </w:r>
        <w:del w:id="5029" w:author="ghislain.aine" w:date="2015-10-30T11:07:00Z">
          <w:r w:rsidDel="00AB6A4D">
            <w:delText>e</w:delText>
          </w:r>
        </w:del>
      </w:ins>
      <w:ins w:id="5030" w:author="ghislain.aine" w:date="2015-10-30T11:07:00Z">
        <w:r>
          <w:t>ê</w:t>
        </w:r>
      </w:ins>
      <w:ins w:id="5031" w:author="jerome draillard" w:date="2015-10-29T12:56:00Z">
        <w:r>
          <w:t>me que celui d</w:t>
        </w:r>
        <w:del w:id="5032" w:author="ghislain.aine" w:date="2015-10-30T11:07:00Z">
          <w:r w:rsidDel="00AB6A4D">
            <w:delText>e</w:delText>
          </w:r>
        </w:del>
      </w:ins>
      <w:ins w:id="5033" w:author="ghislain.aine" w:date="2015-10-30T11:07:00Z">
        <w:r>
          <w:t>é</w:t>
        </w:r>
      </w:ins>
      <w:ins w:id="5034" w:author="jerome draillard" w:date="2015-10-29T12:56:00Z">
        <w:r>
          <w:t xml:space="preserve">claré dans </w:t>
        </w:r>
        <w:proofErr w:type="spellStart"/>
        <w:r>
          <w:t>provideInterface</w:t>
        </w:r>
        <w:proofErr w:type="spellEnd"/>
        <w:r>
          <w:t xml:space="preserve"> de l'autre composant)</w:t>
        </w:r>
      </w:ins>
    </w:p>
    <w:p w:rsidR="00BF1190" w:rsidRDefault="00BF1190" w:rsidP="00BF1190">
      <w:pPr>
        <w:pStyle w:val="Paragraphedeliste"/>
        <w:rPr>
          <w:ins w:id="5035" w:author="jerome draillard" w:date="2015-10-29T12:56:00Z"/>
        </w:rPr>
      </w:pPr>
    </w:p>
    <w:p w:rsidR="00000000" w:rsidRDefault="00BF1190">
      <w:pPr>
        <w:pStyle w:val="Paragraphedeliste"/>
        <w:numPr>
          <w:ilvl w:val="0"/>
          <w:numId w:val="99"/>
        </w:numPr>
        <w:pPrChange w:id="5036" w:author="jerome draillard" w:date="2015-10-29T12:58:00Z">
          <w:pPr/>
        </w:pPrChange>
      </w:pPr>
      <w:proofErr w:type="spellStart"/>
      <w:ins w:id="5037" w:author="jerome draillard" w:date="2015-10-29T12:56:00Z">
        <w:r>
          <w:t>_</w:t>
        </w:r>
      </w:ins>
      <w:ins w:id="5038" w:author="ghislain.aine" w:date="2015-11-04T17:01:00Z">
        <w:r>
          <w:t>ivalue</w:t>
        </w:r>
      </w:ins>
      <w:proofErr w:type="spellEnd"/>
      <w:ins w:id="5039" w:author="jerome draillard" w:date="2015-10-29T12:56:00Z">
        <w:del w:id="5040" w:author="ghislain.aine" w:date="2015-11-04T17:01:00Z">
          <w:r w:rsidDel="00D90FB4">
            <w:delText>demo</w:delText>
          </w:r>
        </w:del>
        <w:r>
          <w:t xml:space="preserve"> : pointeur qui va </w:t>
        </w:r>
      </w:ins>
      <w:ins w:id="5041" w:author="jerome draillard" w:date="2015-10-29T12:57:00Z">
        <w:r>
          <w:t xml:space="preserve">être </w:t>
        </w:r>
        <w:proofErr w:type="spellStart"/>
        <w:r>
          <w:t>setté</w:t>
        </w:r>
        <w:proofErr w:type="spellEnd"/>
        <w:r>
          <w:t xml:space="preserve"> comme pointeur sur l'interface lorsque l'interface est disponible (par exemple, à la connexion des interfaces dans le </w:t>
        </w:r>
        <w:proofErr w:type="spellStart"/>
        <w:r>
          <w:t>stream</w:t>
        </w:r>
        <w:proofErr w:type="spellEnd"/>
        <w:r>
          <w:t xml:space="preserve"> ou au </w:t>
        </w:r>
        <w:proofErr w:type="spellStart"/>
        <w:r>
          <w:t>load</w:t>
        </w:r>
        <w:proofErr w:type="spellEnd"/>
        <w:r>
          <w:t>).</w:t>
        </w:r>
      </w:ins>
    </w:p>
    <w:p w:rsidR="00BF1190" w:rsidRDefault="00BF1190" w:rsidP="00BF1190">
      <w:pPr>
        <w:rPr>
          <w:ins w:id="5042" w:author="jerome draillard" w:date="2015-10-29T12:57:00Z"/>
        </w:rPr>
      </w:pPr>
    </w:p>
    <w:p w:rsidR="00000000" w:rsidRDefault="00D276D8">
      <w:pPr>
        <w:pStyle w:val="Paragraphedeliste"/>
        <w:numPr>
          <w:ilvl w:val="0"/>
          <w:numId w:val="99"/>
        </w:numPr>
        <w:pPrChange w:id="5043" w:author="ghislain.aine" w:date="2015-10-30T11:07:00Z">
          <w:pPr/>
        </w:pPrChange>
      </w:pPr>
      <w:ins w:id="5044" w:author="jerome draillard" w:date="2015-10-29T12:57:00Z">
        <w:del w:id="5045" w:author="ghislain.aine" w:date="2015-11-04T16:56:00Z">
          <w:r w:rsidRPr="00D276D8">
            <w:rPr>
              <w:lang w:eastAsia="fr-FR"/>
              <w:rPrChange w:id="5046" w:author="jerome draillard" w:date="2015-10-29T12:58:00Z">
                <w:rPr>
                  <w:color w:val="0000FF" w:themeColor="hyperlink"/>
                  <w:u w:val="single"/>
                  <w:lang w:eastAsia="fr-FR"/>
                </w:rPr>
              </w:rPrChange>
            </w:rPr>
            <w:delText>DemoUIComponent</w:delText>
          </w:r>
        </w:del>
      </w:ins>
      <w:proofErr w:type="spellStart"/>
      <w:ins w:id="5047" w:author="ghislain.aine" w:date="2015-11-04T16:56:00Z">
        <w:r w:rsidR="00BF1190">
          <w:rPr>
            <w:lang w:eastAsia="fr-FR"/>
          </w:rPr>
          <w:t>ValueUiComponent</w:t>
        </w:r>
      </w:ins>
      <w:proofErr w:type="spellEnd"/>
      <w:proofErr w:type="gramStart"/>
      <w:ins w:id="5048" w:author="jerome draillard" w:date="2015-10-29T12:57:00Z">
        <w:r w:rsidRPr="00D276D8">
          <w:rPr>
            <w:b/>
            <w:bCs/>
            <w:color w:val="000080"/>
            <w:lang w:eastAsia="fr-FR"/>
            <w:rPrChange w:id="5049" w:author="jerome draillard" w:date="2015-10-29T12:58:00Z">
              <w:rPr>
                <w:b/>
                <w:bCs/>
                <w:color w:val="000080"/>
                <w:u w:val="single"/>
                <w:lang w:eastAsia="fr-FR"/>
              </w:rPr>
            </w:rPrChange>
          </w:rPr>
          <w:t>::</w:t>
        </w:r>
      </w:ins>
      <w:proofErr w:type="spellStart"/>
      <w:proofErr w:type="gramEnd"/>
      <w:ins w:id="5050" w:author="jerome draillard" w:date="2015-10-29T12:58:00Z">
        <w:del w:id="5051" w:author="ghislain.aine" w:date="2015-11-03T10:32:00Z">
          <w:r w:rsidR="00BF1190" w:rsidDel="002B4F8C">
            <w:rPr>
              <w:lang w:eastAsia="fr-FR"/>
            </w:rPr>
            <w:delText>onIDemoAvailable</w:delText>
          </w:r>
        </w:del>
      </w:ins>
      <w:ins w:id="5052" w:author="ghislain.aine" w:date="2015-11-03T10:32:00Z">
        <w:r w:rsidR="00BF1190">
          <w:rPr>
            <w:lang w:eastAsia="fr-FR"/>
          </w:rPr>
          <w:t>onI</w:t>
        </w:r>
      </w:ins>
      <w:ins w:id="5053" w:author="ghislain.aine" w:date="2015-11-04T17:01:00Z">
        <w:r w:rsidR="00BF1190">
          <w:rPr>
            <w:lang w:eastAsia="fr-FR"/>
          </w:rPr>
          <w:t>Value</w:t>
        </w:r>
      </w:ins>
      <w:ins w:id="5054" w:author="ghislain.aine" w:date="2015-11-03T10:32:00Z">
        <w:r w:rsidR="00BF1190">
          <w:rPr>
            <w:lang w:eastAsia="fr-FR"/>
          </w:rPr>
          <w:t>AvailabilityChanged</w:t>
        </w:r>
      </w:ins>
      <w:proofErr w:type="spellEnd"/>
      <w:ins w:id="5055" w:author="jerome draillard" w:date="2015-10-29T12:57:00Z">
        <w:r w:rsidRPr="00D276D8">
          <w:rPr>
            <w:lang w:eastAsia="fr-FR"/>
            <w:rPrChange w:id="5056" w:author="jerome draillard" w:date="2015-10-29T12:58:00Z">
              <w:rPr>
                <w:color w:val="0000FF" w:themeColor="hyperlink"/>
                <w:u w:val="single"/>
                <w:lang w:eastAsia="fr-FR"/>
              </w:rPr>
            </w:rPrChange>
          </w:rPr>
          <w:t xml:space="preserve"> : pointeur vers la méthode qui sera appelée d</w:t>
        </w:r>
      </w:ins>
      <w:ins w:id="5057" w:author="ghislain.aine" w:date="2015-11-04T17:01:00Z">
        <w:r w:rsidR="00BF1190">
          <w:rPr>
            <w:lang w:eastAsia="fr-FR"/>
          </w:rPr>
          <w:t>è</w:t>
        </w:r>
      </w:ins>
      <w:ins w:id="5058" w:author="jerome draillard" w:date="2015-10-29T12:57:00Z">
        <w:del w:id="5059" w:author="ghislain.aine" w:date="2015-11-04T17:01:00Z">
          <w:r w:rsidRPr="00D276D8">
            <w:rPr>
              <w:lang w:eastAsia="fr-FR"/>
              <w:rPrChange w:id="5060" w:author="jerome draillard" w:date="2015-10-29T12:58:00Z">
                <w:rPr>
                  <w:color w:val="0000FF" w:themeColor="hyperlink"/>
                  <w:u w:val="single"/>
                  <w:lang w:eastAsia="fr-FR"/>
                </w:rPr>
              </w:rPrChange>
            </w:rPr>
            <w:delText>e</w:delText>
          </w:r>
        </w:del>
        <w:r w:rsidRPr="00D276D8">
          <w:rPr>
            <w:lang w:eastAsia="fr-FR"/>
            <w:rPrChange w:id="5061" w:author="jerome draillard" w:date="2015-10-29T12:58:00Z">
              <w:rPr>
                <w:color w:val="0000FF" w:themeColor="hyperlink"/>
                <w:u w:val="single"/>
                <w:lang w:eastAsia="fr-FR"/>
              </w:rPr>
            </w:rPrChange>
          </w:rPr>
          <w:t xml:space="preserve">s que l'interface </w:t>
        </w:r>
        <w:del w:id="5062" w:author="ghislain.aine" w:date="2015-11-04T17:01:00Z">
          <w:r w:rsidRPr="00D276D8">
            <w:rPr>
              <w:lang w:eastAsia="fr-FR"/>
              <w:rPrChange w:id="5063" w:author="jerome draillard" w:date="2015-10-29T12:58:00Z">
                <w:rPr>
                  <w:color w:val="0000FF" w:themeColor="hyperlink"/>
                  <w:u w:val="single"/>
                  <w:lang w:eastAsia="fr-FR"/>
                </w:rPr>
              </w:rPrChange>
            </w:rPr>
            <w:delText>est</w:delText>
          </w:r>
        </w:del>
      </w:ins>
      <w:ins w:id="5064" w:author="ghislain.aine" w:date="2015-11-04T17:01:00Z">
        <w:r w:rsidR="00BF1190">
          <w:rPr>
            <w:lang w:eastAsia="fr-FR"/>
          </w:rPr>
          <w:t>devient</w:t>
        </w:r>
      </w:ins>
      <w:ins w:id="5065" w:author="jerome draillard" w:date="2015-10-29T12:57:00Z">
        <w:r w:rsidRPr="00D276D8">
          <w:rPr>
            <w:lang w:eastAsia="fr-FR"/>
            <w:rPrChange w:id="5066" w:author="jerome draillard" w:date="2015-10-29T12:58:00Z">
              <w:rPr>
                <w:color w:val="0000FF" w:themeColor="hyperlink"/>
                <w:u w:val="single"/>
                <w:lang w:eastAsia="fr-FR"/>
              </w:rPr>
            </w:rPrChange>
          </w:rPr>
          <w:t xml:space="preserve"> disponible</w:t>
        </w:r>
      </w:ins>
      <w:ins w:id="5067" w:author="ghislain.aine" w:date="2015-11-04T17:01:00Z">
        <w:r w:rsidR="00BF1190">
          <w:rPr>
            <w:lang w:eastAsia="fr-FR"/>
          </w:rPr>
          <w:t xml:space="preserve"> (ou indisponible)</w:t>
        </w:r>
      </w:ins>
      <w:ins w:id="5068" w:author="ghislain.aine" w:date="2015-10-30T11:08:00Z">
        <w:r w:rsidR="00BF1190">
          <w:rPr>
            <w:lang w:eastAsia="fr-FR"/>
          </w:rPr>
          <w:t xml:space="preserve">, de signature </w:t>
        </w:r>
        <w:proofErr w:type="spellStart"/>
        <w:r w:rsidR="00BF1190">
          <w:rPr>
            <w:lang w:eastAsia="fr-FR"/>
          </w:rPr>
          <w:t>void</w:t>
        </w:r>
        <w:proofErr w:type="spellEnd"/>
        <w:r w:rsidR="00BF1190">
          <w:rPr>
            <w:lang w:eastAsia="fr-FR"/>
          </w:rPr>
          <w:t xml:space="preserve"> </w:t>
        </w:r>
      </w:ins>
      <w:proofErr w:type="spellStart"/>
      <w:ins w:id="5069" w:author="ghislain.aine" w:date="2015-11-03T10:32:00Z">
        <w:r w:rsidR="00BF1190">
          <w:rPr>
            <w:lang w:eastAsia="fr-FR"/>
          </w:rPr>
          <w:t>onI</w:t>
        </w:r>
      </w:ins>
      <w:ins w:id="5070" w:author="ghislain.aine" w:date="2015-11-04T17:01:00Z">
        <w:r w:rsidR="00BF1190">
          <w:rPr>
            <w:lang w:eastAsia="fr-FR"/>
          </w:rPr>
          <w:t>Value</w:t>
        </w:r>
      </w:ins>
      <w:ins w:id="5071" w:author="ghislain.aine" w:date="2015-11-03T10:32:00Z">
        <w:r w:rsidR="00BF1190">
          <w:rPr>
            <w:lang w:eastAsia="fr-FR"/>
          </w:rPr>
          <w:t>AvailabilityChanged</w:t>
        </w:r>
      </w:ins>
      <w:proofErr w:type="spellEnd"/>
      <w:ins w:id="5072" w:author="ghislain.aine" w:date="2015-10-30T11:08:00Z">
        <w:r w:rsidR="00BF1190">
          <w:rPr>
            <w:lang w:eastAsia="fr-FR"/>
          </w:rPr>
          <w:t>()</w:t>
        </w:r>
      </w:ins>
      <w:ins w:id="5073" w:author="jerome draillard" w:date="2015-10-29T12:57:00Z">
        <w:del w:id="5074" w:author="ghislain.aine" w:date="2015-10-30T11:08:00Z">
          <w:r w:rsidRPr="00D276D8">
            <w:rPr>
              <w:lang w:eastAsia="fr-FR"/>
              <w:rPrChange w:id="5075" w:author="jerome draillard" w:date="2015-10-29T12:58:00Z">
                <w:rPr>
                  <w:color w:val="0000FF" w:themeColor="hyperlink"/>
                  <w:u w:val="single"/>
                  <w:lang w:eastAsia="fr-FR"/>
                </w:rPr>
              </w:rPrChange>
            </w:rPr>
            <w:delText>.</w:delText>
          </w:r>
        </w:del>
      </w:ins>
    </w:p>
    <w:p w:rsidR="00BF1190" w:rsidRDefault="00BF1190" w:rsidP="00BF1190">
      <w:pPr>
        <w:rPr>
          <w:ins w:id="5076" w:author="ghislain.aine" w:date="2015-10-30T11:08:00Z"/>
        </w:rPr>
      </w:pPr>
    </w:p>
    <w:p w:rsidR="00BF1190" w:rsidRDefault="00BF1190" w:rsidP="00BF1190">
      <w:pPr>
        <w:rPr>
          <w:ins w:id="5077" w:author="ghislain.aine" w:date="2015-10-30T11:08:00Z"/>
        </w:rPr>
      </w:pPr>
      <w:ins w:id="5078" w:author="ghislain.aine" w:date="2015-10-30T11:08:00Z">
        <w:r>
          <w:t>Implémente</w:t>
        </w:r>
      </w:ins>
      <w:r>
        <w:t>z</w:t>
      </w:r>
      <w:ins w:id="5079" w:author="ghislain.aine" w:date="2015-10-30T11:08:00Z">
        <w:r>
          <w:t xml:space="preserve"> la méthode </w:t>
        </w:r>
      </w:ins>
      <w:proofErr w:type="spellStart"/>
      <w:ins w:id="5080" w:author="ghislain.aine" w:date="2015-11-04T17:01:00Z">
        <w:r>
          <w:rPr>
            <w:lang w:eastAsia="fr-FR"/>
          </w:rPr>
          <w:t>onIValueAvailabilityChanged</w:t>
        </w:r>
        <w:proofErr w:type="spellEnd"/>
        <w:r>
          <w:t xml:space="preserve"> </w:t>
        </w:r>
      </w:ins>
      <w:ins w:id="5081" w:author="ghislain.aine" w:date="2015-10-30T11:08:00Z">
        <w:r>
          <w:t>comme suit :</w:t>
        </w:r>
      </w:ins>
    </w:p>
    <w:p w:rsidR="00BF1190" w:rsidRDefault="00D276D8" w:rsidP="00BF1190">
      <w:pPr>
        <w:rPr>
          <w:ins w:id="5082" w:author="ghislain.aine" w:date="2015-10-30T11:09:00Z"/>
        </w:rPr>
      </w:pPr>
      <w:ins w:id="5083" w:author="ghislain.aine" w:date="2015-10-30T11:09:00Z">
        <w:r w:rsidR="00C156AC">
          <w:pict>
            <v:shape id="_x0000_s1260" type="#_x0000_t202" style="width:493.45pt;height:52.45pt;mso-height-percent:200;mso-position-horizontal-relative:char;mso-position-vertical-relative:line;mso-height-percent:200;mso-width-relative:margin;mso-height-relative:margin">
              <v:textbox style="mso-next-textbox:#_x0000_s1260;mso-fit-shape-to-text:t">
                <w:txbxContent>
                  <w:p w:rsidR="00BF1190" w:rsidRPr="00095109" w:rsidRDefault="00D276D8" w:rsidP="00BF1190">
                    <w:pPr>
                      <w:autoSpaceDE w:val="0"/>
                      <w:autoSpaceDN w:val="0"/>
                      <w:adjustRightInd w:val="0"/>
                      <w:jc w:val="left"/>
                      <w:rPr>
                        <w:ins w:id="5084" w:author="ghislain.aine" w:date="2015-11-04T17:02:00Z"/>
                        <w:rFonts w:ascii="Consolas" w:hAnsi="Consolas" w:cs="Consolas"/>
                        <w:color w:val="000000"/>
                        <w:sz w:val="19"/>
                        <w:szCs w:val="19"/>
                        <w:highlight w:val="white"/>
                        <w:lang w:val="en-US"/>
                        <w:rPrChange w:id="5085" w:author="ghislain.aine" w:date="2015-11-04T17:02:00Z">
                          <w:rPr>
                            <w:ins w:id="5086" w:author="ghislain.aine" w:date="2015-11-04T17:02:00Z"/>
                            <w:rFonts w:ascii="Consolas" w:hAnsi="Consolas" w:cs="Consolas"/>
                            <w:color w:val="000000"/>
                            <w:sz w:val="19"/>
                            <w:szCs w:val="19"/>
                            <w:highlight w:val="white"/>
                          </w:rPr>
                        </w:rPrChange>
                      </w:rPr>
                    </w:pPr>
                    <w:del w:id="5087" w:author="ghislain.aine" w:date="2015-10-30T11:09:00Z">
                      <w:r w:rsidRPr="00D276D8">
                        <w:rPr>
                          <w:rFonts w:ascii="Consolas" w:hAnsi="Consolas" w:cs="Consolas"/>
                          <w:color w:val="880000"/>
                          <w:sz w:val="19"/>
                          <w:szCs w:val="19"/>
                          <w:highlight w:val="white"/>
                          <w:lang w:val="en-US"/>
                          <w:rPrChange w:id="5088" w:author="ghislain.aine" w:date="2015-11-04T17:02:00Z">
                            <w:rPr>
                              <w:rFonts w:ascii="Consolas" w:hAnsi="Consolas" w:cs="Consolas"/>
                              <w:color w:val="880000"/>
                              <w:sz w:val="19"/>
                              <w:szCs w:val="19"/>
                              <w:highlight w:val="white"/>
                            </w:rPr>
                          </w:rPrChange>
                        </w:rPr>
                        <w:delText>consumeInterface</w:delText>
                      </w:r>
                      <w:r w:rsidRPr="00D276D8">
                        <w:rPr>
                          <w:rFonts w:ascii="Consolas" w:hAnsi="Consolas" w:cs="Consolas"/>
                          <w:color w:val="000000"/>
                          <w:sz w:val="19"/>
                          <w:szCs w:val="19"/>
                          <w:highlight w:val="white"/>
                          <w:lang w:val="en-US"/>
                          <w:rPrChange w:id="5089" w:author="ghislain.aine" w:date="2015-11-04T17:02:00Z">
                            <w:rPr>
                              <w:rFonts w:ascii="Consolas" w:hAnsi="Consolas" w:cs="Consolas"/>
                              <w:color w:val="000000"/>
                              <w:sz w:val="19"/>
                              <w:szCs w:val="19"/>
                              <w:highlight w:val="white"/>
                            </w:rPr>
                          </w:rPrChange>
                        </w:rPr>
                        <w:delText>(</w:delText>
                      </w:r>
                      <w:r w:rsidRPr="00D276D8">
                        <w:rPr>
                          <w:rFonts w:ascii="Consolas" w:hAnsi="Consolas" w:cs="Consolas"/>
                          <w:color w:val="6F008A"/>
                          <w:sz w:val="19"/>
                          <w:szCs w:val="19"/>
                          <w:highlight w:val="white"/>
                          <w:lang w:val="en-US"/>
                          <w:rPrChange w:id="5090" w:author="ghislain.aine" w:date="2015-11-04T17:02:00Z">
                            <w:rPr>
                              <w:rFonts w:ascii="Consolas" w:hAnsi="Consolas" w:cs="Consolas"/>
                              <w:color w:val="6F008A"/>
                              <w:sz w:val="19"/>
                              <w:szCs w:val="19"/>
                              <w:highlight w:val="white"/>
                            </w:rPr>
                          </w:rPrChange>
                        </w:rPr>
                        <w:delText>IDEMO_INTERFACE</w:delText>
                      </w:r>
                      <w:r w:rsidRPr="00D276D8">
                        <w:rPr>
                          <w:rFonts w:ascii="Consolas" w:hAnsi="Consolas" w:cs="Consolas"/>
                          <w:color w:val="000000"/>
                          <w:sz w:val="19"/>
                          <w:szCs w:val="19"/>
                          <w:highlight w:val="white"/>
                          <w:lang w:val="en-US"/>
                          <w:rPrChange w:id="5091" w:author="ghislain.aine" w:date="2015-11-04T17:02:00Z">
                            <w:rPr>
                              <w:rFonts w:ascii="Consolas" w:hAnsi="Consolas" w:cs="Consolas"/>
                              <w:color w:val="000000"/>
                              <w:sz w:val="19"/>
                              <w:szCs w:val="19"/>
                              <w:highlight w:val="white"/>
                            </w:rPr>
                          </w:rPrChange>
                        </w:rPr>
                        <w:delText>, &amp;</w:delText>
                      </w:r>
                      <w:r w:rsidRPr="00D276D8">
                        <w:rPr>
                          <w:rFonts w:ascii="Consolas" w:hAnsi="Consolas" w:cs="Consolas"/>
                          <w:color w:val="000080"/>
                          <w:sz w:val="19"/>
                          <w:szCs w:val="19"/>
                          <w:highlight w:val="white"/>
                          <w:lang w:val="en-US"/>
                          <w:rPrChange w:id="5092" w:author="ghislain.aine" w:date="2015-11-04T17:02:00Z">
                            <w:rPr>
                              <w:rFonts w:ascii="Consolas" w:hAnsi="Consolas" w:cs="Consolas"/>
                              <w:color w:val="000080"/>
                              <w:sz w:val="19"/>
                              <w:szCs w:val="19"/>
                              <w:highlight w:val="white"/>
                            </w:rPr>
                          </w:rPrChange>
                        </w:rPr>
                        <w:delText>_idemo</w:delText>
                      </w:r>
                      <w:r w:rsidRPr="00D276D8">
                        <w:rPr>
                          <w:rFonts w:ascii="Consolas" w:hAnsi="Consolas" w:cs="Consolas"/>
                          <w:color w:val="000000"/>
                          <w:sz w:val="19"/>
                          <w:szCs w:val="19"/>
                          <w:highlight w:val="white"/>
                          <w:lang w:val="en-US"/>
                          <w:rPrChange w:id="5093" w:author="ghislain.aine" w:date="2015-11-04T17:02:00Z">
                            <w:rPr>
                              <w:rFonts w:ascii="Consolas" w:hAnsi="Consolas" w:cs="Consolas"/>
                              <w:color w:val="000000"/>
                              <w:sz w:val="19"/>
                              <w:szCs w:val="19"/>
                              <w:highlight w:val="white"/>
                            </w:rPr>
                          </w:rPrChange>
                        </w:rPr>
                        <w:delText xml:space="preserve">, </w:delText>
                      </w:r>
                      <w:r w:rsidRPr="00D276D8">
                        <w:rPr>
                          <w:rFonts w:ascii="Consolas" w:hAnsi="Consolas" w:cs="Consolas"/>
                          <w:color w:val="0000FF"/>
                          <w:sz w:val="19"/>
                          <w:szCs w:val="19"/>
                          <w:highlight w:val="white"/>
                          <w:lang w:val="en-US"/>
                          <w:rPrChange w:id="5094" w:author="ghislain.aine" w:date="2015-11-04T17:02:00Z">
                            <w:rPr>
                              <w:rFonts w:ascii="Consolas" w:hAnsi="Consolas" w:cs="Consolas"/>
                              <w:color w:val="0000FF"/>
                              <w:sz w:val="19"/>
                              <w:szCs w:val="19"/>
                              <w:highlight w:val="white"/>
                            </w:rPr>
                          </w:rPrChange>
                        </w:rPr>
                        <w:delText>this</w:delText>
                      </w:r>
                      <w:r w:rsidRPr="00D276D8">
                        <w:rPr>
                          <w:rFonts w:ascii="Consolas" w:hAnsi="Consolas" w:cs="Consolas"/>
                          <w:color w:val="000000"/>
                          <w:sz w:val="19"/>
                          <w:szCs w:val="19"/>
                          <w:highlight w:val="white"/>
                          <w:lang w:val="en-US"/>
                          <w:rPrChange w:id="5095" w:author="ghislain.aine" w:date="2015-11-04T17:02:00Z">
                            <w:rPr>
                              <w:rFonts w:ascii="Consolas" w:hAnsi="Consolas" w:cs="Consolas"/>
                              <w:color w:val="000000"/>
                              <w:sz w:val="19"/>
                              <w:szCs w:val="19"/>
                              <w:highlight w:val="white"/>
                            </w:rPr>
                          </w:rPrChange>
                        </w:rPr>
                        <w:delText>, &amp;</w:delText>
                      </w:r>
                      <w:r w:rsidRPr="00D276D8">
                        <w:rPr>
                          <w:rFonts w:ascii="Consolas" w:hAnsi="Consolas" w:cs="Consolas"/>
                          <w:color w:val="216F85"/>
                          <w:sz w:val="19"/>
                          <w:szCs w:val="19"/>
                          <w:highlight w:val="white"/>
                          <w:lang w:val="en-US"/>
                          <w:rPrChange w:id="5096" w:author="ghislain.aine" w:date="2015-11-04T17:02:00Z">
                            <w:rPr>
                              <w:rFonts w:ascii="Consolas" w:hAnsi="Consolas" w:cs="Consolas"/>
                              <w:color w:val="216F85"/>
                              <w:sz w:val="19"/>
                              <w:szCs w:val="19"/>
                              <w:highlight w:val="white"/>
                            </w:rPr>
                          </w:rPrChange>
                        </w:rPr>
                        <w:delText>DemoUiComponent</w:delText>
                      </w:r>
                      <w:r w:rsidRPr="00D276D8">
                        <w:rPr>
                          <w:rFonts w:ascii="Consolas" w:hAnsi="Consolas" w:cs="Consolas"/>
                          <w:color w:val="000000"/>
                          <w:sz w:val="19"/>
                          <w:szCs w:val="19"/>
                          <w:highlight w:val="white"/>
                          <w:lang w:val="en-US"/>
                          <w:rPrChange w:id="5097" w:author="ghislain.aine" w:date="2015-11-04T17:02:00Z">
                            <w:rPr>
                              <w:rFonts w:ascii="Consolas" w:hAnsi="Consolas" w:cs="Consolas"/>
                              <w:color w:val="000000"/>
                              <w:sz w:val="19"/>
                              <w:szCs w:val="19"/>
                              <w:highlight w:val="white"/>
                            </w:rPr>
                          </w:rPrChange>
                        </w:rPr>
                        <w:delText>::</w:delText>
                      </w:r>
                      <w:r w:rsidRPr="00D276D8">
                        <w:rPr>
                          <w:rFonts w:ascii="Consolas" w:hAnsi="Consolas" w:cs="Consolas"/>
                          <w:color w:val="880000"/>
                          <w:sz w:val="19"/>
                          <w:szCs w:val="19"/>
                          <w:highlight w:val="white"/>
                          <w:lang w:val="en-US"/>
                          <w:rPrChange w:id="5098" w:author="ghislain.aine" w:date="2015-11-04T17:02:00Z">
                            <w:rPr>
                              <w:rFonts w:ascii="Consolas" w:hAnsi="Consolas" w:cs="Consolas"/>
                              <w:color w:val="880000"/>
                              <w:sz w:val="19"/>
                              <w:szCs w:val="19"/>
                              <w:highlight w:val="white"/>
                            </w:rPr>
                          </w:rPrChange>
                        </w:rPr>
                        <w:delText>onIDemoAvailable</w:delText>
                      </w:r>
                      <w:r w:rsidRPr="00D276D8">
                        <w:rPr>
                          <w:rFonts w:ascii="Consolas" w:hAnsi="Consolas" w:cs="Consolas"/>
                          <w:color w:val="000000"/>
                          <w:sz w:val="19"/>
                          <w:szCs w:val="19"/>
                          <w:highlight w:val="white"/>
                          <w:lang w:val="en-US"/>
                          <w:rPrChange w:id="5099" w:author="ghislain.aine" w:date="2015-11-04T17:02:00Z">
                            <w:rPr>
                              <w:rFonts w:ascii="Consolas" w:hAnsi="Consolas" w:cs="Consolas"/>
                              <w:color w:val="000000"/>
                              <w:sz w:val="19"/>
                              <w:szCs w:val="19"/>
                              <w:highlight w:val="white"/>
                            </w:rPr>
                          </w:rPrChange>
                        </w:rPr>
                        <w:delText>);</w:delText>
                      </w:r>
                    </w:del>
                    <w:proofErr w:type="gramStart"/>
                    <w:ins w:id="5100" w:author="ghislain.aine" w:date="2015-11-04T17:02:00Z">
                      <w:r w:rsidRPr="00D276D8">
                        <w:rPr>
                          <w:rFonts w:ascii="Consolas" w:hAnsi="Consolas" w:cs="Consolas"/>
                          <w:color w:val="0000FF"/>
                          <w:sz w:val="19"/>
                          <w:szCs w:val="19"/>
                          <w:highlight w:val="white"/>
                          <w:lang w:val="en-US"/>
                          <w:rPrChange w:id="5101" w:author="ghislain.aine" w:date="2015-11-04T17:02: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5102" w:author="ghislain.aine" w:date="2015-11-04T17:02: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103" w:author="ghislain.aine" w:date="2015-11-04T17:02: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5104" w:author="ghislain.aine" w:date="2015-11-04T17:02:00Z">
                            <w:rPr>
                              <w:rFonts w:ascii="Consolas" w:hAnsi="Consolas" w:cs="Consolas"/>
                              <w:color w:val="000080"/>
                              <w:sz w:val="19"/>
                              <w:szCs w:val="19"/>
                              <w:highlight w:val="white"/>
                            </w:rPr>
                          </w:rPrChange>
                        </w:rPr>
                        <w:t>ivalue</w:t>
                      </w:r>
                      <w:proofErr w:type="spellEnd"/>
                      <w:r w:rsidRPr="00D276D8">
                        <w:rPr>
                          <w:rFonts w:ascii="Consolas" w:hAnsi="Consolas" w:cs="Consolas"/>
                          <w:color w:val="000000"/>
                          <w:sz w:val="19"/>
                          <w:szCs w:val="19"/>
                          <w:highlight w:val="white"/>
                          <w:lang w:val="en-US"/>
                          <w:rPrChange w:id="5105" w:author="ghislain.aine" w:date="2015-11-04T17:02:00Z">
                            <w:rPr>
                              <w:rFonts w:ascii="Consolas" w:hAnsi="Consolas" w:cs="Consolas"/>
                              <w:color w:val="000000"/>
                              <w:sz w:val="19"/>
                              <w:szCs w:val="19"/>
                              <w:highlight w:val="white"/>
                            </w:rPr>
                          </w:rPrChange>
                        </w:rPr>
                        <w:t>)</w:t>
                      </w:r>
                    </w:ins>
                  </w:p>
                  <w:p w:rsidR="00BF1190" w:rsidRPr="00095109" w:rsidRDefault="00D276D8" w:rsidP="00BF1190">
                    <w:pPr>
                      <w:autoSpaceDE w:val="0"/>
                      <w:autoSpaceDN w:val="0"/>
                      <w:adjustRightInd w:val="0"/>
                      <w:jc w:val="left"/>
                      <w:rPr>
                        <w:ins w:id="5106" w:author="ghislain.aine" w:date="2015-11-04T17:02:00Z"/>
                        <w:rFonts w:ascii="Consolas" w:hAnsi="Consolas" w:cs="Consolas"/>
                        <w:color w:val="000000"/>
                        <w:sz w:val="19"/>
                        <w:szCs w:val="19"/>
                        <w:highlight w:val="white"/>
                        <w:lang w:val="en-US"/>
                        <w:rPrChange w:id="5107" w:author="ghislain.aine" w:date="2015-11-04T17:02:00Z">
                          <w:rPr>
                            <w:ins w:id="5108" w:author="ghislain.aine" w:date="2015-11-04T17:02:00Z"/>
                            <w:rFonts w:ascii="Consolas" w:hAnsi="Consolas" w:cs="Consolas"/>
                            <w:color w:val="000000"/>
                            <w:sz w:val="19"/>
                            <w:szCs w:val="19"/>
                            <w:highlight w:val="white"/>
                          </w:rPr>
                        </w:rPrChange>
                      </w:rPr>
                    </w:pPr>
                    <w:ins w:id="5109" w:author="ghislain.aine" w:date="2015-11-04T17:02:00Z">
                      <w:r w:rsidRPr="00D276D8">
                        <w:rPr>
                          <w:rFonts w:ascii="Consolas" w:hAnsi="Consolas" w:cs="Consolas"/>
                          <w:color w:val="000000"/>
                          <w:sz w:val="19"/>
                          <w:szCs w:val="19"/>
                          <w:highlight w:val="white"/>
                          <w:lang w:val="en-US"/>
                          <w:rPrChange w:id="5110" w:author="ghislain.aine" w:date="2015-11-04T17:02:00Z">
                            <w:rPr>
                              <w:rFonts w:ascii="Consolas" w:hAnsi="Consolas" w:cs="Consolas"/>
                              <w:color w:val="000000"/>
                              <w:sz w:val="19"/>
                              <w:szCs w:val="19"/>
                              <w:highlight w:val="white"/>
                            </w:rPr>
                          </w:rPrChange>
                        </w:rPr>
                        <w:t>{</w:t>
                      </w:r>
                    </w:ins>
                  </w:p>
                  <w:p w:rsidR="00BF1190" w:rsidRDefault="00BF1190" w:rsidP="00BF1190">
                    <w:pPr>
                      <w:autoSpaceDE w:val="0"/>
                      <w:autoSpaceDN w:val="0"/>
                      <w:adjustRightInd w:val="0"/>
                      <w:jc w:val="left"/>
                      <w:rPr>
                        <w:ins w:id="5111" w:author="ghislain.aine" w:date="2015-11-04T17:02:00Z"/>
                        <w:rFonts w:ascii="Consolas" w:hAnsi="Consolas" w:cs="Consolas"/>
                        <w:color w:val="000000"/>
                        <w:sz w:val="19"/>
                        <w:szCs w:val="19"/>
                        <w:highlight w:val="white"/>
                        <w:lang w:val="en-US"/>
                      </w:rPr>
                    </w:pPr>
                    <w:ins w:id="5112" w:author="ghislain.aine" w:date="2015-11-04T17:02:00Z">
                      <w:r>
                        <w:rPr>
                          <w:rFonts w:ascii="Consolas" w:hAnsi="Consolas" w:cs="Consolas"/>
                          <w:color w:val="000000"/>
                          <w:sz w:val="19"/>
                          <w:szCs w:val="19"/>
                          <w:highlight w:val="white"/>
                          <w:lang w:val="en-US"/>
                        </w:rPr>
                        <w:tab/>
                      </w:r>
                      <w:proofErr w:type="spellStart"/>
                      <w:proofErr w:type="gramStart"/>
                      <w:r w:rsidR="00D276D8" w:rsidRPr="00D276D8">
                        <w:rPr>
                          <w:rFonts w:ascii="Consolas" w:hAnsi="Consolas" w:cs="Consolas"/>
                          <w:color w:val="6F008A"/>
                          <w:sz w:val="19"/>
                          <w:szCs w:val="19"/>
                          <w:highlight w:val="white"/>
                          <w:lang w:val="en-US"/>
                          <w:rPrChange w:id="5113" w:author="ghislain.aine" w:date="2015-11-04T17:02:00Z">
                            <w:rPr>
                              <w:rFonts w:ascii="Consolas" w:hAnsi="Consolas" w:cs="Consolas"/>
                              <w:color w:val="6F008A"/>
                              <w:sz w:val="19"/>
                              <w:szCs w:val="19"/>
                              <w:highlight w:val="white"/>
                            </w:rPr>
                          </w:rPrChange>
                        </w:rPr>
                        <w:t>qDebug</w:t>
                      </w:r>
                      <w:proofErr w:type="spellEnd"/>
                      <w:r w:rsidR="00D276D8" w:rsidRPr="00D276D8">
                        <w:rPr>
                          <w:rFonts w:ascii="Consolas" w:hAnsi="Consolas" w:cs="Consolas"/>
                          <w:color w:val="000000"/>
                          <w:sz w:val="19"/>
                          <w:szCs w:val="19"/>
                          <w:highlight w:val="white"/>
                          <w:lang w:val="en-US"/>
                          <w:rPrChange w:id="5114" w:author="ghislain.aine" w:date="2015-11-04T17:02:00Z">
                            <w:rPr>
                              <w:rFonts w:ascii="Consolas" w:hAnsi="Consolas" w:cs="Consolas"/>
                              <w:color w:val="000000"/>
                              <w:sz w:val="19"/>
                              <w:szCs w:val="19"/>
                              <w:highlight w:val="white"/>
                            </w:rPr>
                          </w:rPrChange>
                        </w:rPr>
                        <w:t>(</w:t>
                      </w:r>
                      <w:proofErr w:type="gramEnd"/>
                      <w:r w:rsidR="00D276D8" w:rsidRPr="00D276D8">
                        <w:rPr>
                          <w:rFonts w:ascii="Consolas" w:hAnsi="Consolas" w:cs="Consolas"/>
                          <w:color w:val="000000"/>
                          <w:sz w:val="19"/>
                          <w:szCs w:val="19"/>
                          <w:highlight w:val="white"/>
                          <w:lang w:val="en-US"/>
                          <w:rPrChange w:id="5115" w:author="ghislain.aine" w:date="2015-11-04T17:02:00Z">
                            <w:rPr>
                              <w:rFonts w:ascii="Consolas" w:hAnsi="Consolas" w:cs="Consolas"/>
                              <w:color w:val="000000"/>
                              <w:sz w:val="19"/>
                              <w:szCs w:val="19"/>
                              <w:highlight w:val="white"/>
                            </w:rPr>
                          </w:rPrChange>
                        </w:rPr>
                        <w:t xml:space="preserve">) &lt;&lt; </w:t>
                      </w:r>
                      <w:r w:rsidR="00D276D8" w:rsidRPr="00D276D8">
                        <w:rPr>
                          <w:rFonts w:ascii="Consolas" w:hAnsi="Consolas" w:cs="Consolas"/>
                          <w:color w:val="A31515"/>
                          <w:sz w:val="19"/>
                          <w:szCs w:val="19"/>
                          <w:highlight w:val="white"/>
                          <w:lang w:val="en-US"/>
                          <w:rPrChange w:id="5116" w:author="ghislain.aine" w:date="2015-11-04T17:02:00Z">
                            <w:rPr>
                              <w:rFonts w:ascii="Consolas" w:hAnsi="Consolas" w:cs="Consolas"/>
                              <w:color w:val="A31515"/>
                              <w:sz w:val="19"/>
                              <w:szCs w:val="19"/>
                              <w:highlight w:val="white"/>
                            </w:rPr>
                          </w:rPrChange>
                        </w:rPr>
                        <w:t>"Init : "</w:t>
                      </w:r>
                      <w:r w:rsidR="00D276D8" w:rsidRPr="00D276D8">
                        <w:rPr>
                          <w:rFonts w:ascii="Consolas" w:hAnsi="Consolas" w:cs="Consolas"/>
                          <w:color w:val="000000"/>
                          <w:sz w:val="19"/>
                          <w:szCs w:val="19"/>
                          <w:highlight w:val="white"/>
                          <w:lang w:val="en-US"/>
                          <w:rPrChange w:id="5117" w:author="ghislain.aine" w:date="2015-11-04T17:02:00Z">
                            <w:rPr>
                              <w:rFonts w:ascii="Consolas" w:hAnsi="Consolas" w:cs="Consolas"/>
                              <w:color w:val="000000"/>
                              <w:sz w:val="19"/>
                              <w:szCs w:val="19"/>
                              <w:highlight w:val="white"/>
                            </w:rPr>
                          </w:rPrChange>
                        </w:rPr>
                        <w:t xml:space="preserve"> &lt;&lt; </w:t>
                      </w:r>
                      <w:r w:rsidR="00D276D8" w:rsidRPr="00D276D8">
                        <w:rPr>
                          <w:rFonts w:ascii="Consolas" w:hAnsi="Consolas" w:cs="Consolas"/>
                          <w:color w:val="000080"/>
                          <w:sz w:val="19"/>
                          <w:szCs w:val="19"/>
                          <w:highlight w:val="white"/>
                          <w:lang w:val="en-US"/>
                          <w:rPrChange w:id="5118" w:author="ghislain.aine" w:date="2015-11-04T17:02:00Z">
                            <w:rPr>
                              <w:rFonts w:ascii="Consolas" w:hAnsi="Consolas" w:cs="Consolas"/>
                              <w:color w:val="000080"/>
                              <w:sz w:val="19"/>
                              <w:szCs w:val="19"/>
                              <w:highlight w:val="white"/>
                            </w:rPr>
                          </w:rPrChange>
                        </w:rPr>
                        <w:t>_</w:t>
                      </w:r>
                      <w:proofErr w:type="spellStart"/>
                      <w:r w:rsidR="00D276D8" w:rsidRPr="00D276D8">
                        <w:rPr>
                          <w:rFonts w:ascii="Consolas" w:hAnsi="Consolas" w:cs="Consolas"/>
                          <w:color w:val="000080"/>
                          <w:sz w:val="19"/>
                          <w:szCs w:val="19"/>
                          <w:highlight w:val="white"/>
                          <w:lang w:val="en-US"/>
                          <w:rPrChange w:id="5119" w:author="ghislain.aine" w:date="2015-11-04T17:02:00Z">
                            <w:rPr>
                              <w:rFonts w:ascii="Consolas" w:hAnsi="Consolas" w:cs="Consolas"/>
                              <w:color w:val="000080"/>
                              <w:sz w:val="19"/>
                              <w:szCs w:val="19"/>
                              <w:highlight w:val="white"/>
                            </w:rPr>
                          </w:rPrChange>
                        </w:rPr>
                        <w:t>ivalue</w:t>
                      </w:r>
                      <w:proofErr w:type="spellEnd"/>
                      <w:r w:rsidR="00D276D8" w:rsidRPr="00D276D8">
                        <w:rPr>
                          <w:rFonts w:ascii="Consolas" w:hAnsi="Consolas" w:cs="Consolas"/>
                          <w:color w:val="000000"/>
                          <w:sz w:val="19"/>
                          <w:szCs w:val="19"/>
                          <w:highlight w:val="white"/>
                          <w:lang w:val="en-US"/>
                          <w:rPrChange w:id="5120" w:author="ghislain.aine" w:date="2015-11-04T17:02:00Z">
                            <w:rPr>
                              <w:rFonts w:ascii="Consolas" w:hAnsi="Consolas" w:cs="Consolas"/>
                              <w:color w:val="000000"/>
                              <w:sz w:val="19"/>
                              <w:szCs w:val="19"/>
                              <w:highlight w:val="white"/>
                            </w:rPr>
                          </w:rPrChange>
                        </w:rPr>
                        <w:t>-&gt;</w:t>
                      </w:r>
                      <w:proofErr w:type="spellStart"/>
                      <w:r w:rsidR="00D276D8" w:rsidRPr="00D276D8">
                        <w:rPr>
                          <w:rFonts w:ascii="Consolas" w:hAnsi="Consolas" w:cs="Consolas"/>
                          <w:color w:val="880000"/>
                          <w:sz w:val="19"/>
                          <w:szCs w:val="19"/>
                          <w:highlight w:val="white"/>
                          <w:lang w:val="en-US"/>
                          <w:rPrChange w:id="5121" w:author="ghislain.aine" w:date="2015-11-04T17:02:00Z">
                            <w:rPr>
                              <w:rFonts w:ascii="Consolas" w:hAnsi="Consolas" w:cs="Consolas"/>
                              <w:color w:val="880000"/>
                              <w:sz w:val="19"/>
                              <w:szCs w:val="19"/>
                              <w:highlight w:val="white"/>
                            </w:rPr>
                          </w:rPrChange>
                        </w:rPr>
                        <w:t>getValue</w:t>
                      </w:r>
                      <w:proofErr w:type="spellEnd"/>
                      <w:r w:rsidR="00D276D8" w:rsidRPr="00D276D8">
                        <w:rPr>
                          <w:rFonts w:ascii="Consolas" w:hAnsi="Consolas" w:cs="Consolas"/>
                          <w:color w:val="000000"/>
                          <w:sz w:val="19"/>
                          <w:szCs w:val="19"/>
                          <w:highlight w:val="white"/>
                          <w:lang w:val="en-US"/>
                          <w:rPrChange w:id="5122" w:author="ghislain.aine" w:date="2015-11-04T17:02:00Z">
                            <w:rPr>
                              <w:rFonts w:ascii="Consolas" w:hAnsi="Consolas" w:cs="Consolas"/>
                              <w:color w:val="000000"/>
                              <w:sz w:val="19"/>
                              <w:szCs w:val="19"/>
                              <w:highlight w:val="white"/>
                            </w:rPr>
                          </w:rPrChange>
                        </w:rPr>
                        <w:t>();</w:t>
                      </w:r>
                    </w:ins>
                  </w:p>
                  <w:p w:rsidR="00000000" w:rsidRDefault="00BF1190">
                    <w:pPr>
                      <w:autoSpaceDE w:val="0"/>
                      <w:autoSpaceDN w:val="0"/>
                      <w:adjustRightInd w:val="0"/>
                      <w:jc w:val="left"/>
                      <w:rPr>
                        <w:lang w:val="en-US"/>
                        <w:rPrChange w:id="5123" w:author="ghislain.aine" w:date="2015-11-04T17:02:00Z">
                          <w:rPr/>
                        </w:rPrChange>
                      </w:rPr>
                      <w:pPrChange w:id="5124" w:author="ghislain.aine" w:date="2015-11-04T17:02:00Z">
                        <w:pPr/>
                      </w:pPrChange>
                    </w:pPr>
                    <w:ins w:id="5125" w:author="ghislain.aine" w:date="2015-11-04T17:02:00Z">
                      <w:r>
                        <w:rPr>
                          <w:rFonts w:ascii="Consolas" w:hAnsi="Consolas" w:cs="Consolas"/>
                          <w:color w:val="000000"/>
                          <w:sz w:val="19"/>
                          <w:szCs w:val="19"/>
                          <w:highlight w:val="white"/>
                          <w:lang w:val="en-US"/>
                        </w:rPr>
                        <w:t>}</w:t>
                      </w:r>
                      <w:r w:rsidR="00D276D8" w:rsidRPr="00D276D8">
                        <w:rPr>
                          <w:rFonts w:ascii="Consolas" w:hAnsi="Consolas" w:cs="Consolas"/>
                          <w:color w:val="000000"/>
                          <w:sz w:val="19"/>
                          <w:szCs w:val="19"/>
                          <w:highlight w:val="white"/>
                          <w:lang w:val="en-US"/>
                          <w:rPrChange w:id="5126" w:author="ghislain.aine" w:date="2015-11-04T17:02:00Z">
                            <w:rPr>
                              <w:rFonts w:ascii="Consolas" w:hAnsi="Consolas" w:cs="Consolas"/>
                              <w:color w:val="000000"/>
                              <w:sz w:val="19"/>
                              <w:szCs w:val="19"/>
                              <w:highlight w:val="white"/>
                            </w:rPr>
                          </w:rPrChange>
                        </w:rPr>
                        <w:tab/>
                      </w:r>
                      <w:r w:rsidR="00D276D8" w:rsidRPr="00D276D8">
                        <w:rPr>
                          <w:rFonts w:ascii="Consolas" w:hAnsi="Consolas" w:cs="Consolas"/>
                          <w:color w:val="000000"/>
                          <w:sz w:val="19"/>
                          <w:szCs w:val="19"/>
                          <w:highlight w:val="white"/>
                          <w:lang w:val="en-US"/>
                          <w:rPrChange w:id="5127" w:author="ghislain.aine" w:date="2015-11-04T17:02:00Z">
                            <w:rPr>
                              <w:rFonts w:ascii="Consolas" w:hAnsi="Consolas" w:cs="Consolas"/>
                              <w:color w:val="000000"/>
                              <w:sz w:val="19"/>
                              <w:szCs w:val="19"/>
                              <w:highlight w:val="white"/>
                            </w:rPr>
                          </w:rPrChange>
                        </w:rPr>
                        <w:tab/>
                      </w:r>
                    </w:ins>
                  </w:p>
                </w:txbxContent>
              </v:textbox>
              <w10:wrap type="none"/>
              <w10:anchorlock/>
            </v:shape>
          </w:pict>
        </w:r>
      </w:ins>
    </w:p>
    <w:p w:rsidR="00BF1190" w:rsidRDefault="00BF1190" w:rsidP="00BF1190"/>
    <w:p w:rsidR="00BF1190" w:rsidDel="00F37020" w:rsidRDefault="00BF1190" w:rsidP="00BF1190">
      <w:pPr>
        <w:pStyle w:val="Paragraphedeliste"/>
        <w:numPr>
          <w:ilvl w:val="0"/>
          <w:numId w:val="18"/>
        </w:numPr>
        <w:rPr>
          <w:del w:id="5128" w:author="jerome draillard" w:date="2015-10-29T12:54:00Z"/>
        </w:rPr>
      </w:pPr>
      <w:del w:id="5129" w:author="jerome draillard" w:date="2015-10-29T12:54:00Z">
        <w:r w:rsidDel="00F37020">
          <w:delText>Créer le deuxième composant manuellement, en s'inspirant de celui déjà créé</w:delText>
        </w:r>
      </w:del>
    </w:p>
    <w:p w:rsidR="00BF1190" w:rsidDel="00F37020" w:rsidRDefault="00BF1190" w:rsidP="00BF1190">
      <w:pPr>
        <w:pStyle w:val="Paragraphedeliste"/>
        <w:numPr>
          <w:ilvl w:val="0"/>
          <w:numId w:val="18"/>
        </w:numPr>
        <w:rPr>
          <w:del w:id="5130" w:author="jerome draillard" w:date="2015-10-29T12:54:00Z"/>
        </w:rPr>
      </w:pPr>
      <w:del w:id="5131" w:author="jerome draillard" w:date="2015-10-29T12:54:00Z">
        <w:r w:rsidDel="00F37020">
          <w:delText>Penser à rajouter les fichiers dans "plugin_files.pri"</w:delText>
        </w:r>
      </w:del>
    </w:p>
    <w:p w:rsidR="00BF1190" w:rsidDel="00F37020" w:rsidRDefault="00BF1190" w:rsidP="00BF1190">
      <w:pPr>
        <w:pStyle w:val="Paragraphedeliste"/>
        <w:numPr>
          <w:ilvl w:val="0"/>
          <w:numId w:val="18"/>
        </w:numPr>
        <w:rPr>
          <w:del w:id="5132" w:author="jerome draillard" w:date="2015-10-29T12:54:00Z"/>
        </w:rPr>
      </w:pPr>
      <w:del w:id="5133" w:author="jerome draillard" w:date="2015-10-29T12:54:00Z">
        <w:r w:rsidDel="00F37020">
          <w:delText>Faire hériter la classe de "</w:delText>
        </w:r>
        <w:r w:rsidRPr="004358E6" w:rsidDel="00F37020">
          <w:delText>SwAssistedComponent</w:delText>
        </w:r>
        <w:r w:rsidDel="00F37020">
          <w:delText>"</w:delText>
        </w:r>
      </w:del>
    </w:p>
    <w:p w:rsidR="00BF1190" w:rsidDel="00F37020" w:rsidRDefault="00BF1190" w:rsidP="00BF1190">
      <w:pPr>
        <w:pStyle w:val="Paragraphedeliste"/>
        <w:numPr>
          <w:ilvl w:val="0"/>
          <w:numId w:val="18"/>
        </w:numPr>
        <w:rPr>
          <w:del w:id="5134" w:author="jerome draillard" w:date="2015-10-29T12:55:00Z"/>
        </w:rPr>
      </w:pPr>
      <w:del w:id="5135" w:author="jerome draillard" w:date="2015-10-29T12:55:00Z">
        <w:r w:rsidDel="00F37020">
          <w:delText>Enregistrer le composant dans "</w:delText>
        </w:r>
        <w:r w:rsidRPr="004358E6" w:rsidDel="00F37020">
          <w:delText>SxTpTpdemoPluginFactory_Class.cpp</w:delText>
        </w:r>
        <w:r w:rsidDel="00F37020">
          <w:delText xml:space="preserve">" (cf. </w:delText>
        </w:r>
        <w:r w:rsidR="00D276D8" w:rsidDel="00F37020">
          <w:fldChar w:fldCharType="begin"/>
        </w:r>
        <w:r w:rsidDel="00F37020">
          <w:delInstrText xml:space="preserve"> REF _Ref378245197 \r \h </w:delInstrText>
        </w:r>
        <w:r w:rsidR="00D276D8" w:rsidDel="00F37020">
          <w:fldChar w:fldCharType="separate"/>
        </w:r>
        <w:r w:rsidDel="00F37020">
          <w:delText>5.1.1.3</w:delText>
        </w:r>
        <w:r w:rsidR="00D276D8" w:rsidDel="00F37020">
          <w:fldChar w:fldCharType="end"/>
        </w:r>
        <w:r w:rsidDel="00F37020">
          <w:delText>)</w:delText>
        </w:r>
      </w:del>
    </w:p>
    <w:p w:rsidR="00BF1190" w:rsidDel="00D33271" w:rsidRDefault="00BF1190" w:rsidP="00BF1190">
      <w:pPr>
        <w:pStyle w:val="Paragraphedeliste"/>
        <w:numPr>
          <w:ilvl w:val="0"/>
          <w:numId w:val="18"/>
        </w:numPr>
        <w:rPr>
          <w:del w:id="5136" w:author="jerome draillard" w:date="2015-10-29T12:58:00Z"/>
        </w:rPr>
      </w:pPr>
      <w:del w:id="5137" w:author="jerome draillard" w:date="2015-10-29T12:58:00Z">
        <w:r w:rsidDel="00D33271">
          <w:delText>Consommer l'interface dans "initializeComponent", et la supprimer dans le destructeur (chercher les noms des fonctions dans "</w:delText>
        </w:r>
        <w:r w:rsidRPr="002805A5" w:rsidDel="00D33271">
          <w:delText>SwAssistedComponent.h</w:delText>
        </w:r>
        <w:r w:rsidDel="00D33271">
          <w:delText>").</w:delText>
        </w:r>
      </w:del>
    </w:p>
    <w:p w:rsidR="00BF1190" w:rsidDel="00D33271" w:rsidRDefault="00BF1190" w:rsidP="00BF1190">
      <w:pPr>
        <w:pStyle w:val="Paragraphedeliste"/>
        <w:rPr>
          <w:del w:id="5138" w:author="jerome draillard" w:date="2015-10-29T12:58:00Z"/>
        </w:rPr>
      </w:pPr>
      <w:del w:id="5139" w:author="jerome draillard" w:date="2015-10-29T12:58:00Z">
        <w:r w:rsidDel="00D33271">
          <w:delText>Attention, la fonction pour consommer une interface est de type "template", il faut donc penser à préciser le type à utiliser entre chevrons (&lt;IDemo&gt;)</w:delText>
        </w:r>
      </w:del>
    </w:p>
    <w:p w:rsidR="00BF1190" w:rsidDel="00AB6A4D" w:rsidRDefault="00BF1190" w:rsidP="00BF1190">
      <w:pPr>
        <w:pStyle w:val="Paragraphedeliste"/>
        <w:numPr>
          <w:ilvl w:val="0"/>
          <w:numId w:val="19"/>
        </w:numPr>
        <w:rPr>
          <w:del w:id="5140" w:author="ghislain.aine" w:date="2015-10-30T11:09:00Z"/>
        </w:rPr>
      </w:pPr>
      <w:ins w:id="5141" w:author="jerome draillard" w:date="2015-10-29T12:59:00Z">
        <w:del w:id="5142" w:author="ghislain.aine" w:date="2015-10-30T11:09:00Z">
          <w:r w:rsidDel="00AB6A4D">
            <w:delText xml:space="preserve">Implémenter la méthode onIDemoAvailable comme suit : </w:delText>
          </w:r>
        </w:del>
      </w:ins>
      <w:del w:id="5143" w:author="ghislain.aine" w:date="2015-10-30T11:09:00Z">
        <w:r w:rsidDel="00AB6A4D">
          <w:delText xml:space="preserve">Créer dans le fichier .h une variable membre de type IDemo *. Cette interface sera récupérée lorsqu'elle sera disponible, via </w:delText>
        </w:r>
      </w:del>
      <w:ins w:id="5144" w:author="giacomo.rombaut" w:date="2015-04-15T14:59:00Z">
        <w:del w:id="5145" w:author="ghislain.aine" w:date="2015-10-30T11:09:00Z">
          <w:r w:rsidDel="00AB6A4D">
            <w:delText xml:space="preserve">par </w:delText>
          </w:r>
        </w:del>
      </w:ins>
      <w:del w:id="5146" w:author="ghislain.aine" w:date="2015-10-30T11:09:00Z">
        <w:r w:rsidDel="00AB6A4D">
          <w:delText>la fonction "</w:delText>
        </w:r>
      </w:del>
      <w:ins w:id="5147" w:author="giacomo.rombaut" w:date="2015-04-15T15:00:00Z">
        <w:del w:id="5148" w:author="ghislain.aine" w:date="2015-10-30T11:09:00Z">
          <w:r w:rsidRPr="001846DB" w:rsidDel="00AB6A4D">
            <w:delText>consumeInterface</w:delText>
          </w:r>
        </w:del>
      </w:ins>
      <w:del w:id="5149" w:author="ghislain.aine" w:date="2015-10-30T11:09:00Z">
        <w:r w:rsidDel="00AB6A4D">
          <w:delText>interfaceAvailable".</w:delText>
        </w:r>
      </w:del>
    </w:p>
    <w:p w:rsidR="00BF1190" w:rsidDel="00AB6A4D" w:rsidRDefault="00BF1190" w:rsidP="00BF1190">
      <w:pPr>
        <w:pStyle w:val="Code"/>
        <w:rPr>
          <w:del w:id="5150" w:author="ghislain.aine" w:date="2015-10-30T11:09:00Z"/>
        </w:rPr>
      </w:pPr>
      <w:del w:id="5151" w:author="ghislain.aine" w:date="2015-10-30T11:09:00Z">
        <w:r w:rsidDel="00AB6A4D">
          <w:rPr>
            <w:noProof/>
          </w:rPr>
          <w:delText>IDemo * = _iDemo;</w:delText>
        </w:r>
      </w:del>
    </w:p>
    <w:p w:rsidR="00BF1190" w:rsidRPr="001846DB" w:rsidDel="00AB6A4D" w:rsidRDefault="00BF1190" w:rsidP="00BF1190">
      <w:pPr>
        <w:pStyle w:val="Paragraphedeliste"/>
        <w:numPr>
          <w:ilvl w:val="0"/>
          <w:numId w:val="19"/>
        </w:numPr>
        <w:rPr>
          <w:ins w:id="5152" w:author="giacomo.rombaut" w:date="2015-04-15T15:00:00Z"/>
          <w:del w:id="5153" w:author="ghislain.aine" w:date="2015-10-30T11:09:00Z"/>
          <w:rFonts w:ascii="Courier New" w:hAnsi="Courier New" w:cs="Courier New"/>
          <w:noProof/>
          <w:sz w:val="20"/>
          <w:szCs w:val="20"/>
          <w:rPrChange w:id="5154" w:author="giacomo.rombaut" w:date="2015-04-15T15:00:00Z">
            <w:rPr>
              <w:ins w:id="5155" w:author="giacomo.rombaut" w:date="2015-04-15T15:00:00Z"/>
              <w:del w:id="5156" w:author="ghislain.aine" w:date="2015-10-30T11:09:00Z"/>
            </w:rPr>
          </w:rPrChange>
        </w:rPr>
      </w:pPr>
    </w:p>
    <w:p w:rsidR="00BF1190" w:rsidRPr="000E359C" w:rsidDel="00AB6A4D" w:rsidRDefault="00BF1190" w:rsidP="00BF1190">
      <w:pPr>
        <w:pStyle w:val="Paragraphedeliste"/>
        <w:numPr>
          <w:ilvl w:val="0"/>
          <w:numId w:val="19"/>
        </w:numPr>
        <w:rPr>
          <w:del w:id="5157" w:author="ghislain.aine" w:date="2015-10-30T11:09:00Z"/>
          <w:rFonts w:ascii="Courier New" w:hAnsi="Courier New" w:cs="Courier New"/>
          <w:noProof/>
          <w:sz w:val="20"/>
          <w:szCs w:val="20"/>
        </w:rPr>
      </w:pPr>
      <w:del w:id="5158" w:author="ghislain.aine" w:date="2015-10-30T11:09:00Z">
        <w:r w:rsidDel="00AB6A4D">
          <w:delText>Dans la fonction "</w:delText>
        </w:r>
        <w:r w:rsidRPr="00E33584" w:rsidDel="00AB6A4D">
          <w:delText>interfaceAvailable</w:delText>
        </w:r>
        <w:r w:rsidDel="00AB6A4D">
          <w:delText>", si le nom de l'interface en entrée correspond à l'interface IDemo, récupérer l'interface avec la fonction "getInterface".</w:delText>
        </w:r>
      </w:del>
    </w:p>
    <w:p w:rsidR="00BF1190" w:rsidRPr="00E33584" w:rsidDel="00AB6A4D" w:rsidRDefault="00BF1190" w:rsidP="00BF1190">
      <w:pPr>
        <w:pStyle w:val="Code"/>
        <w:rPr>
          <w:del w:id="5159" w:author="ghislain.aine" w:date="2015-10-30T11:09:00Z"/>
          <w:noProof/>
          <w:lang w:val="en-US"/>
        </w:rPr>
      </w:pPr>
      <w:del w:id="5160" w:author="ghislain.aine" w:date="2015-10-30T11:09:00Z">
        <w:r w:rsidRPr="0069151D" w:rsidDel="00AB6A4D">
          <w:rPr>
            <w:noProof/>
            <w:color w:val="0000FF"/>
            <w:lang w:val="en-US"/>
          </w:rPr>
          <w:delText>if</w:delText>
        </w:r>
        <w:r w:rsidRPr="0069151D" w:rsidDel="00AB6A4D">
          <w:rPr>
            <w:noProof/>
            <w:lang w:val="en-US"/>
          </w:rPr>
          <w:delText xml:space="preserve"> (interface_name == IDEMO_INTERFACE) {</w:delText>
        </w:r>
      </w:del>
    </w:p>
    <w:p w:rsidR="00BF1190" w:rsidRPr="000A1FE4" w:rsidDel="00AB6A4D" w:rsidRDefault="00BF1190" w:rsidP="00BF1190">
      <w:pPr>
        <w:pStyle w:val="Code"/>
        <w:rPr>
          <w:del w:id="5161" w:author="ghislain.aine" w:date="2015-10-30T11:09:00Z"/>
          <w:noProof/>
          <w:lang w:val="en-US"/>
        </w:rPr>
      </w:pPr>
      <w:del w:id="5162" w:author="ghislain.aine" w:date="2015-10-30T11:09:00Z">
        <w:r w:rsidRPr="00E33584" w:rsidDel="00AB6A4D">
          <w:rPr>
            <w:noProof/>
            <w:lang w:val="en-US"/>
          </w:rPr>
          <w:tab/>
          <w:delText>_iDemo = getInterface&lt;IDemo&gt;(interface_name);</w:delText>
        </w:r>
      </w:del>
    </w:p>
    <w:p w:rsidR="00BF1190" w:rsidDel="00AB6A4D" w:rsidRDefault="00BF1190" w:rsidP="00BF1190">
      <w:pPr>
        <w:pStyle w:val="Code"/>
        <w:rPr>
          <w:del w:id="5163" w:author="ghislain.aine" w:date="2015-10-30T11:09:00Z"/>
          <w:noProof/>
        </w:rPr>
      </w:pPr>
      <w:del w:id="5164" w:author="ghislain.aine" w:date="2015-10-30T11:09:00Z">
        <w:r w:rsidDel="00AB6A4D">
          <w:rPr>
            <w:noProof/>
          </w:rPr>
          <w:delText>}</w:delText>
        </w:r>
      </w:del>
    </w:p>
    <w:p w:rsidR="00BF1190" w:rsidDel="00AB6A4D" w:rsidRDefault="00BF1190" w:rsidP="00BF1190">
      <w:pPr>
        <w:pStyle w:val="Paragraphedeliste"/>
        <w:numPr>
          <w:ilvl w:val="0"/>
          <w:numId w:val="19"/>
        </w:numPr>
        <w:rPr>
          <w:ins w:id="5165" w:author="giacomo.rombaut" w:date="2015-04-15T14:04:00Z"/>
          <w:del w:id="5166" w:author="ghislain.aine" w:date="2015-10-30T11:09:00Z"/>
        </w:rPr>
      </w:pPr>
    </w:p>
    <w:p w:rsidR="00BF1190" w:rsidDel="00AB6A4D" w:rsidRDefault="00BF1190" w:rsidP="00BF1190">
      <w:pPr>
        <w:pStyle w:val="Paragraphedeliste"/>
        <w:numPr>
          <w:ilvl w:val="0"/>
          <w:numId w:val="19"/>
        </w:numPr>
        <w:rPr>
          <w:del w:id="5167" w:author="ghislain.aine" w:date="2015-10-30T11:09:00Z"/>
        </w:rPr>
      </w:pPr>
      <w:del w:id="5168" w:author="ghislain.aine" w:date="2015-10-30T11:09:00Z">
        <w:r w:rsidDel="00AB6A4D">
          <w:delText>Faire afficher la valeur lue à la suite, par exemple avec la fonction "qdebug"</w:delText>
        </w:r>
      </w:del>
    </w:p>
    <w:p w:rsidR="00BF1190" w:rsidDel="00AB6A4D" w:rsidRDefault="00BF1190" w:rsidP="00BF1190">
      <w:pPr>
        <w:pStyle w:val="Code"/>
        <w:rPr>
          <w:del w:id="5169" w:author="ghislain.aine" w:date="2015-10-30T11:09:00Z"/>
          <w:noProof/>
        </w:rPr>
      </w:pPr>
      <w:del w:id="5170" w:author="ghislain.aine" w:date="2015-10-30T11:09:00Z">
        <w:r w:rsidDel="00AB6A4D">
          <w:rPr>
            <w:noProof/>
          </w:rPr>
          <w:delText>qDebug() &lt;&lt; _iDemo-&gt;getValue();</w:delText>
        </w:r>
      </w:del>
    </w:p>
    <w:p w:rsidR="00BF1190" w:rsidDel="00AB6A4D" w:rsidRDefault="00BF1190" w:rsidP="00BF1190">
      <w:pPr>
        <w:rPr>
          <w:del w:id="5171" w:author="ghislain.aine" w:date="2015-10-30T11:09:00Z"/>
        </w:rPr>
      </w:pPr>
    </w:p>
    <w:p w:rsidR="00BF1190" w:rsidRDefault="00BF1190" w:rsidP="00BF1190">
      <w:r>
        <w:t>La valeur enregistrée dans la fonction "</w:t>
      </w:r>
      <w:proofErr w:type="spellStart"/>
      <w:r>
        <w:t>getValue</w:t>
      </w:r>
      <w:proofErr w:type="spellEnd"/>
      <w:r>
        <w:t>" apparaîtra dans la console lorsque le module sera connecté.</w:t>
      </w:r>
    </w:p>
    <w:p w:rsidR="00BF1190" w:rsidRDefault="00BF1190" w:rsidP="00BF1190"/>
    <w:p w:rsidR="00BF1190" w:rsidRDefault="00BF1190" w:rsidP="00BF1190">
      <w:pPr>
        <w:rPr>
          <w:ins w:id="5172" w:author="ghislain.aine" w:date="2015-10-30T11:09:00Z"/>
        </w:rPr>
      </w:pPr>
      <w:r>
        <w:t xml:space="preserve">Il est possible d'afficher l'information dans le log de </w:t>
      </w:r>
      <w:proofErr w:type="spellStart"/>
      <w:r>
        <w:t>Streamwork</w:t>
      </w:r>
      <w:proofErr w:type="spellEnd"/>
      <w:r>
        <w:t>. Ce log est accessible via le menu "</w:t>
      </w:r>
      <w:proofErr w:type="spellStart"/>
      <w:r>
        <w:t>ShowLog</w:t>
      </w:r>
      <w:proofErr w:type="spellEnd"/>
      <w:r>
        <w:t xml:space="preserve">".  Pour afficher la valeur dans le log, il faut utiliser le </w:t>
      </w:r>
      <w:proofErr w:type="spellStart"/>
      <w:r w:rsidRPr="00006C92">
        <w:t>logger</w:t>
      </w:r>
      <w:proofErr w:type="spellEnd"/>
      <w:ins w:id="5173" w:author="giacomo.rombaut" w:date="2015-04-14T15:27:00Z">
        <w:r w:rsidRPr="00006C92">
          <w:t xml:space="preserve"> (</w:t>
        </w:r>
        <w:proofErr w:type="spellStart"/>
        <w:r w:rsidRPr="00006C92">
          <w:rPr>
            <w:rFonts w:cs="Consolas"/>
          </w:rPr>
          <w:t>SwApplication.h</w:t>
        </w:r>
        <w:proofErr w:type="spellEnd"/>
        <w:r w:rsidRPr="00006C92">
          <w:rPr>
            <w:rFonts w:cs="Consolas"/>
          </w:rPr>
          <w:t xml:space="preserve">) </w:t>
        </w:r>
      </w:ins>
      <w:r w:rsidRPr="00006C92">
        <w:t>:</w:t>
      </w:r>
    </w:p>
    <w:p w:rsidR="00BF1190" w:rsidRDefault="00D276D8" w:rsidP="00BF1190">
      <w:pPr>
        <w:rPr>
          <w:ins w:id="5174" w:author="ghislain.aine" w:date="2015-10-30T11:09:00Z"/>
        </w:rPr>
      </w:pPr>
      <w:ins w:id="5175" w:author="ghislain.aine" w:date="2015-10-30T11:09:00Z">
        <w:r>
          <w:pict>
            <v:shape id="_x0000_s1259" type="#_x0000_t202" style="width:493.45pt;height:19.05pt;mso-height-percent:200;mso-position-horizontal-relative:char;mso-position-vertical-relative:line;mso-height-percent:200;mso-width-relative:margin;mso-height-relative:margin">
              <v:textbox style="mso-next-textbox:#_x0000_s1259;mso-fit-shape-to-text:t">
                <w:txbxContent>
                  <w:p w:rsidR="00BF1190" w:rsidRPr="00AB6A4D" w:rsidRDefault="00D276D8" w:rsidP="00BF1190">
                    <w:pPr>
                      <w:rPr>
                        <w:lang w:val="en-US"/>
                        <w:rPrChange w:id="5176" w:author="ghislain.aine" w:date="2015-10-30T11:09:00Z">
                          <w:rPr/>
                        </w:rPrChange>
                      </w:rPr>
                    </w:pPr>
                    <w:ins w:id="5177" w:author="ghislain.aine" w:date="2015-10-30T11:09:00Z">
                      <w:r w:rsidRPr="00D276D8">
                        <w:rPr>
                          <w:rFonts w:ascii="Consolas" w:hAnsi="Consolas" w:cs="Consolas"/>
                          <w:color w:val="6F008A"/>
                          <w:sz w:val="19"/>
                          <w:szCs w:val="19"/>
                          <w:highlight w:val="white"/>
                          <w:lang w:val="en-US"/>
                          <w:rPrChange w:id="5178" w:author="ghislain.aine" w:date="2015-10-30T11:09:00Z">
                            <w:rPr>
                              <w:rFonts w:ascii="Consolas" w:hAnsi="Consolas" w:cs="Consolas"/>
                              <w:color w:val="6F008A"/>
                              <w:sz w:val="19"/>
                              <w:szCs w:val="19"/>
                              <w:highlight w:val="white"/>
                            </w:rPr>
                          </w:rPrChange>
                        </w:rPr>
                        <w:t>SW_APP</w:t>
                      </w:r>
                      <w:r w:rsidRPr="00D276D8">
                        <w:rPr>
                          <w:rFonts w:ascii="Consolas" w:hAnsi="Consolas" w:cs="Consolas"/>
                          <w:color w:val="000000"/>
                          <w:sz w:val="19"/>
                          <w:szCs w:val="19"/>
                          <w:highlight w:val="white"/>
                          <w:lang w:val="en-US"/>
                          <w:rPrChange w:id="5179" w:author="ghislain.aine" w:date="2015-10-30T11:09:00Z">
                            <w:rPr>
                              <w:rFonts w:ascii="Consolas" w:hAnsi="Consolas" w:cs="Consolas"/>
                              <w:color w:val="000000"/>
                              <w:sz w:val="19"/>
                              <w:szCs w:val="19"/>
                              <w:highlight w:val="white"/>
                            </w:rPr>
                          </w:rPrChange>
                        </w:rPr>
                        <w:t>-&gt;</w:t>
                      </w:r>
                      <w:proofErr w:type="gramStart"/>
                      <w:r w:rsidRPr="00D276D8">
                        <w:rPr>
                          <w:rFonts w:ascii="Consolas" w:hAnsi="Consolas" w:cs="Consolas"/>
                          <w:color w:val="880000"/>
                          <w:sz w:val="19"/>
                          <w:szCs w:val="19"/>
                          <w:highlight w:val="white"/>
                          <w:lang w:val="en-US"/>
                          <w:rPrChange w:id="5180" w:author="ghislain.aine" w:date="2015-10-30T11:09:00Z">
                            <w:rPr>
                              <w:rFonts w:ascii="Consolas" w:hAnsi="Consolas" w:cs="Consolas"/>
                              <w:color w:val="880000"/>
                              <w:sz w:val="19"/>
                              <w:szCs w:val="19"/>
                              <w:highlight w:val="white"/>
                            </w:rPr>
                          </w:rPrChange>
                        </w:rPr>
                        <w:t>Logger</w:t>
                      </w:r>
                      <w:r w:rsidRPr="00D276D8">
                        <w:rPr>
                          <w:rFonts w:ascii="Consolas" w:hAnsi="Consolas" w:cs="Consolas"/>
                          <w:color w:val="000000"/>
                          <w:sz w:val="19"/>
                          <w:szCs w:val="19"/>
                          <w:highlight w:val="white"/>
                          <w:lang w:val="en-US"/>
                          <w:rPrChange w:id="5181" w:author="ghislain.aine" w:date="2015-10-30T11:09:00Z">
                            <w:rPr>
                              <w:rFonts w:ascii="Consolas" w:hAnsi="Consolas" w:cs="Consolas"/>
                              <w:color w:val="000000"/>
                              <w:sz w:val="19"/>
                              <w:szCs w:val="19"/>
                              <w:highlight w:val="white"/>
                            </w:rPr>
                          </w:rPrChange>
                        </w:rPr>
                        <w:t>(</w:t>
                      </w:r>
                      <w:proofErr w:type="gramEnd"/>
                      <w:r w:rsidRPr="00D276D8">
                        <w:rPr>
                          <w:rFonts w:ascii="Consolas" w:hAnsi="Consolas" w:cs="Consolas"/>
                          <w:color w:val="000000"/>
                          <w:sz w:val="19"/>
                          <w:szCs w:val="19"/>
                          <w:highlight w:val="white"/>
                          <w:lang w:val="en-US"/>
                          <w:rPrChange w:id="5182" w:author="ghislain.aine" w:date="2015-10-30T11:09: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5183" w:author="ghislain.aine" w:date="2015-10-30T11:09:00Z">
                            <w:rPr>
                              <w:rFonts w:ascii="Consolas" w:hAnsi="Consolas" w:cs="Consolas"/>
                              <w:color w:val="880000"/>
                              <w:sz w:val="19"/>
                              <w:szCs w:val="19"/>
                              <w:highlight w:val="white"/>
                            </w:rPr>
                          </w:rPrChange>
                        </w:rPr>
                        <w:t>Log</w:t>
                      </w:r>
                      <w:r w:rsidRPr="00D276D8">
                        <w:rPr>
                          <w:rFonts w:ascii="Consolas" w:hAnsi="Consolas" w:cs="Consolas"/>
                          <w:color w:val="000000"/>
                          <w:sz w:val="19"/>
                          <w:szCs w:val="19"/>
                          <w:highlight w:val="white"/>
                          <w:lang w:val="en-US"/>
                          <w:rPrChange w:id="5184" w:author="ghislain.aine" w:date="2015-10-30T11:09:00Z">
                            <w:rPr>
                              <w:rFonts w:ascii="Consolas" w:hAnsi="Consolas" w:cs="Consolas"/>
                              <w:color w:val="000000"/>
                              <w:sz w:val="19"/>
                              <w:szCs w:val="19"/>
                              <w:highlight w:val="white"/>
                            </w:rPr>
                          </w:rPrChange>
                        </w:rPr>
                        <w:t>(</w:t>
                      </w:r>
                      <w:proofErr w:type="spellStart"/>
                      <w:r w:rsidRPr="00D276D8">
                        <w:rPr>
                          <w:rFonts w:ascii="Consolas" w:hAnsi="Consolas" w:cs="Consolas"/>
                          <w:color w:val="6F008A"/>
                          <w:sz w:val="19"/>
                          <w:szCs w:val="19"/>
                          <w:highlight w:val="white"/>
                          <w:lang w:val="en-US"/>
                          <w:rPrChange w:id="5185" w:author="ghislain.aine" w:date="2015-10-30T11:09:00Z">
                            <w:rPr>
                              <w:rFonts w:ascii="Consolas" w:hAnsi="Consolas" w:cs="Consolas"/>
                              <w:color w:val="6F008A"/>
                              <w:sz w:val="19"/>
                              <w:szCs w:val="19"/>
                              <w:highlight w:val="white"/>
                            </w:rPr>
                          </w:rPrChange>
                        </w:rPr>
                        <w:t>LogLvl_Info</w:t>
                      </w:r>
                      <w:proofErr w:type="spellEnd"/>
                      <w:r w:rsidRPr="00D276D8">
                        <w:rPr>
                          <w:rFonts w:ascii="Consolas" w:hAnsi="Consolas" w:cs="Consolas"/>
                          <w:color w:val="000000"/>
                          <w:sz w:val="19"/>
                          <w:szCs w:val="19"/>
                          <w:highlight w:val="white"/>
                          <w:lang w:val="en-US"/>
                          <w:rPrChange w:id="5186" w:author="ghislain.aine" w:date="2015-10-30T11:09: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5187" w:author="ghislain.aine" w:date="2015-10-30T11:09:00Z">
                            <w:rPr>
                              <w:rFonts w:ascii="Consolas" w:hAnsi="Consolas" w:cs="Consolas"/>
                              <w:color w:val="216F85"/>
                              <w:sz w:val="19"/>
                              <w:szCs w:val="19"/>
                              <w:highlight w:val="white"/>
                            </w:rPr>
                          </w:rPrChange>
                        </w:rPr>
                        <w:t>QString</w:t>
                      </w:r>
                      <w:proofErr w:type="spellEnd"/>
                      <w:r w:rsidRPr="00D276D8">
                        <w:rPr>
                          <w:rFonts w:ascii="Consolas" w:hAnsi="Consolas" w:cs="Consolas"/>
                          <w:color w:val="000000"/>
                          <w:sz w:val="19"/>
                          <w:szCs w:val="19"/>
                          <w:highlight w:val="white"/>
                          <w:lang w:val="en-US"/>
                          <w:rPrChange w:id="5188" w:author="ghislain.aine" w:date="2015-10-30T11:09: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5189" w:author="ghislain.aine" w:date="2015-10-30T11:09:00Z">
                            <w:rPr>
                              <w:rFonts w:ascii="Consolas" w:hAnsi="Consolas" w:cs="Consolas"/>
                              <w:color w:val="880000"/>
                              <w:sz w:val="19"/>
                              <w:szCs w:val="19"/>
                              <w:highlight w:val="white"/>
                            </w:rPr>
                          </w:rPrChange>
                        </w:rPr>
                        <w:t>number</w:t>
                      </w:r>
                      <w:r w:rsidRPr="00D276D8">
                        <w:rPr>
                          <w:rFonts w:ascii="Consolas" w:hAnsi="Consolas" w:cs="Consolas"/>
                          <w:color w:val="000000"/>
                          <w:sz w:val="19"/>
                          <w:szCs w:val="19"/>
                          <w:highlight w:val="white"/>
                          <w:lang w:val="en-US"/>
                          <w:rPrChange w:id="5190" w:author="ghislain.aine" w:date="2015-10-30T11:09:00Z">
                            <w:rPr>
                              <w:rFonts w:ascii="Consolas" w:hAnsi="Consolas" w:cs="Consolas"/>
                              <w:color w:val="000000"/>
                              <w:sz w:val="19"/>
                              <w:szCs w:val="19"/>
                              <w:highlight w:val="white"/>
                            </w:rPr>
                          </w:rPrChange>
                        </w:rPr>
                        <w:t>(</w:t>
                      </w:r>
                      <w:r w:rsidRPr="00D276D8">
                        <w:rPr>
                          <w:rFonts w:ascii="Consolas" w:hAnsi="Consolas" w:cs="Consolas"/>
                          <w:color w:val="000080"/>
                          <w:sz w:val="19"/>
                          <w:szCs w:val="19"/>
                          <w:highlight w:val="white"/>
                          <w:lang w:val="en-US"/>
                          <w:rPrChange w:id="5191" w:author="ghislain.aine" w:date="2015-10-30T11:09:00Z">
                            <w:rPr>
                              <w:rFonts w:ascii="Consolas" w:hAnsi="Consolas" w:cs="Consolas"/>
                              <w:color w:val="000080"/>
                              <w:sz w:val="19"/>
                              <w:szCs w:val="19"/>
                              <w:highlight w:val="white"/>
                            </w:rPr>
                          </w:rPrChange>
                        </w:rPr>
                        <w:t>_</w:t>
                      </w:r>
                    </w:ins>
                    <w:proofErr w:type="spellStart"/>
                    <w:ins w:id="5192" w:author="ghislain.aine" w:date="2015-11-04T17:02:00Z">
                      <w:r w:rsidR="00BF1190" w:rsidRPr="00095109">
                        <w:rPr>
                          <w:rFonts w:ascii="Consolas" w:hAnsi="Consolas" w:cs="Consolas"/>
                          <w:color w:val="000080"/>
                          <w:sz w:val="19"/>
                          <w:szCs w:val="19"/>
                          <w:highlight w:val="white"/>
                          <w:lang w:val="en-US"/>
                        </w:rPr>
                        <w:t>ivalue</w:t>
                      </w:r>
                      <w:proofErr w:type="spellEnd"/>
                      <w:r w:rsidR="00BF1190">
                        <w:rPr>
                          <w:rFonts w:ascii="Consolas" w:hAnsi="Consolas" w:cs="Consolas"/>
                          <w:color w:val="000000"/>
                          <w:sz w:val="19"/>
                          <w:szCs w:val="19"/>
                          <w:highlight w:val="white"/>
                          <w:lang w:val="en-US"/>
                        </w:rPr>
                        <w:t xml:space="preserve"> </w:t>
                      </w:r>
                    </w:ins>
                    <w:ins w:id="5193" w:author="ghislain.aine" w:date="2015-10-30T11:09:00Z">
                      <w:r w:rsidRPr="00D276D8">
                        <w:rPr>
                          <w:rFonts w:ascii="Consolas" w:hAnsi="Consolas" w:cs="Consolas"/>
                          <w:color w:val="000000"/>
                          <w:sz w:val="19"/>
                          <w:szCs w:val="19"/>
                          <w:highlight w:val="white"/>
                          <w:lang w:val="en-US"/>
                          <w:rPrChange w:id="5194" w:author="ghislain.aine" w:date="2015-10-30T11:09:00Z">
                            <w:rPr>
                              <w:rFonts w:ascii="Consolas" w:hAnsi="Consolas" w:cs="Consolas"/>
                              <w:color w:val="000000"/>
                              <w:sz w:val="19"/>
                              <w:szCs w:val="19"/>
                              <w:highlight w:val="white"/>
                            </w:rPr>
                          </w:rPrChange>
                        </w:rPr>
                        <w:t>-&gt;</w:t>
                      </w:r>
                      <w:proofErr w:type="spellStart"/>
                      <w:r w:rsidRPr="00D276D8">
                        <w:rPr>
                          <w:rFonts w:ascii="Consolas" w:hAnsi="Consolas" w:cs="Consolas"/>
                          <w:color w:val="880000"/>
                          <w:sz w:val="19"/>
                          <w:szCs w:val="19"/>
                          <w:highlight w:val="white"/>
                          <w:lang w:val="en-US"/>
                          <w:rPrChange w:id="5195" w:author="ghislain.aine" w:date="2015-10-30T11:09:00Z">
                            <w:rPr>
                              <w:rFonts w:ascii="Consolas" w:hAnsi="Consolas" w:cs="Consolas"/>
                              <w:color w:val="880000"/>
                              <w:sz w:val="19"/>
                              <w:szCs w:val="19"/>
                              <w:highlight w:val="white"/>
                            </w:rPr>
                          </w:rPrChange>
                        </w:rPr>
                        <w:t>getValue</w:t>
                      </w:r>
                      <w:proofErr w:type="spellEnd"/>
                      <w:r w:rsidRPr="00D276D8">
                        <w:rPr>
                          <w:rFonts w:ascii="Consolas" w:hAnsi="Consolas" w:cs="Consolas"/>
                          <w:color w:val="000000"/>
                          <w:sz w:val="19"/>
                          <w:szCs w:val="19"/>
                          <w:highlight w:val="white"/>
                          <w:lang w:val="en-US"/>
                          <w:rPrChange w:id="5196" w:author="ghislain.aine" w:date="2015-10-30T11:09:00Z">
                            <w:rPr>
                              <w:rFonts w:ascii="Consolas" w:hAnsi="Consolas" w:cs="Consolas"/>
                              <w:color w:val="000000"/>
                              <w:sz w:val="19"/>
                              <w:szCs w:val="19"/>
                              <w:highlight w:val="white"/>
                            </w:rPr>
                          </w:rPrChange>
                        </w:rPr>
                        <w:t>()));</w:t>
                      </w:r>
                    </w:ins>
                  </w:p>
                </w:txbxContent>
              </v:textbox>
              <w10:wrap type="none"/>
              <w10:anchorlock/>
            </v:shape>
          </w:pict>
        </w:r>
      </w:ins>
    </w:p>
    <w:p w:rsidR="00BF1190" w:rsidRDefault="00BF1190" w:rsidP="00BF1190"/>
    <w:p w:rsidR="00BF1190" w:rsidDel="00C807E0" w:rsidRDefault="00BF1190" w:rsidP="00BF1190">
      <w:pPr>
        <w:rPr>
          <w:del w:id="5197" w:author="ghislain.aine" w:date="2015-10-30T11:09:00Z"/>
        </w:rPr>
      </w:pPr>
    </w:p>
    <w:p w:rsidR="00BF1190" w:rsidRDefault="00BF1190" w:rsidP="00BF1190">
      <w:pPr>
        <w:rPr>
          <w:ins w:id="5198" w:author="ghislain.aine" w:date="2015-10-30T14:09:00Z"/>
        </w:rPr>
      </w:pPr>
      <w:ins w:id="5199" w:author="ghislain.aine" w:date="2015-10-30T14:09:00Z">
        <w:r>
          <w:t xml:space="preserve">Avant de procéder à la suite, vérifier que le composant se compile sans erreur (avec le script </w:t>
        </w:r>
      </w:ins>
      <w:r w:rsidRPr="00D53FA2">
        <w:t>msBuild_file_msvc2013-x86</w:t>
      </w:r>
      <w:ins w:id="5200" w:author="ghislain.aine" w:date="2015-10-30T14:09:00Z">
        <w:r>
          <w:t>.bat), et note</w:t>
        </w:r>
      </w:ins>
      <w:r>
        <w:t>z</w:t>
      </w:r>
      <w:ins w:id="5201" w:author="ghislain.aine" w:date="2015-10-30T14:09:00Z">
        <w:r>
          <w:t xml:space="preserve"> le chemin des dossiers </w:t>
        </w:r>
      </w:ins>
      <w:proofErr w:type="spellStart"/>
      <w:ins w:id="5202" w:author="ghislain.aine" w:date="2015-10-30T14:10:00Z">
        <w:r>
          <w:t>debug</w:t>
        </w:r>
        <w:proofErr w:type="spellEnd"/>
        <w:r>
          <w:t xml:space="preserve"> et release dans </w:t>
        </w:r>
      </w:ins>
      <w:proofErr w:type="spellStart"/>
      <w:ins w:id="5203" w:author="ghislain.aine" w:date="2015-10-30T14:09:00Z">
        <w:r>
          <w:t>Delivery</w:t>
        </w:r>
        <w:proofErr w:type="spellEnd"/>
        <w:r>
          <w:t xml:space="preserve"> (par exemple, </w:t>
        </w:r>
      </w:ins>
      <w:ins w:id="5204" w:author="ghislain.aine" w:date="2015-10-30T14:10:00Z">
        <w:r w:rsidRPr="00C807E0">
          <w:t>C:\tt4\TP\Delivery\Demo\win-msvc2013-x86-QT</w:t>
        </w:r>
      </w:ins>
      <w:r>
        <w:t>5.5.1</w:t>
      </w:r>
      <w:ins w:id="5205" w:author="ghislain.aine" w:date="2015-10-30T14:10:00Z">
        <w:r>
          <w:t>)</w:t>
        </w:r>
      </w:ins>
      <w:r>
        <w:t>.</w:t>
      </w:r>
    </w:p>
    <w:p w:rsidR="00BF1190" w:rsidRDefault="00BF1190" w:rsidP="00BF1190">
      <w:pPr>
        <w:rPr>
          <w:ins w:id="5206" w:author="ghislain.aine" w:date="2015-10-30T14:09:00Z"/>
        </w:rPr>
      </w:pPr>
    </w:p>
    <w:p w:rsidR="00BF1190" w:rsidRPr="00C807E0" w:rsidDel="00AB6A4D" w:rsidRDefault="00D276D8" w:rsidP="00BF1190">
      <w:pPr>
        <w:pStyle w:val="Code"/>
        <w:rPr>
          <w:del w:id="5207" w:author="ghislain.aine" w:date="2015-10-30T11:09:00Z"/>
          <w:noProof/>
          <w:rPrChange w:id="5208" w:author="ghislain.aine" w:date="2015-10-30T14:09:00Z">
            <w:rPr>
              <w:del w:id="5209" w:author="ghislain.aine" w:date="2015-10-30T11:09:00Z"/>
              <w:noProof/>
              <w:lang w:val="en-US"/>
            </w:rPr>
          </w:rPrChange>
        </w:rPr>
      </w:pPr>
      <w:del w:id="5210" w:author="ghislain.aine" w:date="2015-10-30T11:09:00Z">
        <w:r w:rsidRPr="00D276D8">
          <w:rPr>
            <w:noProof/>
            <w:rPrChange w:id="5211" w:author="ghislain.aine" w:date="2015-10-30T14:09:00Z">
              <w:rPr>
                <w:noProof/>
                <w:color w:val="0000FF" w:themeColor="hyperlink"/>
                <w:u w:val="single"/>
                <w:lang w:val="en-US"/>
              </w:rPr>
            </w:rPrChange>
          </w:rPr>
          <w:delText>SW_APP-&gt;Logger().Log(LogLvl_Info, QString::number(_iDemo-&gt; getValue()));</w:delText>
        </w:r>
      </w:del>
    </w:p>
    <w:p w:rsidR="00BF1190" w:rsidRPr="00C807E0" w:rsidDel="00AB6A4D" w:rsidRDefault="00BF1190" w:rsidP="00BF1190">
      <w:pPr>
        <w:rPr>
          <w:del w:id="5212" w:author="ghislain.aine" w:date="2015-10-30T11:09:00Z"/>
          <w:noProof/>
          <w:rPrChange w:id="5213" w:author="ghislain.aine" w:date="2015-10-30T14:09:00Z">
            <w:rPr>
              <w:del w:id="5214" w:author="ghislain.aine" w:date="2015-10-30T11:09:00Z"/>
              <w:noProof/>
              <w:lang w:val="en-US"/>
            </w:rPr>
          </w:rPrChange>
        </w:rPr>
      </w:pPr>
    </w:p>
    <w:p w:rsidR="00BF1190" w:rsidRPr="00C807E0" w:rsidRDefault="00BF1190" w:rsidP="00BF1190">
      <w:pPr>
        <w:rPr>
          <w:noProof/>
          <w:rPrChange w:id="5215" w:author="ghislain.aine" w:date="2015-10-30T14:09:00Z">
            <w:rPr>
              <w:noProof/>
              <w:lang w:val="en-US"/>
            </w:rPr>
          </w:rPrChange>
        </w:rPr>
      </w:pPr>
    </w:p>
    <w:p w:rsidR="00BF1190" w:rsidRPr="0069151D" w:rsidRDefault="00BF1190" w:rsidP="00BF1190">
      <w:pPr>
        <w:pStyle w:val="Titre3"/>
      </w:pPr>
      <w:bookmarkStart w:id="5216" w:name="_Toc462985392"/>
      <w:r w:rsidRPr="0069151D">
        <w:t>Utilisation des composants</w:t>
      </w:r>
      <w:bookmarkEnd w:id="5216"/>
    </w:p>
    <w:p w:rsidR="00BF1190" w:rsidRDefault="00BF1190" w:rsidP="00BF1190">
      <w:pPr>
        <w:rPr>
          <w:noProof/>
          <w:lang w:val="en-US"/>
        </w:rPr>
      </w:pPr>
    </w:p>
    <w:p w:rsidR="00BF1190" w:rsidRDefault="00BF1190" w:rsidP="00BF1190">
      <w:r w:rsidRPr="0069151D">
        <w:t xml:space="preserve">Le plugin a </w:t>
      </w:r>
      <w:r>
        <w:t>été créé, de même que les deux composants.</w:t>
      </w:r>
      <w:ins w:id="5217" w:author="jerome draillard" w:date="2015-11-27T16:22:00Z">
        <w:r>
          <w:t xml:space="preserve"> </w:t>
        </w:r>
      </w:ins>
      <w:r>
        <w:t xml:space="preserve">Enfin, nous allons pouvoir les utiliser dans </w:t>
      </w:r>
      <w:proofErr w:type="spellStart"/>
      <w:r>
        <w:t>StreamWork</w:t>
      </w:r>
      <w:proofErr w:type="spellEnd"/>
      <w:r>
        <w:t> !</w:t>
      </w:r>
    </w:p>
    <w:p w:rsidR="00BF1190" w:rsidRDefault="00BF1190" w:rsidP="00BF1190"/>
    <w:p w:rsidR="00BF1190" w:rsidRDefault="00BF1190" w:rsidP="00BF1190">
      <w:r>
        <w:t>L'éditeur peut se lancer avec plusieurs paramètres, qui définissent son utilisation:</w:t>
      </w:r>
    </w:p>
    <w:p w:rsidR="00BF1190" w:rsidRDefault="00BF1190" w:rsidP="00BF1190"/>
    <w:tbl>
      <w:tblPr>
        <w:tblStyle w:val="Grilledutableau"/>
        <w:tblW w:w="0" w:type="auto"/>
        <w:tblInd w:w="750" w:type="dxa"/>
        <w:tblLook w:val="04A0"/>
      </w:tblPr>
      <w:tblGrid>
        <w:gridCol w:w="2760"/>
        <w:gridCol w:w="5778"/>
      </w:tblGrid>
      <w:tr w:rsidR="00BF1190" w:rsidTr="00FF3BBE">
        <w:tc>
          <w:tcPr>
            <w:tcW w:w="2760" w:type="dxa"/>
          </w:tcPr>
          <w:p w:rsidR="00BF1190" w:rsidRPr="000E359C" w:rsidRDefault="00BF1190" w:rsidP="00FF3BBE">
            <w:pPr>
              <w:jc w:val="center"/>
              <w:rPr>
                <w:b/>
              </w:rPr>
            </w:pPr>
            <w:r w:rsidRPr="000E359C">
              <w:rPr>
                <w:b/>
              </w:rPr>
              <w:t>Argument</w:t>
            </w:r>
          </w:p>
        </w:tc>
        <w:tc>
          <w:tcPr>
            <w:tcW w:w="5778" w:type="dxa"/>
          </w:tcPr>
          <w:p w:rsidR="00BF1190" w:rsidRPr="000E359C" w:rsidRDefault="00BF1190" w:rsidP="00FF3BBE">
            <w:pPr>
              <w:jc w:val="center"/>
              <w:rPr>
                <w:b/>
              </w:rPr>
            </w:pPr>
            <w:r w:rsidRPr="000E359C">
              <w:rPr>
                <w:b/>
              </w:rPr>
              <w:t>Information</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-h</w:t>
            </w:r>
          </w:p>
        </w:tc>
        <w:tc>
          <w:tcPr>
            <w:tcW w:w="5778" w:type="dxa"/>
          </w:tcPr>
          <w:p w:rsidR="00BF1190" w:rsidRPr="009F1983" w:rsidRDefault="00BF1190" w:rsidP="00FF3BBE">
            <w:r w:rsidRPr="009F1983">
              <w:t>Affiche une fenêtre d'aide</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-v</w:t>
            </w:r>
          </w:p>
        </w:tc>
        <w:tc>
          <w:tcPr>
            <w:tcW w:w="5778" w:type="dxa"/>
          </w:tcPr>
          <w:p w:rsidR="00BF1190" w:rsidRPr="009F1983" w:rsidRDefault="00BF1190" w:rsidP="00FF3BBE">
            <w:r w:rsidRPr="009F1983">
              <w:t>Information sur l'application</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w:t>
            </w:r>
            <w:proofErr w:type="spellStart"/>
            <w:r w:rsidRPr="009F1983">
              <w:rPr>
                <w:rFonts w:ascii="Courier New" w:hAnsi="Courier New" w:cs="Courier New"/>
                <w:sz w:val="20"/>
              </w:rPr>
              <w:t>ppath</w:t>
            </w:r>
            <w:proofErr w:type="spellEnd"/>
            <w:r w:rsidRPr="009F1983">
              <w:rPr>
                <w:rFonts w:ascii="Courier New" w:hAnsi="Courier New" w:cs="Courier New"/>
                <w:sz w:val="20"/>
              </w:rPr>
              <w:t xml:space="preserve"> chemin</w:t>
            </w:r>
          </w:p>
        </w:tc>
        <w:tc>
          <w:tcPr>
            <w:tcW w:w="5778" w:type="dxa"/>
          </w:tcPr>
          <w:p w:rsidR="00BF1190" w:rsidRPr="009F1983" w:rsidRDefault="00BF1190" w:rsidP="00FF3BBE">
            <w:r w:rsidRPr="009F1983">
              <w:t>Chemin du plugin à charger</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w:t>
            </w:r>
            <w:proofErr w:type="spellStart"/>
            <w:r w:rsidRPr="009F1983">
              <w:rPr>
                <w:rFonts w:ascii="Courier New" w:hAnsi="Courier New" w:cs="Courier New"/>
                <w:sz w:val="20"/>
              </w:rPr>
              <w:t>pdesc</w:t>
            </w:r>
            <w:proofErr w:type="spellEnd"/>
            <w:r w:rsidRPr="009F1983">
              <w:rPr>
                <w:rFonts w:ascii="Courier New" w:hAnsi="Courier New" w:cs="Courier New"/>
                <w:sz w:val="20"/>
              </w:rPr>
              <w:t xml:space="preserve"> chemin</w:t>
            </w:r>
          </w:p>
        </w:tc>
        <w:tc>
          <w:tcPr>
            <w:tcW w:w="5778" w:type="dxa"/>
          </w:tcPr>
          <w:p w:rsidR="00BF1190" w:rsidRPr="009F1983" w:rsidRDefault="00BF1190" w:rsidP="00FF3BBE">
            <w:r w:rsidRPr="009F1983">
              <w:t>Chemin du descripteur des plugins à charger</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w:t>
            </w:r>
            <w:proofErr w:type="spellStart"/>
            <w:r w:rsidRPr="009F1983">
              <w:rPr>
                <w:rFonts w:ascii="Courier New" w:hAnsi="Courier New" w:cs="Courier New"/>
                <w:sz w:val="20"/>
              </w:rPr>
              <w:t>stream</w:t>
            </w:r>
            <w:proofErr w:type="spellEnd"/>
            <w:r w:rsidRPr="009F1983">
              <w:rPr>
                <w:rFonts w:ascii="Courier New" w:hAnsi="Courier New" w:cs="Courier New"/>
                <w:sz w:val="20"/>
              </w:rPr>
              <w:t xml:space="preserve"> file</w:t>
            </w:r>
          </w:p>
        </w:tc>
        <w:tc>
          <w:tcPr>
            <w:tcW w:w="5778" w:type="dxa"/>
          </w:tcPr>
          <w:p w:rsidR="00BF1190" w:rsidRPr="009F1983" w:rsidRDefault="00BF1190" w:rsidP="00FF3BBE">
            <w:r w:rsidRPr="009F1983">
              <w:t xml:space="preserve">Chemin du </w:t>
            </w:r>
            <w:proofErr w:type="spellStart"/>
            <w:r w:rsidRPr="009F1983">
              <w:t>stream</w:t>
            </w:r>
            <w:proofErr w:type="spellEnd"/>
            <w:r w:rsidRPr="009F1983">
              <w:t xml:space="preserve"> à charger au lancement</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w:t>
            </w:r>
            <w:proofErr w:type="spellStart"/>
            <w:r w:rsidRPr="009F1983">
              <w:rPr>
                <w:rFonts w:ascii="Courier New" w:hAnsi="Courier New" w:cs="Courier New"/>
                <w:sz w:val="20"/>
              </w:rPr>
              <w:t>appDirPath</w:t>
            </w:r>
            <w:proofErr w:type="spellEnd"/>
            <w:r w:rsidRPr="009F1983">
              <w:rPr>
                <w:rFonts w:ascii="Courier New" w:hAnsi="Courier New" w:cs="Courier New"/>
                <w:sz w:val="20"/>
              </w:rPr>
              <w:t xml:space="preserve"> chemin</w:t>
            </w:r>
          </w:p>
        </w:tc>
        <w:tc>
          <w:tcPr>
            <w:tcW w:w="5778" w:type="dxa"/>
          </w:tcPr>
          <w:p w:rsidR="00BF1190" w:rsidRPr="009F1983" w:rsidRDefault="00BF1190" w:rsidP="00FF3BBE">
            <w:r w:rsidRPr="009F1983">
              <w:t>Chemin d'exécution de l'application</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w:t>
            </w:r>
            <w:proofErr w:type="spellStart"/>
            <w:r w:rsidRPr="009F1983">
              <w:rPr>
                <w:rFonts w:ascii="Courier New" w:hAnsi="Courier New" w:cs="Courier New"/>
                <w:sz w:val="20"/>
              </w:rPr>
              <w:t>models</w:t>
            </w:r>
            <w:proofErr w:type="spellEnd"/>
            <w:r w:rsidRPr="009F1983">
              <w:rPr>
                <w:rFonts w:ascii="Courier New" w:hAnsi="Courier New" w:cs="Courier New"/>
                <w:sz w:val="20"/>
              </w:rPr>
              <w:t xml:space="preserve"> chemin</w:t>
            </w:r>
          </w:p>
        </w:tc>
        <w:tc>
          <w:tcPr>
            <w:tcW w:w="5778" w:type="dxa"/>
          </w:tcPr>
          <w:p w:rsidR="00BF1190" w:rsidRPr="009F1983" w:rsidRDefault="00BF1190" w:rsidP="00FF3BBE">
            <w:r w:rsidRPr="009F1983">
              <w:t xml:space="preserve">Chemin du fichier qui liste les </w:t>
            </w:r>
            <w:proofErr w:type="spellStart"/>
            <w:r w:rsidRPr="009F1983">
              <w:t>streams</w:t>
            </w:r>
            <w:proofErr w:type="spellEnd"/>
            <w:r w:rsidRPr="009F1983">
              <w:t xml:space="preserve"> accessibles</w:t>
            </w:r>
          </w:p>
        </w:tc>
      </w:tr>
      <w:tr w:rsidR="00BF1190" w:rsidTr="00FF3BBE">
        <w:tc>
          <w:tcPr>
            <w:tcW w:w="2760" w:type="dxa"/>
          </w:tcPr>
          <w:p w:rsidR="00BF1190" w:rsidRPr="009F1983" w:rsidRDefault="00BF1190" w:rsidP="00FF3BBE">
            <w:pPr>
              <w:rPr>
                <w:rFonts w:ascii="Courier New" w:hAnsi="Courier New" w:cs="Courier New"/>
                <w:sz w:val="20"/>
              </w:rPr>
            </w:pPr>
            <w:r w:rsidRPr="009F1983">
              <w:rPr>
                <w:rFonts w:ascii="Courier New" w:hAnsi="Courier New" w:cs="Courier New"/>
                <w:sz w:val="20"/>
              </w:rPr>
              <w:t>-</w:t>
            </w:r>
            <w:proofErr w:type="spellStart"/>
            <w:r w:rsidRPr="009F1983">
              <w:rPr>
                <w:rFonts w:ascii="Courier New" w:hAnsi="Courier New" w:cs="Courier New"/>
                <w:sz w:val="20"/>
              </w:rPr>
              <w:t>autostart</w:t>
            </w:r>
            <w:proofErr w:type="spellEnd"/>
          </w:p>
        </w:tc>
        <w:tc>
          <w:tcPr>
            <w:tcW w:w="5778" w:type="dxa"/>
          </w:tcPr>
          <w:p w:rsidR="00BF1190" w:rsidRPr="009F1983" w:rsidRDefault="00BF1190" w:rsidP="00FF3BBE">
            <w:r w:rsidRPr="009F1983">
              <w:t xml:space="preserve">Exécute le </w:t>
            </w:r>
            <w:proofErr w:type="spellStart"/>
            <w:r w:rsidRPr="009F1983">
              <w:t>timer</w:t>
            </w:r>
            <w:proofErr w:type="spellEnd"/>
            <w:r w:rsidRPr="009F1983">
              <w:t xml:space="preserve"> "</w:t>
            </w:r>
            <w:proofErr w:type="spellStart"/>
            <w:r w:rsidRPr="009F1983">
              <w:t>mainentry</w:t>
            </w:r>
            <w:proofErr w:type="spellEnd"/>
            <w:r w:rsidRPr="009F1983">
              <w:t>" au lancement</w:t>
            </w:r>
          </w:p>
        </w:tc>
      </w:tr>
    </w:tbl>
    <w:p w:rsidR="00BF1190" w:rsidRPr="0069151D" w:rsidRDefault="00BF1190" w:rsidP="00BF1190"/>
    <w:p w:rsidR="00BF1190" w:rsidRDefault="00BF1190" w:rsidP="00BF1190">
      <w:r w:rsidRPr="004610FA">
        <w:lastRenderedPageBreak/>
        <w:t>Pour d</w:t>
      </w:r>
      <w:r>
        <w:t xml:space="preserve">émarrer </w:t>
      </w:r>
      <w:proofErr w:type="spellStart"/>
      <w:r>
        <w:t>Streamwork</w:t>
      </w:r>
      <w:proofErr w:type="spellEnd"/>
      <w:r>
        <w:t xml:space="preserve"> avec les paramètres, nous allons créer un "</w:t>
      </w:r>
      <w:proofErr w:type="spellStart"/>
      <w:r>
        <w:t>launcher</w:t>
      </w:r>
      <w:proofErr w:type="spellEnd"/>
      <w:r>
        <w:t>"</w:t>
      </w:r>
      <w:ins w:id="5218" w:author="jerome draillard" w:date="2015-11-27T16:23:00Z">
        <w:r>
          <w:t xml:space="preserve"> (pas d'affolement ou de fausse joie, il ne s'agit que d'un .bat).</w:t>
        </w:r>
      </w:ins>
      <w:del w:id="5219" w:author="jerome draillard" w:date="2015-11-27T16:23:00Z">
        <w:r w:rsidDel="00AA4640">
          <w:delText>.</w:delText>
        </w:r>
      </w:del>
    </w:p>
    <w:p w:rsidR="00BF1190" w:rsidRDefault="00BF1190" w:rsidP="00BF1190"/>
    <w:p w:rsidR="00BF1190" w:rsidRDefault="00BF1190" w:rsidP="00BF1190">
      <w:pPr>
        <w:pStyle w:val="Paragraphedeliste"/>
        <w:numPr>
          <w:ilvl w:val="0"/>
          <w:numId w:val="19"/>
        </w:numPr>
        <w:rPr>
          <w:ins w:id="5220" w:author="ghislain.aine" w:date="2015-10-30T12:06:00Z"/>
        </w:rPr>
      </w:pPr>
      <w:r>
        <w:t>Créer un répertoire "</w:t>
      </w:r>
      <w:del w:id="5221" w:author="ghislain.aine" w:date="2015-10-30T11:44:00Z">
        <w:r w:rsidDel="00116C47">
          <w:delText>test</w:delText>
        </w:r>
      </w:del>
      <w:ins w:id="5222" w:author="ghislain.aine" w:date="2015-10-30T11:44:00Z">
        <w:r>
          <w:t>T</w:t>
        </w:r>
      </w:ins>
      <w:ins w:id="5223" w:author="ghislain.aine" w:date="2015-10-30T11:48:00Z">
        <w:r>
          <w:t xml:space="preserve">est </w:t>
        </w:r>
      </w:ins>
      <w:r>
        <w:t>"</w:t>
      </w:r>
      <w:ins w:id="5224" w:author="ghislain.aine" w:date="2015-10-30T11:44:00Z">
        <w:r>
          <w:t xml:space="preserve"> dans tt4</w:t>
        </w:r>
      </w:ins>
      <w:ins w:id="5225" w:author="ghislain.aine" w:date="2015-10-30T11:48:00Z">
        <w:r>
          <w:t>/TP</w:t>
        </w:r>
      </w:ins>
    </w:p>
    <w:p w:rsidR="00BF1190" w:rsidRDefault="00BF1190" w:rsidP="00BF1190">
      <w:pPr>
        <w:pStyle w:val="Paragraphedeliste"/>
        <w:numPr>
          <w:ilvl w:val="0"/>
          <w:numId w:val="19"/>
        </w:numPr>
        <w:rPr>
          <w:ins w:id="5226" w:author="ghislain.aine" w:date="2015-10-30T12:06:00Z"/>
        </w:rPr>
      </w:pPr>
      <w:ins w:id="5227" w:author="ghislain.aine" w:date="2015-10-30T12:06:00Z">
        <w:r>
          <w:t>Y créer un fichier devPath.xml contenant :</w:t>
        </w:r>
      </w:ins>
    </w:p>
    <w:p w:rsidR="00000000" w:rsidRDefault="00D276D8">
      <w:pPr>
        <w:pStyle w:val="Paragraphedeliste"/>
        <w:ind w:left="0"/>
        <w:pPrChange w:id="5228" w:author="ghislain.aine" w:date="2015-10-30T12:06:00Z">
          <w:pPr>
            <w:pStyle w:val="Paragraphedeliste"/>
            <w:numPr>
              <w:numId w:val="19"/>
            </w:numPr>
            <w:ind w:hanging="360"/>
          </w:pPr>
        </w:pPrChange>
      </w:pPr>
      <w:ins w:id="5229" w:author="ghislain.aine" w:date="2015-10-30T12:06:00Z">
        <w:r>
          <w:pict>
            <v:shape id="_x0000_s1258" type="#_x0000_t202" style="width:493.45pt;height:75.9pt;mso-height-percent:200;mso-position-horizontal-relative:char;mso-position-vertical-relative:line;mso-height-percent:200;mso-width-relative:margin;mso-height-relative:margin">
              <v:textbox style="mso-next-textbox:#_x0000_s1258;mso-fit-shape-to-text:t">
                <w:txbxContent>
                  <w:p w:rsidR="00BF1190" w:rsidRPr="00C807E0" w:rsidRDefault="00D276D8" w:rsidP="00BF1190">
                    <w:pPr>
                      <w:autoSpaceDE w:val="0"/>
                      <w:autoSpaceDN w:val="0"/>
                      <w:adjustRightInd w:val="0"/>
                      <w:jc w:val="left"/>
                      <w:rPr>
                        <w:ins w:id="5230" w:author="ghislain.aine" w:date="2015-10-30T14:11:00Z"/>
                        <w:rFonts w:ascii="Courier New" w:hAnsi="Courier New" w:cs="Courier New"/>
                        <w:b/>
                        <w:bCs/>
                        <w:color w:val="000000"/>
                        <w:sz w:val="20"/>
                        <w:szCs w:val="20"/>
                        <w:highlight w:val="white"/>
                        <w:lang w:val="en-US"/>
                        <w:rPrChange w:id="5231" w:author="ghislain.aine" w:date="2015-10-30T14:11:00Z">
                          <w:rPr>
                            <w:ins w:id="5232" w:author="ghislain.aine" w:date="2015-10-30T14:11:00Z"/>
                            <w:rFonts w:ascii="Courier New" w:hAnsi="Courier New" w:cs="Courier New"/>
                            <w:b/>
                            <w:bCs/>
                            <w:color w:val="000000"/>
                            <w:sz w:val="20"/>
                            <w:szCs w:val="20"/>
                            <w:highlight w:val="white"/>
                          </w:rPr>
                        </w:rPrChange>
                      </w:rPr>
                    </w:pPr>
                    <w:ins w:id="5233" w:author="ghislain.aine" w:date="2015-10-30T14:11:00Z">
                      <w:r w:rsidRPr="00D276D8">
                        <w:rPr>
                          <w:rFonts w:ascii="Courier New" w:hAnsi="Courier New" w:cs="Courier New"/>
                          <w:color w:val="0000FF"/>
                          <w:sz w:val="20"/>
                          <w:szCs w:val="20"/>
                          <w:highlight w:val="white"/>
                          <w:lang w:val="en-US"/>
                          <w:rPrChange w:id="5234" w:author="ghislain.aine" w:date="2015-10-30T14:11:00Z">
                            <w:rPr>
                              <w:rFonts w:ascii="Courier New" w:hAnsi="Courier New" w:cs="Courier New"/>
                              <w:color w:val="0000FF"/>
                              <w:sz w:val="20"/>
                              <w:szCs w:val="20"/>
                              <w:highlight w:val="white"/>
                            </w:rPr>
                          </w:rPrChange>
                        </w:rPr>
                        <w:t>&lt;Paths&gt;</w:t>
                      </w:r>
                    </w:ins>
                  </w:p>
                  <w:p w:rsidR="00BF1190" w:rsidRPr="00C807E0" w:rsidRDefault="00D276D8" w:rsidP="00BF1190">
                    <w:pPr>
                      <w:autoSpaceDE w:val="0"/>
                      <w:autoSpaceDN w:val="0"/>
                      <w:adjustRightInd w:val="0"/>
                      <w:jc w:val="left"/>
                      <w:rPr>
                        <w:ins w:id="5235" w:author="ghislain.aine" w:date="2015-10-30T14:11:00Z"/>
                        <w:rFonts w:ascii="Courier New" w:hAnsi="Courier New" w:cs="Courier New"/>
                        <w:b/>
                        <w:bCs/>
                        <w:color w:val="000000"/>
                        <w:sz w:val="20"/>
                        <w:szCs w:val="20"/>
                        <w:highlight w:val="white"/>
                        <w:lang w:val="en-US"/>
                        <w:rPrChange w:id="5236" w:author="ghislain.aine" w:date="2015-10-30T14:11:00Z">
                          <w:rPr>
                            <w:ins w:id="5237" w:author="ghislain.aine" w:date="2015-10-30T14:11:00Z"/>
                            <w:rFonts w:ascii="Courier New" w:hAnsi="Courier New" w:cs="Courier New"/>
                            <w:b/>
                            <w:bCs/>
                            <w:color w:val="000000"/>
                            <w:sz w:val="20"/>
                            <w:szCs w:val="20"/>
                            <w:highlight w:val="white"/>
                          </w:rPr>
                        </w:rPrChange>
                      </w:rPr>
                    </w:pPr>
                    <w:ins w:id="5238" w:author="ghislain.aine" w:date="2015-10-30T14:11:00Z">
                      <w:r w:rsidRPr="00D276D8">
                        <w:rPr>
                          <w:rFonts w:ascii="Courier New" w:hAnsi="Courier New" w:cs="Courier New"/>
                          <w:b/>
                          <w:bCs/>
                          <w:color w:val="000000"/>
                          <w:sz w:val="20"/>
                          <w:szCs w:val="20"/>
                          <w:highlight w:val="white"/>
                          <w:lang w:val="en-US"/>
                          <w:rPrChange w:id="5239" w:author="ghislain.aine" w:date="2015-10-30T14:11:00Z">
                            <w:rPr>
                              <w:rFonts w:ascii="Courier New" w:hAnsi="Courier New" w:cs="Courier New"/>
                              <w:b/>
                              <w:bCs/>
                              <w:color w:val="000000"/>
                              <w:sz w:val="20"/>
                              <w:szCs w:val="20"/>
                              <w:highlight w:val="white"/>
                            </w:rPr>
                          </w:rPrChange>
                        </w:rPr>
                        <w:t xml:space="preserve">    </w:t>
                      </w:r>
                      <w:r w:rsidRPr="00D276D8">
                        <w:rPr>
                          <w:rFonts w:ascii="Courier New" w:hAnsi="Courier New" w:cs="Courier New"/>
                          <w:color w:val="0000FF"/>
                          <w:sz w:val="20"/>
                          <w:szCs w:val="20"/>
                          <w:highlight w:val="white"/>
                          <w:lang w:val="en-US"/>
                          <w:rPrChange w:id="5240" w:author="ghislain.aine" w:date="2015-10-30T14:11:00Z">
                            <w:rPr>
                              <w:rFonts w:ascii="Courier New" w:hAnsi="Courier New" w:cs="Courier New"/>
                              <w:color w:val="0000FF"/>
                              <w:sz w:val="20"/>
                              <w:szCs w:val="20"/>
                              <w:highlight w:val="white"/>
                            </w:rPr>
                          </w:rPrChange>
                        </w:rPr>
                        <w:t>&lt;Path</w:t>
                      </w:r>
                      <w:r w:rsidRPr="00D276D8">
                        <w:rPr>
                          <w:rFonts w:ascii="Courier New" w:hAnsi="Courier New" w:cs="Courier New"/>
                          <w:color w:val="000000"/>
                          <w:sz w:val="20"/>
                          <w:szCs w:val="20"/>
                          <w:highlight w:val="white"/>
                          <w:lang w:val="en-US"/>
                          <w:rPrChange w:id="5241" w:author="ghislain.aine" w:date="2015-10-30T14:1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5242" w:author="ghislain.aine" w:date="2015-10-30T14:11:00Z">
                            <w:rPr>
                              <w:rFonts w:ascii="Courier New" w:hAnsi="Courier New" w:cs="Courier New"/>
                              <w:color w:val="FF0000"/>
                              <w:sz w:val="20"/>
                              <w:szCs w:val="20"/>
                              <w:highlight w:val="white"/>
                            </w:rPr>
                          </w:rPrChange>
                        </w:rPr>
                        <w:t>target</w:t>
                      </w:r>
                      <w:r w:rsidRPr="00D276D8">
                        <w:rPr>
                          <w:rFonts w:ascii="Courier New" w:hAnsi="Courier New" w:cs="Courier New"/>
                          <w:color w:val="000000"/>
                          <w:sz w:val="20"/>
                          <w:szCs w:val="20"/>
                          <w:highlight w:val="white"/>
                          <w:lang w:val="en-US"/>
                          <w:rPrChange w:id="5243" w:author="ghislain.aine" w:date="2015-10-30T14:1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244" w:author="ghislain.aine" w:date="2015-10-30T14:11:00Z">
                            <w:rPr>
                              <w:rFonts w:ascii="Courier New" w:hAnsi="Courier New" w:cs="Courier New"/>
                              <w:b/>
                              <w:bCs/>
                              <w:color w:val="8000FF"/>
                              <w:sz w:val="20"/>
                              <w:szCs w:val="20"/>
                              <w:highlight w:val="white"/>
                            </w:rPr>
                          </w:rPrChange>
                        </w:rPr>
                        <w:t>"C:\tt4\TP\Delivery\Demo\win-msvc2013-x86-QT</w:t>
                      </w:r>
                    </w:ins>
                    <w:r w:rsidR="00BF1190">
                      <w:rPr>
                        <w:rFonts w:ascii="Courier New" w:hAnsi="Courier New" w:cs="Courier New"/>
                        <w:b/>
                        <w:bCs/>
                        <w:color w:val="8000FF"/>
                        <w:sz w:val="20"/>
                        <w:szCs w:val="20"/>
                        <w:highlight w:val="white"/>
                        <w:lang w:val="en-US"/>
                      </w:rPr>
                      <w:t>5.5.1</w:t>
                    </w:r>
                    <w:ins w:id="5245" w:author="ghislain.aine" w:date="2015-10-30T14:11:00Z">
                      <w:r w:rsidRPr="00D276D8">
                        <w:rPr>
                          <w:rFonts w:ascii="Courier New" w:hAnsi="Courier New" w:cs="Courier New"/>
                          <w:b/>
                          <w:bCs/>
                          <w:color w:val="8000FF"/>
                          <w:sz w:val="20"/>
                          <w:szCs w:val="20"/>
                          <w:highlight w:val="white"/>
                          <w:lang w:val="en-US"/>
                          <w:rPrChange w:id="5246" w:author="ghislain.aine" w:date="2015-10-30T14:11:00Z">
                            <w:rPr>
                              <w:rFonts w:ascii="Courier New" w:hAnsi="Courier New" w:cs="Courier New"/>
                              <w:b/>
                              <w:bCs/>
                              <w:color w:val="8000FF"/>
                              <w:sz w:val="20"/>
                              <w:szCs w:val="20"/>
                              <w:highlight w:val="white"/>
                            </w:rPr>
                          </w:rPrChange>
                        </w:rPr>
                        <w:t>\debug"</w:t>
                      </w:r>
                      <w:r w:rsidRPr="00D276D8">
                        <w:rPr>
                          <w:rFonts w:ascii="Courier New" w:hAnsi="Courier New" w:cs="Courier New"/>
                          <w:color w:val="000000"/>
                          <w:sz w:val="20"/>
                          <w:szCs w:val="20"/>
                          <w:highlight w:val="white"/>
                          <w:lang w:val="en-US"/>
                          <w:rPrChange w:id="5247" w:author="ghislain.aine" w:date="2015-10-30T14:1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5248" w:author="ghislain.aine" w:date="2015-10-30T14:11:00Z">
                            <w:rPr>
                              <w:rFonts w:ascii="Courier New" w:hAnsi="Courier New" w:cs="Courier New"/>
                              <w:color w:val="FF0000"/>
                              <w:sz w:val="20"/>
                              <w:szCs w:val="20"/>
                              <w:highlight w:val="white"/>
                            </w:rPr>
                          </w:rPrChange>
                        </w:rPr>
                        <w:t>use</w:t>
                      </w:r>
                      <w:r w:rsidRPr="00D276D8">
                        <w:rPr>
                          <w:rFonts w:ascii="Courier New" w:hAnsi="Courier New" w:cs="Courier New"/>
                          <w:color w:val="000000"/>
                          <w:sz w:val="20"/>
                          <w:szCs w:val="20"/>
                          <w:highlight w:val="white"/>
                          <w:lang w:val="en-US"/>
                          <w:rPrChange w:id="5249" w:author="ghislain.aine" w:date="2015-10-30T14:1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250" w:author="ghislain.aine" w:date="2015-10-30T14:11:00Z">
                            <w:rPr>
                              <w:rFonts w:ascii="Courier New" w:hAnsi="Courier New" w:cs="Courier New"/>
                              <w:b/>
                              <w:bCs/>
                              <w:color w:val="8000FF"/>
                              <w:sz w:val="20"/>
                              <w:szCs w:val="20"/>
                              <w:highlight w:val="white"/>
                            </w:rPr>
                          </w:rPrChange>
                        </w:rPr>
                        <w:t>"debug"</w:t>
                      </w:r>
                      <w:r w:rsidRPr="00D276D8">
                        <w:rPr>
                          <w:rFonts w:ascii="Courier New" w:hAnsi="Courier New" w:cs="Courier New"/>
                          <w:color w:val="0000FF"/>
                          <w:sz w:val="20"/>
                          <w:szCs w:val="20"/>
                          <w:highlight w:val="white"/>
                          <w:lang w:val="en-US"/>
                          <w:rPrChange w:id="5251" w:author="ghislain.aine" w:date="2015-10-30T14:11:00Z">
                            <w:rPr>
                              <w:rFonts w:ascii="Courier New" w:hAnsi="Courier New" w:cs="Courier New"/>
                              <w:color w:val="0000FF"/>
                              <w:sz w:val="20"/>
                              <w:szCs w:val="20"/>
                              <w:highlight w:val="white"/>
                            </w:rPr>
                          </w:rPrChange>
                        </w:rPr>
                        <w:t>/&gt;</w:t>
                      </w:r>
                    </w:ins>
                  </w:p>
                  <w:p w:rsidR="00BF1190" w:rsidRPr="00C807E0" w:rsidRDefault="00D276D8" w:rsidP="00BF1190">
                    <w:pPr>
                      <w:autoSpaceDE w:val="0"/>
                      <w:autoSpaceDN w:val="0"/>
                      <w:adjustRightInd w:val="0"/>
                      <w:jc w:val="left"/>
                      <w:rPr>
                        <w:ins w:id="5252" w:author="ghislain.aine" w:date="2015-10-30T14:11:00Z"/>
                        <w:rFonts w:ascii="Courier New" w:hAnsi="Courier New" w:cs="Courier New"/>
                        <w:b/>
                        <w:bCs/>
                        <w:color w:val="000000"/>
                        <w:sz w:val="20"/>
                        <w:szCs w:val="20"/>
                        <w:highlight w:val="white"/>
                        <w:lang w:val="en-US"/>
                        <w:rPrChange w:id="5253" w:author="ghislain.aine" w:date="2015-10-30T14:11:00Z">
                          <w:rPr>
                            <w:ins w:id="5254" w:author="ghislain.aine" w:date="2015-10-30T14:11:00Z"/>
                            <w:rFonts w:ascii="Courier New" w:hAnsi="Courier New" w:cs="Courier New"/>
                            <w:b/>
                            <w:bCs/>
                            <w:color w:val="000000"/>
                            <w:sz w:val="20"/>
                            <w:szCs w:val="20"/>
                            <w:highlight w:val="white"/>
                          </w:rPr>
                        </w:rPrChange>
                      </w:rPr>
                    </w:pPr>
                    <w:ins w:id="5255" w:author="ghislain.aine" w:date="2015-10-30T14:11:00Z">
                      <w:r w:rsidRPr="00D276D8">
                        <w:rPr>
                          <w:rFonts w:ascii="Courier New" w:hAnsi="Courier New" w:cs="Courier New"/>
                          <w:b/>
                          <w:bCs/>
                          <w:color w:val="000000"/>
                          <w:sz w:val="20"/>
                          <w:szCs w:val="20"/>
                          <w:highlight w:val="white"/>
                          <w:lang w:val="en-US"/>
                          <w:rPrChange w:id="5256" w:author="ghislain.aine" w:date="2015-10-30T14:11:00Z">
                            <w:rPr>
                              <w:rFonts w:ascii="Courier New" w:hAnsi="Courier New" w:cs="Courier New"/>
                              <w:b/>
                              <w:bCs/>
                              <w:color w:val="000000"/>
                              <w:sz w:val="20"/>
                              <w:szCs w:val="20"/>
                              <w:highlight w:val="white"/>
                            </w:rPr>
                          </w:rPrChange>
                        </w:rPr>
                        <w:t xml:space="preserve">    </w:t>
                      </w:r>
                      <w:r w:rsidRPr="00D276D8">
                        <w:rPr>
                          <w:rFonts w:ascii="Courier New" w:hAnsi="Courier New" w:cs="Courier New"/>
                          <w:color w:val="0000FF"/>
                          <w:sz w:val="20"/>
                          <w:szCs w:val="20"/>
                          <w:highlight w:val="white"/>
                          <w:lang w:val="en-US"/>
                          <w:rPrChange w:id="5257" w:author="ghislain.aine" w:date="2015-10-30T14:11:00Z">
                            <w:rPr>
                              <w:rFonts w:ascii="Courier New" w:hAnsi="Courier New" w:cs="Courier New"/>
                              <w:color w:val="0000FF"/>
                              <w:sz w:val="20"/>
                              <w:szCs w:val="20"/>
                              <w:highlight w:val="white"/>
                            </w:rPr>
                          </w:rPrChange>
                        </w:rPr>
                        <w:t>&lt;Path</w:t>
                      </w:r>
                      <w:r w:rsidRPr="00D276D8">
                        <w:rPr>
                          <w:rFonts w:ascii="Courier New" w:hAnsi="Courier New" w:cs="Courier New"/>
                          <w:color w:val="000000"/>
                          <w:sz w:val="20"/>
                          <w:szCs w:val="20"/>
                          <w:highlight w:val="white"/>
                          <w:lang w:val="en-US"/>
                          <w:rPrChange w:id="5258" w:author="ghislain.aine" w:date="2015-10-30T14:1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5259" w:author="ghislain.aine" w:date="2015-10-30T14:11:00Z">
                            <w:rPr>
                              <w:rFonts w:ascii="Courier New" w:hAnsi="Courier New" w:cs="Courier New"/>
                              <w:color w:val="FF0000"/>
                              <w:sz w:val="20"/>
                              <w:szCs w:val="20"/>
                              <w:highlight w:val="white"/>
                            </w:rPr>
                          </w:rPrChange>
                        </w:rPr>
                        <w:t>target</w:t>
                      </w:r>
                      <w:r w:rsidRPr="00D276D8">
                        <w:rPr>
                          <w:rFonts w:ascii="Courier New" w:hAnsi="Courier New" w:cs="Courier New"/>
                          <w:color w:val="000000"/>
                          <w:sz w:val="20"/>
                          <w:szCs w:val="20"/>
                          <w:highlight w:val="white"/>
                          <w:lang w:val="en-US"/>
                          <w:rPrChange w:id="5260" w:author="ghislain.aine" w:date="2015-10-30T14:1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261" w:author="ghislain.aine" w:date="2015-10-30T14:11:00Z">
                            <w:rPr>
                              <w:rFonts w:ascii="Courier New" w:hAnsi="Courier New" w:cs="Courier New"/>
                              <w:b/>
                              <w:bCs/>
                              <w:color w:val="8000FF"/>
                              <w:sz w:val="20"/>
                              <w:szCs w:val="20"/>
                              <w:highlight w:val="white"/>
                            </w:rPr>
                          </w:rPrChange>
                        </w:rPr>
                        <w:t>"C:\tt4\TP\Delivery\Demo\win-msvc2013-x86-QT</w:t>
                      </w:r>
                    </w:ins>
                    <w:r w:rsidR="00BF1190">
                      <w:rPr>
                        <w:rFonts w:ascii="Courier New" w:hAnsi="Courier New" w:cs="Courier New"/>
                        <w:b/>
                        <w:bCs/>
                        <w:color w:val="8000FF"/>
                        <w:sz w:val="20"/>
                        <w:szCs w:val="20"/>
                        <w:highlight w:val="white"/>
                        <w:lang w:val="en-US"/>
                      </w:rPr>
                      <w:t>5.5.1</w:t>
                    </w:r>
                    <w:ins w:id="5262" w:author="ghislain.aine" w:date="2015-10-30T14:11:00Z">
                      <w:r w:rsidRPr="00D276D8">
                        <w:rPr>
                          <w:rFonts w:ascii="Courier New" w:hAnsi="Courier New" w:cs="Courier New"/>
                          <w:b/>
                          <w:bCs/>
                          <w:color w:val="8000FF"/>
                          <w:sz w:val="20"/>
                          <w:szCs w:val="20"/>
                          <w:highlight w:val="white"/>
                          <w:lang w:val="en-US"/>
                          <w:rPrChange w:id="5263" w:author="ghislain.aine" w:date="2015-10-30T14:11:00Z">
                            <w:rPr>
                              <w:rFonts w:ascii="Courier New" w:hAnsi="Courier New" w:cs="Courier New"/>
                              <w:b/>
                              <w:bCs/>
                              <w:color w:val="8000FF"/>
                              <w:sz w:val="20"/>
                              <w:szCs w:val="20"/>
                              <w:highlight w:val="white"/>
                            </w:rPr>
                          </w:rPrChange>
                        </w:rPr>
                        <w:t>\release"</w:t>
                      </w:r>
                      <w:r w:rsidRPr="00D276D8">
                        <w:rPr>
                          <w:rFonts w:ascii="Courier New" w:hAnsi="Courier New" w:cs="Courier New"/>
                          <w:color w:val="000000"/>
                          <w:sz w:val="20"/>
                          <w:szCs w:val="20"/>
                          <w:highlight w:val="white"/>
                          <w:lang w:val="en-US"/>
                          <w:rPrChange w:id="5264" w:author="ghislain.aine" w:date="2015-10-30T14:11: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5265" w:author="ghislain.aine" w:date="2015-10-30T14:11:00Z">
                            <w:rPr>
                              <w:rFonts w:ascii="Courier New" w:hAnsi="Courier New" w:cs="Courier New"/>
                              <w:color w:val="FF0000"/>
                              <w:sz w:val="20"/>
                              <w:szCs w:val="20"/>
                              <w:highlight w:val="white"/>
                            </w:rPr>
                          </w:rPrChange>
                        </w:rPr>
                        <w:t>use</w:t>
                      </w:r>
                      <w:r w:rsidRPr="00D276D8">
                        <w:rPr>
                          <w:rFonts w:ascii="Courier New" w:hAnsi="Courier New" w:cs="Courier New"/>
                          <w:color w:val="000000"/>
                          <w:sz w:val="20"/>
                          <w:szCs w:val="20"/>
                          <w:highlight w:val="white"/>
                          <w:lang w:val="en-US"/>
                          <w:rPrChange w:id="5266" w:author="ghislain.aine" w:date="2015-10-30T14:11: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267" w:author="ghislain.aine" w:date="2015-10-30T14:11:00Z">
                            <w:rPr>
                              <w:rFonts w:ascii="Courier New" w:hAnsi="Courier New" w:cs="Courier New"/>
                              <w:b/>
                              <w:bCs/>
                              <w:color w:val="8000FF"/>
                              <w:sz w:val="20"/>
                              <w:szCs w:val="20"/>
                              <w:highlight w:val="white"/>
                            </w:rPr>
                          </w:rPrChange>
                        </w:rPr>
                        <w:t>"release"</w:t>
                      </w:r>
                      <w:r w:rsidRPr="00D276D8">
                        <w:rPr>
                          <w:rFonts w:ascii="Courier New" w:hAnsi="Courier New" w:cs="Courier New"/>
                          <w:color w:val="0000FF"/>
                          <w:sz w:val="20"/>
                          <w:szCs w:val="20"/>
                          <w:highlight w:val="white"/>
                          <w:lang w:val="en-US"/>
                          <w:rPrChange w:id="5268" w:author="ghislain.aine" w:date="2015-10-30T14:11:00Z">
                            <w:rPr>
                              <w:rFonts w:ascii="Courier New" w:hAnsi="Courier New" w:cs="Courier New"/>
                              <w:color w:val="0000FF"/>
                              <w:sz w:val="20"/>
                              <w:szCs w:val="20"/>
                              <w:highlight w:val="white"/>
                            </w:rPr>
                          </w:rPrChange>
                        </w:rPr>
                        <w:t>/&gt;</w:t>
                      </w:r>
                    </w:ins>
                  </w:p>
                  <w:p w:rsidR="00BF1190" w:rsidRDefault="00BF1190" w:rsidP="00BF1190">
                    <w:ins w:id="5269" w:author="ghislain.aine" w:date="2015-10-30T14:11:00Z">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Paths</w:t>
                      </w:r>
                      <w:proofErr w:type="spellEnd"/>
                      <w:r>
                        <w:rPr>
                          <w:rFonts w:ascii="Courier New" w:hAnsi="Courier New" w:cs="Courier New"/>
                          <w:color w:val="0000FF"/>
                          <w:sz w:val="20"/>
                          <w:szCs w:val="20"/>
                          <w:highlight w:val="white"/>
                        </w:rPr>
                        <w:t>&gt;</w:t>
                      </w:r>
                    </w:ins>
                  </w:p>
                </w:txbxContent>
              </v:textbox>
              <w10:wrap type="none"/>
              <w10:anchorlock/>
            </v:shape>
          </w:pict>
        </w:r>
      </w:ins>
    </w:p>
    <w:p w:rsidR="00000000" w:rsidRDefault="00BF1190">
      <w:pPr>
        <w:pStyle w:val="Paragraphedeliste"/>
        <w:numPr>
          <w:ilvl w:val="0"/>
          <w:numId w:val="19"/>
        </w:numPr>
        <w:jc w:val="left"/>
        <w:rPr>
          <w:del w:id="5270" w:author="ghislain.aine" w:date="2015-10-30T12:02:00Z"/>
        </w:rPr>
        <w:pPrChange w:id="5271" w:author="ghislain.aine" w:date="2015-10-30T12:02:00Z">
          <w:pPr>
            <w:pStyle w:val="Paragraphedeliste"/>
            <w:numPr>
              <w:numId w:val="19"/>
            </w:numPr>
            <w:ind w:hanging="360"/>
          </w:pPr>
        </w:pPrChange>
      </w:pPr>
      <w:del w:id="5272" w:author="ghislain.aine" w:date="2015-10-30T11:51:00Z">
        <w:r w:rsidDel="004443C1">
          <w:delText>C</w:delText>
        </w:r>
      </w:del>
      <w:del w:id="5273" w:author="ghislain.aine" w:date="2015-10-30T12:08:00Z">
        <w:r w:rsidDel="00715632">
          <w:delText>opier le fichier "</w:delText>
        </w:r>
        <w:r w:rsidRPr="00DD7B48" w:rsidDel="00715632">
          <w:delText>devp</w:delText>
        </w:r>
      </w:del>
      <w:ins w:id="5274" w:author="giacomo.rombaut" w:date="2015-04-14T15:28:00Z">
        <w:del w:id="5275" w:author="ghislain.aine" w:date="2015-10-30T12:08:00Z">
          <w:r w:rsidDel="00715632">
            <w:delText>P</w:delText>
          </w:r>
        </w:del>
      </w:ins>
      <w:del w:id="5276" w:author="ghislain.aine" w:date="2015-10-30T12:08:00Z">
        <w:r w:rsidRPr="00DD7B48" w:rsidDel="00715632">
          <w:delText>aths.xml</w:delText>
        </w:r>
        <w:r w:rsidDel="00715632">
          <w:delText>" du répertoire "</w:delText>
        </w:r>
      </w:del>
      <w:ins w:id="5277" w:author="giacomo.rombaut" w:date="2015-04-14T15:28:00Z">
        <w:del w:id="5278" w:author="ghislain.aine" w:date="2015-10-30T12:08:00Z">
          <w:r w:rsidRPr="00EE3541" w:rsidDel="00715632">
            <w:delText>C:\tt4\Products\Streamwork\Sources\Starlinx</w:delText>
          </w:r>
        </w:del>
      </w:ins>
      <w:del w:id="5279" w:author="ghislain.aine" w:date="2015-10-30T12:08:00Z">
        <w:r w:rsidRPr="00DD7B48" w:rsidDel="00715632">
          <w:delText>C:\projects\Products\</w:delText>
        </w:r>
        <w:r w:rsidDel="00715632">
          <w:delText>Steamwork\</w:delText>
        </w:r>
        <w:r w:rsidRPr="00DD7B48" w:rsidDel="00715632">
          <w:delText>Starlinx</w:delText>
        </w:r>
        <w:r w:rsidDel="00715632">
          <w:delText>"</w:delText>
        </w:r>
      </w:del>
    </w:p>
    <w:p w:rsidR="00000000" w:rsidRDefault="00BF1190">
      <w:pPr>
        <w:pStyle w:val="Paragraphedeliste"/>
        <w:numPr>
          <w:ilvl w:val="0"/>
          <w:numId w:val="19"/>
        </w:numPr>
        <w:jc w:val="left"/>
        <w:rPr>
          <w:del w:id="5280" w:author="ghislain.aine" w:date="2015-10-30T12:08:00Z"/>
        </w:rPr>
        <w:pPrChange w:id="5281" w:author="ghislain.aine" w:date="2015-10-30T12:02:00Z">
          <w:pPr>
            <w:pStyle w:val="Paragraphedeliste"/>
            <w:numPr>
              <w:numId w:val="19"/>
            </w:numPr>
            <w:ind w:hanging="360"/>
          </w:pPr>
        </w:pPrChange>
      </w:pPr>
      <w:del w:id="5282" w:author="ghislain.aine" w:date="2015-10-30T12:02:00Z">
        <w:r w:rsidDel="00715632">
          <w:delText>L'éditer et supprimer tout sauf "QtPlugin" et "Streamwork"</w:delText>
        </w:r>
      </w:del>
    </w:p>
    <w:p w:rsidR="00BF1190" w:rsidRPr="00EE3541" w:rsidDel="00715632" w:rsidRDefault="00D276D8" w:rsidP="00BF1190">
      <w:pPr>
        <w:pStyle w:val="Paragraphedeliste"/>
        <w:numPr>
          <w:ilvl w:val="0"/>
          <w:numId w:val="19"/>
        </w:numPr>
        <w:rPr>
          <w:del w:id="5283" w:author="ghislain.aine" w:date="2015-10-30T12:08:00Z"/>
          <w:lang w:val="en-US"/>
          <w:rPrChange w:id="5284" w:author="giacomo.rombaut" w:date="2015-04-14T16:32:00Z">
            <w:rPr>
              <w:del w:id="5285" w:author="ghislain.aine" w:date="2015-10-30T12:08:00Z"/>
            </w:rPr>
          </w:rPrChange>
        </w:rPr>
      </w:pPr>
      <w:del w:id="5286" w:author="ghislain.aine" w:date="2015-10-30T12:08:00Z">
        <w:r w:rsidRPr="00D276D8">
          <w:rPr>
            <w:lang w:val="en-US"/>
            <w:rPrChange w:id="5287" w:author="giacomo.rombaut" w:date="2015-04-14T16:32:00Z">
              <w:rPr>
                <w:color w:val="0000FF" w:themeColor="hyperlink"/>
                <w:u w:val="single"/>
              </w:rPr>
            </w:rPrChange>
          </w:rPr>
          <w:delText>Ajouter "</w:delText>
        </w:r>
      </w:del>
      <w:ins w:id="5288" w:author="giacomo.rombaut" w:date="2015-04-14T15:30:00Z">
        <w:del w:id="5289" w:author="ghislain.aine" w:date="2015-10-30T12:08:00Z">
          <w:r w:rsidR="00BF1190" w:rsidDel="00715632">
            <w:rPr>
              <w:lang w:val="en-US"/>
            </w:rPr>
            <w:delText>C:\tt4\TP\Artifacts</w:delText>
          </w:r>
        </w:del>
      </w:ins>
      <w:ins w:id="5290" w:author="jerome draillard" w:date="2015-10-29T12:05:00Z">
        <w:del w:id="5291" w:author="ghislain.aine" w:date="2015-10-30T12:08:00Z">
          <w:r w:rsidR="00BF1190" w:rsidDel="00715632">
            <w:rPr>
              <w:lang w:val="en-US"/>
            </w:rPr>
            <w:delText>D</w:delText>
          </w:r>
        </w:del>
      </w:ins>
      <w:ins w:id="5292" w:author="jerome draillard" w:date="2015-10-29T12:06:00Z">
        <w:del w:id="5293" w:author="ghislain.aine" w:date="2015-10-30T12:08:00Z">
          <w:r w:rsidR="00BF1190" w:rsidDel="00715632">
            <w:rPr>
              <w:lang w:val="en-US"/>
            </w:rPr>
            <w:delText>e</w:delText>
          </w:r>
        </w:del>
      </w:ins>
      <w:ins w:id="5294" w:author="jerome draillard" w:date="2015-10-29T12:05:00Z">
        <w:del w:id="5295" w:author="ghislain.aine" w:date="2015-10-30T12:08:00Z">
          <w:r w:rsidR="00BF1190" w:rsidDel="00715632">
            <w:rPr>
              <w:lang w:val="en-US"/>
            </w:rPr>
            <w:delText>livery</w:delText>
          </w:r>
        </w:del>
      </w:ins>
      <w:ins w:id="5296" w:author="giacomo.rombaut" w:date="2015-04-14T15:30:00Z">
        <w:del w:id="5297" w:author="ghislain.aine" w:date="2015-10-30T12:08:00Z">
          <w:r w:rsidR="00BF1190" w:rsidDel="00715632">
            <w:rPr>
              <w:lang w:val="en-US"/>
            </w:rPr>
            <w:delText>\</w:delText>
          </w:r>
          <w:r w:rsidRPr="00D276D8">
            <w:rPr>
              <w:lang w:val="en-US"/>
              <w:rPrChange w:id="5298" w:author="giacomo.rombaut" w:date="2015-04-14T16:32:00Z">
                <w:rPr>
                  <w:color w:val="0000FF" w:themeColor="hyperlink"/>
                  <w:u w:val="single"/>
                </w:rPr>
              </w:rPrChange>
            </w:rPr>
            <w:delText>Tpdemo\ia32.win.msvc2013.QT_5.</w:delText>
          </w:r>
        </w:del>
        <w:del w:id="5299" w:author="ghislain.aine" w:date="2015-10-30T12:00:00Z">
          <w:r w:rsidRPr="00D276D8">
            <w:rPr>
              <w:lang w:val="en-US"/>
              <w:rPrChange w:id="5300" w:author="giacomo.rombaut" w:date="2015-04-14T16:32:00Z">
                <w:rPr>
                  <w:color w:val="0000FF" w:themeColor="hyperlink"/>
                  <w:u w:val="single"/>
                </w:rPr>
              </w:rPrChange>
            </w:rPr>
            <w:delText>4</w:delText>
          </w:r>
        </w:del>
        <w:del w:id="5301" w:author="ghislain.aine" w:date="2015-10-30T12:08:00Z">
          <w:r w:rsidRPr="00D276D8">
            <w:rPr>
              <w:lang w:val="en-US"/>
              <w:rPrChange w:id="5302" w:author="giacomo.rombaut" w:date="2015-04-14T16:32:00Z">
                <w:rPr>
                  <w:color w:val="0000FF" w:themeColor="hyperlink"/>
                  <w:u w:val="single"/>
                </w:rPr>
              </w:rPrChange>
            </w:rPr>
            <w:delText>.0\debug</w:delText>
          </w:r>
        </w:del>
      </w:ins>
      <w:del w:id="5303" w:author="ghislain.aine" w:date="2015-10-30T12:08:00Z">
        <w:r w:rsidRPr="00D276D8">
          <w:rPr>
            <w:lang w:val="en-US"/>
            <w:rPrChange w:id="5304" w:author="giacomo.rombaut" w:date="2015-04-14T16:32:00Z">
              <w:rPr>
                <w:color w:val="0000FF" w:themeColor="hyperlink"/>
                <w:u w:val="single"/>
              </w:rPr>
            </w:rPrChange>
          </w:rPr>
          <w:delText>C:\projects\Modules\Starlinx\TP\dev\sx\tp\bin\vc\debug\plugins" et "release"</w:delText>
        </w:r>
      </w:del>
    </w:p>
    <w:p w:rsidR="00BF1190" w:rsidRDefault="00BF1190" w:rsidP="00BF1190">
      <w:pPr>
        <w:pStyle w:val="Paragraphedeliste"/>
        <w:numPr>
          <w:ilvl w:val="0"/>
          <w:numId w:val="19"/>
        </w:numPr>
      </w:pPr>
      <w:r>
        <w:t xml:space="preserve">Attention, l'ordre des librairies dans le fichier est important, le chargement </w:t>
      </w:r>
      <w:ins w:id="5305" w:author="jerome draillard" w:date="2015-11-27T16:23:00Z">
        <w:r>
          <w:t xml:space="preserve">dynamique des librairies </w:t>
        </w:r>
      </w:ins>
      <w:r>
        <w:t xml:space="preserve">se fait dans </w:t>
      </w:r>
      <w:del w:id="5306" w:author="jerome draillard" w:date="2015-11-27T16:24:00Z">
        <w:r w:rsidDel="00AA4640">
          <w:delText xml:space="preserve">cet </w:delText>
        </w:r>
      </w:del>
      <w:ins w:id="5307" w:author="jerome draillard" w:date="2015-11-27T16:24:00Z">
        <w:r>
          <w:t>l'</w:t>
        </w:r>
      </w:ins>
      <w:r>
        <w:t>ordre</w:t>
      </w:r>
      <w:ins w:id="5308" w:author="jerome draillard" w:date="2015-11-27T16:24:00Z">
        <w:r>
          <w:t xml:space="preserve"> du </w:t>
        </w:r>
        <w:proofErr w:type="spellStart"/>
        <w:r>
          <w:t>xml</w:t>
        </w:r>
      </w:ins>
      <w:proofErr w:type="spellEnd"/>
      <w:r>
        <w:t>. Lorsqu'il y a des dépendances</w:t>
      </w:r>
      <w:ins w:id="5309" w:author="jerome draillard" w:date="2015-11-27T16:24:00Z">
        <w:r>
          <w:t xml:space="preserve"> entre </w:t>
        </w:r>
        <w:del w:id="5310" w:author="Camille VACCALUT" w:date="2015-12-08T11:44:00Z">
          <w:r w:rsidDel="00C062F3">
            <w:delText>élements</w:delText>
          </w:r>
        </w:del>
      </w:ins>
      <w:ins w:id="5311" w:author="Camille VACCALUT" w:date="2015-12-08T11:44:00Z">
        <w:r>
          <w:t>éléments</w:t>
        </w:r>
      </w:ins>
      <w:ins w:id="5312" w:author="jerome draillard" w:date="2015-11-27T16:24:00Z">
        <w:r>
          <w:t xml:space="preserve"> contenus dans le </w:t>
        </w:r>
        <w:proofErr w:type="spellStart"/>
        <w:r>
          <w:t>devPath</w:t>
        </w:r>
      </w:ins>
      <w:proofErr w:type="spellEnd"/>
      <w:r>
        <w:t>, il faut en tenir compte.</w:t>
      </w:r>
    </w:p>
    <w:p w:rsidR="00BF1190" w:rsidRDefault="00BF1190" w:rsidP="00BF1190">
      <w:pPr>
        <w:pStyle w:val="Paragraphedeliste"/>
        <w:numPr>
          <w:ilvl w:val="0"/>
          <w:numId w:val="19"/>
        </w:numPr>
      </w:pPr>
      <w:r>
        <w:t>Créer un fichier "launcher.bat"</w:t>
      </w:r>
    </w:p>
    <w:p w:rsidR="00BF1190" w:rsidRDefault="00BF1190" w:rsidP="00BF1190">
      <w:pPr>
        <w:pStyle w:val="Paragraphedeliste"/>
        <w:numPr>
          <w:ilvl w:val="0"/>
          <w:numId w:val="19"/>
        </w:numPr>
        <w:jc w:val="left"/>
      </w:pPr>
      <w:r>
        <w:t xml:space="preserve">Ajouter le chemin complet de l'éditeur </w:t>
      </w:r>
      <w:proofErr w:type="spellStart"/>
      <w:r>
        <w:t>streamwork</w:t>
      </w:r>
      <w:proofErr w:type="spellEnd"/>
      <w:r>
        <w:t>, l'argument "-</w:t>
      </w:r>
      <w:proofErr w:type="spellStart"/>
      <w:r>
        <w:t>pdesc</w:t>
      </w:r>
      <w:proofErr w:type="spellEnd"/>
      <w:r>
        <w:t xml:space="preserve">", et le chemin </w:t>
      </w:r>
      <w:r w:rsidRPr="00296D36">
        <w:rPr>
          <w:u w:val="single"/>
        </w:rPr>
        <w:t>complet</w:t>
      </w:r>
      <w:r>
        <w:t xml:space="preserve"> du  fichier dev</w:t>
      </w:r>
      <w:del w:id="5313" w:author="giacomo.rombaut" w:date="2015-04-14T15:31:00Z">
        <w:r w:rsidDel="00EE3541">
          <w:delText>p</w:delText>
        </w:r>
      </w:del>
      <w:ins w:id="5314" w:author="giacomo.rombaut" w:date="2015-04-14T15:31:00Z">
        <w:r>
          <w:t>P</w:t>
        </w:r>
      </w:ins>
      <w:r>
        <w:t>ath.xml</w:t>
      </w:r>
    </w:p>
    <w:p w:rsidR="00BF1190" w:rsidRPr="0047523F" w:rsidRDefault="00BF1190" w:rsidP="00BF1190">
      <w:pPr>
        <w:pStyle w:val="Paragraphedeliste"/>
        <w:jc w:val="left"/>
      </w:pPr>
    </w:p>
    <w:p w:rsidR="00BF1190" w:rsidRDefault="00BF1190" w:rsidP="00BF1190">
      <w:pPr>
        <w:pStyle w:val="Paragraphedeliste"/>
        <w:jc w:val="left"/>
        <w:rPr>
          <w:lang w:val="en-US"/>
        </w:rPr>
      </w:pPr>
      <w:proofErr w:type="spellStart"/>
      <w:proofErr w:type="gramStart"/>
      <w:r w:rsidRPr="00296D36">
        <w:rPr>
          <w:lang w:val="en-US"/>
        </w:rPr>
        <w:t>Exemple</w:t>
      </w:r>
      <w:proofErr w:type="spellEnd"/>
      <w:r>
        <w:rPr>
          <w:lang w:val="en-US"/>
        </w:rPr>
        <w:t xml:space="preserve"> </w:t>
      </w:r>
      <w:r w:rsidRPr="00296D36">
        <w:rPr>
          <w:lang w:val="en-US"/>
        </w:rPr>
        <w:t>:</w:t>
      </w:r>
      <w:proofErr w:type="gramEnd"/>
      <w:r w:rsidRPr="00296D36">
        <w:rPr>
          <w:lang w:val="en-US"/>
        </w:rPr>
        <w:t xml:space="preserve"> </w:t>
      </w:r>
    </w:p>
    <w:p w:rsidR="00BF1190" w:rsidRPr="00296D36" w:rsidRDefault="00BF1190" w:rsidP="00BF1190">
      <w:pPr>
        <w:pStyle w:val="Paragraphedeliste"/>
        <w:jc w:val="left"/>
        <w:rPr>
          <w:lang w:val="en-US"/>
        </w:rPr>
      </w:pPr>
      <w:r w:rsidRPr="00EC6A0B">
        <w:rPr>
          <w:rFonts w:ascii="Courier New" w:hAnsi="Courier New" w:cs="Courier New"/>
          <w:sz w:val="18"/>
          <w:lang w:val="en-US"/>
        </w:rPr>
        <w:t>C:\tt4\Framework\StreamWork\Delivery\StreamWorkEditor2\win-msvc2013-x86-QT5.5.1\debug\StreamWorkEditor2d.exe -</w:t>
      </w:r>
      <w:proofErr w:type="spellStart"/>
      <w:r w:rsidRPr="00EC6A0B">
        <w:rPr>
          <w:rFonts w:ascii="Courier New" w:hAnsi="Courier New" w:cs="Courier New"/>
          <w:sz w:val="18"/>
          <w:lang w:val="en-US"/>
        </w:rPr>
        <w:t>pdesc</w:t>
      </w:r>
      <w:proofErr w:type="spellEnd"/>
      <w:r w:rsidRPr="00EC6A0B">
        <w:rPr>
          <w:rFonts w:ascii="Courier New" w:hAnsi="Courier New" w:cs="Courier New"/>
          <w:sz w:val="18"/>
          <w:lang w:val="en-US"/>
        </w:rPr>
        <w:t xml:space="preserve"> C:\tt4\TP\Test\devPath.xml</w:t>
      </w:r>
      <w:r w:rsidRPr="00EC6A0B" w:rsidDel="00EE3541">
        <w:rPr>
          <w:rFonts w:ascii="Courier New" w:hAnsi="Courier New" w:cs="Courier New"/>
          <w:sz w:val="18"/>
          <w:lang w:val="en-US"/>
        </w:rPr>
        <w:t xml:space="preserve"> </w:t>
      </w:r>
      <w:del w:id="5315" w:author="giacomo.rombaut" w:date="2015-04-14T15:31:00Z">
        <w:r w:rsidRPr="00296D36" w:rsidDel="00EE3541">
          <w:rPr>
            <w:lang w:val="en-US"/>
          </w:rPr>
          <w:delText>s</w:delText>
        </w:r>
      </w:del>
      <w:r w:rsidRPr="00296D36">
        <w:rPr>
          <w:lang w:val="en-US"/>
        </w:rPr>
        <w:br/>
      </w:r>
    </w:p>
    <w:p w:rsidR="00BF1190" w:rsidRDefault="00BF1190" w:rsidP="00BF1190">
      <w:r w:rsidRPr="00F05E5E">
        <w:rPr>
          <w:u w:val="single"/>
        </w:rPr>
        <w:t>Remarque</w:t>
      </w:r>
      <w:r>
        <w:t>: Il est possible de mettre plusieurs arguments "-</w:t>
      </w:r>
      <w:proofErr w:type="spellStart"/>
      <w:r>
        <w:t>pdesc</w:t>
      </w:r>
      <w:proofErr w:type="spellEnd"/>
      <w:r>
        <w:t>".</w:t>
      </w:r>
    </w:p>
    <w:p w:rsidR="00BF1190" w:rsidRDefault="00BF1190" w:rsidP="00BF1190"/>
    <w:p w:rsidR="00BF1190" w:rsidRDefault="00BF1190" w:rsidP="00BF1190">
      <w:pPr>
        <w:pStyle w:val="Paragraphedeliste"/>
        <w:numPr>
          <w:ilvl w:val="0"/>
          <w:numId w:val="20"/>
        </w:numPr>
      </w:pPr>
      <w:r>
        <w:t xml:space="preserve">Exécuter le </w:t>
      </w:r>
      <w:proofErr w:type="spellStart"/>
      <w:r>
        <w:t>launcher</w:t>
      </w:r>
      <w:proofErr w:type="spellEnd"/>
      <w:ins w:id="5316" w:author="ghislain.aine" w:date="2015-11-04T17:03:00Z">
        <w:r>
          <w:t xml:space="preserve"> </w:t>
        </w:r>
      </w:ins>
      <w:r>
        <w:t xml:space="preserve">: cela démarre </w:t>
      </w:r>
      <w:proofErr w:type="spellStart"/>
      <w:r>
        <w:t>Streamwork</w:t>
      </w:r>
      <w:proofErr w:type="spellEnd"/>
      <w:r>
        <w:t>. Les composants créés doivent apparaître.</w:t>
      </w:r>
    </w:p>
    <w:p w:rsidR="00BF1190" w:rsidRDefault="00BF1190" w:rsidP="00BF1190">
      <w:pPr>
        <w:pStyle w:val="Paragraphedeliste"/>
        <w:numPr>
          <w:ilvl w:val="0"/>
          <w:numId w:val="20"/>
        </w:numPr>
      </w:pPr>
    </w:p>
    <w:p w:rsidR="00BF1190" w:rsidRDefault="00EE2A1F" w:rsidP="00BF1190">
      <w:pPr>
        <w:keepNext/>
        <w:jc w:val="center"/>
      </w:pPr>
      <w:ins w:id="5317" w:author="ghislain.aine" w:date="2015-11-04T17:08:00Z">
        <w:r>
          <w:rPr>
            <w:noProof/>
            <w:lang w:eastAsia="fr-FR"/>
            <w:rPrChange w:id="5318">
              <w:rPr>
                <w:noProof/>
                <w:color w:val="0000FF" w:themeColor="hyperlink"/>
                <w:u w:val="single"/>
                <w:lang w:eastAsia="fr-FR"/>
              </w:rPr>
            </w:rPrChange>
          </w:rPr>
          <w:drawing>
            <wp:inline distT="0" distB="0" distL="0" distR="0">
              <wp:extent cx="4929505" cy="1797050"/>
              <wp:effectExtent l="19050" t="0" r="4445" b="0"/>
              <wp:docPr id="109" name="Image 3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5"/>
                      <pic:cNvPicPr>
                        <a:picLocks noChangeAspect="1" noChangeArrowheads="1"/>
                      </pic:cNvPicPr>
                    </pic:nvPicPr>
                    <pic:blipFill>
                      <a:blip r:embed="rId37" cstate="print"/>
                      <a:srcRect/>
                      <a:stretch>
                        <a:fillRect/>
                      </a:stretch>
                    </pic:blipFill>
                    <pic:spPr bwMode="auto">
                      <a:xfrm>
                        <a:off x="0" y="0"/>
                        <a:ext cx="4929505" cy="1797050"/>
                      </a:xfrm>
                      <a:prstGeom prst="rect">
                        <a:avLst/>
                      </a:prstGeom>
                      <a:noFill/>
                      <a:ln w="9525">
                        <a:noFill/>
                        <a:miter lim="800000"/>
                        <a:headEnd/>
                        <a:tailEnd/>
                      </a:ln>
                    </pic:spPr>
                  </pic:pic>
                </a:graphicData>
              </a:graphic>
            </wp:inline>
          </w:drawing>
        </w:r>
      </w:ins>
      <w:del w:id="5319" w:author="ghislain.aine" w:date="2015-10-30T14:15:00Z">
        <w:r>
          <w:rPr>
            <w:noProof/>
            <w:lang w:eastAsia="fr-FR"/>
            <w:rPrChange w:id="5320">
              <w:rPr>
                <w:noProof/>
                <w:color w:val="0000FF" w:themeColor="hyperlink"/>
                <w:u w:val="single"/>
                <w:lang w:eastAsia="fr-FR"/>
              </w:rPr>
            </w:rPrChange>
          </w:rPr>
          <w:drawing>
            <wp:inline distT="0" distB="0" distL="0" distR="0">
              <wp:extent cx="4371975" cy="1876425"/>
              <wp:effectExtent l="19050" t="0" r="9525" b="0"/>
              <wp:docPr id="11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8" cstate="print"/>
                      <a:srcRect/>
                      <a:stretch>
                        <a:fillRect/>
                      </a:stretch>
                    </pic:blipFill>
                    <pic:spPr bwMode="auto">
                      <a:xfrm>
                        <a:off x="0" y="0"/>
                        <a:ext cx="4371975" cy="1876425"/>
                      </a:xfrm>
                      <a:prstGeom prst="rect">
                        <a:avLst/>
                      </a:prstGeom>
                      <a:noFill/>
                      <a:ln w="9525">
                        <a:noFill/>
                        <a:miter lim="800000"/>
                        <a:headEnd/>
                        <a:tailEnd/>
                      </a:ln>
                    </pic:spPr>
                  </pic:pic>
                </a:graphicData>
              </a:graphic>
            </wp:inline>
          </w:drawing>
        </w:r>
      </w:del>
    </w:p>
    <w:p w:rsidR="00BF1190" w:rsidRPr="00F05E5E" w:rsidRDefault="00BF1190" w:rsidP="00BF1190">
      <w:pPr>
        <w:pStyle w:val="Lgende"/>
        <w:jc w:val="center"/>
        <w:rPr>
          <w:sz w:val="20"/>
          <w:u w:val="single"/>
        </w:rPr>
      </w:pPr>
      <w:r>
        <w:t xml:space="preserve">Image </w:t>
      </w:r>
      <w:fldSimple w:instr=" SEQ Image \* ARABIC ">
        <w:r>
          <w:rPr>
            <w:noProof/>
          </w:rPr>
          <w:t>12</w:t>
        </w:r>
      </w:fldSimple>
      <w:r>
        <w:t xml:space="preserve"> : </w:t>
      </w:r>
      <w:r w:rsidRPr="00FF3EBD">
        <w:t xml:space="preserve">Plugin de TP dans </w:t>
      </w:r>
      <w:proofErr w:type="spellStart"/>
      <w:r w:rsidRPr="00FF3EBD">
        <w:t>Streamwork</w:t>
      </w:r>
      <w:proofErr w:type="spellEnd"/>
      <w:r w:rsidRPr="00F05E5E">
        <w:rPr>
          <w:sz w:val="20"/>
          <w:u w:val="single"/>
        </w:rPr>
        <w:t xml:space="preserve"> </w:t>
      </w:r>
    </w:p>
    <w:p w:rsidR="00BF1190" w:rsidRPr="00C50724" w:rsidRDefault="00BF1190" w:rsidP="00BF1190"/>
    <w:p w:rsidR="00BF1190" w:rsidRDefault="00BF1190" w:rsidP="00BF1190">
      <w:pPr>
        <w:pStyle w:val="Paragraphedeliste"/>
        <w:numPr>
          <w:ilvl w:val="0"/>
          <w:numId w:val="20"/>
        </w:numPr>
      </w:pPr>
      <w:r>
        <w:t>Dans l'éditeur, utilisez les deux composants créés, faites un drag&amp;drop de chaque composant dans l’espace de travail.</w:t>
      </w:r>
    </w:p>
    <w:p w:rsidR="00BF1190" w:rsidRDefault="00BF1190" w:rsidP="00BF1190">
      <w:pPr>
        <w:pStyle w:val="Paragraphedeliste"/>
        <w:numPr>
          <w:ilvl w:val="0"/>
          <w:numId w:val="20"/>
        </w:numPr>
      </w:pPr>
      <w:r>
        <w:t xml:space="preserve">Reliez les composants entre eux afin que </w:t>
      </w:r>
      <w:proofErr w:type="spellStart"/>
      <w:r>
        <w:t>ValueUiComponent</w:t>
      </w:r>
      <w:proofErr w:type="spellEnd"/>
      <w:r>
        <w:t xml:space="preserve"> utilise l’interface de </w:t>
      </w:r>
      <w:proofErr w:type="spellStart"/>
      <w:r>
        <w:t>DemoCoreComponent</w:t>
      </w:r>
      <w:proofErr w:type="spellEnd"/>
      <w:r>
        <w:t>.</w:t>
      </w:r>
    </w:p>
    <w:p w:rsidR="00BF1190" w:rsidRDefault="00BF1190" w:rsidP="00BF1190">
      <w:pPr>
        <w:keepNext/>
        <w:jc w:val="center"/>
      </w:pPr>
      <w:r>
        <w:rPr>
          <w:noProof/>
          <w:lang w:eastAsia="fr-FR"/>
        </w:rPr>
        <w:lastRenderedPageBreak/>
        <w:drawing>
          <wp:inline distT="0" distB="0" distL="0" distR="0">
            <wp:extent cx="2571750" cy="1517650"/>
            <wp:effectExtent l="19050" t="0" r="0" b="0"/>
            <wp:docPr id="111" name="Image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39" cstate="print"/>
                    <a:srcRect/>
                    <a:stretch>
                      <a:fillRect/>
                    </a:stretch>
                  </pic:blipFill>
                  <pic:spPr bwMode="auto">
                    <a:xfrm>
                      <a:off x="0" y="0"/>
                      <a:ext cx="2571750" cy="1517650"/>
                    </a:xfrm>
                    <a:prstGeom prst="rect">
                      <a:avLst/>
                    </a:prstGeom>
                    <a:noFill/>
                    <a:ln w="9525">
                      <a:noFill/>
                      <a:miter lim="800000"/>
                      <a:headEnd/>
                      <a:tailEnd/>
                    </a:ln>
                  </pic:spPr>
                </pic:pic>
              </a:graphicData>
            </a:graphic>
          </wp:inline>
        </w:drawing>
      </w:r>
      <w:del w:id="5321" w:author="ghislain.aine" w:date="2015-11-04T17:11:00Z">
        <w:r w:rsidR="00EE2A1F">
          <w:rPr>
            <w:noProof/>
            <w:lang w:eastAsia="fr-FR"/>
            <w:rPrChange w:id="5322">
              <w:rPr>
                <w:noProof/>
                <w:color w:val="0000FF" w:themeColor="hyperlink"/>
                <w:u w:val="single"/>
                <w:lang w:eastAsia="fr-FR"/>
              </w:rPr>
            </w:rPrChange>
          </w:rPr>
          <w:drawing>
            <wp:inline distT="0" distB="0" distL="0" distR="0">
              <wp:extent cx="2752725" cy="1400175"/>
              <wp:effectExtent l="19050" t="0" r="9525" b="0"/>
              <wp:docPr id="112"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2752725" cy="1400175"/>
                      </a:xfrm>
                      <a:prstGeom prst="rect">
                        <a:avLst/>
                      </a:prstGeom>
                      <a:noFill/>
                      <a:ln w="9525">
                        <a:noFill/>
                        <a:miter lim="800000"/>
                        <a:headEnd/>
                        <a:tailEnd/>
                      </a:ln>
                    </pic:spPr>
                  </pic:pic>
                </a:graphicData>
              </a:graphic>
            </wp:inline>
          </w:drawing>
        </w:r>
      </w:del>
    </w:p>
    <w:p w:rsidR="00BF1190" w:rsidRPr="00F05E5E" w:rsidRDefault="00BF1190" w:rsidP="00BF1190">
      <w:pPr>
        <w:pStyle w:val="Lgende"/>
        <w:jc w:val="center"/>
        <w:rPr>
          <w:sz w:val="20"/>
          <w:u w:val="single"/>
        </w:rPr>
      </w:pPr>
      <w:r>
        <w:t xml:space="preserve">Image </w:t>
      </w:r>
      <w:fldSimple w:instr=" SEQ Image \* ARABIC ">
        <w:r>
          <w:rPr>
            <w:noProof/>
          </w:rPr>
          <w:t>13</w:t>
        </w:r>
      </w:fldSimple>
      <w:r>
        <w:t xml:space="preserve"> : </w:t>
      </w:r>
      <w:r w:rsidRPr="0012134B">
        <w:t>Connexion des deux composants</w:t>
      </w:r>
      <w:r w:rsidRPr="00F05E5E">
        <w:rPr>
          <w:sz w:val="20"/>
          <w:u w:val="single"/>
        </w:rPr>
        <w:t xml:space="preserve"> </w:t>
      </w:r>
    </w:p>
    <w:p w:rsidR="00BF1190" w:rsidDel="00CA6E50" w:rsidRDefault="00BF1190" w:rsidP="00BF1190">
      <w:pPr>
        <w:rPr>
          <w:del w:id="5323" w:author="ghislain.aine" w:date="2015-11-02T15:04:00Z"/>
        </w:rPr>
      </w:pPr>
      <w:del w:id="5324" w:author="ghislain.aine" w:date="2015-11-02T15:04:00Z">
        <w:r w:rsidDel="00CA6E50">
          <w:delText>Chaque composant peut, et doit, comporter une description, visible dans l'onglet "Doc".</w:delText>
        </w:r>
      </w:del>
    </w:p>
    <w:p w:rsidR="00BF1190" w:rsidDel="00CA6E50" w:rsidRDefault="00BF1190" w:rsidP="00BF1190">
      <w:pPr>
        <w:rPr>
          <w:del w:id="5325" w:author="ghislain.aine" w:date="2015-11-02T15:04:00Z"/>
        </w:rPr>
      </w:pPr>
      <w:del w:id="5326" w:author="ghislain.aine" w:date="2015-11-02T15:04:00Z">
        <w:r w:rsidDel="00CA6E50">
          <w:delText>Cette description et les tags associés sont enregistrés sur le serveur.</w:delText>
        </w:r>
      </w:del>
    </w:p>
    <w:p w:rsidR="00BF1190" w:rsidDel="00CA6E50" w:rsidRDefault="00BF1190" w:rsidP="00BF1190">
      <w:pPr>
        <w:rPr>
          <w:del w:id="5327" w:author="ghislain.aine" w:date="2015-11-02T15:04:00Z"/>
        </w:rPr>
      </w:pPr>
      <w:del w:id="5328" w:author="ghislain.aine" w:date="2015-11-02T15:04:00Z">
        <w:r w:rsidDel="00CA6E50">
          <w:delText>Ces informations permettent de comprendre le rôle des composants, et d'effectuer des recherches dessus.</w:delText>
        </w:r>
      </w:del>
    </w:p>
    <w:p w:rsidR="00BF1190" w:rsidRDefault="00BF1190" w:rsidP="00BF1190"/>
    <w:p w:rsidR="00BF1190" w:rsidDel="00CA6E50" w:rsidRDefault="00BF1190" w:rsidP="00BF1190">
      <w:pPr>
        <w:rPr>
          <w:del w:id="5329" w:author="ghislain.aine" w:date="2015-11-02T15:04:00Z"/>
        </w:rPr>
      </w:pPr>
      <w:del w:id="5330" w:author="ghislain.aine" w:date="2015-11-02T15:04:00Z">
        <w:r w:rsidDel="00CA6E50">
          <w:delText>Attention, la description est stockée sur le serveur, associée au nom du composant. Si deux composants ont exactement le même nom, ils auront une unique description.</w:delText>
        </w:r>
      </w:del>
    </w:p>
    <w:p w:rsidR="00BF1190" w:rsidRDefault="00BF1190" w:rsidP="00BF1190"/>
    <w:p w:rsidR="00BF1190" w:rsidRDefault="00BF1190" w:rsidP="00BF1190">
      <w:r>
        <w:t xml:space="preserve">Lors de la connexion, la valeur contenue dans </w:t>
      </w:r>
      <w:del w:id="5331" w:author="ghislain.aine" w:date="2015-11-04T16:55:00Z">
        <w:r w:rsidDel="0049323F">
          <w:delText>DemoCoreComponent</w:delText>
        </w:r>
      </w:del>
      <w:proofErr w:type="spellStart"/>
      <w:ins w:id="5332" w:author="ghislain.aine" w:date="2015-11-04T16:55:00Z">
        <w:r>
          <w:t>CoreComponent</w:t>
        </w:r>
      </w:ins>
      <w:proofErr w:type="spellEnd"/>
      <w:r>
        <w:t xml:space="preserve"> s'affiche dans la console ou la Log </w:t>
      </w:r>
      <w:proofErr w:type="spellStart"/>
      <w:r>
        <w:t>View</w:t>
      </w:r>
      <w:proofErr w:type="spellEnd"/>
      <w:r>
        <w:t>, selon ce qui a été implémenté.</w:t>
      </w:r>
    </w:p>
    <w:p w:rsidR="00BF1190" w:rsidRDefault="00BF1190" w:rsidP="00BF1190"/>
    <w:p w:rsidR="00BF1190" w:rsidRDefault="00BF1190" w:rsidP="00BF1190">
      <w:pPr>
        <w:keepNext/>
        <w:jc w:val="center"/>
      </w:pPr>
      <w:r>
        <w:rPr>
          <w:noProof/>
          <w:lang w:eastAsia="fr-FR"/>
        </w:rPr>
        <w:drawing>
          <wp:inline distT="0" distB="0" distL="0" distR="0">
            <wp:extent cx="5762625" cy="1209675"/>
            <wp:effectExtent l="19050" t="0" r="9525" b="0"/>
            <wp:docPr id="1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1" cstate="print"/>
                    <a:srcRect/>
                    <a:stretch>
                      <a:fillRect/>
                    </a:stretch>
                  </pic:blipFill>
                  <pic:spPr bwMode="auto">
                    <a:xfrm>
                      <a:off x="0" y="0"/>
                      <a:ext cx="5762625" cy="1209675"/>
                    </a:xfrm>
                    <a:prstGeom prst="rect">
                      <a:avLst/>
                    </a:prstGeom>
                    <a:noFill/>
                    <a:ln w="9525">
                      <a:noFill/>
                      <a:miter lim="800000"/>
                      <a:headEnd/>
                      <a:tailEnd/>
                    </a:ln>
                  </pic:spPr>
                </pic:pic>
              </a:graphicData>
            </a:graphic>
          </wp:inline>
        </w:drawing>
      </w:r>
    </w:p>
    <w:p w:rsidR="00BF1190" w:rsidRDefault="00BF1190" w:rsidP="00BF1190">
      <w:pPr>
        <w:pStyle w:val="Lgende"/>
        <w:jc w:val="center"/>
        <w:rPr>
          <w:sz w:val="20"/>
          <w:u w:val="single"/>
        </w:rPr>
      </w:pPr>
      <w:r>
        <w:t xml:space="preserve">Image </w:t>
      </w:r>
      <w:fldSimple w:instr=" SEQ Image \* ARABIC ">
        <w:r>
          <w:rPr>
            <w:noProof/>
          </w:rPr>
          <w:t>14</w:t>
        </w:r>
      </w:fldSimple>
      <w:r>
        <w:t xml:space="preserve"> : </w:t>
      </w:r>
      <w:r w:rsidRPr="004538FD">
        <w:t xml:space="preserve">Affichage dans la Log </w:t>
      </w:r>
      <w:proofErr w:type="spellStart"/>
      <w:r w:rsidRPr="004538FD">
        <w:t>View</w:t>
      </w:r>
      <w:proofErr w:type="spellEnd"/>
      <w:r w:rsidRPr="00F05E5E">
        <w:rPr>
          <w:sz w:val="20"/>
          <w:u w:val="single"/>
        </w:rPr>
        <w:t xml:space="preserve"> </w:t>
      </w:r>
    </w:p>
    <w:p w:rsidR="00BF1190" w:rsidRDefault="00BF1190" w:rsidP="00BF1190"/>
    <w:p w:rsidR="00BF1190" w:rsidRDefault="00BF1190" w:rsidP="00BF1190"/>
    <w:p w:rsidR="00BF1190" w:rsidRPr="004B0781" w:rsidRDefault="00BF1190" w:rsidP="00BF1190"/>
    <w:p w:rsidR="00BF1190" w:rsidRDefault="00BF1190" w:rsidP="00BF1190"/>
    <w:p w:rsidR="00BF1190" w:rsidRDefault="00BF1190" w:rsidP="00BF1190">
      <w:r w:rsidRPr="00CD15BE">
        <w:t xml:space="preserve">Sauvegarder le </w:t>
      </w:r>
      <w:del w:id="5333" w:author="ghislain.aine" w:date="2015-10-30T14:18:00Z">
        <w:r w:rsidRPr="00CD15BE" w:rsidDel="00C807E0">
          <w:delText>s</w:delText>
        </w:r>
      </w:del>
      <w:ins w:id="5334" w:author="ghislain.aine" w:date="2015-10-30T14:18:00Z">
        <w:r>
          <w:t>S</w:t>
        </w:r>
      </w:ins>
      <w:r>
        <w:t>tream dans le répertoire T</w:t>
      </w:r>
      <w:r w:rsidRPr="00CD15BE">
        <w:t xml:space="preserve">est pour pouvoir continuer à l'utiliser pendant la suite du </w:t>
      </w:r>
      <w:del w:id="5335" w:author="ghislain.aine" w:date="2015-10-30T14:18:00Z">
        <w:r w:rsidRPr="00CD15BE" w:rsidDel="00C807E0">
          <w:delText>tp</w:delText>
        </w:r>
      </w:del>
      <w:ins w:id="5336" w:author="ghislain.aine" w:date="2015-10-30T14:18:00Z">
        <w:r>
          <w:t>TP</w:t>
        </w:r>
      </w:ins>
      <w:r w:rsidRPr="00CD15BE">
        <w:t>.</w:t>
      </w:r>
    </w:p>
    <w:p w:rsidR="00BF1190" w:rsidRDefault="00BF1190" w:rsidP="00BF1190"/>
    <w:p w:rsidR="00BF1190" w:rsidRPr="00CD15BE" w:rsidRDefault="00BF1190" w:rsidP="00BF1190"/>
    <w:p w:rsidR="00BF1190" w:rsidRDefault="00BF1190" w:rsidP="00BF1190">
      <w:pPr>
        <w:pStyle w:val="Titre2"/>
      </w:pPr>
      <w:bookmarkStart w:id="5337" w:name="_Toc462985393"/>
      <w:r>
        <w:t>Pattern "Observer"</w:t>
      </w:r>
      <w:bookmarkEnd w:id="5337"/>
    </w:p>
    <w:p w:rsidR="00BF1190" w:rsidRDefault="00BF1190" w:rsidP="00BF1190"/>
    <w:p w:rsidR="00BF1190" w:rsidRDefault="00BF1190" w:rsidP="00BF1190">
      <w:r>
        <w:t>Les composants utilisent plusieurs patterns.</w:t>
      </w:r>
    </w:p>
    <w:p w:rsidR="00BF1190" w:rsidRDefault="00BF1190" w:rsidP="00BF1190">
      <w:r>
        <w:t>Le pattern "Observer" permet d'enregistrer un composant auprès d'un autre pour qu'il soit notifié lorsqu'un paramètre observé est modifié.</w:t>
      </w:r>
    </w:p>
    <w:p w:rsidR="00BF1190" w:rsidRDefault="00BF1190" w:rsidP="00BF1190">
      <w:r>
        <w:t xml:space="preserve">De nombreuses présentations du pattern existent sur Internet, par exemple sur le site </w:t>
      </w:r>
      <w:hyperlink r:id="rId42" w:history="1">
        <w:r w:rsidRPr="00E918D8">
          <w:rPr>
            <w:rStyle w:val="Lienhypertexte"/>
          </w:rPr>
          <w:t>oodesig</w:t>
        </w:r>
        <w:r>
          <w:rPr>
            <w:rStyle w:val="Lienhypertexte"/>
          </w:rPr>
          <w:t>n.com</w:t>
        </w:r>
      </w:hyperlink>
      <w:r>
        <w:t>.</w:t>
      </w:r>
    </w:p>
    <w:p w:rsidR="00BF1190" w:rsidRDefault="00BF1190" w:rsidP="00BF1190"/>
    <w:p w:rsidR="00BF1190" w:rsidRDefault="00BF1190" w:rsidP="00BF1190">
      <w:r>
        <w:t xml:space="preserve">Si vous n’êtes pas familiarisé avec le design pattern </w:t>
      </w:r>
      <w:proofErr w:type="spellStart"/>
      <w:r>
        <w:t>observervateur</w:t>
      </w:r>
      <w:proofErr w:type="spellEnd"/>
      <w:r>
        <w:t xml:space="preserve">, vous pouvez lire la documentation intéressante à l’adresse suivante : </w:t>
      </w:r>
      <w:hyperlink r:id="rId43" w:history="1">
        <w:r w:rsidRPr="00DF507B">
          <w:rPr>
            <w:rStyle w:val="Lienhypertexte"/>
          </w:rPr>
          <w:t>http://design-patterns.fr/observateur</w:t>
        </w:r>
      </w:hyperlink>
    </w:p>
    <w:p w:rsidR="00BF1190" w:rsidRDefault="00BF1190" w:rsidP="00BF1190"/>
    <w:p w:rsidR="00BF1190" w:rsidRDefault="00BF1190" w:rsidP="00BF1190">
      <w:pPr>
        <w:rPr>
          <w:ins w:id="5338" w:author="jerome draillard" w:date="2015-11-27T16:25:00Z"/>
        </w:rPr>
      </w:pPr>
      <w:r>
        <w:t xml:space="preserve">Nous allons modifier les deux composants pour que le composant </w:t>
      </w:r>
      <w:del w:id="5339" w:author="ghislain.aine" w:date="2015-11-04T16:56:00Z">
        <w:r w:rsidDel="0049323F">
          <w:delText>DemoUIComponent</w:delText>
        </w:r>
      </w:del>
      <w:proofErr w:type="spellStart"/>
      <w:ins w:id="5340" w:author="ghislain.aine" w:date="2015-11-04T16:56:00Z">
        <w:r>
          <w:t>ValueUiComponent</w:t>
        </w:r>
      </w:ins>
      <w:proofErr w:type="spellEnd"/>
      <w:r>
        <w:t xml:space="preserve"> observe le composant </w:t>
      </w:r>
      <w:del w:id="5341" w:author="ghislain.aine" w:date="2015-11-04T16:55:00Z">
        <w:r w:rsidDel="0049323F">
          <w:delText>DemoCoreComponent</w:delText>
        </w:r>
      </w:del>
      <w:ins w:id="5342" w:author="Camille VACCALUT" w:date="2015-12-08T11:47:00Z">
        <w:r w:rsidRPr="00BE0CF3">
          <w:t xml:space="preserve"> </w:t>
        </w:r>
        <w:proofErr w:type="spellStart"/>
        <w:r w:rsidRPr="00BE0CF3">
          <w:t>DemoCoreComponent</w:t>
        </w:r>
      </w:ins>
      <w:proofErr w:type="spellEnd"/>
      <w:ins w:id="5343" w:author="ghislain.aine" w:date="2015-11-04T16:55:00Z">
        <w:del w:id="5344" w:author="Camille VACCALUT" w:date="2015-12-08T11:47:00Z">
          <w:r w:rsidDel="00BE0CF3">
            <w:delText>CoreComponent</w:delText>
          </w:r>
        </w:del>
      </w:ins>
      <w:r>
        <w:t>, et soit notifié du changement de la valeur de la donnée "</w:t>
      </w:r>
      <w:proofErr w:type="spellStart"/>
      <w:r>
        <w:t>_value</w:t>
      </w:r>
      <w:proofErr w:type="spellEnd"/>
      <w:r>
        <w:t>".</w:t>
      </w:r>
    </w:p>
    <w:p w:rsidR="00BF1190" w:rsidRDefault="00BF1190" w:rsidP="00BF1190">
      <w:pPr>
        <w:jc w:val="left"/>
      </w:pPr>
    </w:p>
    <w:p w:rsidR="00000000" w:rsidRDefault="00BF1190">
      <w:pPr>
        <w:jc w:val="left"/>
        <w:pPrChange w:id="5345" w:author="jerome draillard" w:date="2015-11-27T16:25:00Z">
          <w:pPr/>
        </w:pPrChange>
      </w:pPr>
      <w:ins w:id="5346" w:author="jerome draillard" w:date="2015-11-27T16:25:00Z">
        <w:r>
          <w:t xml:space="preserve">Pour cela, il faut que lorsque la valeur change, le composant </w:t>
        </w:r>
        <w:proofErr w:type="spellStart"/>
        <w:r>
          <w:t>DemoCoreComponent</w:t>
        </w:r>
        <w:proofErr w:type="spellEnd"/>
        <w:r>
          <w:t xml:space="preserve"> notifie tous les composants qui l'observent, via l'appel d'une méthode à définir.</w:t>
        </w:r>
      </w:ins>
      <w:r>
        <w:br/>
      </w:r>
    </w:p>
    <w:p w:rsidR="00BF1190" w:rsidRDefault="00BF1190" w:rsidP="00BF1190">
      <w:pPr>
        <w:pStyle w:val="Paragraphedeliste"/>
        <w:numPr>
          <w:ilvl w:val="0"/>
          <w:numId w:val="20"/>
        </w:numPr>
      </w:pPr>
      <w:r>
        <w:lastRenderedPageBreak/>
        <w:t>Créez une interface "</w:t>
      </w:r>
      <w:proofErr w:type="spellStart"/>
      <w:del w:id="5347" w:author="ghislain.aine" w:date="2015-11-04T17:12:00Z">
        <w:r w:rsidDel="00C87867">
          <w:delText>IDemoObserver</w:delText>
        </w:r>
      </w:del>
      <w:ins w:id="5348" w:author="ghislain.aine" w:date="2015-11-04T17:12:00Z">
        <w:r>
          <w:t>IValueObserver</w:t>
        </w:r>
      </w:ins>
      <w:proofErr w:type="spellEnd"/>
      <w:r>
        <w:t xml:space="preserve">", contenant la </w:t>
      </w:r>
      <w:del w:id="5349" w:author="jerome draillard" w:date="2015-11-27T16:25:00Z">
        <w:r w:rsidDel="00C85C39">
          <w:delText xml:space="preserve">fonction </w:delText>
        </w:r>
      </w:del>
      <w:ins w:id="5350" w:author="jerome draillard" w:date="2015-11-27T16:25:00Z">
        <w:r>
          <w:t xml:space="preserve">méthode </w:t>
        </w:r>
      </w:ins>
      <w:r>
        <w:t>"</w:t>
      </w:r>
      <w:proofErr w:type="spellStart"/>
      <w:proofErr w:type="gramStart"/>
      <w:r>
        <w:t>valueChanged</w:t>
      </w:r>
      <w:proofErr w:type="spellEnd"/>
      <w:r>
        <w:t>(</w:t>
      </w:r>
      <w:proofErr w:type="gramEnd"/>
      <w:del w:id="5351" w:author="ghislain.aine" w:date="2015-10-30T16:25:00Z">
        <w:r w:rsidDel="00C03AA4">
          <w:delText>int</w:delText>
        </w:r>
      </w:del>
      <w:r>
        <w:t xml:space="preserve">)" </w:t>
      </w:r>
      <w:ins w:id="5352" w:author="jerome draillard" w:date="2015-11-27T16:25:00Z">
        <w:r>
          <w:t>(méthode virtuelle pure, pu</w:t>
        </w:r>
        <w:del w:id="5353" w:author="Camille VACCALUT" w:date="2015-12-08T11:46:00Z">
          <w:r w:rsidDel="00C062F3">
            <w:delText>s</w:delText>
          </w:r>
        </w:del>
        <w:r>
          <w:t>i</w:t>
        </w:r>
      </w:ins>
      <w:ins w:id="5354" w:author="Camille VACCALUT" w:date="2015-12-08T11:46:00Z">
        <w:r>
          <w:t>s</w:t>
        </w:r>
      </w:ins>
      <w:ins w:id="5355" w:author="jerome draillard" w:date="2015-11-27T16:25:00Z">
        <w:r>
          <w:t xml:space="preserve">que </w:t>
        </w:r>
        <w:proofErr w:type="spellStart"/>
        <w:r>
          <w:t>IValueObserver</w:t>
        </w:r>
        <w:proofErr w:type="spellEnd"/>
        <w:r>
          <w:t xml:space="preserve"> est une interface).</w:t>
        </w:r>
      </w:ins>
      <w:ins w:id="5356" w:author="jerome draillard" w:date="2015-11-27T16:28:00Z">
        <w:r>
          <w:t xml:space="preserve"> C'est </w:t>
        </w:r>
        <w:proofErr w:type="spellStart"/>
        <w:r>
          <w:t>valueChanged</w:t>
        </w:r>
        <w:proofErr w:type="spellEnd"/>
        <w:r>
          <w:t xml:space="preserve"> qui sera appelée par </w:t>
        </w:r>
        <w:proofErr w:type="spellStart"/>
        <w:r>
          <w:t>DemoCore</w:t>
        </w:r>
      </w:ins>
      <w:r>
        <w:t>C</w:t>
      </w:r>
      <w:ins w:id="5357" w:author="jerome draillard" w:date="2015-11-27T16:28:00Z">
        <w:r>
          <w:t>omponent</w:t>
        </w:r>
        <w:proofErr w:type="spellEnd"/>
        <w:r>
          <w:t xml:space="preserve"> dans le cas où </w:t>
        </w:r>
        <w:proofErr w:type="spellStart"/>
        <w:r>
          <w:t>_value</w:t>
        </w:r>
        <w:proofErr w:type="spellEnd"/>
        <w:r>
          <w:t xml:space="preserve"> change.</w:t>
        </w:r>
      </w:ins>
    </w:p>
    <w:p w:rsidR="00BF1190" w:rsidRDefault="00BF1190" w:rsidP="00BF1190">
      <w:pPr>
        <w:pStyle w:val="Paragraphedeliste"/>
      </w:pPr>
    </w:p>
    <w:p w:rsidR="00BF1190" w:rsidRDefault="00BF1190" w:rsidP="00BF1190">
      <w:pPr>
        <w:pStyle w:val="Paragraphedeliste"/>
        <w:numPr>
          <w:ilvl w:val="0"/>
          <w:numId w:val="20"/>
        </w:numPr>
        <w:rPr>
          <w:ins w:id="5358" w:author="ghislain.aine" w:date="2015-10-30T15:10:00Z"/>
        </w:rPr>
      </w:pPr>
      <w:r>
        <w:t xml:space="preserve">Dans l'interface </w:t>
      </w:r>
      <w:del w:id="5359" w:author="ghislain.aine" w:date="2015-11-04T17:12:00Z">
        <w:r w:rsidRPr="00F246DF" w:rsidDel="00C87867">
          <w:delText>IDemo</w:delText>
        </w:r>
      </w:del>
      <w:proofErr w:type="spellStart"/>
      <w:ins w:id="5360" w:author="ghislain.aine" w:date="2015-11-04T17:12:00Z">
        <w:r w:rsidRPr="00F246DF">
          <w:t>IValue</w:t>
        </w:r>
      </w:ins>
      <w:proofErr w:type="spellEnd"/>
      <w:r>
        <w:t xml:space="preserve">, créez les fonctions d'enregistrement et de </w:t>
      </w:r>
      <w:proofErr w:type="spellStart"/>
      <w:r>
        <w:t>désenregistrement</w:t>
      </w:r>
      <w:proofErr w:type="spellEnd"/>
      <w:r>
        <w:t xml:space="preserve"> de</w:t>
      </w:r>
      <w:ins w:id="5361" w:author="jerome draillard" w:date="2015-11-27T16:26:00Z">
        <w:r>
          <w:t xml:space="preserve">s </w:t>
        </w:r>
      </w:ins>
      <w:del w:id="5362" w:author="jerome draillard" w:date="2015-11-27T16:26:00Z">
        <w:r w:rsidDel="002F6B73">
          <w:delText xml:space="preserve"> l'</w:delText>
        </w:r>
      </w:del>
      <w:r>
        <w:t>observ</w:t>
      </w:r>
      <w:del w:id="5363" w:author="ghislain.aine" w:date="2015-11-04T17:12:00Z">
        <w:r w:rsidDel="00C87867">
          <w:delText>er:</w:delText>
        </w:r>
      </w:del>
      <w:ins w:id="5364" w:author="ghislain.aine" w:date="2015-11-04T17:12:00Z">
        <w:r>
          <w:t>ateur</w:t>
        </w:r>
      </w:ins>
      <w:r>
        <w:t>s</w:t>
      </w:r>
      <w:ins w:id="5365" w:author="ghislain.aine" w:date="2015-11-04T17:12:00Z">
        <w:r>
          <w:t xml:space="preserve"> :</w:t>
        </w:r>
      </w:ins>
      <w:r>
        <w:t xml:space="preserve"> </w:t>
      </w:r>
    </w:p>
    <w:p w:rsidR="00000000" w:rsidRDefault="00C156AC">
      <w:pPr>
        <w:rPr>
          <w:ins w:id="5366" w:author="ghislain.aine" w:date="2015-10-30T15:10:00Z"/>
          <w:del w:id="5367" w:author="jerome draillard" w:date="2015-11-27T16:25:00Z"/>
        </w:rPr>
        <w:pPrChange w:id="5368" w:author="ghislain.aine" w:date="2015-10-30T15:10:00Z">
          <w:pPr>
            <w:pStyle w:val="Paragraphedeliste"/>
            <w:numPr>
              <w:numId w:val="20"/>
            </w:numPr>
            <w:ind w:hanging="360"/>
          </w:pPr>
        </w:pPrChange>
      </w:pPr>
      <w:r>
        <w:pict>
          <v:shape id="_x0000_s1257" type="#_x0000_t202" style="width:493.45pt;height:30.2pt;mso-height-percent:200;mso-position-horizontal-relative:char;mso-position-vertical-relative:line;mso-height-percent:200;mso-width-relative:margin;mso-height-relative:margin">
            <v:textbox style="mso-next-textbox:#_x0000_s1257;mso-fit-shape-to-text:t">
              <w:txbxContent>
                <w:p w:rsidR="00BF1190" w:rsidRPr="00DE5D4E" w:rsidRDefault="00D276D8" w:rsidP="00BF1190">
                  <w:pPr>
                    <w:autoSpaceDE w:val="0"/>
                    <w:autoSpaceDN w:val="0"/>
                    <w:adjustRightInd w:val="0"/>
                    <w:jc w:val="left"/>
                    <w:rPr>
                      <w:ins w:id="5369" w:author="ghislain.aine" w:date="2015-11-04T17:13:00Z"/>
                      <w:rFonts w:ascii="Consolas" w:hAnsi="Consolas" w:cs="Consolas"/>
                      <w:color w:val="000000"/>
                      <w:sz w:val="19"/>
                      <w:szCs w:val="19"/>
                      <w:highlight w:val="white"/>
                      <w:lang w:val="en-US"/>
                      <w:rPrChange w:id="5370" w:author="ghislain.aine" w:date="2015-11-04T17:13:00Z">
                        <w:rPr>
                          <w:ins w:id="5371" w:author="ghislain.aine" w:date="2015-11-04T17:13:00Z"/>
                          <w:rFonts w:ascii="Consolas" w:hAnsi="Consolas" w:cs="Consolas"/>
                          <w:color w:val="000000"/>
                          <w:sz w:val="19"/>
                          <w:szCs w:val="19"/>
                          <w:highlight w:val="white"/>
                        </w:rPr>
                      </w:rPrChange>
                    </w:rPr>
                  </w:pPr>
                  <w:proofErr w:type="gramStart"/>
                  <w:ins w:id="5372" w:author="ghislain.aine" w:date="2015-11-04T17:13:00Z">
                    <w:r w:rsidRPr="00D276D8">
                      <w:rPr>
                        <w:rFonts w:ascii="Consolas" w:hAnsi="Consolas" w:cs="Consolas"/>
                        <w:color w:val="0000FF"/>
                        <w:sz w:val="19"/>
                        <w:szCs w:val="19"/>
                        <w:highlight w:val="white"/>
                        <w:lang w:val="en-US"/>
                        <w:rPrChange w:id="5373" w:author="ghislain.aine" w:date="2015-11-04T17:13:00Z">
                          <w:rPr>
                            <w:rFonts w:ascii="Consolas" w:hAnsi="Consolas" w:cs="Consolas"/>
                            <w:color w:val="0000FF"/>
                            <w:sz w:val="19"/>
                            <w:szCs w:val="19"/>
                            <w:highlight w:val="white"/>
                          </w:rPr>
                        </w:rPrChange>
                      </w:rPr>
                      <w:t>virtual</w:t>
                    </w:r>
                    <w:proofErr w:type="gramEnd"/>
                    <w:r w:rsidRPr="00D276D8">
                      <w:rPr>
                        <w:rFonts w:ascii="Consolas" w:hAnsi="Consolas" w:cs="Consolas"/>
                        <w:color w:val="000000"/>
                        <w:sz w:val="19"/>
                        <w:szCs w:val="19"/>
                        <w:highlight w:val="white"/>
                        <w:lang w:val="en-US"/>
                        <w:rPrChange w:id="5374" w:author="ghislain.aine" w:date="2015-11-04T17:13:00Z">
                          <w:rPr>
                            <w:rFonts w:ascii="Consolas" w:hAnsi="Consolas" w:cs="Consolas"/>
                            <w:color w:val="000000"/>
                            <w:sz w:val="19"/>
                            <w:szCs w:val="19"/>
                            <w:highlight w:val="white"/>
                          </w:rPr>
                        </w:rPrChange>
                      </w:rPr>
                      <w:t xml:space="preserve"> </w:t>
                    </w:r>
                    <w:r w:rsidRPr="00D276D8">
                      <w:rPr>
                        <w:rFonts w:ascii="Consolas" w:hAnsi="Consolas" w:cs="Consolas"/>
                        <w:color w:val="0000FF"/>
                        <w:sz w:val="19"/>
                        <w:szCs w:val="19"/>
                        <w:highlight w:val="white"/>
                        <w:lang w:val="en-US"/>
                        <w:rPrChange w:id="5375" w:author="ghislain.aine" w:date="2015-11-04T17:13:00Z">
                          <w:rPr>
                            <w:rFonts w:ascii="Consolas" w:hAnsi="Consolas" w:cs="Consolas"/>
                            <w:color w:val="0000FF"/>
                            <w:sz w:val="19"/>
                            <w:szCs w:val="19"/>
                            <w:highlight w:val="white"/>
                          </w:rPr>
                        </w:rPrChange>
                      </w:rPr>
                      <w:t>void</w:t>
                    </w:r>
                    <w:r w:rsidRPr="00D276D8">
                      <w:rPr>
                        <w:rFonts w:ascii="Consolas" w:hAnsi="Consolas" w:cs="Consolas"/>
                        <w:color w:val="000000"/>
                        <w:sz w:val="19"/>
                        <w:szCs w:val="19"/>
                        <w:highlight w:val="white"/>
                        <w:lang w:val="en-US"/>
                        <w:rPrChange w:id="5376" w:author="ghislain.aine" w:date="2015-11-04T17:13: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880000"/>
                        <w:sz w:val="19"/>
                        <w:szCs w:val="19"/>
                        <w:highlight w:val="white"/>
                        <w:lang w:val="en-US"/>
                        <w:rPrChange w:id="5377" w:author="ghislain.aine" w:date="2015-11-04T17:13:00Z">
                          <w:rPr>
                            <w:rFonts w:ascii="Consolas" w:hAnsi="Consolas" w:cs="Consolas"/>
                            <w:color w:val="880000"/>
                            <w:sz w:val="19"/>
                            <w:szCs w:val="19"/>
                            <w:highlight w:val="white"/>
                          </w:rPr>
                        </w:rPrChange>
                      </w:rPr>
                      <w:t>registerObserver</w:t>
                    </w:r>
                    <w:proofErr w:type="spellEnd"/>
                    <w:r w:rsidRPr="00D276D8">
                      <w:rPr>
                        <w:rFonts w:ascii="Consolas" w:hAnsi="Consolas" w:cs="Consolas"/>
                        <w:color w:val="000000"/>
                        <w:sz w:val="19"/>
                        <w:szCs w:val="19"/>
                        <w:highlight w:val="white"/>
                        <w:lang w:val="en-US"/>
                        <w:rPrChange w:id="5378" w:author="ghislain.aine" w:date="2015-11-04T17:13: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5379" w:author="ghislain.aine" w:date="2015-11-04T17:13:00Z">
                          <w:rPr>
                            <w:rFonts w:ascii="Consolas" w:hAnsi="Consolas" w:cs="Consolas"/>
                            <w:color w:val="216F85"/>
                            <w:sz w:val="19"/>
                            <w:szCs w:val="19"/>
                            <w:highlight w:val="white"/>
                          </w:rPr>
                        </w:rPrChange>
                      </w:rPr>
                      <w:t>IValueObserver</w:t>
                    </w:r>
                    <w:proofErr w:type="spellEnd"/>
                    <w:r w:rsidRPr="00D276D8">
                      <w:rPr>
                        <w:rFonts w:ascii="Consolas" w:hAnsi="Consolas" w:cs="Consolas"/>
                        <w:color w:val="000000"/>
                        <w:sz w:val="19"/>
                        <w:szCs w:val="19"/>
                        <w:highlight w:val="white"/>
                        <w:lang w:val="en-US"/>
                        <w:rPrChange w:id="5380" w:author="ghislain.aine" w:date="2015-11-04T17:13: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381" w:author="ghislain.aine" w:date="2015-11-04T17:13:00Z">
                          <w:rPr>
                            <w:rFonts w:ascii="Consolas" w:hAnsi="Consolas" w:cs="Consolas"/>
                            <w:color w:val="000080"/>
                            <w:sz w:val="19"/>
                            <w:szCs w:val="19"/>
                            <w:highlight w:val="white"/>
                          </w:rPr>
                        </w:rPrChange>
                      </w:rPr>
                      <w:t>observer</w:t>
                    </w:r>
                    <w:r w:rsidRPr="00D276D8">
                      <w:rPr>
                        <w:rFonts w:ascii="Consolas" w:hAnsi="Consolas" w:cs="Consolas"/>
                        <w:color w:val="000000"/>
                        <w:sz w:val="19"/>
                        <w:szCs w:val="19"/>
                        <w:highlight w:val="white"/>
                        <w:lang w:val="en-US"/>
                        <w:rPrChange w:id="5382" w:author="ghislain.aine" w:date="2015-11-04T17:13:00Z">
                          <w:rPr>
                            <w:rFonts w:ascii="Consolas" w:hAnsi="Consolas" w:cs="Consolas"/>
                            <w:color w:val="000000"/>
                            <w:sz w:val="19"/>
                            <w:szCs w:val="19"/>
                            <w:highlight w:val="white"/>
                          </w:rPr>
                        </w:rPrChange>
                      </w:rPr>
                      <w:t>) = 0;</w:t>
                    </w:r>
                  </w:ins>
                </w:p>
                <w:p w:rsidR="00000000" w:rsidRDefault="00BF1190">
                  <w:pPr>
                    <w:autoSpaceDE w:val="0"/>
                    <w:autoSpaceDN w:val="0"/>
                    <w:adjustRightInd w:val="0"/>
                    <w:jc w:val="left"/>
                    <w:pPrChange w:id="5383" w:author="ghislain.aine" w:date="2015-10-30T15:10:00Z">
                      <w:pPr/>
                    </w:pPrChange>
                  </w:pPr>
                  <w:proofErr w:type="spellStart"/>
                  <w:ins w:id="5384" w:author="ghislain.aine" w:date="2015-11-04T17:13:00Z">
                    <w:r>
                      <w:rPr>
                        <w:rFonts w:ascii="Consolas" w:hAnsi="Consolas" w:cs="Consolas"/>
                        <w:color w:val="0000FF"/>
                        <w:sz w:val="19"/>
                        <w:szCs w:val="19"/>
                        <w:highlight w:val="white"/>
                      </w:rPr>
                      <w:t>virtual</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void</w:t>
                    </w:r>
                    <w:proofErr w:type="spellEnd"/>
                    <w:r>
                      <w:rPr>
                        <w:rFonts w:ascii="Consolas" w:hAnsi="Consolas" w:cs="Consolas"/>
                        <w:color w:val="000000"/>
                        <w:sz w:val="19"/>
                        <w:szCs w:val="19"/>
                        <w:highlight w:val="white"/>
                      </w:rPr>
                      <w:t xml:space="preserve"> </w:t>
                    </w:r>
                    <w:proofErr w:type="spellStart"/>
                    <w:proofErr w:type="gramStart"/>
                    <w:r>
                      <w:rPr>
                        <w:rFonts w:ascii="Consolas" w:hAnsi="Consolas" w:cs="Consolas"/>
                        <w:color w:val="880000"/>
                        <w:sz w:val="19"/>
                        <w:szCs w:val="19"/>
                        <w:highlight w:val="white"/>
                      </w:rPr>
                      <w:t>unregisterObserver</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216F85"/>
                        <w:sz w:val="19"/>
                        <w:szCs w:val="19"/>
                        <w:highlight w:val="white"/>
                      </w:rPr>
                      <w:t>IValueObserver</w:t>
                    </w:r>
                    <w:proofErr w:type="spellEnd"/>
                    <w:r>
                      <w:rPr>
                        <w:rFonts w:ascii="Consolas" w:hAnsi="Consolas" w:cs="Consolas"/>
                        <w:color w:val="000000"/>
                        <w:sz w:val="19"/>
                        <w:szCs w:val="19"/>
                        <w:highlight w:val="white"/>
                      </w:rPr>
                      <w:t xml:space="preserve">* </w:t>
                    </w:r>
                    <w:r>
                      <w:rPr>
                        <w:rFonts w:ascii="Consolas" w:hAnsi="Consolas" w:cs="Consolas"/>
                        <w:color w:val="000080"/>
                        <w:sz w:val="19"/>
                        <w:szCs w:val="19"/>
                        <w:highlight w:val="white"/>
                      </w:rPr>
                      <w:t>observer</w:t>
                    </w:r>
                    <w:r>
                      <w:rPr>
                        <w:rFonts w:ascii="Consolas" w:hAnsi="Consolas" w:cs="Consolas"/>
                        <w:color w:val="000000"/>
                        <w:sz w:val="19"/>
                        <w:szCs w:val="19"/>
                        <w:highlight w:val="white"/>
                      </w:rPr>
                      <w:t>) = 0;</w:t>
                    </w:r>
                    <w:r w:rsidDel="00AB6A4D">
                      <w:rPr>
                        <w:rFonts w:ascii="Consolas" w:hAnsi="Consolas" w:cs="Consolas"/>
                        <w:color w:val="880000"/>
                        <w:sz w:val="19"/>
                        <w:szCs w:val="19"/>
                        <w:highlight w:val="white"/>
                      </w:rPr>
                      <w:t xml:space="preserve"> </w:t>
                    </w:r>
                  </w:ins>
                  <w:del w:id="5385" w:author="ghislain.aine" w:date="2015-10-30T11:09:00Z">
                    <w:r w:rsidDel="00AB6A4D">
                      <w:rPr>
                        <w:rFonts w:ascii="Consolas" w:hAnsi="Consolas" w:cs="Consolas"/>
                        <w:color w:val="880000"/>
                        <w:sz w:val="19"/>
                        <w:szCs w:val="19"/>
                        <w:highlight w:val="white"/>
                      </w:rPr>
                      <w:delText>consumeInterface</w:delText>
                    </w:r>
                    <w:r w:rsidDel="00AB6A4D">
                      <w:rPr>
                        <w:rFonts w:ascii="Consolas" w:hAnsi="Consolas" w:cs="Consolas"/>
                        <w:color w:val="000000"/>
                        <w:sz w:val="19"/>
                        <w:szCs w:val="19"/>
                        <w:highlight w:val="white"/>
                      </w:rPr>
                      <w:delText>(</w:delText>
                    </w:r>
                    <w:r w:rsidDel="00AB6A4D">
                      <w:rPr>
                        <w:rFonts w:ascii="Consolas" w:hAnsi="Consolas" w:cs="Consolas"/>
                        <w:color w:val="6F008A"/>
                        <w:sz w:val="19"/>
                        <w:szCs w:val="19"/>
                        <w:highlight w:val="white"/>
                      </w:rPr>
                      <w:delText>IDEMO_INTERFACE</w:delText>
                    </w:r>
                    <w:r w:rsidDel="00AB6A4D">
                      <w:rPr>
                        <w:rFonts w:ascii="Consolas" w:hAnsi="Consolas" w:cs="Consolas"/>
                        <w:color w:val="000000"/>
                        <w:sz w:val="19"/>
                        <w:szCs w:val="19"/>
                        <w:highlight w:val="white"/>
                      </w:rPr>
                      <w:delText>, &amp;</w:delText>
                    </w:r>
                    <w:r w:rsidDel="00AB6A4D">
                      <w:rPr>
                        <w:rFonts w:ascii="Consolas" w:hAnsi="Consolas" w:cs="Consolas"/>
                        <w:color w:val="000080"/>
                        <w:sz w:val="19"/>
                        <w:szCs w:val="19"/>
                        <w:highlight w:val="white"/>
                      </w:rPr>
                      <w:delText>_idemo</w:delText>
                    </w:r>
                    <w:r w:rsidDel="00AB6A4D">
                      <w:rPr>
                        <w:rFonts w:ascii="Consolas" w:hAnsi="Consolas" w:cs="Consolas"/>
                        <w:color w:val="000000"/>
                        <w:sz w:val="19"/>
                        <w:szCs w:val="19"/>
                        <w:highlight w:val="white"/>
                      </w:rPr>
                      <w:delText xml:space="preserve">, </w:delText>
                    </w:r>
                    <w:r w:rsidDel="00AB6A4D">
                      <w:rPr>
                        <w:rFonts w:ascii="Consolas" w:hAnsi="Consolas" w:cs="Consolas"/>
                        <w:color w:val="0000FF"/>
                        <w:sz w:val="19"/>
                        <w:szCs w:val="19"/>
                        <w:highlight w:val="white"/>
                      </w:rPr>
                      <w:delText>this</w:delText>
                    </w:r>
                    <w:r w:rsidDel="00AB6A4D">
                      <w:rPr>
                        <w:rFonts w:ascii="Consolas" w:hAnsi="Consolas" w:cs="Consolas"/>
                        <w:color w:val="000000"/>
                        <w:sz w:val="19"/>
                        <w:szCs w:val="19"/>
                        <w:highlight w:val="white"/>
                      </w:rPr>
                      <w:delText>, &amp;</w:delText>
                    </w:r>
                    <w:r w:rsidDel="00AB6A4D">
                      <w:rPr>
                        <w:rFonts w:ascii="Consolas" w:hAnsi="Consolas" w:cs="Consolas"/>
                        <w:color w:val="216F85"/>
                        <w:sz w:val="19"/>
                        <w:szCs w:val="19"/>
                        <w:highlight w:val="white"/>
                      </w:rPr>
                      <w:delText>DemoUiComponent</w:delText>
                    </w:r>
                    <w:r w:rsidDel="00AB6A4D">
                      <w:rPr>
                        <w:rFonts w:ascii="Consolas" w:hAnsi="Consolas" w:cs="Consolas"/>
                        <w:color w:val="000000"/>
                        <w:sz w:val="19"/>
                        <w:szCs w:val="19"/>
                        <w:highlight w:val="white"/>
                      </w:rPr>
                      <w:delText>::</w:delText>
                    </w:r>
                    <w:r w:rsidDel="00AB6A4D">
                      <w:rPr>
                        <w:rFonts w:ascii="Consolas" w:hAnsi="Consolas" w:cs="Consolas"/>
                        <w:color w:val="880000"/>
                        <w:sz w:val="19"/>
                        <w:szCs w:val="19"/>
                        <w:highlight w:val="white"/>
                      </w:rPr>
                      <w:delText>onIDemoAvailable</w:delText>
                    </w:r>
                    <w:r w:rsidDel="00AB6A4D">
                      <w:rPr>
                        <w:rFonts w:ascii="Consolas" w:hAnsi="Consolas" w:cs="Consolas"/>
                        <w:color w:val="000000"/>
                        <w:sz w:val="19"/>
                        <w:szCs w:val="19"/>
                        <w:highlight w:val="white"/>
                      </w:rPr>
                      <w:delText>);</w:delText>
                    </w:r>
                  </w:del>
                </w:p>
              </w:txbxContent>
            </v:textbox>
            <w10:wrap type="none"/>
            <w10:anchorlock/>
          </v:shape>
        </w:pict>
      </w:r>
    </w:p>
    <w:p w:rsidR="00000000" w:rsidRDefault="00EE2A1F">
      <w:pPr>
        <w:rPr>
          <w:ins w:id="5386" w:author="jerome draillard" w:date="2015-11-27T16:25:00Z"/>
        </w:rPr>
        <w:pPrChange w:id="5387" w:author="jerome draillard" w:date="2015-11-27T16:25:00Z">
          <w:pPr>
            <w:pStyle w:val="Paragraphedeliste"/>
            <w:numPr>
              <w:numId w:val="20"/>
            </w:numPr>
            <w:ind w:hanging="360"/>
          </w:pPr>
        </w:pPrChange>
      </w:pPr>
    </w:p>
    <w:p w:rsidR="00BF1190" w:rsidRDefault="00BF1190" w:rsidP="00BF1190">
      <w:pPr>
        <w:pStyle w:val="Paragraphedeliste"/>
        <w:numPr>
          <w:ilvl w:val="0"/>
          <w:numId w:val="20"/>
        </w:numPr>
      </w:pPr>
      <w:ins w:id="5388" w:author="jerome draillard" w:date="2015-11-27T16:27:00Z">
        <w:r>
          <w:t xml:space="preserve">Ces méthodes doivent être définies dans </w:t>
        </w:r>
        <w:proofErr w:type="spellStart"/>
        <w:r>
          <w:t>IValue</w:t>
        </w:r>
        <w:proofErr w:type="spellEnd"/>
        <w:r>
          <w:t xml:space="preserve"> pour qu'on puisse y accéder de l'extérieur de </w:t>
        </w:r>
        <w:proofErr w:type="spellStart"/>
        <w:r>
          <w:t>DemoCore</w:t>
        </w:r>
      </w:ins>
      <w:ins w:id="5389" w:author="Camille VACCALUT" w:date="2015-12-08T11:49:00Z">
        <w:r>
          <w:t>C</w:t>
        </w:r>
      </w:ins>
      <w:ins w:id="5390" w:author="jerome draillard" w:date="2015-11-27T16:27:00Z">
        <w:del w:id="5391" w:author="Camille VACCALUT" w:date="2015-12-08T11:49:00Z">
          <w:r w:rsidDel="00BE0CF3">
            <w:delText xml:space="preserve"> c</w:delText>
          </w:r>
        </w:del>
        <w:r>
          <w:t>omponent</w:t>
        </w:r>
        <w:proofErr w:type="spellEnd"/>
        <w:r>
          <w:t xml:space="preserve">. Tout composant qui consomme </w:t>
        </w:r>
        <w:proofErr w:type="spellStart"/>
        <w:r>
          <w:t>IValue</w:t>
        </w:r>
        <w:proofErr w:type="spellEnd"/>
        <w:r>
          <w:t xml:space="preserve"> pourra donc devenir observateur de cette valeur </w:t>
        </w:r>
        <w:proofErr w:type="spellStart"/>
        <w:r>
          <w:t>_value</w:t>
        </w:r>
        <w:proofErr w:type="spellEnd"/>
        <w:r>
          <w:t>.</w:t>
        </w:r>
      </w:ins>
    </w:p>
    <w:p w:rsidR="00BF1190" w:rsidRDefault="00BF1190" w:rsidP="00BF1190">
      <w:pPr>
        <w:pStyle w:val="Paragraphedeliste"/>
        <w:rPr>
          <w:ins w:id="5392" w:author="jerome draillard" w:date="2015-11-27T16:27:00Z"/>
        </w:rPr>
      </w:pPr>
    </w:p>
    <w:p w:rsidR="00BF1190" w:rsidDel="005731D3" w:rsidRDefault="00BF1190" w:rsidP="00BF1190">
      <w:pPr>
        <w:pStyle w:val="Paragraphedeliste"/>
        <w:numPr>
          <w:ilvl w:val="0"/>
          <w:numId w:val="20"/>
        </w:numPr>
        <w:rPr>
          <w:del w:id="5393" w:author="ghislain.aine" w:date="2015-10-30T15:10:00Z"/>
        </w:rPr>
      </w:pPr>
      <w:del w:id="5394" w:author="ghislain.aine" w:date="2015-10-30T15:10:00Z">
        <w:r w:rsidDel="005731D3">
          <w:delText>"registerObserver(IDemoObserver*)" et "unregisterObserver(IDemoObserver*)"</w:delText>
        </w:r>
      </w:del>
    </w:p>
    <w:p w:rsidR="00BF1190" w:rsidDel="005731D3" w:rsidRDefault="00BF1190" w:rsidP="00BF1190">
      <w:pPr>
        <w:pStyle w:val="Paragraphedeliste"/>
        <w:rPr>
          <w:del w:id="5395" w:author="ghislain.aine" w:date="2015-10-30T15:10:00Z"/>
        </w:rPr>
      </w:pPr>
    </w:p>
    <w:p w:rsidR="00BF1190" w:rsidDel="005731D3" w:rsidRDefault="00BF1190" w:rsidP="00BF1190">
      <w:pPr>
        <w:pStyle w:val="Paragraphedeliste"/>
        <w:rPr>
          <w:del w:id="5396" w:author="ghislain.aine" w:date="2015-10-30T15:10:00Z"/>
        </w:rPr>
      </w:pPr>
    </w:p>
    <w:p w:rsidR="00BF1190" w:rsidRDefault="00BF1190" w:rsidP="00BF1190">
      <w:pPr>
        <w:pStyle w:val="Paragraphedeliste"/>
        <w:numPr>
          <w:ilvl w:val="0"/>
          <w:numId w:val="20"/>
        </w:numPr>
      </w:pPr>
      <w:r>
        <w:t xml:space="preserve">Dans </w:t>
      </w:r>
      <w:del w:id="5397" w:author="ghislain.aine" w:date="2015-11-04T16:55:00Z">
        <w:r w:rsidDel="0049323F">
          <w:delText>DemoCoreComponent</w:delText>
        </w:r>
      </w:del>
      <w:proofErr w:type="spellStart"/>
      <w:ins w:id="5398" w:author="ghislain.aine" w:date="2015-11-04T16:55:00Z">
        <w:r>
          <w:t>CoreComponent</w:t>
        </w:r>
      </w:ins>
      <w:proofErr w:type="spellEnd"/>
    </w:p>
    <w:p w:rsidR="00BF1190" w:rsidRDefault="00BF1190" w:rsidP="00BF1190">
      <w:pPr>
        <w:pStyle w:val="Paragraphedeliste"/>
        <w:numPr>
          <w:ilvl w:val="1"/>
          <w:numId w:val="20"/>
        </w:numPr>
        <w:rPr>
          <w:ins w:id="5399" w:author="ghislain.aine" w:date="2015-10-30T15:09:00Z"/>
        </w:rPr>
      </w:pPr>
      <w:r>
        <w:t xml:space="preserve">ajouter une variable </w:t>
      </w:r>
      <w:del w:id="5400" w:author="ghislain.aine" w:date="2015-10-30T15:10:00Z">
        <w:r w:rsidDel="005731D3">
          <w:delText>membre de type "QList". Cette variable contiendra</w:delText>
        </w:r>
      </w:del>
      <w:ins w:id="5401" w:author="ghislain.aine" w:date="2015-10-30T15:10:00Z">
        <w:r>
          <w:t xml:space="preserve">contenant </w:t>
        </w:r>
      </w:ins>
      <w:del w:id="5402" w:author="ghislain.aine" w:date="2015-10-30T15:10:00Z">
        <w:r w:rsidDel="005731D3">
          <w:delText xml:space="preserve"> </w:delText>
        </w:r>
      </w:del>
      <w:r>
        <w:t xml:space="preserve">la liste </w:t>
      </w:r>
      <w:proofErr w:type="gramStart"/>
      <w:r>
        <w:t>des observ</w:t>
      </w:r>
      <w:ins w:id="5403" w:author="ghislain.aine" w:date="2015-11-04T17:13:00Z">
        <w:r>
          <w:t>ateur</w:t>
        </w:r>
      </w:ins>
      <w:del w:id="5404" w:author="ghislain.aine" w:date="2015-11-04T17:13:00Z">
        <w:r w:rsidDel="00DE5D4E">
          <w:delText>er</w:delText>
        </w:r>
      </w:del>
      <w:r>
        <w:t>s</w:t>
      </w:r>
      <w:proofErr w:type="gramEnd"/>
      <w:ins w:id="5405" w:author="jerome draillard" w:date="2015-11-27T16:27:00Z">
        <w:r>
          <w:t xml:space="preserve"> à notifier</w:t>
        </w:r>
      </w:ins>
    </w:p>
    <w:p w:rsidR="00000000" w:rsidRDefault="00C156AC">
      <w:pPr>
        <w:pPrChange w:id="5406" w:author="ghislain.aine" w:date="2015-10-30T15:09:00Z">
          <w:pPr>
            <w:pStyle w:val="Paragraphedeliste"/>
            <w:numPr>
              <w:ilvl w:val="1"/>
              <w:numId w:val="20"/>
            </w:numPr>
            <w:ind w:left="1440" w:hanging="360"/>
          </w:pPr>
        </w:pPrChange>
      </w:pPr>
      <w:r>
        <w:pict>
          <v:shape id="_x0000_s1256" type="#_x0000_t202" style="width:493.45pt;height:19.05pt;mso-height-percent:200;mso-position-horizontal-relative:char;mso-position-vertical-relative:line;mso-height-percent:200;mso-width-relative:margin;mso-height-relative:margin">
            <v:textbox style="mso-next-textbox:#_x0000_s1256;mso-fit-shape-to-text:t">
              <w:txbxContent>
                <w:p w:rsidR="00BF1190" w:rsidRDefault="00BF1190" w:rsidP="00BF1190">
                  <w:proofErr w:type="spellStart"/>
                  <w:ins w:id="5407" w:author="ghislain.aine" w:date="2015-11-04T17:13:00Z">
                    <w:r>
                      <w:rPr>
                        <w:rFonts w:ascii="Consolas" w:hAnsi="Consolas" w:cs="Consolas"/>
                        <w:color w:val="216F85"/>
                        <w:sz w:val="19"/>
                        <w:szCs w:val="19"/>
                        <w:highlight w:val="white"/>
                      </w:rPr>
                      <w:t>QList</w:t>
                    </w:r>
                    <w:proofErr w:type="spellEnd"/>
                    <w:r>
                      <w:rPr>
                        <w:rFonts w:ascii="Consolas" w:hAnsi="Consolas" w:cs="Consolas"/>
                        <w:color w:val="000000"/>
                        <w:sz w:val="19"/>
                        <w:szCs w:val="19"/>
                        <w:highlight w:val="white"/>
                      </w:rPr>
                      <w:t>&lt;</w:t>
                    </w:r>
                    <w:proofErr w:type="spellStart"/>
                    <w:r>
                      <w:rPr>
                        <w:rFonts w:ascii="Consolas" w:hAnsi="Consolas" w:cs="Consolas"/>
                        <w:color w:val="216F85"/>
                        <w:sz w:val="19"/>
                        <w:szCs w:val="19"/>
                        <w:highlight w:val="white"/>
                      </w:rPr>
                      <w:t>IValueObserver</w:t>
                    </w:r>
                    <w:proofErr w:type="spellEnd"/>
                    <w:r>
                      <w:rPr>
                        <w:rFonts w:ascii="Consolas" w:hAnsi="Consolas" w:cs="Consolas"/>
                        <w:color w:val="000000"/>
                        <w:sz w:val="19"/>
                        <w:szCs w:val="19"/>
                        <w:highlight w:val="white"/>
                      </w:rPr>
                      <w:t xml:space="preserve">*&gt; </w:t>
                    </w:r>
                    <w:proofErr w:type="spellStart"/>
                    <w:r>
                      <w:rPr>
                        <w:rFonts w:ascii="Consolas" w:hAnsi="Consolas" w:cs="Consolas"/>
                        <w:color w:val="000080"/>
                        <w:sz w:val="19"/>
                        <w:szCs w:val="19"/>
                        <w:highlight w:val="white"/>
                      </w:rPr>
                      <w:t>_observers</w:t>
                    </w:r>
                    <w:proofErr w:type="spellEnd"/>
                    <w:r>
                      <w:rPr>
                        <w:rFonts w:ascii="Consolas" w:hAnsi="Consolas" w:cs="Consolas"/>
                        <w:color w:val="000000"/>
                        <w:sz w:val="19"/>
                        <w:szCs w:val="19"/>
                        <w:highlight w:val="white"/>
                      </w:rPr>
                      <w:t>;</w:t>
                    </w:r>
                    <w:r w:rsidDel="00AB6A4D">
                      <w:rPr>
                        <w:rFonts w:ascii="Consolas" w:hAnsi="Consolas" w:cs="Consolas"/>
                        <w:color w:val="880000"/>
                        <w:sz w:val="19"/>
                        <w:szCs w:val="19"/>
                        <w:highlight w:val="white"/>
                      </w:rPr>
                      <w:t xml:space="preserve"> </w:t>
                    </w:r>
                  </w:ins>
                  <w:del w:id="5408" w:author="ghislain.aine" w:date="2015-10-30T11:09:00Z">
                    <w:r w:rsidDel="00AB6A4D">
                      <w:rPr>
                        <w:rFonts w:ascii="Consolas" w:hAnsi="Consolas" w:cs="Consolas"/>
                        <w:color w:val="880000"/>
                        <w:sz w:val="19"/>
                        <w:szCs w:val="19"/>
                        <w:highlight w:val="white"/>
                      </w:rPr>
                      <w:delText>consumeInterface</w:delText>
                    </w:r>
                    <w:r w:rsidDel="00AB6A4D">
                      <w:rPr>
                        <w:rFonts w:ascii="Consolas" w:hAnsi="Consolas" w:cs="Consolas"/>
                        <w:color w:val="000000"/>
                        <w:sz w:val="19"/>
                        <w:szCs w:val="19"/>
                        <w:highlight w:val="white"/>
                      </w:rPr>
                      <w:delText>(</w:delText>
                    </w:r>
                    <w:r w:rsidDel="00AB6A4D">
                      <w:rPr>
                        <w:rFonts w:ascii="Consolas" w:hAnsi="Consolas" w:cs="Consolas"/>
                        <w:color w:val="6F008A"/>
                        <w:sz w:val="19"/>
                        <w:szCs w:val="19"/>
                        <w:highlight w:val="white"/>
                      </w:rPr>
                      <w:delText>IDEMO_INTERFACE</w:delText>
                    </w:r>
                    <w:r w:rsidDel="00AB6A4D">
                      <w:rPr>
                        <w:rFonts w:ascii="Consolas" w:hAnsi="Consolas" w:cs="Consolas"/>
                        <w:color w:val="000000"/>
                        <w:sz w:val="19"/>
                        <w:szCs w:val="19"/>
                        <w:highlight w:val="white"/>
                      </w:rPr>
                      <w:delText>, &amp;</w:delText>
                    </w:r>
                    <w:r w:rsidDel="00AB6A4D">
                      <w:rPr>
                        <w:rFonts w:ascii="Consolas" w:hAnsi="Consolas" w:cs="Consolas"/>
                        <w:color w:val="000080"/>
                        <w:sz w:val="19"/>
                        <w:szCs w:val="19"/>
                        <w:highlight w:val="white"/>
                      </w:rPr>
                      <w:delText>_idemo</w:delText>
                    </w:r>
                    <w:r w:rsidDel="00AB6A4D">
                      <w:rPr>
                        <w:rFonts w:ascii="Consolas" w:hAnsi="Consolas" w:cs="Consolas"/>
                        <w:color w:val="000000"/>
                        <w:sz w:val="19"/>
                        <w:szCs w:val="19"/>
                        <w:highlight w:val="white"/>
                      </w:rPr>
                      <w:delText xml:space="preserve">, </w:delText>
                    </w:r>
                    <w:r w:rsidDel="00AB6A4D">
                      <w:rPr>
                        <w:rFonts w:ascii="Consolas" w:hAnsi="Consolas" w:cs="Consolas"/>
                        <w:color w:val="0000FF"/>
                        <w:sz w:val="19"/>
                        <w:szCs w:val="19"/>
                        <w:highlight w:val="white"/>
                      </w:rPr>
                      <w:delText>this</w:delText>
                    </w:r>
                    <w:r w:rsidDel="00AB6A4D">
                      <w:rPr>
                        <w:rFonts w:ascii="Consolas" w:hAnsi="Consolas" w:cs="Consolas"/>
                        <w:color w:val="000000"/>
                        <w:sz w:val="19"/>
                        <w:szCs w:val="19"/>
                        <w:highlight w:val="white"/>
                      </w:rPr>
                      <w:delText>, &amp;</w:delText>
                    </w:r>
                    <w:r w:rsidDel="00AB6A4D">
                      <w:rPr>
                        <w:rFonts w:ascii="Consolas" w:hAnsi="Consolas" w:cs="Consolas"/>
                        <w:color w:val="216F85"/>
                        <w:sz w:val="19"/>
                        <w:szCs w:val="19"/>
                        <w:highlight w:val="white"/>
                      </w:rPr>
                      <w:delText>DemoUiComponent</w:delText>
                    </w:r>
                    <w:r w:rsidDel="00AB6A4D">
                      <w:rPr>
                        <w:rFonts w:ascii="Consolas" w:hAnsi="Consolas" w:cs="Consolas"/>
                        <w:color w:val="000000"/>
                        <w:sz w:val="19"/>
                        <w:szCs w:val="19"/>
                        <w:highlight w:val="white"/>
                      </w:rPr>
                      <w:delText>::</w:delText>
                    </w:r>
                    <w:r w:rsidDel="00AB6A4D">
                      <w:rPr>
                        <w:rFonts w:ascii="Consolas" w:hAnsi="Consolas" w:cs="Consolas"/>
                        <w:color w:val="880000"/>
                        <w:sz w:val="19"/>
                        <w:szCs w:val="19"/>
                        <w:highlight w:val="white"/>
                      </w:rPr>
                      <w:delText>onIDemoAvailable</w:delText>
                    </w:r>
                    <w:r w:rsidDel="00AB6A4D">
                      <w:rPr>
                        <w:rFonts w:ascii="Consolas" w:hAnsi="Consolas" w:cs="Consolas"/>
                        <w:color w:val="000000"/>
                        <w:sz w:val="19"/>
                        <w:szCs w:val="19"/>
                        <w:highlight w:val="white"/>
                      </w:rPr>
                      <w:delText>);</w:delText>
                    </w:r>
                  </w:del>
                </w:p>
              </w:txbxContent>
            </v:textbox>
            <w10:wrap type="none"/>
            <w10:anchorlock/>
          </v:shape>
        </w:pict>
      </w:r>
    </w:p>
    <w:p w:rsidR="00BF1190" w:rsidRDefault="00BF1190" w:rsidP="00BF1190">
      <w:pPr>
        <w:pStyle w:val="Paragraphedeliste"/>
        <w:ind w:left="1440"/>
      </w:pPr>
    </w:p>
    <w:p w:rsidR="00BF1190" w:rsidDel="005731D3" w:rsidRDefault="00BF1190" w:rsidP="00BF1190">
      <w:pPr>
        <w:pStyle w:val="Code"/>
        <w:rPr>
          <w:del w:id="5409" w:author="ghislain.aine" w:date="2015-10-30T15:11:00Z"/>
        </w:rPr>
      </w:pPr>
      <w:del w:id="5410" w:author="ghislain.aine" w:date="2015-10-30T15:11:00Z">
        <w:r w:rsidRPr="006A165A" w:rsidDel="005731D3">
          <w:rPr>
            <w:noProof/>
          </w:rPr>
          <w:delText>QList&lt;IDemoObserver*&gt; _list;</w:delText>
        </w:r>
      </w:del>
    </w:p>
    <w:p w:rsidR="00BF1190" w:rsidRDefault="00BF1190" w:rsidP="00BF1190">
      <w:pPr>
        <w:pStyle w:val="Paragraphedeliste"/>
        <w:numPr>
          <w:ilvl w:val="1"/>
          <w:numId w:val="20"/>
        </w:numPr>
      </w:pPr>
      <w:r>
        <w:t>Implémentez la méthode "</w:t>
      </w:r>
      <w:proofErr w:type="spellStart"/>
      <w:r>
        <w:t>registerObserver</w:t>
      </w:r>
      <w:proofErr w:type="spellEnd"/>
      <w:r>
        <w:t>".</w:t>
      </w:r>
    </w:p>
    <w:p w:rsidR="00BF1190" w:rsidRDefault="00BF1190" w:rsidP="00BF1190">
      <w:pPr>
        <w:pStyle w:val="Paragraphedeliste"/>
        <w:ind w:left="1416"/>
        <w:rPr>
          <w:ins w:id="5411" w:author="ghislain.aine" w:date="2015-10-30T15:09:00Z"/>
        </w:rPr>
      </w:pPr>
      <w:r>
        <w:t>Cette méthode enregistre le composant observé passé en paramètre dans la liste, s'il n'est pas déjà présent :</w:t>
      </w:r>
    </w:p>
    <w:p w:rsidR="00000000" w:rsidRDefault="00C156AC">
      <w:pPr>
        <w:pPrChange w:id="5412" w:author="ghislain.aine" w:date="2015-10-30T15:09:00Z">
          <w:pPr>
            <w:pStyle w:val="Paragraphedeliste"/>
            <w:ind w:left="1416"/>
          </w:pPr>
        </w:pPrChange>
      </w:pPr>
      <w:r>
        <w:pict>
          <v:shape id="_x0000_s1255" type="#_x0000_t202" style="width:493.45pt;height:30.2pt;mso-height-percent:200;mso-position-horizontal-relative:char;mso-position-vertical-relative:line;mso-height-percent:200;mso-width-relative:margin;mso-height-relative:margin">
            <v:textbox style="mso-next-textbox:#_x0000_s1255;mso-fit-shape-to-text:t">
              <w:txbxContent>
                <w:p w:rsidR="00BF1190" w:rsidRPr="005731D3" w:rsidRDefault="00D276D8" w:rsidP="00BF1190">
                  <w:pPr>
                    <w:autoSpaceDE w:val="0"/>
                    <w:autoSpaceDN w:val="0"/>
                    <w:adjustRightInd w:val="0"/>
                    <w:jc w:val="left"/>
                    <w:rPr>
                      <w:ins w:id="5413" w:author="ghislain.aine" w:date="2015-10-30T15:11:00Z"/>
                      <w:rFonts w:ascii="Consolas" w:hAnsi="Consolas" w:cs="Consolas"/>
                      <w:color w:val="000000"/>
                      <w:sz w:val="19"/>
                      <w:szCs w:val="19"/>
                      <w:highlight w:val="white"/>
                      <w:lang w:val="en-US"/>
                      <w:rPrChange w:id="5414" w:author="ghislain.aine" w:date="2015-10-30T15:11:00Z">
                        <w:rPr>
                          <w:ins w:id="5415" w:author="ghislain.aine" w:date="2015-10-30T15:11:00Z"/>
                          <w:rFonts w:ascii="Consolas" w:hAnsi="Consolas" w:cs="Consolas"/>
                          <w:color w:val="000000"/>
                          <w:sz w:val="19"/>
                          <w:szCs w:val="19"/>
                          <w:highlight w:val="white"/>
                        </w:rPr>
                      </w:rPrChange>
                    </w:rPr>
                  </w:pPr>
                  <w:proofErr w:type="gramStart"/>
                  <w:ins w:id="5416" w:author="ghislain.aine" w:date="2015-10-30T15:11:00Z">
                    <w:r w:rsidRPr="00D276D8">
                      <w:rPr>
                        <w:rFonts w:ascii="Consolas" w:hAnsi="Consolas" w:cs="Consolas"/>
                        <w:color w:val="0000FF"/>
                        <w:sz w:val="19"/>
                        <w:szCs w:val="19"/>
                        <w:highlight w:val="white"/>
                        <w:lang w:val="en-US"/>
                        <w:rPrChange w:id="5417" w:author="ghislain.aine" w:date="2015-10-30T15:11: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5418" w:author="ghislain.aine" w:date="2015-10-30T15:11: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419" w:author="ghislain.aine" w:date="2015-10-30T15:11: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5420" w:author="ghislain.aine" w:date="2015-10-30T15:11:00Z">
                          <w:rPr>
                            <w:rFonts w:ascii="Consolas" w:hAnsi="Consolas" w:cs="Consolas"/>
                            <w:color w:val="000080"/>
                            <w:sz w:val="19"/>
                            <w:szCs w:val="19"/>
                            <w:highlight w:val="white"/>
                          </w:rPr>
                        </w:rPrChange>
                      </w:rPr>
                      <w:t>observers</w:t>
                    </w:r>
                    <w:r w:rsidRPr="00D276D8">
                      <w:rPr>
                        <w:rFonts w:ascii="Consolas" w:hAnsi="Consolas" w:cs="Consolas"/>
                        <w:color w:val="000000"/>
                        <w:sz w:val="19"/>
                        <w:szCs w:val="19"/>
                        <w:highlight w:val="white"/>
                        <w:lang w:val="en-US"/>
                        <w:rPrChange w:id="5421" w:author="ghislain.aine" w:date="2015-10-30T15:11: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5422" w:author="ghislain.aine" w:date="2015-10-30T15:11:00Z">
                          <w:rPr>
                            <w:rFonts w:ascii="Consolas" w:hAnsi="Consolas" w:cs="Consolas"/>
                            <w:color w:val="880000"/>
                            <w:sz w:val="19"/>
                            <w:szCs w:val="19"/>
                            <w:highlight w:val="white"/>
                          </w:rPr>
                        </w:rPrChange>
                      </w:rPr>
                      <w:t>contains</w:t>
                    </w:r>
                    <w:proofErr w:type="spellEnd"/>
                    <w:r w:rsidRPr="00D276D8">
                      <w:rPr>
                        <w:rFonts w:ascii="Consolas" w:hAnsi="Consolas" w:cs="Consolas"/>
                        <w:color w:val="000000"/>
                        <w:sz w:val="19"/>
                        <w:szCs w:val="19"/>
                        <w:highlight w:val="white"/>
                        <w:lang w:val="en-US"/>
                        <w:rPrChange w:id="5423" w:author="ghislain.aine" w:date="2015-10-30T15:11:00Z">
                          <w:rPr>
                            <w:rFonts w:ascii="Consolas" w:hAnsi="Consolas" w:cs="Consolas"/>
                            <w:color w:val="000000"/>
                            <w:sz w:val="19"/>
                            <w:szCs w:val="19"/>
                            <w:highlight w:val="white"/>
                          </w:rPr>
                        </w:rPrChange>
                      </w:rPr>
                      <w:t>(</w:t>
                    </w:r>
                    <w:r w:rsidRPr="00D276D8">
                      <w:rPr>
                        <w:rFonts w:ascii="Consolas" w:hAnsi="Consolas" w:cs="Consolas"/>
                        <w:color w:val="000080"/>
                        <w:sz w:val="19"/>
                        <w:szCs w:val="19"/>
                        <w:highlight w:val="white"/>
                        <w:lang w:val="en-US"/>
                        <w:rPrChange w:id="5424" w:author="ghislain.aine" w:date="2015-10-30T15:11:00Z">
                          <w:rPr>
                            <w:rFonts w:ascii="Consolas" w:hAnsi="Consolas" w:cs="Consolas"/>
                            <w:color w:val="000080"/>
                            <w:sz w:val="19"/>
                            <w:szCs w:val="19"/>
                            <w:highlight w:val="white"/>
                          </w:rPr>
                        </w:rPrChange>
                      </w:rPr>
                      <w:t>observer</w:t>
                    </w:r>
                    <w:r w:rsidRPr="00D276D8">
                      <w:rPr>
                        <w:rFonts w:ascii="Consolas" w:hAnsi="Consolas" w:cs="Consolas"/>
                        <w:color w:val="000000"/>
                        <w:sz w:val="19"/>
                        <w:szCs w:val="19"/>
                        <w:highlight w:val="white"/>
                        <w:lang w:val="en-US"/>
                        <w:rPrChange w:id="5425" w:author="ghislain.aine" w:date="2015-10-30T15:11:00Z">
                          <w:rPr>
                            <w:rFonts w:ascii="Consolas" w:hAnsi="Consolas" w:cs="Consolas"/>
                            <w:color w:val="000000"/>
                            <w:sz w:val="19"/>
                            <w:szCs w:val="19"/>
                            <w:highlight w:val="white"/>
                          </w:rPr>
                        </w:rPrChange>
                      </w:rPr>
                      <w:t>))</w:t>
                    </w:r>
                  </w:ins>
                </w:p>
                <w:p w:rsidR="00BF1190" w:rsidRPr="005731D3" w:rsidRDefault="00D276D8" w:rsidP="00BF1190">
                  <w:pPr>
                    <w:rPr>
                      <w:lang w:val="en-US"/>
                      <w:rPrChange w:id="5426" w:author="ghislain.aine" w:date="2015-10-30T15:11:00Z">
                        <w:rPr/>
                      </w:rPrChange>
                    </w:rPr>
                  </w:pPr>
                  <w:ins w:id="5427" w:author="ghislain.aine" w:date="2015-10-30T15:11:00Z">
                    <w:r w:rsidRPr="00D276D8">
                      <w:rPr>
                        <w:rFonts w:ascii="Consolas" w:hAnsi="Consolas" w:cs="Consolas"/>
                        <w:color w:val="000000"/>
                        <w:sz w:val="19"/>
                        <w:szCs w:val="19"/>
                        <w:highlight w:val="white"/>
                        <w:lang w:val="en-US"/>
                        <w:rPrChange w:id="5428" w:author="ghislain.aine" w:date="2015-10-30T15:11: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5429" w:author="ghislain.aine" w:date="2015-10-30T15:11: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5430" w:author="ghislain.aine" w:date="2015-10-30T15:11:00Z">
                          <w:rPr>
                            <w:rFonts w:ascii="Consolas" w:hAnsi="Consolas" w:cs="Consolas"/>
                            <w:color w:val="000080"/>
                            <w:sz w:val="19"/>
                            <w:szCs w:val="19"/>
                            <w:highlight w:val="white"/>
                          </w:rPr>
                        </w:rPrChange>
                      </w:rPr>
                      <w:t>observers</w:t>
                    </w:r>
                    <w:r w:rsidRPr="00D276D8">
                      <w:rPr>
                        <w:rFonts w:ascii="Consolas" w:hAnsi="Consolas" w:cs="Consolas"/>
                        <w:color w:val="000000"/>
                        <w:sz w:val="19"/>
                        <w:szCs w:val="19"/>
                        <w:highlight w:val="white"/>
                        <w:lang w:val="en-US"/>
                        <w:rPrChange w:id="5431" w:author="ghislain.aine" w:date="2015-10-30T15:11: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5432" w:author="ghislain.aine" w:date="2015-10-30T15:11:00Z">
                          <w:rPr>
                            <w:rFonts w:ascii="Consolas" w:hAnsi="Consolas" w:cs="Consolas"/>
                            <w:color w:val="880000"/>
                            <w:sz w:val="19"/>
                            <w:szCs w:val="19"/>
                            <w:highlight w:val="white"/>
                          </w:rPr>
                        </w:rPrChange>
                      </w:rPr>
                      <w:t>push_</w:t>
                    </w:r>
                    <w:proofErr w:type="gramStart"/>
                    <w:r w:rsidRPr="00D276D8">
                      <w:rPr>
                        <w:rFonts w:ascii="Consolas" w:hAnsi="Consolas" w:cs="Consolas"/>
                        <w:color w:val="880000"/>
                        <w:sz w:val="19"/>
                        <w:szCs w:val="19"/>
                        <w:highlight w:val="white"/>
                        <w:lang w:val="en-US"/>
                        <w:rPrChange w:id="5433" w:author="ghislain.aine" w:date="2015-10-30T15:11:00Z">
                          <w:rPr>
                            <w:rFonts w:ascii="Consolas" w:hAnsi="Consolas" w:cs="Consolas"/>
                            <w:color w:val="880000"/>
                            <w:sz w:val="19"/>
                            <w:szCs w:val="19"/>
                            <w:highlight w:val="white"/>
                          </w:rPr>
                        </w:rPrChange>
                      </w:rPr>
                      <w:t>back</w:t>
                    </w:r>
                    <w:proofErr w:type="spellEnd"/>
                    <w:r w:rsidRPr="00D276D8">
                      <w:rPr>
                        <w:rFonts w:ascii="Consolas" w:hAnsi="Consolas" w:cs="Consolas"/>
                        <w:color w:val="000000"/>
                        <w:sz w:val="19"/>
                        <w:szCs w:val="19"/>
                        <w:highlight w:val="white"/>
                        <w:lang w:val="en-US"/>
                        <w:rPrChange w:id="5434" w:author="ghislain.aine" w:date="2015-10-30T15:11:00Z">
                          <w:rPr>
                            <w:rFonts w:ascii="Consolas" w:hAnsi="Consolas" w:cs="Consolas"/>
                            <w:color w:val="000000"/>
                            <w:sz w:val="19"/>
                            <w:szCs w:val="19"/>
                            <w:highlight w:val="white"/>
                          </w:rPr>
                        </w:rPrChange>
                      </w:rPr>
                      <w:t>(</w:t>
                    </w:r>
                    <w:proofErr w:type="gramEnd"/>
                    <w:r w:rsidRPr="00D276D8">
                      <w:rPr>
                        <w:rFonts w:ascii="Consolas" w:hAnsi="Consolas" w:cs="Consolas"/>
                        <w:color w:val="000080"/>
                        <w:sz w:val="19"/>
                        <w:szCs w:val="19"/>
                        <w:highlight w:val="white"/>
                        <w:lang w:val="en-US"/>
                        <w:rPrChange w:id="5435" w:author="ghislain.aine" w:date="2015-10-30T15:11:00Z">
                          <w:rPr>
                            <w:rFonts w:ascii="Consolas" w:hAnsi="Consolas" w:cs="Consolas"/>
                            <w:color w:val="000080"/>
                            <w:sz w:val="19"/>
                            <w:szCs w:val="19"/>
                            <w:highlight w:val="white"/>
                          </w:rPr>
                        </w:rPrChange>
                      </w:rPr>
                      <w:t>observer</w:t>
                    </w:r>
                    <w:r w:rsidRPr="00D276D8">
                      <w:rPr>
                        <w:rFonts w:ascii="Consolas" w:hAnsi="Consolas" w:cs="Consolas"/>
                        <w:color w:val="000000"/>
                        <w:sz w:val="19"/>
                        <w:szCs w:val="19"/>
                        <w:highlight w:val="white"/>
                        <w:lang w:val="en-US"/>
                        <w:rPrChange w:id="5436" w:author="ghislain.aine" w:date="2015-10-30T15:11:00Z">
                          <w:rPr>
                            <w:rFonts w:ascii="Consolas" w:hAnsi="Consolas" w:cs="Consolas"/>
                            <w:color w:val="000000"/>
                            <w:sz w:val="19"/>
                            <w:szCs w:val="19"/>
                            <w:highlight w:val="white"/>
                          </w:rPr>
                        </w:rPrChange>
                      </w:rPr>
                      <w:t>);</w:t>
                    </w:r>
                  </w:ins>
                  <w:del w:id="5437" w:author="ghislain.aine" w:date="2015-10-30T11:09:00Z">
                    <w:r w:rsidRPr="00D276D8">
                      <w:rPr>
                        <w:rFonts w:ascii="Consolas" w:hAnsi="Consolas" w:cs="Consolas"/>
                        <w:color w:val="880000"/>
                        <w:sz w:val="19"/>
                        <w:szCs w:val="19"/>
                        <w:highlight w:val="white"/>
                        <w:lang w:val="en-US"/>
                        <w:rPrChange w:id="5438" w:author="ghislain.aine" w:date="2015-10-30T15:11:00Z">
                          <w:rPr>
                            <w:rFonts w:ascii="Consolas" w:hAnsi="Consolas" w:cs="Consolas"/>
                            <w:color w:val="880000"/>
                            <w:sz w:val="19"/>
                            <w:szCs w:val="19"/>
                            <w:highlight w:val="white"/>
                          </w:rPr>
                        </w:rPrChange>
                      </w:rPr>
                      <w:delText>consumeInterface</w:delText>
                    </w:r>
                    <w:r w:rsidRPr="00D276D8">
                      <w:rPr>
                        <w:rFonts w:ascii="Consolas" w:hAnsi="Consolas" w:cs="Consolas"/>
                        <w:color w:val="000000"/>
                        <w:sz w:val="19"/>
                        <w:szCs w:val="19"/>
                        <w:highlight w:val="white"/>
                        <w:lang w:val="en-US"/>
                        <w:rPrChange w:id="5439" w:author="ghislain.aine" w:date="2015-10-30T15:11:00Z">
                          <w:rPr>
                            <w:rFonts w:ascii="Consolas" w:hAnsi="Consolas" w:cs="Consolas"/>
                            <w:color w:val="000000"/>
                            <w:sz w:val="19"/>
                            <w:szCs w:val="19"/>
                            <w:highlight w:val="white"/>
                          </w:rPr>
                        </w:rPrChange>
                      </w:rPr>
                      <w:delText>(</w:delText>
                    </w:r>
                    <w:r w:rsidRPr="00D276D8">
                      <w:rPr>
                        <w:rFonts w:ascii="Consolas" w:hAnsi="Consolas" w:cs="Consolas"/>
                        <w:color w:val="6F008A"/>
                        <w:sz w:val="19"/>
                        <w:szCs w:val="19"/>
                        <w:highlight w:val="white"/>
                        <w:lang w:val="en-US"/>
                        <w:rPrChange w:id="5440" w:author="ghislain.aine" w:date="2015-10-30T15:11:00Z">
                          <w:rPr>
                            <w:rFonts w:ascii="Consolas" w:hAnsi="Consolas" w:cs="Consolas"/>
                            <w:color w:val="6F008A"/>
                            <w:sz w:val="19"/>
                            <w:szCs w:val="19"/>
                            <w:highlight w:val="white"/>
                          </w:rPr>
                        </w:rPrChange>
                      </w:rPr>
                      <w:delText>IDEMO_INTERFACE</w:delText>
                    </w:r>
                    <w:r w:rsidRPr="00D276D8">
                      <w:rPr>
                        <w:rFonts w:ascii="Consolas" w:hAnsi="Consolas" w:cs="Consolas"/>
                        <w:color w:val="000000"/>
                        <w:sz w:val="19"/>
                        <w:szCs w:val="19"/>
                        <w:highlight w:val="white"/>
                        <w:lang w:val="en-US"/>
                        <w:rPrChange w:id="5441" w:author="ghislain.aine" w:date="2015-10-30T15:11:00Z">
                          <w:rPr>
                            <w:rFonts w:ascii="Consolas" w:hAnsi="Consolas" w:cs="Consolas"/>
                            <w:color w:val="000000"/>
                            <w:sz w:val="19"/>
                            <w:szCs w:val="19"/>
                            <w:highlight w:val="white"/>
                          </w:rPr>
                        </w:rPrChange>
                      </w:rPr>
                      <w:delText>, &amp;</w:delText>
                    </w:r>
                    <w:r w:rsidRPr="00D276D8">
                      <w:rPr>
                        <w:rFonts w:ascii="Consolas" w:hAnsi="Consolas" w:cs="Consolas"/>
                        <w:color w:val="000080"/>
                        <w:sz w:val="19"/>
                        <w:szCs w:val="19"/>
                        <w:highlight w:val="white"/>
                        <w:lang w:val="en-US"/>
                        <w:rPrChange w:id="5442" w:author="ghislain.aine" w:date="2015-10-30T15:11:00Z">
                          <w:rPr>
                            <w:rFonts w:ascii="Consolas" w:hAnsi="Consolas" w:cs="Consolas"/>
                            <w:color w:val="000080"/>
                            <w:sz w:val="19"/>
                            <w:szCs w:val="19"/>
                            <w:highlight w:val="white"/>
                          </w:rPr>
                        </w:rPrChange>
                      </w:rPr>
                      <w:delText>_idemo</w:delText>
                    </w:r>
                    <w:r w:rsidRPr="00D276D8">
                      <w:rPr>
                        <w:rFonts w:ascii="Consolas" w:hAnsi="Consolas" w:cs="Consolas"/>
                        <w:color w:val="000000"/>
                        <w:sz w:val="19"/>
                        <w:szCs w:val="19"/>
                        <w:highlight w:val="white"/>
                        <w:lang w:val="en-US"/>
                        <w:rPrChange w:id="5443" w:author="ghislain.aine" w:date="2015-10-30T15:11:00Z">
                          <w:rPr>
                            <w:rFonts w:ascii="Consolas" w:hAnsi="Consolas" w:cs="Consolas"/>
                            <w:color w:val="000000"/>
                            <w:sz w:val="19"/>
                            <w:szCs w:val="19"/>
                            <w:highlight w:val="white"/>
                          </w:rPr>
                        </w:rPrChange>
                      </w:rPr>
                      <w:delText xml:space="preserve">, </w:delText>
                    </w:r>
                    <w:r w:rsidRPr="00D276D8">
                      <w:rPr>
                        <w:rFonts w:ascii="Consolas" w:hAnsi="Consolas" w:cs="Consolas"/>
                        <w:color w:val="0000FF"/>
                        <w:sz w:val="19"/>
                        <w:szCs w:val="19"/>
                        <w:highlight w:val="white"/>
                        <w:lang w:val="en-US"/>
                        <w:rPrChange w:id="5444" w:author="ghislain.aine" w:date="2015-10-30T15:11:00Z">
                          <w:rPr>
                            <w:rFonts w:ascii="Consolas" w:hAnsi="Consolas" w:cs="Consolas"/>
                            <w:color w:val="0000FF"/>
                            <w:sz w:val="19"/>
                            <w:szCs w:val="19"/>
                            <w:highlight w:val="white"/>
                          </w:rPr>
                        </w:rPrChange>
                      </w:rPr>
                      <w:delText>this</w:delText>
                    </w:r>
                    <w:r w:rsidRPr="00D276D8">
                      <w:rPr>
                        <w:rFonts w:ascii="Consolas" w:hAnsi="Consolas" w:cs="Consolas"/>
                        <w:color w:val="000000"/>
                        <w:sz w:val="19"/>
                        <w:szCs w:val="19"/>
                        <w:highlight w:val="white"/>
                        <w:lang w:val="en-US"/>
                        <w:rPrChange w:id="5445" w:author="ghislain.aine" w:date="2015-10-30T15:11:00Z">
                          <w:rPr>
                            <w:rFonts w:ascii="Consolas" w:hAnsi="Consolas" w:cs="Consolas"/>
                            <w:color w:val="000000"/>
                            <w:sz w:val="19"/>
                            <w:szCs w:val="19"/>
                            <w:highlight w:val="white"/>
                          </w:rPr>
                        </w:rPrChange>
                      </w:rPr>
                      <w:delText>, &amp;</w:delText>
                    </w:r>
                    <w:r w:rsidRPr="00D276D8">
                      <w:rPr>
                        <w:rFonts w:ascii="Consolas" w:hAnsi="Consolas" w:cs="Consolas"/>
                        <w:color w:val="216F85"/>
                        <w:sz w:val="19"/>
                        <w:szCs w:val="19"/>
                        <w:highlight w:val="white"/>
                        <w:lang w:val="en-US"/>
                        <w:rPrChange w:id="5446" w:author="ghislain.aine" w:date="2015-10-30T15:11:00Z">
                          <w:rPr>
                            <w:rFonts w:ascii="Consolas" w:hAnsi="Consolas" w:cs="Consolas"/>
                            <w:color w:val="216F85"/>
                            <w:sz w:val="19"/>
                            <w:szCs w:val="19"/>
                            <w:highlight w:val="white"/>
                          </w:rPr>
                        </w:rPrChange>
                      </w:rPr>
                      <w:delText>DemoUiComponent</w:delText>
                    </w:r>
                    <w:r w:rsidRPr="00D276D8">
                      <w:rPr>
                        <w:rFonts w:ascii="Consolas" w:hAnsi="Consolas" w:cs="Consolas"/>
                        <w:color w:val="000000"/>
                        <w:sz w:val="19"/>
                        <w:szCs w:val="19"/>
                        <w:highlight w:val="white"/>
                        <w:lang w:val="en-US"/>
                        <w:rPrChange w:id="5447" w:author="ghislain.aine" w:date="2015-10-30T15:11:00Z">
                          <w:rPr>
                            <w:rFonts w:ascii="Consolas" w:hAnsi="Consolas" w:cs="Consolas"/>
                            <w:color w:val="000000"/>
                            <w:sz w:val="19"/>
                            <w:szCs w:val="19"/>
                            <w:highlight w:val="white"/>
                          </w:rPr>
                        </w:rPrChange>
                      </w:rPr>
                      <w:delText>::</w:delText>
                    </w:r>
                    <w:r w:rsidRPr="00D276D8">
                      <w:rPr>
                        <w:rFonts w:ascii="Consolas" w:hAnsi="Consolas" w:cs="Consolas"/>
                        <w:color w:val="880000"/>
                        <w:sz w:val="19"/>
                        <w:szCs w:val="19"/>
                        <w:highlight w:val="white"/>
                        <w:lang w:val="en-US"/>
                        <w:rPrChange w:id="5448" w:author="ghislain.aine" w:date="2015-10-30T15:11:00Z">
                          <w:rPr>
                            <w:rFonts w:ascii="Consolas" w:hAnsi="Consolas" w:cs="Consolas"/>
                            <w:color w:val="880000"/>
                            <w:sz w:val="19"/>
                            <w:szCs w:val="19"/>
                            <w:highlight w:val="white"/>
                          </w:rPr>
                        </w:rPrChange>
                      </w:rPr>
                      <w:delText>onIDemoAvailable</w:delText>
                    </w:r>
                    <w:r w:rsidRPr="00D276D8">
                      <w:rPr>
                        <w:rFonts w:ascii="Consolas" w:hAnsi="Consolas" w:cs="Consolas"/>
                        <w:color w:val="000000"/>
                        <w:sz w:val="19"/>
                        <w:szCs w:val="19"/>
                        <w:highlight w:val="white"/>
                        <w:lang w:val="en-US"/>
                        <w:rPrChange w:id="5449" w:author="ghislain.aine" w:date="2015-10-30T15:11:00Z">
                          <w:rPr>
                            <w:rFonts w:ascii="Consolas" w:hAnsi="Consolas" w:cs="Consolas"/>
                            <w:color w:val="000000"/>
                            <w:sz w:val="19"/>
                            <w:szCs w:val="19"/>
                            <w:highlight w:val="white"/>
                          </w:rPr>
                        </w:rPrChange>
                      </w:rPr>
                      <w:delText>);</w:delText>
                    </w:r>
                  </w:del>
                </w:p>
              </w:txbxContent>
            </v:textbox>
            <w10:wrap type="none"/>
            <w10:anchorlock/>
          </v:shape>
        </w:pict>
      </w:r>
    </w:p>
    <w:p w:rsidR="00BF1190" w:rsidRDefault="00BF1190" w:rsidP="00BF1190">
      <w:pPr>
        <w:pStyle w:val="Paragraphedeliste"/>
        <w:ind w:left="1428"/>
        <w:rPr>
          <w:noProof/>
          <w:color w:val="0000FF"/>
          <w:lang w:val="en-US"/>
        </w:rPr>
      </w:pPr>
    </w:p>
    <w:p w:rsidR="00BF1190" w:rsidRPr="004728C8" w:rsidDel="005731D3" w:rsidRDefault="00BF1190" w:rsidP="00BF1190">
      <w:pPr>
        <w:pStyle w:val="Code"/>
        <w:ind w:left="1428"/>
        <w:rPr>
          <w:del w:id="5450" w:author="ghislain.aine" w:date="2015-10-30T15:11:00Z"/>
          <w:color w:val="auto"/>
        </w:rPr>
      </w:pPr>
      <w:del w:id="5451" w:author="ghislain.aine" w:date="2015-10-30T15:11:00Z">
        <w:r w:rsidRPr="004728C8" w:rsidDel="005731D3">
          <w:rPr>
            <w:color w:val="auto"/>
          </w:rPr>
          <w:delText>if (_list.contains(observer) == false) {</w:delText>
        </w:r>
      </w:del>
    </w:p>
    <w:p w:rsidR="00BF1190" w:rsidRPr="004728C8" w:rsidDel="005731D3" w:rsidRDefault="00BF1190" w:rsidP="00BF1190">
      <w:pPr>
        <w:pStyle w:val="Code"/>
        <w:ind w:left="1428"/>
        <w:rPr>
          <w:del w:id="5452" w:author="ghislain.aine" w:date="2015-10-30T15:11:00Z"/>
          <w:color w:val="auto"/>
        </w:rPr>
      </w:pPr>
      <w:del w:id="5453" w:author="ghislain.aine" w:date="2015-10-30T15:11:00Z">
        <w:r w:rsidRPr="004728C8" w:rsidDel="005731D3">
          <w:rPr>
            <w:color w:val="auto"/>
          </w:rPr>
          <w:tab/>
          <w:delText>_list.push_back(observer);</w:delText>
        </w:r>
      </w:del>
    </w:p>
    <w:p w:rsidR="00BF1190" w:rsidRPr="004728C8" w:rsidDel="005731D3" w:rsidRDefault="00BF1190" w:rsidP="00BF1190">
      <w:pPr>
        <w:pStyle w:val="Code"/>
        <w:ind w:left="1428"/>
        <w:rPr>
          <w:del w:id="5454" w:author="ghislain.aine" w:date="2015-10-30T15:11:00Z"/>
          <w:color w:val="auto"/>
        </w:rPr>
      </w:pPr>
      <w:del w:id="5455" w:author="ghislain.aine" w:date="2015-10-30T15:11:00Z">
        <w:r w:rsidRPr="004728C8" w:rsidDel="005731D3">
          <w:rPr>
            <w:color w:val="auto"/>
          </w:rPr>
          <w:delText>}</w:delText>
        </w:r>
      </w:del>
    </w:p>
    <w:p w:rsidR="00BF1190" w:rsidRDefault="00BF1190" w:rsidP="00BF1190">
      <w:pPr>
        <w:pStyle w:val="Paragraphedeliste"/>
        <w:numPr>
          <w:ilvl w:val="0"/>
          <w:numId w:val="21"/>
        </w:numPr>
      </w:pPr>
      <w:r w:rsidRPr="004728C8">
        <w:t>Implémente</w:t>
      </w:r>
      <w:r>
        <w:t>z la fonction "</w:t>
      </w:r>
      <w:proofErr w:type="spellStart"/>
      <w:r>
        <w:t>unregisterObserver</w:t>
      </w:r>
      <w:proofErr w:type="spellEnd"/>
      <w:r>
        <w:t xml:space="preserve">" qui supprime l'observer de la liste (avec la </w:t>
      </w:r>
      <w:del w:id="5456" w:author="ghislain.aine" w:date="2015-10-30T15:11:00Z">
        <w:r w:rsidDel="005731D3">
          <w:delText xml:space="preserve">fonction </w:delText>
        </w:r>
      </w:del>
      <w:ins w:id="5457" w:author="ghislain.aine" w:date="2015-10-30T15:11:00Z">
        <w:r>
          <w:t xml:space="preserve">méthode </w:t>
        </w:r>
      </w:ins>
      <w:r>
        <w:t>"</w:t>
      </w:r>
      <w:proofErr w:type="spellStart"/>
      <w:ins w:id="5458" w:author="ghislain.aine" w:date="2015-10-30T15:11:00Z">
        <w:r>
          <w:t>QList</w:t>
        </w:r>
        <w:proofErr w:type="spellEnd"/>
        <w:proofErr w:type="gramStart"/>
        <w:r>
          <w:t>::</w:t>
        </w:r>
      </w:ins>
      <w:proofErr w:type="spellStart"/>
      <w:r>
        <w:t>removeOne</w:t>
      </w:r>
      <w:proofErr w:type="spellEnd"/>
      <w:proofErr w:type="gramEnd"/>
      <w:r>
        <w:t>"</w:t>
      </w:r>
      <w:del w:id="5459" w:author="ghislain.aine" w:date="2015-10-30T15:11:00Z">
        <w:r w:rsidDel="005731D3">
          <w:delText xml:space="preserve"> de QList</w:delText>
        </w:r>
      </w:del>
      <w:r>
        <w:t>).</w:t>
      </w:r>
    </w:p>
    <w:p w:rsidR="00BF1190" w:rsidRDefault="00BF1190" w:rsidP="00BF1190">
      <w:pPr>
        <w:pStyle w:val="Paragraphedeliste"/>
        <w:ind w:left="1428"/>
      </w:pPr>
    </w:p>
    <w:p w:rsidR="00BF1190" w:rsidRDefault="00BF1190" w:rsidP="00BF1190">
      <w:pPr>
        <w:pStyle w:val="Paragraphedeliste"/>
        <w:numPr>
          <w:ilvl w:val="0"/>
          <w:numId w:val="21"/>
        </w:numPr>
      </w:pPr>
      <w:r>
        <w:t>Créer une fonction "</w:t>
      </w:r>
      <w:proofErr w:type="spellStart"/>
      <w:ins w:id="5460" w:author="ghislain.aine" w:date="2015-10-30T15:11:00Z">
        <w:r>
          <w:t>void</w:t>
        </w:r>
        <w:proofErr w:type="spellEnd"/>
        <w:r>
          <w:t xml:space="preserve"> </w:t>
        </w:r>
      </w:ins>
      <w:proofErr w:type="spellStart"/>
      <w:proofErr w:type="gramStart"/>
      <w:r>
        <w:t>notifyValueChanged</w:t>
      </w:r>
      <w:proofErr w:type="spellEnd"/>
      <w:r>
        <w:t>(</w:t>
      </w:r>
      <w:proofErr w:type="gramEnd"/>
      <w:del w:id="5461" w:author="ghislain.aine" w:date="2015-10-30T16:26:00Z">
        <w:r w:rsidDel="00C03AA4">
          <w:delText>int</w:delText>
        </w:r>
      </w:del>
      <w:r>
        <w:t>)", qui parcourt la liste d'observ</w:t>
      </w:r>
      <w:ins w:id="5462" w:author="ghislain.aine" w:date="2015-10-30T15:12:00Z">
        <w:r>
          <w:t>ateu</w:t>
        </w:r>
      </w:ins>
      <w:del w:id="5463" w:author="ghislain.aine" w:date="2015-10-30T15:11:00Z">
        <w:r w:rsidDel="005731D3">
          <w:delText>e</w:delText>
        </w:r>
      </w:del>
      <w:r>
        <w:t>rs et appelle tous les "</w:t>
      </w:r>
      <w:proofErr w:type="spellStart"/>
      <w:r>
        <w:t>valueChanged</w:t>
      </w:r>
      <w:proofErr w:type="spellEnd"/>
      <w:r>
        <w:t>"</w:t>
      </w:r>
      <w:ins w:id="5464" w:author="ghislain.aine" w:date="2015-10-30T15:12:00Z">
        <w:r>
          <w:t>.</w:t>
        </w:r>
      </w:ins>
    </w:p>
    <w:p w:rsidR="00BF1190" w:rsidRDefault="00BF1190" w:rsidP="00BF1190">
      <w:pPr>
        <w:pStyle w:val="Paragraphedeliste"/>
      </w:pPr>
    </w:p>
    <w:p w:rsidR="00BF1190" w:rsidRDefault="00BF1190" w:rsidP="00BF1190">
      <w:pPr>
        <w:pStyle w:val="Paragraphedeliste"/>
        <w:numPr>
          <w:ilvl w:val="0"/>
          <w:numId w:val="20"/>
        </w:numPr>
      </w:pPr>
      <w:r>
        <w:t xml:space="preserve">Dans </w:t>
      </w:r>
      <w:del w:id="5465" w:author="ghislain.aine" w:date="2015-11-04T16:56:00Z">
        <w:r w:rsidDel="0049323F">
          <w:delText>DemoUIcomponent</w:delText>
        </w:r>
      </w:del>
      <w:proofErr w:type="spellStart"/>
      <w:ins w:id="5466" w:author="ghislain.aine" w:date="2015-11-04T16:56:00Z">
        <w:r>
          <w:t>ValueUiComponent</w:t>
        </w:r>
      </w:ins>
      <w:proofErr w:type="spellEnd"/>
    </w:p>
    <w:p w:rsidR="00BF1190" w:rsidRDefault="00BF1190" w:rsidP="00BF1190">
      <w:pPr>
        <w:pStyle w:val="Paragraphedeliste"/>
        <w:numPr>
          <w:ilvl w:val="0"/>
          <w:numId w:val="21"/>
        </w:numPr>
        <w:rPr>
          <w:ins w:id="5467" w:author="ghislain.aine" w:date="2015-10-30T15:12:00Z"/>
        </w:rPr>
      </w:pPr>
      <w:ins w:id="5468" w:author="ghislain.aine" w:date="2015-10-30T15:13:00Z">
        <w:r>
          <w:t>Ajoute</w:t>
        </w:r>
      </w:ins>
      <w:r>
        <w:t>z</w:t>
      </w:r>
      <w:ins w:id="5469" w:author="ghislain.aine" w:date="2015-10-30T15:13:00Z">
        <w:r>
          <w:t xml:space="preserve"> </w:t>
        </w:r>
      </w:ins>
      <w:proofErr w:type="spellStart"/>
      <w:ins w:id="5470" w:author="ghislain.aine" w:date="2015-11-04T17:14:00Z">
        <w:r>
          <w:t>IValueObserver</w:t>
        </w:r>
      </w:ins>
      <w:proofErr w:type="spellEnd"/>
      <w:ins w:id="5471" w:author="jerome draillard" w:date="2015-11-27T16:28:00Z">
        <w:r>
          <w:t xml:space="preserve"> </w:t>
        </w:r>
      </w:ins>
      <w:ins w:id="5472" w:author="ghislain.aine" w:date="2015-10-30T15:13:00Z">
        <w:r>
          <w:t>comme classe mère.</w:t>
        </w:r>
      </w:ins>
    </w:p>
    <w:p w:rsidR="00BF1190" w:rsidRDefault="00BF1190" w:rsidP="00BF1190">
      <w:pPr>
        <w:pStyle w:val="Paragraphedeliste"/>
        <w:numPr>
          <w:ilvl w:val="0"/>
          <w:numId w:val="21"/>
        </w:numPr>
        <w:rPr>
          <w:ins w:id="5473" w:author="giacomo.rombaut" w:date="2015-04-14T15:33:00Z"/>
        </w:rPr>
      </w:pPr>
      <w:r>
        <w:t xml:space="preserve">Implémentez la </w:t>
      </w:r>
      <w:del w:id="5474" w:author="ghislain.aine" w:date="2015-11-04T17:14:00Z">
        <w:r w:rsidDel="00323E75">
          <w:delText xml:space="preserve">fonction </w:delText>
        </w:r>
      </w:del>
      <w:ins w:id="5475" w:author="ghislain.aine" w:date="2015-11-04T17:14:00Z">
        <w:r>
          <w:t xml:space="preserve">méthode </w:t>
        </w:r>
      </w:ins>
      <w:r>
        <w:t>"</w:t>
      </w:r>
      <w:proofErr w:type="spellStart"/>
      <w:r>
        <w:t>valueChanged</w:t>
      </w:r>
      <w:proofErr w:type="spellEnd"/>
      <w:r>
        <w:t>", dans un premier temps, la fonction affiche la valeur dans le log.</w:t>
      </w:r>
    </w:p>
    <w:p w:rsidR="00BF1190" w:rsidRDefault="00BF1190" w:rsidP="00BF1190">
      <w:pPr>
        <w:pStyle w:val="Paragraphedeliste"/>
        <w:numPr>
          <w:ilvl w:val="1"/>
          <w:numId w:val="20"/>
        </w:numPr>
        <w:rPr>
          <w:ins w:id="5476" w:author="ghislain.aine" w:date="2015-10-30T15:09:00Z"/>
        </w:rPr>
      </w:pPr>
      <w:ins w:id="5477" w:author="giacomo.rombaut" w:date="2015-04-14T15:33:00Z">
        <w:r>
          <w:t>Modifie</w:t>
        </w:r>
      </w:ins>
      <w:r>
        <w:t>z</w:t>
      </w:r>
      <w:ins w:id="5478" w:author="giacomo.rombaut" w:date="2015-04-14T15:34:00Z">
        <w:r>
          <w:t xml:space="preserve"> </w:t>
        </w:r>
        <w:del w:id="5479" w:author="ghislain.aine" w:date="2015-11-04T17:14:00Z">
          <w:r w:rsidRPr="00EE3541" w:rsidDel="00323E75">
            <w:delText>interfaceAvailable</w:delText>
          </w:r>
        </w:del>
      </w:ins>
      <w:proofErr w:type="spellStart"/>
      <w:ins w:id="5480" w:author="ghislain.aine" w:date="2015-11-04T17:14:00Z">
        <w:r>
          <w:t>onIValueAvailabilityC</w:t>
        </w:r>
      </w:ins>
      <w:ins w:id="5481" w:author="ghislain.aine" w:date="2015-11-04T17:15:00Z">
        <w:r>
          <w:t>h</w:t>
        </w:r>
      </w:ins>
      <w:ins w:id="5482" w:author="ghislain.aine" w:date="2015-11-04T17:14:00Z">
        <w:r>
          <w:t>anged</w:t>
        </w:r>
      </w:ins>
      <w:proofErr w:type="spellEnd"/>
      <w:ins w:id="5483" w:author="giacomo.rombaut" w:date="2015-04-14T15:34:00Z">
        <w:r>
          <w:t xml:space="preserve"> pour l’enregi</w:t>
        </w:r>
      </w:ins>
      <w:ins w:id="5484" w:author="ghislain.aine" w:date="2015-11-04T17:14:00Z">
        <w:r>
          <w:t>s</w:t>
        </w:r>
      </w:ins>
      <w:ins w:id="5485" w:author="giacomo.rombaut" w:date="2015-04-14T15:34:00Z">
        <w:r>
          <w:t>trer en tant qu</w:t>
        </w:r>
        <w:del w:id="5486" w:author="ghislain.aine" w:date="2015-11-04T17:15:00Z">
          <w:r w:rsidDel="00323E75">
            <w:delText>e observe</w:delText>
          </w:r>
        </w:del>
      </w:ins>
      <w:ins w:id="5487" w:author="ghislain.aine" w:date="2015-11-04T17:15:00Z">
        <w:r>
          <w:t>'observateur</w:t>
        </w:r>
      </w:ins>
      <w:r>
        <w:t>.</w:t>
      </w:r>
      <w:ins w:id="5488" w:author="giacomo.rombaut" w:date="2015-04-14T15:34:00Z">
        <w:del w:id="5489" w:author="ghislain.aine" w:date="2015-11-04T17:15:00Z">
          <w:r w:rsidDel="00323E75">
            <w:delText>r</w:delText>
          </w:r>
        </w:del>
        <w:r w:rsidRPr="00EE3541">
          <w:t xml:space="preserve"> </w:t>
        </w:r>
      </w:ins>
    </w:p>
    <w:p w:rsidR="00000000" w:rsidRDefault="00C156AC">
      <w:pPr>
        <w:rPr>
          <w:ins w:id="5490" w:author="giacomo.rombaut" w:date="2015-04-14T15:34:00Z"/>
        </w:rPr>
        <w:pPrChange w:id="5491" w:author="ghislain.aine" w:date="2015-10-30T15:09:00Z">
          <w:pPr>
            <w:pStyle w:val="Paragraphedeliste"/>
            <w:numPr>
              <w:ilvl w:val="1"/>
              <w:numId w:val="20"/>
            </w:numPr>
            <w:ind w:left="1440" w:hanging="360"/>
          </w:pPr>
        </w:pPrChange>
      </w:pPr>
      <w:r>
        <w:pict>
          <v:shape id="_x0000_s1254" type="#_x0000_t202" style="width:493.45pt;height:19.05pt;mso-height-percent:200;mso-position-horizontal-relative:char;mso-position-vertical-relative:line;mso-height-percent:200;mso-width-relative:margin;mso-height-relative:margin">
            <v:textbox style="mso-next-textbox:#_x0000_s1254;mso-fit-shape-to-text:t">
              <w:txbxContent>
                <w:p w:rsidR="00BF1190" w:rsidRDefault="00BF1190" w:rsidP="00BF1190">
                  <w:proofErr w:type="spellStart"/>
                  <w:ins w:id="5492" w:author="ghislain.aine" w:date="2015-11-04T17:15:00Z">
                    <w:r>
                      <w:rPr>
                        <w:rFonts w:ascii="Consolas" w:hAnsi="Consolas" w:cs="Consolas"/>
                        <w:color w:val="000080"/>
                        <w:sz w:val="19"/>
                        <w:szCs w:val="19"/>
                        <w:highlight w:val="white"/>
                      </w:rPr>
                      <w:t>_ivalue</w:t>
                    </w:r>
                    <w:proofErr w:type="spellEnd"/>
                    <w:r>
                      <w:rPr>
                        <w:rFonts w:ascii="Consolas" w:hAnsi="Consolas" w:cs="Consolas"/>
                        <w:color w:val="000000"/>
                        <w:sz w:val="19"/>
                        <w:szCs w:val="19"/>
                        <w:highlight w:val="white"/>
                      </w:rPr>
                      <w:t>-&gt;</w:t>
                    </w:r>
                    <w:proofErr w:type="spellStart"/>
                    <w:proofErr w:type="gramStart"/>
                    <w:r>
                      <w:rPr>
                        <w:rFonts w:ascii="Consolas" w:hAnsi="Consolas" w:cs="Consolas"/>
                        <w:color w:val="880000"/>
                        <w:sz w:val="19"/>
                        <w:szCs w:val="19"/>
                        <w:highlight w:val="white"/>
                      </w:rPr>
                      <w:t>registerObserver</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this</w:t>
                    </w:r>
                    <w:proofErr w:type="spellEnd"/>
                    <w:r>
                      <w:rPr>
                        <w:rFonts w:ascii="Consolas" w:hAnsi="Consolas" w:cs="Consolas"/>
                        <w:color w:val="000000"/>
                        <w:sz w:val="19"/>
                        <w:szCs w:val="19"/>
                        <w:highlight w:val="white"/>
                      </w:rPr>
                      <w:t>);</w:t>
                    </w:r>
                  </w:ins>
                  <w:del w:id="5493" w:author="ghislain.aine" w:date="2015-10-30T11:09:00Z">
                    <w:r w:rsidDel="00AB6A4D">
                      <w:rPr>
                        <w:rFonts w:ascii="Consolas" w:hAnsi="Consolas" w:cs="Consolas"/>
                        <w:color w:val="880000"/>
                        <w:sz w:val="19"/>
                        <w:szCs w:val="19"/>
                        <w:highlight w:val="white"/>
                      </w:rPr>
                      <w:delText>consumeInterface</w:delText>
                    </w:r>
                    <w:r w:rsidDel="00AB6A4D">
                      <w:rPr>
                        <w:rFonts w:ascii="Consolas" w:hAnsi="Consolas" w:cs="Consolas"/>
                        <w:color w:val="000000"/>
                        <w:sz w:val="19"/>
                        <w:szCs w:val="19"/>
                        <w:highlight w:val="white"/>
                      </w:rPr>
                      <w:delText>(</w:delText>
                    </w:r>
                    <w:r w:rsidDel="00AB6A4D">
                      <w:rPr>
                        <w:rFonts w:ascii="Consolas" w:hAnsi="Consolas" w:cs="Consolas"/>
                        <w:color w:val="6F008A"/>
                        <w:sz w:val="19"/>
                        <w:szCs w:val="19"/>
                        <w:highlight w:val="white"/>
                      </w:rPr>
                      <w:delText>IDEMO_INTERFACE</w:delText>
                    </w:r>
                    <w:r w:rsidDel="00AB6A4D">
                      <w:rPr>
                        <w:rFonts w:ascii="Consolas" w:hAnsi="Consolas" w:cs="Consolas"/>
                        <w:color w:val="000000"/>
                        <w:sz w:val="19"/>
                        <w:szCs w:val="19"/>
                        <w:highlight w:val="white"/>
                      </w:rPr>
                      <w:delText>, &amp;</w:delText>
                    </w:r>
                    <w:r w:rsidDel="00AB6A4D">
                      <w:rPr>
                        <w:rFonts w:ascii="Consolas" w:hAnsi="Consolas" w:cs="Consolas"/>
                        <w:color w:val="000080"/>
                        <w:sz w:val="19"/>
                        <w:szCs w:val="19"/>
                        <w:highlight w:val="white"/>
                      </w:rPr>
                      <w:delText>_idemo</w:delText>
                    </w:r>
                    <w:r w:rsidDel="00AB6A4D">
                      <w:rPr>
                        <w:rFonts w:ascii="Consolas" w:hAnsi="Consolas" w:cs="Consolas"/>
                        <w:color w:val="000000"/>
                        <w:sz w:val="19"/>
                        <w:szCs w:val="19"/>
                        <w:highlight w:val="white"/>
                      </w:rPr>
                      <w:delText xml:space="preserve">, </w:delText>
                    </w:r>
                    <w:r w:rsidDel="00AB6A4D">
                      <w:rPr>
                        <w:rFonts w:ascii="Consolas" w:hAnsi="Consolas" w:cs="Consolas"/>
                        <w:color w:val="0000FF"/>
                        <w:sz w:val="19"/>
                        <w:szCs w:val="19"/>
                        <w:highlight w:val="white"/>
                      </w:rPr>
                      <w:delText>this</w:delText>
                    </w:r>
                    <w:r w:rsidDel="00AB6A4D">
                      <w:rPr>
                        <w:rFonts w:ascii="Consolas" w:hAnsi="Consolas" w:cs="Consolas"/>
                        <w:color w:val="000000"/>
                        <w:sz w:val="19"/>
                        <w:szCs w:val="19"/>
                        <w:highlight w:val="white"/>
                      </w:rPr>
                      <w:delText>, &amp;</w:delText>
                    </w:r>
                    <w:r w:rsidDel="00AB6A4D">
                      <w:rPr>
                        <w:rFonts w:ascii="Consolas" w:hAnsi="Consolas" w:cs="Consolas"/>
                        <w:color w:val="216F85"/>
                        <w:sz w:val="19"/>
                        <w:szCs w:val="19"/>
                        <w:highlight w:val="white"/>
                      </w:rPr>
                      <w:delText>DemoUiComponent</w:delText>
                    </w:r>
                    <w:r w:rsidDel="00AB6A4D">
                      <w:rPr>
                        <w:rFonts w:ascii="Consolas" w:hAnsi="Consolas" w:cs="Consolas"/>
                        <w:color w:val="000000"/>
                        <w:sz w:val="19"/>
                        <w:szCs w:val="19"/>
                        <w:highlight w:val="white"/>
                      </w:rPr>
                      <w:delText>::</w:delText>
                    </w:r>
                    <w:r w:rsidDel="00AB6A4D">
                      <w:rPr>
                        <w:rFonts w:ascii="Consolas" w:hAnsi="Consolas" w:cs="Consolas"/>
                        <w:color w:val="880000"/>
                        <w:sz w:val="19"/>
                        <w:szCs w:val="19"/>
                        <w:highlight w:val="white"/>
                      </w:rPr>
                      <w:delText>onIDemoAvailable</w:delText>
                    </w:r>
                    <w:r w:rsidDel="00AB6A4D">
                      <w:rPr>
                        <w:rFonts w:ascii="Consolas" w:hAnsi="Consolas" w:cs="Consolas"/>
                        <w:color w:val="000000"/>
                        <w:sz w:val="19"/>
                        <w:szCs w:val="19"/>
                        <w:highlight w:val="white"/>
                      </w:rPr>
                      <w:delText>);</w:delText>
                    </w:r>
                  </w:del>
                </w:p>
              </w:txbxContent>
            </v:textbox>
            <w10:wrap type="none"/>
            <w10:anchorlock/>
          </v:shape>
        </w:pict>
      </w:r>
    </w:p>
    <w:p w:rsidR="00BF1190" w:rsidDel="00C45388" w:rsidRDefault="00BF1190" w:rsidP="00BF1190">
      <w:pPr>
        <w:pStyle w:val="Code"/>
        <w:rPr>
          <w:ins w:id="5494" w:author="giacomo.rombaut" w:date="2015-04-14T15:34:00Z"/>
          <w:del w:id="5495" w:author="ghislain.aine" w:date="2015-10-30T15:13:00Z"/>
        </w:rPr>
      </w:pPr>
      <w:ins w:id="5496" w:author="giacomo.rombaut" w:date="2015-04-14T15:35:00Z">
        <w:del w:id="5497" w:author="ghislain.aine" w:date="2015-10-30T15:13:00Z">
          <w:r w:rsidRPr="00EE3541" w:rsidDel="00C45388">
            <w:delText>_iDemo-&gt;registerObserver(this);</w:delText>
          </w:r>
        </w:del>
      </w:ins>
    </w:p>
    <w:p w:rsidR="00000000" w:rsidRDefault="00EE2A1F">
      <w:pPr>
        <w:pStyle w:val="Paragraphedeliste"/>
        <w:numPr>
          <w:ilvl w:val="1"/>
          <w:numId w:val="20"/>
        </w:numPr>
        <w:rPr>
          <w:del w:id="5498" w:author="giacomo.rombaut" w:date="2015-04-14T15:35:00Z"/>
        </w:rPr>
        <w:pPrChange w:id="5499" w:author="giacomo.rombaut" w:date="2015-04-14T15:35:00Z">
          <w:pPr>
            <w:pStyle w:val="Paragraphedeliste"/>
            <w:numPr>
              <w:numId w:val="21"/>
            </w:numPr>
            <w:ind w:left="1428" w:hanging="360"/>
          </w:pPr>
        </w:pPrChange>
      </w:pPr>
    </w:p>
    <w:p w:rsidR="00BF1190" w:rsidRDefault="00BF1190" w:rsidP="00BF1190"/>
    <w:p w:rsidR="00BF1190" w:rsidRDefault="00BF1190" w:rsidP="00BF1190">
      <w:r>
        <w:t>A ce niveau, lorsque nous connectons deux composants, il ne se passe rien.</w:t>
      </w:r>
    </w:p>
    <w:p w:rsidR="00BF1190" w:rsidRDefault="00BF1190" w:rsidP="00BF1190">
      <w:pPr>
        <w:rPr>
          <w:ins w:id="5500" w:author="ghislain.aine" w:date="2015-11-04T17:15:00Z"/>
        </w:rPr>
      </w:pPr>
    </w:p>
    <w:p w:rsidR="00BF1190" w:rsidRDefault="00BF1190" w:rsidP="00BF1190">
      <w:del w:id="5501" w:author="ghislain.aine" w:date="2015-11-04T17:15:00Z">
        <w:r w:rsidDel="00F96CE4">
          <w:delText xml:space="preserve"> </w:delText>
        </w:r>
      </w:del>
      <w:r>
        <w:t xml:space="preserve">En effet, le programme </w:t>
      </w:r>
      <w:del w:id="5502" w:author="jerome draillard" w:date="2015-11-27T16:28:00Z">
        <w:r w:rsidDel="00DB443B">
          <w:delText xml:space="preserve">affiche </w:delText>
        </w:r>
      </w:del>
      <w:ins w:id="5503" w:author="jerome draillard" w:date="2015-11-27T16:28:00Z">
        <w:r>
          <w:t xml:space="preserve">est censé afficher </w:t>
        </w:r>
      </w:ins>
      <w:r>
        <w:t>les changements de valeur, mais pour le moment la valeur ne change pas</w:t>
      </w:r>
      <w:ins w:id="5504" w:author="jerome draillard" w:date="2015-11-27T16:29:00Z">
        <w:r>
          <w:t>.</w:t>
        </w:r>
      </w:ins>
      <w:del w:id="5505" w:author="jerome draillard" w:date="2015-11-27T16:28:00Z">
        <w:r w:rsidDel="00DB443B">
          <w:delText>.</w:delText>
        </w:r>
      </w:del>
    </w:p>
    <w:p w:rsidR="00BF1190" w:rsidRDefault="00BF1190" w:rsidP="00BF1190"/>
    <w:p w:rsidR="00BF1190" w:rsidRDefault="00BF1190" w:rsidP="00BF1190">
      <w:r>
        <w:t xml:space="preserve">Afin de </w:t>
      </w:r>
      <w:del w:id="5506" w:author="jerome draillard" w:date="2015-11-27T16:29:00Z">
        <w:r w:rsidDel="009B1247">
          <w:delText>cela</w:delText>
        </w:r>
      </w:del>
      <w:ins w:id="5507" w:author="jerome draillard" w:date="2015-11-27T16:29:00Z">
        <w:r>
          <w:t xml:space="preserve">provoquer </w:t>
        </w:r>
      </w:ins>
      <w:r>
        <w:t xml:space="preserve">un changement de valeur, on va rendre la classe </w:t>
      </w:r>
      <w:del w:id="5508" w:author="ghislain.aine" w:date="2015-11-04T16:55:00Z">
        <w:r w:rsidDel="0049323F">
          <w:delText>DemoCoreComponent</w:delText>
        </w:r>
      </w:del>
      <w:proofErr w:type="spellStart"/>
      <w:ins w:id="5509" w:author="ghislain.aine" w:date="2015-11-04T16:55:00Z">
        <w:r>
          <w:t>CoreComponent</w:t>
        </w:r>
      </w:ins>
      <w:proofErr w:type="spellEnd"/>
      <w:r>
        <w:t xml:space="preserve"> exécutable.</w:t>
      </w:r>
    </w:p>
    <w:p w:rsidR="00BF1190" w:rsidRDefault="00BF1190" w:rsidP="00BF1190"/>
    <w:p w:rsidR="00BF1190" w:rsidRDefault="00BF1190" w:rsidP="00BF1190"/>
    <w:p w:rsidR="00BF1190" w:rsidRDefault="00BF1190" w:rsidP="00BF1190">
      <w:pPr>
        <w:pStyle w:val="Titre2"/>
      </w:pPr>
      <w:bookmarkStart w:id="5510" w:name="_Toc462985394"/>
      <w:r>
        <w:t>Service Exécutable</w:t>
      </w:r>
      <w:bookmarkEnd w:id="5510"/>
    </w:p>
    <w:p w:rsidR="00BF1190" w:rsidRDefault="00BF1190" w:rsidP="00BF1190">
      <w:pPr>
        <w:pStyle w:val="Paragraphedeliste"/>
      </w:pPr>
    </w:p>
    <w:p w:rsidR="00BF1190" w:rsidRDefault="00BF1190" w:rsidP="00BF1190">
      <w:pPr>
        <w:rPr>
          <w:ins w:id="5511" w:author="jerome draillard" w:date="2015-11-27T16:29:00Z"/>
        </w:rPr>
      </w:pPr>
      <w:ins w:id="5512" w:author="jerome draillard" w:date="2015-11-27T16:29:00Z">
        <w:r>
          <w:t>Que veut dire "composant exécutable"?</w:t>
        </w:r>
      </w:ins>
    </w:p>
    <w:p w:rsidR="00BF1190" w:rsidRDefault="00BF1190" w:rsidP="00BF1190">
      <w:pPr>
        <w:rPr>
          <w:ins w:id="5513" w:author="jerome draillard" w:date="2015-11-27T16:29:00Z"/>
        </w:rPr>
      </w:pPr>
      <w:ins w:id="5514" w:author="jerome draillard" w:date="2015-11-27T16:29:00Z">
        <w:r>
          <w:lastRenderedPageBreak/>
          <w:t xml:space="preserve">Un composant </w:t>
        </w:r>
        <w:del w:id="5515" w:author="Camille VACCALUT" w:date="2015-12-08T11:52:00Z">
          <w:r w:rsidDel="007C073F">
            <w:delText>executable</w:delText>
          </w:r>
        </w:del>
      </w:ins>
      <w:ins w:id="5516" w:author="Camille VACCALUT" w:date="2015-12-08T11:52:00Z">
        <w:r>
          <w:t>exécutable</w:t>
        </w:r>
      </w:ins>
      <w:r>
        <w:t xml:space="preserve"> (service)</w:t>
      </w:r>
      <w:ins w:id="5517" w:author="jerome draillard" w:date="2015-11-27T16:29:00Z">
        <w:r>
          <w:t xml:space="preserve"> est </w:t>
        </w:r>
      </w:ins>
      <w:r>
        <w:t xml:space="preserve">simplement </w:t>
      </w:r>
      <w:ins w:id="5518" w:author="jerome draillard" w:date="2015-11-27T16:29:00Z">
        <w:r>
          <w:t>un composant qui va exécuter une action précise de manière périodique.</w:t>
        </w:r>
      </w:ins>
    </w:p>
    <w:p w:rsidR="00BF1190" w:rsidRDefault="00BF1190" w:rsidP="00BF1190">
      <w:pPr>
        <w:rPr>
          <w:ins w:id="5519" w:author="jerome draillard" w:date="2015-11-27T16:29:00Z"/>
        </w:rPr>
      </w:pPr>
    </w:p>
    <w:p w:rsidR="00BF1190" w:rsidRDefault="00BF1190" w:rsidP="00BF1190">
      <w:r>
        <w:t xml:space="preserve">Pour rendre le composant </w:t>
      </w:r>
      <w:del w:id="5520" w:author="ghislain.aine" w:date="2015-11-04T16:55:00Z">
        <w:r w:rsidDel="0049323F">
          <w:delText>DemoCoreComponent</w:delText>
        </w:r>
      </w:del>
      <w:proofErr w:type="spellStart"/>
      <w:ins w:id="5521" w:author="ghislain.aine" w:date="2015-11-04T16:55:00Z">
        <w:r>
          <w:t>CoreComponent</w:t>
        </w:r>
      </w:ins>
      <w:proofErr w:type="spellEnd"/>
      <w:r>
        <w:t xml:space="preserve"> exécutable, il faut activer le service avec la fonction correspondante de l'</w:t>
      </w:r>
      <w:proofErr w:type="spellStart"/>
      <w:r>
        <w:t>AssistedComponent</w:t>
      </w:r>
      <w:proofErr w:type="spellEnd"/>
      <w:r>
        <w:t>, et implémenter les fonctions nécessaires à l'exécution.</w:t>
      </w:r>
    </w:p>
    <w:p w:rsidR="00BF1190" w:rsidRDefault="00BF1190" w:rsidP="00BF1190"/>
    <w:p w:rsidR="00BF1190" w:rsidRDefault="00BF1190" w:rsidP="00BF1190">
      <w:pPr>
        <w:pStyle w:val="Paragraphedeliste"/>
        <w:numPr>
          <w:ilvl w:val="0"/>
          <w:numId w:val="20"/>
        </w:numPr>
        <w:rPr>
          <w:ins w:id="5522" w:author="ghislain.aine" w:date="2015-10-30T15:15:00Z"/>
        </w:rPr>
      </w:pPr>
      <w:r>
        <w:t>Ajoutez l'activation du service "</w:t>
      </w:r>
      <w:del w:id="5523" w:author="Camille VACCALUT" w:date="2015-12-08T11:52:00Z">
        <w:r w:rsidDel="007C073F">
          <w:delText>Executable</w:delText>
        </w:r>
      </w:del>
      <w:ins w:id="5524" w:author="Camille VACCALUT" w:date="2015-12-08T11:52:00Z">
        <w:r>
          <w:t>Exécutable</w:t>
        </w:r>
      </w:ins>
      <w:r>
        <w:t>" dans le constructeur du composant</w:t>
      </w:r>
      <w:ins w:id="5525" w:author="ghislain.aine" w:date="2015-10-30T15:15:00Z">
        <w:r>
          <w:t xml:space="preserve"> :</w:t>
        </w:r>
      </w:ins>
    </w:p>
    <w:p w:rsidR="00000000" w:rsidRDefault="00BF1190">
      <w:pPr>
        <w:pPrChange w:id="5526" w:author="ghislain.aine" w:date="2015-10-30T15:15:00Z">
          <w:pPr>
            <w:pStyle w:val="Paragraphedeliste"/>
            <w:numPr>
              <w:numId w:val="20"/>
            </w:numPr>
            <w:ind w:hanging="360"/>
          </w:pPr>
        </w:pPrChange>
      </w:pPr>
      <w:del w:id="5527" w:author="ghislain.aine" w:date="2015-10-30T15:15:00Z">
        <w:r w:rsidDel="00C45388">
          <w:delText xml:space="preserve"> (</w:delText>
        </w:r>
        <w:r w:rsidDel="00C45388">
          <w:rPr>
            <w:noProof/>
            <w:color w:val="0000FF"/>
          </w:rPr>
          <w:delText>ajout de</w:delText>
        </w:r>
        <w:r w:rsidDel="00C45388">
          <w:rPr>
            <w:noProof/>
          </w:rPr>
          <w:delText xml:space="preserve"> setExecutableServiceAvaibility(true) dans le constructeur, voir swComponent.h)</w:delText>
        </w:r>
      </w:del>
      <w:ins w:id="5528" w:author="ghislain.aine" w:date="2015-10-30T15:15:00Z">
        <w:r w:rsidR="00D276D8">
          <w:pict>
            <v:shape id="_x0000_s1253" type="#_x0000_t202" style="width:493.45pt;height:19.05pt;mso-height-percent:200;mso-position-horizontal-relative:char;mso-position-vertical-relative:line;mso-height-percent:200;mso-width-relative:margin;mso-height-relative:margin">
              <v:textbox style="mso-next-textbox:#_x0000_s1253;mso-fit-shape-to-text:t">
                <w:txbxContent>
                  <w:p w:rsidR="00BF1190" w:rsidRDefault="00BF1190" w:rsidP="00BF1190">
                    <w:proofErr w:type="spellStart"/>
                    <w:proofErr w:type="gramStart"/>
                    <w:ins w:id="5529" w:author="ghislain.aine" w:date="2015-10-30T15:15:00Z">
                      <w:r>
                        <w:rPr>
                          <w:rFonts w:ascii="Consolas" w:hAnsi="Consolas" w:cs="Consolas"/>
                          <w:color w:val="880000"/>
                          <w:sz w:val="19"/>
                          <w:szCs w:val="19"/>
                          <w:highlight w:val="white"/>
                        </w:rPr>
                        <w:t>setExecutableServiceAvaibility</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true</w:t>
                      </w:r>
                      <w:proofErr w:type="spellEnd"/>
                      <w:r>
                        <w:rPr>
                          <w:rFonts w:ascii="Consolas" w:hAnsi="Consolas" w:cs="Consolas"/>
                          <w:color w:val="000000"/>
                          <w:sz w:val="19"/>
                          <w:szCs w:val="19"/>
                          <w:highlight w:val="white"/>
                        </w:rPr>
                        <w:t>);</w:t>
                      </w:r>
                    </w:ins>
                    <w:del w:id="5530" w:author="ghislain.aine" w:date="2015-10-30T15:15:00Z">
                      <w:r w:rsidDel="00C45388">
                        <w:rPr>
                          <w:rFonts w:ascii="Consolas" w:hAnsi="Consolas" w:cs="Consolas"/>
                          <w:color w:val="000080"/>
                          <w:sz w:val="19"/>
                          <w:szCs w:val="19"/>
                          <w:highlight w:val="white"/>
                        </w:rPr>
                        <w:delText>_idemo</w:delText>
                      </w:r>
                      <w:r w:rsidDel="00C45388">
                        <w:rPr>
                          <w:rFonts w:ascii="Consolas" w:hAnsi="Consolas" w:cs="Consolas"/>
                          <w:color w:val="000000"/>
                          <w:sz w:val="19"/>
                          <w:szCs w:val="19"/>
                          <w:highlight w:val="white"/>
                        </w:rPr>
                        <w:delText>-&gt;</w:delText>
                      </w:r>
                      <w:r w:rsidDel="00C45388">
                        <w:rPr>
                          <w:rFonts w:ascii="Consolas" w:hAnsi="Consolas" w:cs="Consolas"/>
                          <w:color w:val="880000"/>
                          <w:sz w:val="19"/>
                          <w:szCs w:val="19"/>
                          <w:highlight w:val="white"/>
                        </w:rPr>
                        <w:delText>registerObserver</w:delText>
                      </w:r>
                      <w:r w:rsidDel="00C45388">
                        <w:rPr>
                          <w:rFonts w:ascii="Consolas" w:hAnsi="Consolas" w:cs="Consolas"/>
                          <w:color w:val="000000"/>
                          <w:sz w:val="19"/>
                          <w:szCs w:val="19"/>
                          <w:highlight w:val="white"/>
                        </w:rPr>
                        <w:delText>(</w:delText>
                      </w:r>
                      <w:r w:rsidDel="00C45388">
                        <w:rPr>
                          <w:rFonts w:ascii="Consolas" w:hAnsi="Consolas" w:cs="Consolas"/>
                          <w:color w:val="0000FF"/>
                          <w:sz w:val="19"/>
                          <w:szCs w:val="19"/>
                          <w:highlight w:val="white"/>
                        </w:rPr>
                        <w:delText>this</w:delText>
                      </w:r>
                      <w:r w:rsidDel="00C45388">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pStyle w:val="Paragraphedeliste"/>
      </w:pPr>
    </w:p>
    <w:p w:rsidR="00BF1190" w:rsidRDefault="00BF1190" w:rsidP="00BF1190">
      <w:pPr>
        <w:pStyle w:val="Paragraphedeliste"/>
        <w:numPr>
          <w:ilvl w:val="0"/>
          <w:numId w:val="20"/>
        </w:numPr>
      </w:pPr>
      <w:r>
        <w:t xml:space="preserve">Implémentez les </w:t>
      </w:r>
      <w:del w:id="5531" w:author="jerome draillard" w:date="2015-11-27T16:30:00Z">
        <w:r w:rsidDel="00BF0015">
          <w:delText>fonctions correspondantes</w:delText>
        </w:r>
      </w:del>
      <w:ins w:id="5532" w:author="Alexandre Blin" w:date="2015-08-07T13:05:00Z">
        <w:del w:id="5533" w:author="jerome draillard" w:date="2015-11-27T16:30:00Z">
          <w:r w:rsidDel="00BF0015">
            <w:delText xml:space="preserve"> au service</w:delText>
          </w:r>
        </w:del>
      </w:ins>
      <w:del w:id="5534" w:author="jerome draillard" w:date="2015-11-27T16:30:00Z">
        <w:r w:rsidDel="00BF0015">
          <w:delText>,</w:delText>
        </w:r>
      </w:del>
      <w:ins w:id="5535" w:author="jerome draillard" w:date="2015-11-27T16:30:00Z">
        <w:r>
          <w:t xml:space="preserve">méthodes </w:t>
        </w:r>
        <w:proofErr w:type="spellStart"/>
        <w:r>
          <w:t>start</w:t>
        </w:r>
        <w:proofErr w:type="spellEnd"/>
        <w:r>
          <w:t xml:space="preserve">, stop et </w:t>
        </w:r>
        <w:proofErr w:type="spellStart"/>
        <w:r>
          <w:t>execute</w:t>
        </w:r>
        <w:proofErr w:type="spellEnd"/>
        <w:r>
          <w:t>.</w:t>
        </w:r>
      </w:ins>
      <w:r>
        <w:t xml:space="preserve"> </w:t>
      </w:r>
      <w:ins w:id="5536" w:author="jerome draillard" w:date="2015-11-27T16:30:00Z">
        <w:r>
          <w:t xml:space="preserve">C'est la méthode </w:t>
        </w:r>
        <w:proofErr w:type="spellStart"/>
        <w:r>
          <w:t>execute</w:t>
        </w:r>
        <w:proofErr w:type="spellEnd"/>
        <w:r>
          <w:t xml:space="preserve"> qui va être appelée de manière périodique. </w:t>
        </w:r>
        <w:proofErr w:type="spellStart"/>
        <w:r>
          <w:t>start</w:t>
        </w:r>
        <w:proofErr w:type="spellEnd"/>
        <w:r>
          <w:t xml:space="preserve"> et stop seront </w:t>
        </w:r>
      </w:ins>
      <w:proofErr w:type="gramStart"/>
      <w:r>
        <w:t>appelées</w:t>
      </w:r>
      <w:proofErr w:type="gramEnd"/>
      <w:ins w:id="5537" w:author="jerome draillard" w:date="2015-11-27T16:30:00Z">
        <w:r>
          <w:t xml:space="preserve"> une unique fois, </w:t>
        </w:r>
        <w:proofErr w:type="spellStart"/>
        <w:r>
          <w:t>start</w:t>
        </w:r>
        <w:proofErr w:type="spellEnd"/>
        <w:r>
          <w:t xml:space="preserve"> au moment du démarrage et stop au moment de l'</w:t>
        </w:r>
      </w:ins>
      <w:r>
        <w:t>arrêt</w:t>
      </w:r>
      <w:ins w:id="5538" w:author="jerome draillard" w:date="2015-11-27T16:30:00Z">
        <w:r>
          <w:t xml:space="preserve"> de l'</w:t>
        </w:r>
      </w:ins>
      <w:r>
        <w:t>exécution</w:t>
      </w:r>
      <w:ins w:id="5539" w:author="jerome draillard" w:date="2015-11-27T16:30:00Z">
        <w:r>
          <w:t>.</w:t>
        </w:r>
      </w:ins>
      <w:r>
        <w:t xml:space="preserve"> Dans les méthodes </w:t>
      </w:r>
      <w:proofErr w:type="spellStart"/>
      <w:r>
        <w:t>start</w:t>
      </w:r>
      <w:proofErr w:type="spellEnd"/>
      <w:r>
        <w:t xml:space="preserve"> et stop mettez simplement un </w:t>
      </w:r>
      <w:proofErr w:type="spellStart"/>
      <w:r>
        <w:t>qdebug</w:t>
      </w:r>
      <w:proofErr w:type="spellEnd"/>
      <w:r>
        <w:t xml:space="preserve"> informatif. Exemple :</w:t>
      </w:r>
    </w:p>
    <w:p w:rsidR="00BF1190" w:rsidRDefault="00D276D8" w:rsidP="00BF1190">
      <w:pPr>
        <w:pStyle w:val="Paragraphedeliste"/>
        <w:ind w:left="0"/>
      </w:pPr>
      <w:ins w:id="5540" w:author="ghislain.aine" w:date="2015-10-30T15:15:00Z">
        <w:r>
          <w:pict>
            <v:shape id="_x0000_s1252" type="#_x0000_t202" style="width:493.45pt;height:21.4pt;mso-height-percent:200;mso-position-horizontal-relative:char;mso-position-vertical-relative:line;mso-height-percent:200;mso-width-relative:margin;mso-height-relative:margin">
              <v:textbox style="mso-next-textbox:#_x0000_s1252;mso-fit-shape-to-text:t">
                <w:txbxContent>
                  <w:p w:rsidR="00BF1190" w:rsidRDefault="00BF1190" w:rsidP="00BF1190">
                    <w:proofErr w:type="spellStart"/>
                    <w:proofErr w:type="gramStart"/>
                    <w:r>
                      <w:rPr>
                        <w:rFonts w:ascii="Consolas" w:hAnsi="Consolas" w:cs="Consolas"/>
                        <w:color w:val="880000"/>
                        <w:sz w:val="19"/>
                        <w:szCs w:val="19"/>
                        <w:highlight w:val="white"/>
                      </w:rPr>
                      <w:t>qdebug</w:t>
                    </w:r>
                    <w:proofErr w:type="spellEnd"/>
                    <w:proofErr w:type="gramEnd"/>
                    <w:r>
                      <w:rPr>
                        <w:rFonts w:ascii="Consolas" w:hAnsi="Consolas" w:cs="Consolas"/>
                        <w:color w:val="880000"/>
                        <w:sz w:val="19"/>
                        <w:szCs w:val="19"/>
                        <w:highlight w:val="white"/>
                      </w:rPr>
                      <w:t xml:space="preserve"> &lt;&lt; </w:t>
                    </w:r>
                    <w:r>
                      <w:t>"</w:t>
                    </w:r>
                    <w:del w:id="5541" w:author="Camille VACCALUT" w:date="2015-12-08T11:52:00Z">
                      <w:r w:rsidDel="007C073F">
                        <w:delText>Executable</w:delText>
                      </w:r>
                    </w:del>
                    <w:r>
                      <w:t>Start"</w:t>
                    </w:r>
                    <w:ins w:id="5542" w:author="ghislain.aine" w:date="2015-10-30T15:15:00Z">
                      <w:r>
                        <w:rPr>
                          <w:rFonts w:ascii="Consolas" w:hAnsi="Consolas" w:cs="Consolas"/>
                          <w:color w:val="000000"/>
                          <w:sz w:val="19"/>
                          <w:szCs w:val="19"/>
                          <w:highlight w:val="white"/>
                        </w:rPr>
                        <w:t>;</w:t>
                      </w:r>
                    </w:ins>
                    <w:del w:id="5543" w:author="ghislain.aine" w:date="2015-10-30T15:15:00Z">
                      <w:r w:rsidDel="00C45388">
                        <w:rPr>
                          <w:rFonts w:ascii="Consolas" w:hAnsi="Consolas" w:cs="Consolas"/>
                          <w:color w:val="000080"/>
                          <w:sz w:val="19"/>
                          <w:szCs w:val="19"/>
                          <w:highlight w:val="white"/>
                        </w:rPr>
                        <w:delText>_idemo</w:delText>
                      </w:r>
                      <w:r w:rsidDel="00C45388">
                        <w:rPr>
                          <w:rFonts w:ascii="Consolas" w:hAnsi="Consolas" w:cs="Consolas"/>
                          <w:color w:val="000000"/>
                          <w:sz w:val="19"/>
                          <w:szCs w:val="19"/>
                          <w:highlight w:val="white"/>
                        </w:rPr>
                        <w:delText>-&gt;</w:delText>
                      </w:r>
                      <w:r w:rsidDel="00C45388">
                        <w:rPr>
                          <w:rFonts w:ascii="Consolas" w:hAnsi="Consolas" w:cs="Consolas"/>
                          <w:color w:val="880000"/>
                          <w:sz w:val="19"/>
                          <w:szCs w:val="19"/>
                          <w:highlight w:val="white"/>
                        </w:rPr>
                        <w:delText>registerObserver</w:delText>
                      </w:r>
                      <w:r w:rsidDel="00C45388">
                        <w:rPr>
                          <w:rFonts w:ascii="Consolas" w:hAnsi="Consolas" w:cs="Consolas"/>
                          <w:color w:val="000000"/>
                          <w:sz w:val="19"/>
                          <w:szCs w:val="19"/>
                          <w:highlight w:val="white"/>
                        </w:rPr>
                        <w:delText>(</w:delText>
                      </w:r>
                      <w:r w:rsidDel="00C45388">
                        <w:rPr>
                          <w:rFonts w:ascii="Consolas" w:hAnsi="Consolas" w:cs="Consolas"/>
                          <w:color w:val="0000FF"/>
                          <w:sz w:val="19"/>
                          <w:szCs w:val="19"/>
                          <w:highlight w:val="white"/>
                        </w:rPr>
                        <w:delText>this</w:delText>
                      </w:r>
                      <w:r w:rsidDel="00C45388">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pStyle w:val="Paragraphedeliste"/>
      </w:pPr>
      <w:ins w:id="5544" w:author="Alexandre Blin" w:date="2015-08-07T13:05:00Z">
        <w:del w:id="5545" w:author="jerome draillard" w:date="2015-11-27T16:30:00Z">
          <w:r w:rsidDel="00BF0015">
            <w:delText xml:space="preserve">celles-ci peuvent être </w:delText>
          </w:r>
        </w:del>
      </w:ins>
      <w:del w:id="5546" w:author="jerome draillard" w:date="2015-11-27T16:30:00Z">
        <w:r w:rsidDel="00BF0015">
          <w:delText>vides</w:delText>
        </w:r>
      </w:del>
    </w:p>
    <w:p w:rsidR="00BF1190" w:rsidRDefault="00BF1190" w:rsidP="00BF1190">
      <w:pPr>
        <w:pStyle w:val="Paragraphedeliste"/>
        <w:numPr>
          <w:ilvl w:val="0"/>
          <w:numId w:val="20"/>
        </w:numPr>
      </w:pPr>
      <w:r>
        <w:t xml:space="preserve">Dans la </w:t>
      </w:r>
      <w:del w:id="5547" w:author="ghislain.aine" w:date="2015-10-30T15:18:00Z">
        <w:r w:rsidDel="00C45388">
          <w:delText xml:space="preserve">fonction </w:delText>
        </w:r>
      </w:del>
      <w:ins w:id="5548" w:author="ghislain.aine" w:date="2015-10-30T15:18:00Z">
        <w:r>
          <w:t xml:space="preserve">méthode </w:t>
        </w:r>
      </w:ins>
      <w:r>
        <w:t>"</w:t>
      </w:r>
      <w:proofErr w:type="spellStart"/>
      <w:ins w:id="5549" w:author="ghislain.aine" w:date="2015-10-30T15:18:00Z">
        <w:r>
          <w:t>E</w:t>
        </w:r>
      </w:ins>
      <w:del w:id="5550" w:author="ghislain.aine" w:date="2015-10-30T15:18:00Z">
        <w:r w:rsidDel="00C45388">
          <w:delText>e</w:delText>
        </w:r>
      </w:del>
      <w:r>
        <w:t>xecute</w:t>
      </w:r>
      <w:proofErr w:type="spellEnd"/>
      <w:r>
        <w:t>", faites varier la valeur de "</w:t>
      </w:r>
      <w:proofErr w:type="spellStart"/>
      <w:r>
        <w:t>_value</w:t>
      </w:r>
      <w:proofErr w:type="spellEnd"/>
      <w:r>
        <w:t>" en l'incrémentant, puis appeler la fonction "</w:t>
      </w:r>
      <w:proofErr w:type="spellStart"/>
      <w:r w:rsidRPr="00321C3E">
        <w:t>notifyValueChanged</w:t>
      </w:r>
      <w:proofErr w:type="spellEnd"/>
      <w:r>
        <w:t>"</w:t>
      </w:r>
    </w:p>
    <w:p w:rsidR="00BF1190" w:rsidRDefault="00BF1190" w:rsidP="00BF1190"/>
    <w:p w:rsidR="00BF1190" w:rsidRDefault="00BF1190" w:rsidP="00BF1190">
      <w:r>
        <w:t xml:space="preserve">Il faut ensuite modifier le </w:t>
      </w:r>
      <w:proofErr w:type="spellStart"/>
      <w:r w:rsidR="00D276D8" w:rsidRPr="00D276D8">
        <w:rPr>
          <w:i/>
          <w:rPrChange w:id="5551" w:author="jerome draillard" w:date="2015-11-27T16:31:00Z">
            <w:rPr>
              <w:color w:val="0000FF" w:themeColor="hyperlink"/>
              <w:u w:val="single"/>
            </w:rPr>
          </w:rPrChange>
        </w:rPr>
        <w:t>stream</w:t>
      </w:r>
      <w:proofErr w:type="spellEnd"/>
      <w:r>
        <w:t xml:space="preserve"> pour exécuter le composant.</w:t>
      </w:r>
    </w:p>
    <w:p w:rsidR="00BF1190" w:rsidRDefault="00BF1190" w:rsidP="00BF1190"/>
    <w:p w:rsidR="00BF1190" w:rsidRDefault="00BF1190" w:rsidP="00BF1190">
      <w:pPr>
        <w:pStyle w:val="Paragraphedeliste"/>
        <w:numPr>
          <w:ilvl w:val="0"/>
          <w:numId w:val="22"/>
        </w:numPr>
      </w:pPr>
      <w:r>
        <w:t>Dans l'éditeur, ajouter le composant "</w:t>
      </w:r>
      <w:proofErr w:type="spellStart"/>
      <w:r>
        <w:t>SwExecutor</w:t>
      </w:r>
      <w:proofErr w:type="spellEnd"/>
      <w:r>
        <w:t>" (faire une recherche).</w:t>
      </w:r>
    </w:p>
    <w:p w:rsidR="00BF1190" w:rsidRDefault="00BF1190" w:rsidP="00BF1190">
      <w:pPr>
        <w:pStyle w:val="Paragraphedeliste"/>
      </w:pPr>
      <w:r>
        <w:t>Ce composant permet d'exécuter tous les composants qui sont exécutables</w:t>
      </w:r>
      <w:ins w:id="5552" w:author="jerome draillard" w:date="2015-11-27T16:31:00Z">
        <w:r>
          <w:t>.</w:t>
        </w:r>
      </w:ins>
    </w:p>
    <w:p w:rsidR="00BF1190" w:rsidRDefault="00BF1190" w:rsidP="00BF1190">
      <w:pPr>
        <w:pStyle w:val="Paragraphedeliste"/>
      </w:pPr>
    </w:p>
    <w:p w:rsidR="00BF1190" w:rsidRDefault="00BF1190" w:rsidP="00BF1190">
      <w:pPr>
        <w:pStyle w:val="Paragraphedeliste"/>
        <w:numPr>
          <w:ilvl w:val="0"/>
          <w:numId w:val="22"/>
        </w:numPr>
      </w:pPr>
      <w:r>
        <w:t xml:space="preserve">Sur le composant </w:t>
      </w:r>
      <w:proofErr w:type="spellStart"/>
      <w:r>
        <w:t>SwExecutor</w:t>
      </w:r>
      <w:proofErr w:type="spellEnd"/>
      <w:r>
        <w:t>, faire un clique droit et cliquer sur "setup".</w:t>
      </w:r>
    </w:p>
    <w:p w:rsidR="00BF1190" w:rsidRDefault="00BF1190" w:rsidP="00BF1190">
      <w:pPr>
        <w:pStyle w:val="Paragraphedeliste"/>
      </w:pPr>
      <w:r>
        <w:t>Dans la colonne de droite figurent tous les composants.</w:t>
      </w:r>
    </w:p>
    <w:p w:rsidR="00BF1190" w:rsidRDefault="00BF1190" w:rsidP="00BF1190">
      <w:pPr>
        <w:pStyle w:val="Paragraphedeliste"/>
      </w:pPr>
      <w:r>
        <w:t>Ceux qui ne sont pas exécutables sont grisés</w:t>
      </w:r>
    </w:p>
    <w:p w:rsidR="00BF1190" w:rsidRDefault="00BF1190" w:rsidP="00BF1190"/>
    <w:p w:rsidR="00BF1190" w:rsidRDefault="00BF1190" w:rsidP="00BF1190">
      <w:pPr>
        <w:pStyle w:val="Paragraphedeliste"/>
        <w:numPr>
          <w:ilvl w:val="0"/>
          <w:numId w:val="22"/>
        </w:numPr>
      </w:pPr>
      <w:r>
        <w:t>Sélectionnez le composant "</w:t>
      </w:r>
      <w:proofErr w:type="spellStart"/>
      <w:del w:id="5553" w:author="ghislain.aine" w:date="2015-11-04T16:55:00Z">
        <w:r w:rsidDel="0049323F">
          <w:delText>DemoCoreComponent</w:delText>
        </w:r>
      </w:del>
      <w:ins w:id="5554" w:author="ghislain.aine" w:date="2015-11-04T16:55:00Z">
        <w:r>
          <w:t>CoreComponent</w:t>
        </w:r>
      </w:ins>
      <w:proofErr w:type="spellEnd"/>
      <w:r>
        <w:t>", et le faire glisser dans la colonne de gauche pour le rendre exécutable.</w:t>
      </w:r>
    </w:p>
    <w:p w:rsidR="00BF1190" w:rsidRDefault="00BF1190" w:rsidP="00BF1190"/>
    <w:p w:rsidR="00BF1190" w:rsidRDefault="00BF1190" w:rsidP="00BF1190">
      <w:r>
        <w:t>L'</w:t>
      </w:r>
      <w:proofErr w:type="spellStart"/>
      <w:r>
        <w:t>executor</w:t>
      </w:r>
      <w:proofErr w:type="spellEnd"/>
      <w:r>
        <w:t xml:space="preserve"> possède plusieurs propriétés, visibles dans l'onglet "Component </w:t>
      </w:r>
      <w:proofErr w:type="spellStart"/>
      <w:r>
        <w:t>Properties</w:t>
      </w:r>
      <w:proofErr w:type="spellEnd"/>
      <w:r>
        <w:t xml:space="preserve">". Il est notamment possible de modifier le délai de déclenchement du </w:t>
      </w:r>
      <w:proofErr w:type="spellStart"/>
      <w:r>
        <w:t>timer</w:t>
      </w:r>
      <w:proofErr w:type="spellEnd"/>
      <w:ins w:id="5555" w:author="jerome draillard" w:date="2015-11-27T16:31:00Z">
        <w:r>
          <w:t xml:space="preserve"> qui cadence l'appel aux méthodes </w:t>
        </w:r>
        <w:proofErr w:type="spellStart"/>
        <w:r>
          <w:t>execute</w:t>
        </w:r>
        <w:proofErr w:type="spellEnd"/>
        <w:r>
          <w:t xml:space="preserve"> des composants exécutables.</w:t>
        </w:r>
      </w:ins>
      <w:del w:id="5556" w:author="jerome draillard" w:date="2015-11-27T16:31:00Z">
        <w:r w:rsidDel="00111A5E">
          <w:delText>.</w:delText>
        </w:r>
      </w:del>
    </w:p>
    <w:p w:rsidR="00BF1190" w:rsidRDefault="00BF1190" w:rsidP="00BF1190"/>
    <w:p w:rsidR="00BF1190" w:rsidRDefault="00BF1190" w:rsidP="00BF1190">
      <w:pPr>
        <w:keepNext/>
        <w:jc w:val="center"/>
      </w:pPr>
      <w:r>
        <w:rPr>
          <w:noProof/>
          <w:lang w:eastAsia="fr-FR"/>
        </w:rPr>
        <w:drawing>
          <wp:inline distT="0" distB="0" distL="0" distR="0">
            <wp:extent cx="4333875" cy="1552575"/>
            <wp:effectExtent l="19050" t="0" r="9525" b="0"/>
            <wp:docPr id="114" name="Imag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4" cstate="print"/>
                    <a:srcRect/>
                    <a:stretch>
                      <a:fillRect/>
                    </a:stretch>
                  </pic:blipFill>
                  <pic:spPr bwMode="auto">
                    <a:xfrm>
                      <a:off x="0" y="0"/>
                      <a:ext cx="4333875" cy="1552575"/>
                    </a:xfrm>
                    <a:prstGeom prst="rect">
                      <a:avLst/>
                    </a:prstGeom>
                    <a:noFill/>
                    <a:ln w="9525">
                      <a:noFill/>
                      <a:miter lim="800000"/>
                      <a:headEnd/>
                      <a:tailEnd/>
                    </a:ln>
                  </pic:spPr>
                </pic:pic>
              </a:graphicData>
            </a:graphic>
          </wp:inline>
        </w:drawing>
      </w:r>
    </w:p>
    <w:p w:rsidR="00BF1190" w:rsidRDefault="00BF1190" w:rsidP="00BF1190">
      <w:pPr>
        <w:pStyle w:val="Lgende"/>
        <w:jc w:val="center"/>
      </w:pPr>
      <w:r>
        <w:t xml:space="preserve">Image </w:t>
      </w:r>
      <w:fldSimple w:instr=" SEQ Image \* ARABIC ">
        <w:r>
          <w:rPr>
            <w:noProof/>
          </w:rPr>
          <w:t>15</w:t>
        </w:r>
      </w:fldSimple>
      <w:r>
        <w:t xml:space="preserve"> : </w:t>
      </w:r>
      <w:r w:rsidRPr="00F501AF">
        <w:t>Propriétés du composant "</w:t>
      </w:r>
      <w:proofErr w:type="spellStart"/>
      <w:r w:rsidRPr="00F501AF">
        <w:t>SwExecutor</w:t>
      </w:r>
      <w:proofErr w:type="spellEnd"/>
      <w:r w:rsidRPr="00F501AF">
        <w:t>"</w:t>
      </w:r>
      <w:r w:rsidRPr="006A165A">
        <w:rPr>
          <w:sz w:val="20"/>
          <w:u w:val="single"/>
        </w:rPr>
        <w:t xml:space="preserve"> </w:t>
      </w:r>
    </w:p>
    <w:p w:rsidR="00BF1190" w:rsidRDefault="00BF1190" w:rsidP="00BF1190"/>
    <w:p w:rsidR="00BF1190" w:rsidRDefault="00BF1190" w:rsidP="00BF1190">
      <w:r>
        <w:t>Pour démarrer l'</w:t>
      </w:r>
      <w:proofErr w:type="spellStart"/>
      <w:r>
        <w:t>executor</w:t>
      </w:r>
      <w:proofErr w:type="spellEnd"/>
      <w:r>
        <w:t xml:space="preserve">, faire un </w:t>
      </w:r>
      <w:del w:id="5557" w:author="Alexandre Blin" w:date="2015-08-07T13:12:00Z">
        <w:r w:rsidDel="00CB7EDB">
          <w:delText xml:space="preserve">clique </w:delText>
        </w:r>
      </w:del>
      <w:ins w:id="5558" w:author="Alexandre Blin" w:date="2015-08-07T13:12:00Z">
        <w:r>
          <w:t xml:space="preserve">clic </w:t>
        </w:r>
      </w:ins>
      <w:r>
        <w:t>droit et cliquer sur "</w:t>
      </w:r>
      <w:proofErr w:type="spellStart"/>
      <w:r>
        <w:t>start</w:t>
      </w:r>
      <w:proofErr w:type="spellEnd"/>
      <w:r>
        <w:t>".</w:t>
      </w:r>
    </w:p>
    <w:p w:rsidR="00BF1190" w:rsidRDefault="00BF1190" w:rsidP="00BF1190">
      <w:r>
        <w:t xml:space="preserve">L'icône de </w:t>
      </w:r>
      <w:del w:id="5559" w:author="ghislain.aine" w:date="2015-11-04T16:55:00Z">
        <w:r w:rsidDel="0049323F">
          <w:delText>DemoCoreComponent</w:delText>
        </w:r>
      </w:del>
      <w:proofErr w:type="spellStart"/>
      <w:ins w:id="5560" w:author="ghislain.aine" w:date="2015-11-04T16:55:00Z">
        <w:r>
          <w:t>CoreComponent</w:t>
        </w:r>
      </w:ins>
      <w:proofErr w:type="spellEnd"/>
      <w:r>
        <w:t xml:space="preserve"> passe en vert, indiquant qu'il est en cours d'exécution.</w:t>
      </w:r>
    </w:p>
    <w:p w:rsidR="00BF1190" w:rsidRDefault="00BF1190" w:rsidP="00BF1190"/>
    <w:p w:rsidR="00BF1190" w:rsidRDefault="00EE2A1F" w:rsidP="00BF1190">
      <w:pPr>
        <w:keepNext/>
        <w:jc w:val="center"/>
      </w:pPr>
      <w:ins w:id="5561" w:author="ghislain.aine" w:date="2015-11-04T17:18:00Z">
        <w:r>
          <w:rPr>
            <w:noProof/>
            <w:lang w:eastAsia="fr-FR"/>
            <w:rPrChange w:id="5562">
              <w:rPr>
                <w:noProof/>
                <w:color w:val="0000FF" w:themeColor="hyperlink"/>
                <w:u w:val="single"/>
                <w:lang w:eastAsia="fr-FR"/>
              </w:rPr>
            </w:rPrChange>
          </w:rPr>
          <w:drawing>
            <wp:inline distT="0" distB="0" distL="0" distR="0">
              <wp:extent cx="1753870" cy="199390"/>
              <wp:effectExtent l="19050" t="0" r="0" b="0"/>
              <wp:docPr id="115" name="Image 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pic:cNvPicPr>
                        <a:picLocks noChangeAspect="1" noChangeArrowheads="1"/>
                      </pic:cNvPicPr>
                    </pic:nvPicPr>
                    <pic:blipFill>
                      <a:blip r:embed="rId45" cstate="print"/>
                      <a:srcRect/>
                      <a:stretch>
                        <a:fillRect/>
                      </a:stretch>
                    </pic:blipFill>
                    <pic:spPr bwMode="auto">
                      <a:xfrm>
                        <a:off x="0" y="0"/>
                        <a:ext cx="1753870" cy="199390"/>
                      </a:xfrm>
                      <a:prstGeom prst="rect">
                        <a:avLst/>
                      </a:prstGeom>
                      <a:noFill/>
                      <a:ln w="9525">
                        <a:noFill/>
                        <a:miter lim="800000"/>
                        <a:headEnd/>
                        <a:tailEnd/>
                      </a:ln>
                    </pic:spPr>
                  </pic:pic>
                </a:graphicData>
              </a:graphic>
            </wp:inline>
          </w:drawing>
        </w:r>
      </w:ins>
      <w:del w:id="5563" w:author="ghislain.aine" w:date="2015-11-04T17:19:00Z">
        <w:r>
          <w:rPr>
            <w:noProof/>
            <w:lang w:eastAsia="fr-FR"/>
            <w:rPrChange w:id="5564">
              <w:rPr>
                <w:noProof/>
                <w:color w:val="0000FF" w:themeColor="hyperlink"/>
                <w:u w:val="single"/>
                <w:lang w:eastAsia="fr-FR"/>
              </w:rPr>
            </w:rPrChange>
          </w:rPr>
          <w:drawing>
            <wp:inline distT="0" distB="0" distL="0" distR="0">
              <wp:extent cx="1714500" cy="266700"/>
              <wp:effectExtent l="19050" t="0" r="0" b="0"/>
              <wp:docPr id="116"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46" cstate="print"/>
                      <a:srcRect/>
                      <a:stretch>
                        <a:fillRect/>
                      </a:stretch>
                    </pic:blipFill>
                    <pic:spPr bwMode="auto">
                      <a:xfrm>
                        <a:off x="0" y="0"/>
                        <a:ext cx="1714500" cy="266700"/>
                      </a:xfrm>
                      <a:prstGeom prst="rect">
                        <a:avLst/>
                      </a:prstGeom>
                      <a:noFill/>
                      <a:ln w="9525">
                        <a:noFill/>
                        <a:miter lim="800000"/>
                        <a:headEnd/>
                        <a:tailEnd/>
                      </a:ln>
                    </pic:spPr>
                  </pic:pic>
                </a:graphicData>
              </a:graphic>
            </wp:inline>
          </w:drawing>
        </w:r>
      </w:del>
    </w:p>
    <w:p w:rsidR="00BF1190" w:rsidRPr="00CD15BE" w:rsidRDefault="00BF1190" w:rsidP="00BF1190">
      <w:pPr>
        <w:pStyle w:val="Lgende"/>
        <w:jc w:val="center"/>
      </w:pPr>
      <w:r>
        <w:t xml:space="preserve">Image </w:t>
      </w:r>
      <w:fldSimple w:instr=" SEQ Image \* ARABIC ">
        <w:r>
          <w:rPr>
            <w:noProof/>
          </w:rPr>
          <w:t>16</w:t>
        </w:r>
      </w:fldSimple>
      <w:r>
        <w:t xml:space="preserve"> : </w:t>
      </w:r>
      <w:r w:rsidRPr="0059495F">
        <w:t>Exécution du composant "</w:t>
      </w:r>
      <w:proofErr w:type="spellStart"/>
      <w:del w:id="5565" w:author="ghislain.aine" w:date="2015-11-04T16:55:00Z">
        <w:r w:rsidRPr="0059495F" w:rsidDel="0049323F">
          <w:delText>DemoCoreComponent</w:delText>
        </w:r>
      </w:del>
      <w:ins w:id="5566" w:author="ghislain.aine" w:date="2015-11-04T16:55:00Z">
        <w:r>
          <w:t>CoreComponent</w:t>
        </w:r>
      </w:ins>
      <w:proofErr w:type="spellEnd"/>
      <w:r w:rsidRPr="0059495F">
        <w:t>"</w:t>
      </w:r>
      <w:r w:rsidRPr="006A165A">
        <w:rPr>
          <w:sz w:val="20"/>
          <w:u w:val="single"/>
        </w:rPr>
        <w:t xml:space="preserve"> </w:t>
      </w:r>
    </w:p>
    <w:p w:rsidR="00BF1190" w:rsidRDefault="00BF1190" w:rsidP="00BF1190">
      <w:r>
        <w:t xml:space="preserve">La fenêtre de log </w:t>
      </w:r>
      <w:ins w:id="5567" w:author="jerome draillard" w:date="2015-11-27T16:31:00Z">
        <w:r>
          <w:t xml:space="preserve">doit maintenant </w:t>
        </w:r>
      </w:ins>
      <w:r>
        <w:t>affiche</w:t>
      </w:r>
      <w:ins w:id="5568" w:author="jerome draillard" w:date="2015-11-27T16:31:00Z">
        <w:r>
          <w:t>r</w:t>
        </w:r>
      </w:ins>
      <w:r>
        <w:t xml:space="preserve"> la variable qui s'incrémente.</w:t>
      </w:r>
    </w:p>
    <w:p w:rsidR="00BF1190" w:rsidRDefault="00BF1190" w:rsidP="00BF1190"/>
    <w:p w:rsidR="00BF1190" w:rsidRDefault="00BF1190" w:rsidP="00BF1190">
      <w:pPr>
        <w:pStyle w:val="Titre2"/>
      </w:pPr>
      <w:bookmarkStart w:id="5569" w:name="_Toc354145199"/>
      <w:bookmarkStart w:id="5570" w:name="_Toc462985395"/>
      <w:bookmarkEnd w:id="5569"/>
      <w:r>
        <w:t>Interface graphique</w:t>
      </w:r>
      <w:bookmarkEnd w:id="5570"/>
    </w:p>
    <w:p w:rsidR="00BF1190" w:rsidRDefault="00BF1190" w:rsidP="00BF1190">
      <w:pPr>
        <w:pStyle w:val="Paragraphedeliste"/>
      </w:pPr>
    </w:p>
    <w:p w:rsidR="00BF1190" w:rsidRDefault="00BF1190" w:rsidP="00BF1190">
      <w:r>
        <w:t>Il est possible de faire fournir des IHM (</w:t>
      </w:r>
      <w:r>
        <w:rPr>
          <w:b/>
        </w:rPr>
        <w:t>I</w:t>
      </w:r>
      <w:r>
        <w:t xml:space="preserve">nterfaces </w:t>
      </w:r>
      <w:r>
        <w:rPr>
          <w:b/>
        </w:rPr>
        <w:t>H</w:t>
      </w:r>
      <w:r>
        <w:t xml:space="preserve">omme </w:t>
      </w:r>
      <w:r>
        <w:rPr>
          <w:b/>
        </w:rPr>
        <w:t>M</w:t>
      </w:r>
      <w:r>
        <w:t>achine) par un composant. L'IHM créée permet d'interagir avec le composant.</w:t>
      </w:r>
    </w:p>
    <w:p w:rsidR="00BF1190" w:rsidRDefault="00BF1190" w:rsidP="00BF1190"/>
    <w:p w:rsidR="00BF1190" w:rsidRDefault="00BF1190" w:rsidP="00BF1190">
      <w:r>
        <w:t xml:space="preserve">Par défaut, l'IHM n'est pas visible lorsqu’on pose le composant, et peut l'être en cliquant sur "show" dans le menu contextuel du composant. Pour qu'elle soit visible par défaut, il faut mettre "visible = </w:t>
      </w:r>
      <w:proofErr w:type="spellStart"/>
      <w:r>
        <w:t>true</w:t>
      </w:r>
      <w:proofErr w:type="spellEnd"/>
      <w:r>
        <w:t xml:space="preserve">" dans le constructeur du </w:t>
      </w:r>
      <w:proofErr w:type="spellStart"/>
      <w:r>
        <w:t>widget</w:t>
      </w:r>
      <w:proofErr w:type="spellEnd"/>
      <w:r>
        <w:t>.</w:t>
      </w:r>
    </w:p>
    <w:p w:rsidR="00BF1190" w:rsidRDefault="00BF1190" w:rsidP="00BF1190"/>
    <w:p w:rsidR="00BF1190" w:rsidRDefault="00BF1190" w:rsidP="00BF1190">
      <w:pPr>
        <w:pStyle w:val="Paragraphedeliste"/>
        <w:numPr>
          <w:ilvl w:val="0"/>
          <w:numId w:val="22"/>
        </w:numPr>
      </w:pPr>
      <w:r>
        <w:t>Dans Visual, dans la colonne à gauche, faites un clique droit sur votre projet « </w:t>
      </w:r>
      <w:proofErr w:type="spellStart"/>
      <w:r>
        <w:t>Demo</w:t>
      </w:r>
      <w:proofErr w:type="spellEnd"/>
      <w:r>
        <w:t> » et cliquez sur « </w:t>
      </w:r>
      <w:proofErr w:type="spellStart"/>
      <w:r>
        <w:t>Convert</w:t>
      </w:r>
      <w:proofErr w:type="spellEnd"/>
      <w:r>
        <w:t xml:space="preserve"> Project to </w:t>
      </w:r>
      <w:proofErr w:type="spellStart"/>
      <w:r>
        <w:t>Qt</w:t>
      </w:r>
      <w:proofErr w:type="spellEnd"/>
      <w:r>
        <w:t xml:space="preserve"> </w:t>
      </w:r>
      <w:proofErr w:type="spellStart"/>
      <w:r>
        <w:t>Add</w:t>
      </w:r>
      <w:proofErr w:type="spellEnd"/>
      <w:r>
        <w:t xml:space="preserve">-in </w:t>
      </w:r>
      <w:proofErr w:type="spellStart"/>
      <w:r>
        <w:t>project</w:t>
      </w:r>
      <w:proofErr w:type="spellEnd"/>
      <w:r>
        <w:t> ».</w:t>
      </w:r>
    </w:p>
    <w:p w:rsidR="00BF1190" w:rsidRDefault="00BF1190" w:rsidP="00BF1190"/>
    <w:p w:rsidR="00BF1190" w:rsidRDefault="00BF1190" w:rsidP="00BF1190">
      <w:pPr>
        <w:pStyle w:val="Paragraphedeliste"/>
        <w:numPr>
          <w:ilvl w:val="0"/>
          <w:numId w:val="22"/>
        </w:numPr>
      </w:pPr>
      <w:r>
        <w:t>Dans Visual, ajoutez un</w:t>
      </w:r>
      <w:ins w:id="5571" w:author="giacomo.rombaut" w:date="2015-04-14T15:51:00Z">
        <w:r>
          <w:t>e</w:t>
        </w:r>
      </w:ins>
      <w:r>
        <w:t xml:space="preserve"> nouvel</w:t>
      </w:r>
      <w:ins w:id="5572" w:author="giacomo.rombaut" w:date="2015-04-14T15:51:00Z">
        <w:del w:id="5573" w:author="Camille VACCALUT" w:date="2015-12-08T11:54:00Z">
          <w:r w:rsidDel="00986951">
            <w:delText>l</w:delText>
          </w:r>
        </w:del>
        <w:r>
          <w:t>le</w:t>
        </w:r>
      </w:ins>
      <w:r>
        <w:t xml:space="preserve"> </w:t>
      </w:r>
      <w:del w:id="5574" w:author="giacomo.rombaut" w:date="2015-04-14T15:51:00Z">
        <w:r w:rsidDel="00EE3541">
          <w:delText xml:space="preserve">élément </w:delText>
        </w:r>
      </w:del>
      <w:ins w:id="5575" w:author="giacomo.rombaut" w:date="2015-04-14T15:51:00Z">
        <w:r>
          <w:t xml:space="preserve">classe </w:t>
        </w:r>
      </w:ins>
      <w:r>
        <w:t>de type "</w:t>
      </w:r>
      <w:proofErr w:type="spellStart"/>
      <w:r>
        <w:t>Qt</w:t>
      </w:r>
      <w:proofErr w:type="spellEnd"/>
      <w:r>
        <w:t xml:space="preserve"> </w:t>
      </w:r>
      <w:del w:id="5576" w:author="giacomo.rombaut" w:date="2015-04-14T15:51:00Z">
        <w:r w:rsidDel="00EE3541">
          <w:delText>Widget Form</w:delText>
        </w:r>
      </w:del>
      <w:ins w:id="5577" w:author="giacomo.rombaut" w:date="2015-04-14T15:51:00Z">
        <w:r>
          <w:t>5GuiClass</w:t>
        </w:r>
      </w:ins>
      <w:r>
        <w:t>", dans "Qt</w:t>
      </w:r>
      <w:ins w:id="5578" w:author="giacomo.rombaut" w:date="2015-04-14T15:51:00Z">
        <w:r>
          <w:t>5</w:t>
        </w:r>
      </w:ins>
      <w:r>
        <w:t xml:space="preserve"> </w:t>
      </w:r>
      <w:del w:id="5579" w:author="giacomo.rombaut" w:date="2015-04-14T15:51:00Z">
        <w:r w:rsidDel="00EE3541">
          <w:delText>F</w:delText>
        </w:r>
      </w:del>
      <w:del w:id="5580" w:author="giacomo.rombaut" w:date="2015-04-14T15:52:00Z">
        <w:r w:rsidDel="00EE3541">
          <w:delText>orms</w:delText>
        </w:r>
      </w:del>
      <w:ins w:id="5581" w:author="giacomo.rombaut" w:date="2015-04-14T15:52:00Z">
        <w:r>
          <w:t>Classes</w:t>
        </w:r>
      </w:ins>
      <w:r>
        <w:t>", dans le répertoire "</w:t>
      </w:r>
      <w:del w:id="5582" w:author="ghislain.aine" w:date="2015-11-02T10:04:00Z">
        <w:r w:rsidRPr="00520543" w:rsidDel="00CB48ED">
          <w:delText>DemoUIComponent</w:delText>
        </w:r>
      </w:del>
      <w:ins w:id="5583" w:author="ghislain.aine" w:date="2015-11-02T10:04:00Z">
        <w:r>
          <w:t>UI</w:t>
        </w:r>
      </w:ins>
      <w:r>
        <w:t>", appelé</w:t>
      </w:r>
      <w:ins w:id="5584" w:author="giacomo.rombaut" w:date="2015-04-14T15:52:00Z">
        <w:r>
          <w:t>e</w:t>
        </w:r>
      </w:ins>
      <w:r>
        <w:t xml:space="preserve"> "</w:t>
      </w:r>
      <w:proofErr w:type="spellStart"/>
      <w:ins w:id="5585" w:author="Camille VACCALUT" w:date="2015-12-07T17:26:00Z">
        <w:r>
          <w:t>ValueUi</w:t>
        </w:r>
      </w:ins>
      <w:proofErr w:type="spellEnd"/>
      <w:del w:id="5586" w:author="Camille VACCALUT" w:date="2015-12-07T17:26:00Z">
        <w:r w:rsidDel="00D16A8E">
          <w:delText>DemoUI</w:delText>
        </w:r>
      </w:del>
      <w:r>
        <w:t xml:space="preserve">". (Clic droit sur projet </w:t>
      </w:r>
      <w:proofErr w:type="spellStart"/>
      <w:r>
        <w:t>demo</w:t>
      </w:r>
      <w:proofErr w:type="spellEnd"/>
      <w:r>
        <w:t xml:space="preserve"> -&gt; ajouter -&gt; Classe…)</w:t>
      </w:r>
    </w:p>
    <w:p w:rsidR="00BF1190" w:rsidRDefault="00BF1190" w:rsidP="00BF1190">
      <w:pPr>
        <w:pStyle w:val="Paragraphedeliste"/>
      </w:pPr>
    </w:p>
    <w:p w:rsidR="00BF1190" w:rsidRDefault="00BF1190" w:rsidP="00BF1190">
      <w:pPr>
        <w:pStyle w:val="Paragraphedeliste"/>
        <w:numPr>
          <w:ilvl w:val="0"/>
          <w:numId w:val="22"/>
        </w:numPr>
        <w:rPr>
          <w:sz w:val="20"/>
          <w:u w:val="single"/>
        </w:rPr>
      </w:pPr>
      <w:r>
        <w:t xml:space="preserve">Depuis Visual, ouvrez </w:t>
      </w:r>
      <w:proofErr w:type="spellStart"/>
      <w:r>
        <w:t>Qt</w:t>
      </w:r>
      <w:proofErr w:type="spellEnd"/>
      <w:r>
        <w:t xml:space="preserve"> Designer et ajoutez un label</w:t>
      </w:r>
      <w:r w:rsidRPr="009D7C7C">
        <w:rPr>
          <w:sz w:val="20"/>
        </w:rPr>
        <w:t>.</w:t>
      </w:r>
    </w:p>
    <w:p w:rsidR="00BF1190" w:rsidRPr="008158CD" w:rsidRDefault="00BF1190" w:rsidP="00BF1190">
      <w:pPr>
        <w:rPr>
          <w:sz w:val="20"/>
          <w:u w:val="single"/>
        </w:rPr>
      </w:pPr>
    </w:p>
    <w:p w:rsidR="00BF1190" w:rsidRPr="009D7C7C" w:rsidDel="00B864F6" w:rsidRDefault="00BF1190" w:rsidP="00BF1190">
      <w:pPr>
        <w:pStyle w:val="Paragraphedeliste"/>
        <w:numPr>
          <w:ilvl w:val="0"/>
          <w:numId w:val="22"/>
        </w:numPr>
        <w:rPr>
          <w:del w:id="5587" w:author="jerome draillard" w:date="2015-10-29T13:00:00Z"/>
          <w:strike/>
        </w:rPr>
      </w:pPr>
      <w:del w:id="5588" w:author="jerome draillard" w:date="2015-10-29T13:00:00Z">
        <w:r w:rsidRPr="009D7C7C" w:rsidDel="00B864F6">
          <w:rPr>
            <w:strike/>
          </w:rPr>
          <w:delText>Dans le fichier "plugin_file.pri", dans la partie "FORMS", ajouter les ui:</w:delText>
        </w:r>
      </w:del>
    </w:p>
    <w:p w:rsidR="00BF1190" w:rsidRPr="009D7C7C" w:rsidDel="00B864F6" w:rsidRDefault="00BF1190" w:rsidP="00BF1190">
      <w:pPr>
        <w:pStyle w:val="Code"/>
        <w:rPr>
          <w:del w:id="5589" w:author="jerome draillard" w:date="2015-10-29T13:00:00Z"/>
          <w:strike/>
        </w:rPr>
      </w:pPr>
      <w:del w:id="5590" w:author="jerome draillard" w:date="2015-10-29T13:00:00Z">
        <w:r w:rsidRPr="009D7C7C" w:rsidDel="00B864F6">
          <w:rPr>
            <w:strike/>
          </w:rPr>
          <w:delText>FORMS += \</w:delText>
        </w:r>
      </w:del>
    </w:p>
    <w:p w:rsidR="00BF1190" w:rsidRPr="009D7C7C" w:rsidDel="00B864F6" w:rsidRDefault="00BF1190" w:rsidP="00BF1190">
      <w:pPr>
        <w:pStyle w:val="Code"/>
        <w:rPr>
          <w:del w:id="5591" w:author="jerome draillard" w:date="2015-10-29T13:00:00Z"/>
          <w:strike/>
        </w:rPr>
      </w:pPr>
      <w:del w:id="5592" w:author="jerome draillard" w:date="2015-10-29T13:00:00Z">
        <w:r w:rsidRPr="009D7C7C" w:rsidDel="00B864F6">
          <w:rPr>
            <w:strike/>
          </w:rPr>
          <w:tab/>
          <w:delText>DemoUIComponent/*.ui \</w:delText>
        </w:r>
      </w:del>
    </w:p>
    <w:p w:rsidR="00BF1190" w:rsidRPr="009D7C7C" w:rsidRDefault="00BF1190" w:rsidP="00BF1190">
      <w:pPr>
        <w:pStyle w:val="Paragraphedeliste"/>
        <w:numPr>
          <w:ilvl w:val="0"/>
          <w:numId w:val="23"/>
        </w:numPr>
        <w:rPr>
          <w:strike/>
        </w:rPr>
      </w:pPr>
      <w:r w:rsidRPr="009D7C7C">
        <w:rPr>
          <w:strike/>
        </w:rPr>
        <w:t>Créez la classe correspondante à l'interface, en créant les fichiers "</w:t>
      </w:r>
      <w:proofErr w:type="spellStart"/>
      <w:del w:id="5593" w:author="ghislain.aine" w:date="2015-11-04T17:20:00Z">
        <w:r w:rsidRPr="009D7C7C" w:rsidDel="000A6FE9">
          <w:rPr>
            <w:strike/>
          </w:rPr>
          <w:delText>DemoUI</w:delText>
        </w:r>
      </w:del>
      <w:ins w:id="5594" w:author="ghislain.aine" w:date="2015-11-04T17:20:00Z">
        <w:r w:rsidRPr="009D7C7C">
          <w:rPr>
            <w:strike/>
          </w:rPr>
          <w:t>ValueUi</w:t>
        </w:r>
      </w:ins>
      <w:r w:rsidRPr="009D7C7C">
        <w:rPr>
          <w:strike/>
        </w:rPr>
        <w:t>.h</w:t>
      </w:r>
      <w:proofErr w:type="spellEnd"/>
      <w:r w:rsidRPr="009D7C7C">
        <w:rPr>
          <w:strike/>
        </w:rPr>
        <w:t>" et "</w:t>
      </w:r>
      <w:ins w:id="5595" w:author="ghislain.aine" w:date="2015-11-04T17:20:00Z">
        <w:r w:rsidRPr="009D7C7C">
          <w:rPr>
            <w:strike/>
          </w:rPr>
          <w:t>ValueUi</w:t>
        </w:r>
      </w:ins>
      <w:del w:id="5596" w:author="ghislain.aine" w:date="2015-11-04T17:20:00Z">
        <w:r w:rsidRPr="009D7C7C" w:rsidDel="000A6FE9">
          <w:rPr>
            <w:strike/>
          </w:rPr>
          <w:delText>DemoUI</w:delText>
        </w:r>
      </w:del>
      <w:r w:rsidRPr="009D7C7C">
        <w:rPr>
          <w:strike/>
        </w:rPr>
        <w:t>.cpp".</w:t>
      </w:r>
    </w:p>
    <w:p w:rsidR="00BF1190" w:rsidRPr="00B83EF7" w:rsidRDefault="00BF1190" w:rsidP="00BF1190">
      <w:pPr>
        <w:pStyle w:val="Paragraphedeliste"/>
      </w:pPr>
      <w:r w:rsidRPr="00B83EF7">
        <w:t>Servez vous comme exemple de l'IHM "</w:t>
      </w:r>
      <w:proofErr w:type="spellStart"/>
      <w:r w:rsidRPr="00B83EF7">
        <w:t>C</w:t>
      </w:r>
      <w:ins w:id="5597" w:author="ghislain.aine" w:date="2015-11-02T10:04:00Z">
        <w:r w:rsidRPr="00B83EF7">
          <w:t>ommand</w:t>
        </w:r>
      </w:ins>
      <w:del w:id="5598" w:author="ghislain.aine" w:date="2015-11-02T10:04:00Z">
        <w:r w:rsidRPr="00B83EF7" w:rsidDel="00CB48ED">
          <w:delText>mdUi</w:delText>
        </w:r>
      </w:del>
      <w:ins w:id="5599" w:author="ghislain.aine" w:date="2015-11-02T10:04:00Z">
        <w:r w:rsidRPr="00B83EF7">
          <w:t>Widget</w:t>
        </w:r>
      </w:ins>
      <w:proofErr w:type="spellEnd"/>
      <w:r w:rsidRPr="00B83EF7">
        <w:t xml:space="preserve">", dans </w:t>
      </w:r>
    </w:p>
    <w:p w:rsidR="00BF1190" w:rsidRPr="00B83EF7" w:rsidRDefault="00BF1190" w:rsidP="00BF1190">
      <w:pPr>
        <w:pStyle w:val="Paragraphedeliste"/>
        <w:jc w:val="center"/>
        <w:rPr>
          <w:lang w:val="en-US"/>
        </w:rPr>
      </w:pPr>
      <w:proofErr w:type="gramStart"/>
      <w:r w:rsidRPr="00B83EF7">
        <w:rPr>
          <w:lang w:val="en-US"/>
        </w:rPr>
        <w:t>"</w:t>
      </w:r>
      <w:ins w:id="5600" w:author="Alexandre Blin" w:date="2015-08-07T15:24:00Z">
        <w:r w:rsidR="00D276D8" w:rsidRPr="00D276D8">
          <w:rPr>
            <w:lang w:val="en-US"/>
            <w:rPrChange w:id="5601" w:author="Alexandre Blin" w:date="2015-08-10T09:24:00Z">
              <w:rPr>
                <w:color w:val="0000FF" w:themeColor="hyperlink"/>
                <w:u w:val="single"/>
              </w:rPr>
            </w:rPrChange>
          </w:rPr>
          <w:t xml:space="preserve"> </w:t>
        </w:r>
        <w:r w:rsidRPr="00B83EF7">
          <w:rPr>
            <w:lang w:val="en-US"/>
          </w:rPr>
          <w:t>C</w:t>
        </w:r>
        <w:proofErr w:type="gramEnd"/>
        <w:r w:rsidRPr="00B83EF7">
          <w:rPr>
            <w:lang w:val="en-US"/>
          </w:rPr>
          <w:t>:\tt4\Module\Streamwork\Sources\Starlinx\SxCommand</w:t>
        </w:r>
        <w:r w:rsidRPr="00B83EF7" w:rsidDel="00E862E8">
          <w:rPr>
            <w:lang w:val="en-US"/>
          </w:rPr>
          <w:t xml:space="preserve"> </w:t>
        </w:r>
      </w:ins>
      <w:del w:id="5602" w:author="Alexandre Blin" w:date="2015-08-07T15:24:00Z">
        <w:r w:rsidRPr="00B83EF7" w:rsidDel="00E862E8">
          <w:rPr>
            <w:lang w:val="en-US"/>
          </w:rPr>
          <w:delText>C:\projects\Modules\Starlinx\Ihs\ src\sx\ihs\control\CmdComponent</w:delText>
        </w:r>
      </w:del>
      <w:r w:rsidRPr="00B83EF7">
        <w:rPr>
          <w:lang w:val="en-US"/>
        </w:rPr>
        <w:t>"</w:t>
      </w:r>
    </w:p>
    <w:p w:rsidR="00BF1190" w:rsidRPr="006A165A" w:rsidRDefault="00BF1190" w:rsidP="00BF1190">
      <w:pPr>
        <w:pStyle w:val="Paragraphedeliste"/>
        <w:jc w:val="center"/>
        <w:rPr>
          <w:lang w:val="en-US"/>
        </w:rPr>
      </w:pPr>
    </w:p>
    <w:p w:rsidR="00BF1190" w:rsidRDefault="00BF1190" w:rsidP="00BF1190">
      <w:pPr>
        <w:pStyle w:val="Paragraphedeliste"/>
        <w:numPr>
          <w:ilvl w:val="0"/>
          <w:numId w:val="23"/>
        </w:numPr>
        <w:rPr>
          <w:ins w:id="5603" w:author="ghislain.aine" w:date="2015-11-02T10:08:00Z"/>
        </w:rPr>
      </w:pPr>
      <w:r>
        <w:t xml:space="preserve">Mettre à jour le projet en </w:t>
      </w:r>
      <w:ins w:id="5604" w:author="ghislain.aine" w:date="2015-11-02T10:07:00Z">
        <w:r>
          <w:t xml:space="preserve">ajoutant la dépendance suivante au </w:t>
        </w:r>
      </w:ins>
      <w:ins w:id="5605" w:author="ghislain.aine" w:date="2015-11-02T10:08:00Z">
        <w:r>
          <w:t>"</w:t>
        </w:r>
      </w:ins>
      <w:del w:id="5606" w:author="ghislain.aine" w:date="2015-11-02T10:08:00Z">
        <w:r w:rsidDel="00CB48ED">
          <w:delText>exécutant "</w:delText>
        </w:r>
      </w:del>
      <w:del w:id="5607" w:author="ghislain.aine" w:date="2015-11-02T10:04:00Z">
        <w:r w:rsidRPr="00D31673" w:rsidDel="00CB48ED">
          <w:delText>generatevcproj.bat</w:delText>
        </w:r>
      </w:del>
      <w:ins w:id="5608" w:author="ghislain.aine" w:date="2015-11-02T10:04:00Z">
        <w:r>
          <w:t>_project.dgx</w:t>
        </w:r>
      </w:ins>
      <w:r>
        <w:t>"</w:t>
      </w:r>
      <w:ins w:id="5609" w:author="ghislain.aine" w:date="2015-11-02T10:09:00Z">
        <w:r>
          <w:t>, puis en l'exécutant :</w:t>
        </w:r>
      </w:ins>
    </w:p>
    <w:p w:rsidR="00000000" w:rsidRDefault="00D276D8">
      <w:pPr>
        <w:pStyle w:val="Paragraphedeliste"/>
        <w:ind w:left="0"/>
        <w:pPrChange w:id="5610" w:author="ghislain.aine" w:date="2015-11-02T10:08:00Z">
          <w:pPr>
            <w:pStyle w:val="Paragraphedeliste"/>
            <w:numPr>
              <w:numId w:val="23"/>
            </w:numPr>
            <w:ind w:hanging="360"/>
          </w:pPr>
        </w:pPrChange>
      </w:pPr>
      <w:ins w:id="5611" w:author="ghislain.aine" w:date="2015-11-02T10:08:00Z">
        <w:r w:rsidR="00C156AC">
          <w:pict>
            <v:shape id="_x0000_s1251" type="#_x0000_t202" style="width:493.45pt;height:19.3pt;mso-height-percent:200;mso-position-horizontal-relative:char;mso-position-vertical-relative:line;mso-height-percent:200;mso-width-relative:margin;mso-height-relative:margin">
              <v:textbox style="mso-next-textbox:#_x0000_s1251;mso-fit-shape-to-text:t">
                <w:txbxContent>
                  <w:p w:rsidR="00BF1190" w:rsidRDefault="00BF1190" w:rsidP="00BF1190">
                    <w:ins w:id="5612" w:author="ghislain.aine" w:date="2015-11-02T10:09:00Z">
                      <w:r>
                        <w:rPr>
                          <w:rFonts w:ascii="Courier New" w:hAnsi="Courier New" w:cs="Courier New"/>
                          <w:color w:val="0000FF"/>
                          <w:sz w:val="20"/>
                          <w:szCs w:val="20"/>
                          <w:highlight w:val="white"/>
                        </w:rPr>
                        <w:t>&lt;</w:t>
                      </w:r>
                      <w:proofErr w:type="spellStart"/>
                      <w:r>
                        <w:rPr>
                          <w:rFonts w:ascii="Courier New" w:hAnsi="Courier New" w:cs="Courier New"/>
                          <w:color w:val="0000FF"/>
                          <w:sz w:val="20"/>
                          <w:szCs w:val="20"/>
                          <w:highlight w:val="white"/>
                        </w:rPr>
                        <w:t>Artifact</w:t>
                      </w:r>
                      <w:proofErr w:type="spellEnd"/>
                      <w:r>
                        <w:rPr>
                          <w:rFonts w:ascii="Courier New" w:hAnsi="Courier New" w:cs="Courier New"/>
                          <w:color w:val="000000"/>
                          <w:sz w:val="20"/>
                          <w:szCs w:val="20"/>
                          <w:highlight w:val="white"/>
                        </w:rPr>
                        <w:t xml:space="preserve"> </w:t>
                      </w:r>
                      <w:proofErr w:type="spellStart"/>
                      <w:r>
                        <w:rPr>
                          <w:rFonts w:ascii="Courier New" w:hAnsi="Courier New" w:cs="Courier New"/>
                          <w:color w:val="FF0000"/>
                          <w:sz w:val="20"/>
                          <w:szCs w:val="20"/>
                          <w:highlight w:val="white"/>
                        </w:rPr>
                        <w:t>name</w:t>
                      </w:r>
                      <w:proofErr w:type="spellEnd"/>
                      <w:r>
                        <w:rPr>
                          <w:rFonts w:ascii="Courier New" w:hAnsi="Courier New" w:cs="Courier New"/>
                          <w:color w:val="000000"/>
                          <w:sz w:val="20"/>
                          <w:szCs w:val="20"/>
                          <w:highlight w:val="white"/>
                        </w:rPr>
                        <w:t>=</w:t>
                      </w:r>
                      <w:r>
                        <w:rPr>
                          <w:rFonts w:ascii="Courier New" w:hAnsi="Courier New" w:cs="Courier New"/>
                          <w:b/>
                          <w:bCs/>
                          <w:color w:val="8000FF"/>
                          <w:sz w:val="20"/>
                          <w:szCs w:val="20"/>
                          <w:highlight w:val="white"/>
                        </w:rPr>
                        <w:t>"</w:t>
                      </w:r>
                      <w:proofErr w:type="spellStart"/>
                      <w:r>
                        <w:rPr>
                          <w:rFonts w:ascii="Courier New" w:hAnsi="Courier New" w:cs="Courier New"/>
                          <w:b/>
                          <w:bCs/>
                          <w:color w:val="8000FF"/>
                          <w:sz w:val="20"/>
                          <w:szCs w:val="20"/>
                          <w:highlight w:val="white"/>
                        </w:rPr>
                        <w:t>SwGui</w:t>
                      </w:r>
                      <w:proofErr w:type="spellEnd"/>
                      <w:r>
                        <w:rPr>
                          <w:rFonts w:ascii="Courier New" w:hAnsi="Courier New" w:cs="Courier New"/>
                          <w:b/>
                          <w:bCs/>
                          <w:color w:val="8000FF"/>
                          <w:sz w:val="20"/>
                          <w:szCs w:val="20"/>
                          <w:highlight w:val="white"/>
                        </w:rPr>
                        <w:t>"</w:t>
                      </w:r>
                      <w:r>
                        <w:rPr>
                          <w:rFonts w:ascii="Courier New" w:hAnsi="Courier New" w:cs="Courier New"/>
                          <w:color w:val="0000FF"/>
                          <w:sz w:val="20"/>
                          <w:szCs w:val="20"/>
                          <w:highlight w:val="white"/>
                        </w:rPr>
                        <w:t>/&gt;</w:t>
                      </w:r>
                    </w:ins>
                    <w:del w:id="5613" w:author="ghislain.aine" w:date="2015-11-02T10:08:00Z">
                      <w:r w:rsidDel="00CB48ED">
                        <w:rPr>
                          <w:rFonts w:ascii="Consolas" w:hAnsi="Consolas" w:cs="Consolas"/>
                          <w:color w:val="216F85"/>
                          <w:sz w:val="19"/>
                          <w:szCs w:val="19"/>
                          <w:highlight w:val="white"/>
                        </w:rPr>
                        <w:delText>DemoUI</w:delText>
                      </w:r>
                      <w:r w:rsidDel="00CB48ED">
                        <w:rPr>
                          <w:rFonts w:ascii="Consolas" w:hAnsi="Consolas" w:cs="Consolas"/>
                          <w:color w:val="000000"/>
                          <w:sz w:val="19"/>
                          <w:szCs w:val="19"/>
                          <w:highlight w:val="white"/>
                        </w:rPr>
                        <w:delText xml:space="preserve"> * </w:delText>
                      </w:r>
                      <w:r w:rsidDel="00CB48ED">
                        <w:rPr>
                          <w:rFonts w:ascii="Consolas" w:hAnsi="Consolas" w:cs="Consolas"/>
                          <w:color w:val="000080"/>
                          <w:sz w:val="19"/>
                          <w:szCs w:val="19"/>
                          <w:highlight w:val="white"/>
                        </w:rPr>
                        <w:delText>_demoUI</w:delText>
                      </w:r>
                      <w:r w:rsidDel="00CB48ED">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pStyle w:val="Paragraphedeliste"/>
      </w:pPr>
    </w:p>
    <w:p w:rsidR="00BF1190" w:rsidRDefault="00BF1190" w:rsidP="00BF1190">
      <w:pPr>
        <w:pStyle w:val="Paragraphedeliste"/>
        <w:numPr>
          <w:ilvl w:val="0"/>
          <w:numId w:val="23"/>
        </w:numPr>
      </w:pPr>
      <w:r>
        <w:t>Ajoutez une fonction "</w:t>
      </w:r>
      <w:proofErr w:type="spellStart"/>
      <w:r>
        <w:t>setValue</w:t>
      </w:r>
      <w:proofErr w:type="spellEnd"/>
      <w:r>
        <w:t>" dans "</w:t>
      </w:r>
      <w:proofErr w:type="spellStart"/>
      <w:ins w:id="5614" w:author="ghislain.aine" w:date="2015-11-04T17:20:00Z">
        <w:r>
          <w:t>ValueUi</w:t>
        </w:r>
      </w:ins>
      <w:proofErr w:type="spellEnd"/>
      <w:del w:id="5615" w:author="ghislain.aine" w:date="2015-11-04T17:20:00Z">
        <w:r w:rsidDel="00C657F5">
          <w:delText>DemoUI</w:delText>
        </w:r>
      </w:del>
      <w:r>
        <w:t>", permettant de mettre à jour l'affichage de la variable.</w:t>
      </w:r>
      <w:ins w:id="5616" w:author="Camille VACCALUT" w:date="2015-12-07T09:50:00Z">
        <w:r w:rsidRPr="009D7C7C">
          <w:rPr>
            <w:strike/>
          </w:rPr>
          <w:t>in</w:t>
        </w:r>
      </w:ins>
    </w:p>
    <w:p w:rsidR="00BF1190" w:rsidRDefault="00BF1190" w:rsidP="00BF1190">
      <w:pPr>
        <w:pStyle w:val="Paragraphedeliste"/>
      </w:pPr>
    </w:p>
    <w:p w:rsidR="00BF1190" w:rsidRDefault="00BF1190" w:rsidP="00BF1190">
      <w:pPr>
        <w:pStyle w:val="Paragraphedeliste"/>
        <w:numPr>
          <w:ilvl w:val="0"/>
          <w:numId w:val="23"/>
        </w:numPr>
        <w:rPr>
          <w:ins w:id="5617" w:author="ghislain.aine" w:date="2015-11-02T10:05:00Z"/>
        </w:rPr>
      </w:pPr>
      <w:r>
        <w:t xml:space="preserve">Dans </w:t>
      </w:r>
      <w:del w:id="5618" w:author="ghislain.aine" w:date="2015-11-04T17:20:00Z">
        <w:r w:rsidDel="00C657F5">
          <w:delText>DemoUIComponent</w:delText>
        </w:r>
      </w:del>
      <w:proofErr w:type="spellStart"/>
      <w:ins w:id="5619" w:author="ghislain.aine" w:date="2015-11-04T17:20:00Z">
        <w:r>
          <w:t>ValueUiComponent</w:t>
        </w:r>
      </w:ins>
      <w:proofErr w:type="spellEnd"/>
      <w:r>
        <w:t xml:space="preserve">, créez une variable membre du type du </w:t>
      </w:r>
      <w:proofErr w:type="spellStart"/>
      <w:r>
        <w:t>widget</w:t>
      </w:r>
      <w:proofErr w:type="spellEnd"/>
      <w:r>
        <w:t xml:space="preserve"> créée :</w:t>
      </w:r>
    </w:p>
    <w:p w:rsidR="00000000" w:rsidRDefault="00D276D8">
      <w:pPr>
        <w:pPrChange w:id="5620" w:author="ghislain.aine" w:date="2015-11-02T10:05:00Z">
          <w:pPr>
            <w:pStyle w:val="Paragraphedeliste"/>
            <w:numPr>
              <w:numId w:val="23"/>
            </w:numPr>
            <w:ind w:hanging="360"/>
          </w:pPr>
        </w:pPrChange>
      </w:pPr>
      <w:ins w:id="5621" w:author="ghislain.aine" w:date="2015-11-02T10:05:00Z">
        <w:r>
          <w:pict>
            <v:shape id="_x0000_s1250" type="#_x0000_t202" style="width:493.45pt;height:19.05pt;mso-height-percent:200;mso-position-horizontal-relative:char;mso-position-vertical-relative:line;mso-height-percent:200;mso-width-relative:margin;mso-height-relative:margin">
              <v:textbox style="mso-next-textbox:#_x0000_s1250;mso-fit-shape-to-text:t">
                <w:txbxContent>
                  <w:p w:rsidR="00BF1190" w:rsidRDefault="00BF1190" w:rsidP="00BF1190">
                    <w:proofErr w:type="spellStart"/>
                    <w:ins w:id="5622" w:author="ghislain.aine" w:date="2015-11-04T17:21:00Z">
                      <w:r>
                        <w:rPr>
                          <w:rFonts w:ascii="Consolas" w:hAnsi="Consolas" w:cs="Consolas"/>
                          <w:color w:val="216F85"/>
                          <w:sz w:val="19"/>
                          <w:szCs w:val="19"/>
                          <w:highlight w:val="white"/>
                        </w:rPr>
                        <w:t>ValueUi</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80"/>
                          <w:sz w:val="19"/>
                          <w:szCs w:val="19"/>
                          <w:highlight w:val="white"/>
                        </w:rPr>
                        <w:t>_value_ui</w:t>
                      </w:r>
                      <w:proofErr w:type="spellEnd"/>
                      <w:r>
                        <w:rPr>
                          <w:rFonts w:ascii="Consolas" w:hAnsi="Consolas" w:cs="Consolas"/>
                          <w:color w:val="000000"/>
                          <w:sz w:val="19"/>
                          <w:szCs w:val="19"/>
                          <w:highlight w:val="white"/>
                        </w:rPr>
                        <w:t>;</w:t>
                      </w:r>
                    </w:ins>
                    <w:del w:id="5623" w:author="ghislain.aine" w:date="2015-11-02T10:06:00Z">
                      <w:r w:rsidDel="00CB48ED">
                        <w:rPr>
                          <w:rFonts w:ascii="Consolas" w:hAnsi="Consolas" w:cs="Consolas"/>
                          <w:color w:val="880000"/>
                          <w:sz w:val="19"/>
                          <w:szCs w:val="19"/>
                          <w:highlight w:val="white"/>
                        </w:rPr>
                        <w:delText>setExecutableServiceAvaibility</w:delText>
                      </w:r>
                      <w:r w:rsidDel="00CB48ED">
                        <w:rPr>
                          <w:rFonts w:ascii="Consolas" w:hAnsi="Consolas" w:cs="Consolas"/>
                          <w:color w:val="000000"/>
                          <w:sz w:val="19"/>
                          <w:szCs w:val="19"/>
                          <w:highlight w:val="white"/>
                        </w:rPr>
                        <w:delText>(</w:delText>
                      </w:r>
                      <w:r w:rsidDel="00CB48ED">
                        <w:rPr>
                          <w:rFonts w:ascii="Consolas" w:hAnsi="Consolas" w:cs="Consolas"/>
                          <w:color w:val="0000FF"/>
                          <w:sz w:val="19"/>
                          <w:szCs w:val="19"/>
                          <w:highlight w:val="white"/>
                        </w:rPr>
                        <w:delText>true</w:delText>
                      </w:r>
                      <w:r w:rsidDel="00CB48ED">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pStyle w:val="Paragraphedeliste"/>
      </w:pPr>
    </w:p>
    <w:p w:rsidR="00BF1190" w:rsidDel="00CB48ED" w:rsidRDefault="00BF1190" w:rsidP="00BF1190">
      <w:pPr>
        <w:pStyle w:val="Code"/>
        <w:rPr>
          <w:del w:id="5624" w:author="ghislain.aine" w:date="2015-11-02T10:06:00Z"/>
        </w:rPr>
      </w:pPr>
      <w:del w:id="5625" w:author="ghislain.aine" w:date="2015-11-02T10:06:00Z">
        <w:r w:rsidRPr="006A165A" w:rsidDel="00CB48ED">
          <w:rPr>
            <w:noProof/>
          </w:rPr>
          <w:delText>DemoUI * _demoUI;</w:delText>
        </w:r>
      </w:del>
    </w:p>
    <w:p w:rsidR="00BF1190" w:rsidRDefault="00BF1190" w:rsidP="00BF1190">
      <w:pPr>
        <w:pStyle w:val="Paragraphedeliste"/>
        <w:numPr>
          <w:ilvl w:val="0"/>
          <w:numId w:val="24"/>
        </w:numPr>
        <w:rPr>
          <w:ins w:id="5626" w:author="ghislain.aine" w:date="2015-11-02T10:05:00Z"/>
        </w:rPr>
      </w:pPr>
      <w:r>
        <w:t xml:space="preserve">L'instanciez dans le constructeur de </w:t>
      </w:r>
      <w:proofErr w:type="spellStart"/>
      <w:ins w:id="5627" w:author="ghislain.aine" w:date="2015-11-04T17:20:00Z">
        <w:r>
          <w:t>ValueUiComponent</w:t>
        </w:r>
      </w:ins>
      <w:proofErr w:type="spellEnd"/>
    </w:p>
    <w:p w:rsidR="00000000" w:rsidRDefault="00D276D8">
      <w:pPr>
        <w:pStyle w:val="Paragraphedeliste"/>
        <w:ind w:left="0"/>
        <w:pPrChange w:id="5628" w:author="ghislain.aine" w:date="2015-11-02T10:05:00Z">
          <w:pPr>
            <w:pStyle w:val="Paragraphedeliste"/>
            <w:numPr>
              <w:numId w:val="24"/>
            </w:numPr>
            <w:ind w:hanging="360"/>
          </w:pPr>
        </w:pPrChange>
      </w:pPr>
      <w:ins w:id="5629" w:author="ghislain.aine" w:date="2015-11-02T10:05:00Z">
        <w:r>
          <w:pict>
            <v:shape id="_x0000_s1249" type="#_x0000_t202" style="width:493.45pt;height:19.05pt;mso-height-percent:200;mso-position-horizontal-relative:char;mso-position-vertical-relative:line;mso-height-percent:200;mso-width-relative:margin;mso-height-relative:margin">
              <v:textbox style="mso-next-textbox:#_x0000_s1249;mso-fit-shape-to-text:t">
                <w:txbxContent>
                  <w:p w:rsidR="00BF1190" w:rsidRDefault="00BF1190" w:rsidP="00BF1190">
                    <w:proofErr w:type="spellStart"/>
                    <w:r w:rsidRPr="00B83EF7">
                      <w:rPr>
                        <w:rFonts w:ascii="Consolas" w:hAnsi="Consolas" w:cs="Consolas"/>
                        <w:color w:val="880000"/>
                        <w:sz w:val="19"/>
                        <w:szCs w:val="19"/>
                        <w:highlight w:val="white"/>
                      </w:rPr>
                      <w:t>_value_ui</w:t>
                    </w:r>
                    <w:proofErr w:type="spellEnd"/>
                    <w:r w:rsidRPr="00B83EF7">
                      <w:rPr>
                        <w:rFonts w:ascii="Consolas" w:hAnsi="Consolas" w:cs="Consolas"/>
                        <w:color w:val="880000"/>
                        <w:sz w:val="19"/>
                        <w:szCs w:val="19"/>
                        <w:highlight w:val="white"/>
                      </w:rPr>
                      <w:t xml:space="preserve"> = new </w:t>
                    </w:r>
                    <w:proofErr w:type="spellStart"/>
                    <w:r w:rsidRPr="00B83EF7">
                      <w:rPr>
                        <w:rFonts w:ascii="Consolas" w:hAnsi="Consolas" w:cs="Consolas"/>
                        <w:color w:val="880000"/>
                        <w:sz w:val="19"/>
                        <w:szCs w:val="19"/>
                        <w:highlight w:val="white"/>
                      </w:rPr>
                      <w:t>ValueUi</w:t>
                    </w:r>
                    <w:proofErr w:type="spellEnd"/>
                    <w:r w:rsidRPr="00B83EF7">
                      <w:rPr>
                        <w:rFonts w:ascii="Consolas" w:hAnsi="Consolas" w:cs="Consolas"/>
                        <w:color w:val="880000"/>
                        <w:sz w:val="19"/>
                        <w:szCs w:val="19"/>
                        <w:highlight w:val="white"/>
                      </w:rPr>
                      <w:t>;</w:t>
                    </w:r>
                    <w:del w:id="5630" w:author="ghislain.aine" w:date="2015-11-02T10:06:00Z">
                      <w:r w:rsidDel="00CB48ED">
                        <w:rPr>
                          <w:rFonts w:ascii="Consolas" w:hAnsi="Consolas" w:cs="Consolas"/>
                          <w:color w:val="880000"/>
                          <w:sz w:val="19"/>
                          <w:szCs w:val="19"/>
                          <w:highlight w:val="white"/>
                        </w:rPr>
                        <w:delText>setExecutableServiceAvaibility</w:delText>
                      </w:r>
                      <w:r w:rsidDel="00CB48ED">
                        <w:rPr>
                          <w:rFonts w:ascii="Consolas" w:hAnsi="Consolas" w:cs="Consolas"/>
                          <w:color w:val="000000"/>
                          <w:sz w:val="19"/>
                          <w:szCs w:val="19"/>
                          <w:highlight w:val="white"/>
                        </w:rPr>
                        <w:delText>(</w:delText>
                      </w:r>
                      <w:r w:rsidDel="00CB48ED">
                        <w:rPr>
                          <w:rFonts w:ascii="Consolas" w:hAnsi="Consolas" w:cs="Consolas"/>
                          <w:color w:val="0000FF"/>
                          <w:sz w:val="19"/>
                          <w:szCs w:val="19"/>
                          <w:highlight w:val="white"/>
                        </w:rPr>
                        <w:delText>true</w:delText>
                      </w:r>
                      <w:r w:rsidDel="00CB48ED">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pStyle w:val="Paragraphedeliste"/>
      </w:pPr>
    </w:p>
    <w:p w:rsidR="00BF1190" w:rsidRPr="00EE7501" w:rsidDel="00E71FE0" w:rsidRDefault="00BF1190" w:rsidP="00BF1190">
      <w:pPr>
        <w:pStyle w:val="Code"/>
        <w:rPr>
          <w:del w:id="5631" w:author="ghislain.aine" w:date="2015-11-02T10:09:00Z"/>
          <w:noProof/>
          <w:color w:val="auto"/>
        </w:rPr>
      </w:pPr>
      <w:del w:id="5632" w:author="ghislain.aine" w:date="2015-11-02T10:09:00Z">
        <w:r w:rsidRPr="00EE7501" w:rsidDel="00E71FE0">
          <w:rPr>
            <w:noProof/>
            <w:color w:val="auto"/>
          </w:rPr>
          <w:delText>_demoUI = new DemoUI();</w:delText>
        </w:r>
      </w:del>
    </w:p>
    <w:p w:rsidR="00BF1190" w:rsidRPr="00EE7501" w:rsidRDefault="00BF1190" w:rsidP="00BF1190">
      <w:pPr>
        <w:pStyle w:val="Paragraphedeliste"/>
        <w:numPr>
          <w:ilvl w:val="0"/>
          <w:numId w:val="24"/>
        </w:numPr>
        <w:rPr>
          <w:ins w:id="5633" w:author="ghislain.aine" w:date="2015-11-02T10:09:00Z"/>
          <w:noProof/>
        </w:rPr>
      </w:pPr>
      <w:r w:rsidRPr="00EE7501">
        <w:rPr>
          <w:noProof/>
        </w:rPr>
        <w:t>Rendre la fenêtre utilisable en l'activant dans la fonction "initializeComponent"</w:t>
      </w:r>
      <w:r>
        <w:rPr>
          <w:noProof/>
        </w:rPr>
        <w:t xml:space="preserve"> de ValueUiComponent :</w:t>
      </w:r>
    </w:p>
    <w:p w:rsidR="00000000" w:rsidRDefault="00D276D8">
      <w:pPr>
        <w:pStyle w:val="Paragraphedeliste"/>
        <w:ind w:left="0"/>
        <w:pPrChange w:id="5634" w:author="ghislain.aine" w:date="2015-11-02T10:10:00Z">
          <w:pPr>
            <w:pStyle w:val="Paragraphedeliste"/>
            <w:numPr>
              <w:numId w:val="24"/>
            </w:numPr>
            <w:ind w:hanging="360"/>
          </w:pPr>
        </w:pPrChange>
      </w:pPr>
      <w:ins w:id="5635" w:author="ghislain.aine" w:date="2015-11-02T10:10:00Z">
        <w:r>
          <w:pict>
            <v:shape id="_x0000_s1248" type="#_x0000_t202" style="width:493.45pt;height:19.05pt;mso-height-percent:200;mso-position-horizontal-relative:char;mso-position-vertical-relative:line;mso-height-percent:200;mso-width-relative:margin;mso-height-relative:margin">
              <v:textbox style="mso-next-textbox:#_x0000_s1248;mso-fit-shape-to-text:t">
                <w:txbxContent>
                  <w:p w:rsidR="00BF1190" w:rsidRPr="00EE7501" w:rsidRDefault="00D276D8" w:rsidP="00BF1190">
                    <w:pPr>
                      <w:rPr>
                        <w:lang w:val="en-US"/>
                        <w:rPrChange w:id="5636" w:author="ghislain.aine" w:date="2015-11-02T10:10:00Z">
                          <w:rPr/>
                        </w:rPrChange>
                      </w:rPr>
                    </w:pPr>
                    <w:proofErr w:type="spellStart"/>
                    <w:proofErr w:type="gramStart"/>
                    <w:ins w:id="5637" w:author="ghislain.aine" w:date="2015-11-04T17:21:00Z">
                      <w:r w:rsidRPr="00D276D8">
                        <w:rPr>
                          <w:rFonts w:ascii="Consolas" w:hAnsi="Consolas" w:cs="Consolas"/>
                          <w:color w:val="880000"/>
                          <w:sz w:val="19"/>
                          <w:szCs w:val="19"/>
                          <w:highlight w:val="white"/>
                          <w:lang w:val="en-US"/>
                          <w:rPrChange w:id="5638" w:author="ghislain.aine" w:date="2015-11-04T17:21:00Z">
                            <w:rPr>
                              <w:rFonts w:ascii="Consolas" w:hAnsi="Consolas" w:cs="Consolas"/>
                              <w:color w:val="880000"/>
                              <w:sz w:val="19"/>
                              <w:szCs w:val="19"/>
                              <w:highlight w:val="white"/>
                            </w:rPr>
                          </w:rPrChange>
                        </w:rPr>
                        <w:t>provideInterface</w:t>
                      </w:r>
                      <w:proofErr w:type="spellEnd"/>
                      <w:r w:rsidRPr="00D276D8">
                        <w:rPr>
                          <w:rFonts w:ascii="Consolas" w:hAnsi="Consolas" w:cs="Consolas"/>
                          <w:color w:val="000000"/>
                          <w:sz w:val="19"/>
                          <w:szCs w:val="19"/>
                          <w:highlight w:val="white"/>
                          <w:lang w:val="en-US"/>
                          <w:rPrChange w:id="5639" w:author="ghislain.aine" w:date="2015-11-04T17:21:00Z">
                            <w:rPr>
                              <w:rFonts w:ascii="Consolas" w:hAnsi="Consolas" w:cs="Consolas"/>
                              <w:color w:val="000000"/>
                              <w:sz w:val="19"/>
                              <w:szCs w:val="19"/>
                              <w:highlight w:val="white"/>
                            </w:rPr>
                          </w:rPrChange>
                        </w:rPr>
                        <w:t>&lt;</w:t>
                      </w:r>
                      <w:proofErr w:type="spellStart"/>
                      <w:proofErr w:type="gramEnd"/>
                      <w:r w:rsidRPr="00D276D8">
                        <w:rPr>
                          <w:rFonts w:ascii="Consolas" w:hAnsi="Consolas" w:cs="Consolas"/>
                          <w:color w:val="216F85"/>
                          <w:sz w:val="19"/>
                          <w:szCs w:val="19"/>
                          <w:highlight w:val="white"/>
                          <w:lang w:val="en-US"/>
                          <w:rPrChange w:id="5640" w:author="ghislain.aine" w:date="2015-11-04T17:21:00Z">
                            <w:rPr>
                              <w:rFonts w:ascii="Consolas" w:hAnsi="Consolas" w:cs="Consolas"/>
                              <w:color w:val="216F85"/>
                              <w:sz w:val="19"/>
                              <w:szCs w:val="19"/>
                              <w:highlight w:val="white"/>
                            </w:rPr>
                          </w:rPrChange>
                        </w:rPr>
                        <w:t>StreamWork</w:t>
                      </w:r>
                      <w:proofErr w:type="spellEnd"/>
                      <w:r w:rsidRPr="00D276D8">
                        <w:rPr>
                          <w:rFonts w:ascii="Consolas" w:hAnsi="Consolas" w:cs="Consolas"/>
                          <w:color w:val="000000"/>
                          <w:sz w:val="19"/>
                          <w:szCs w:val="19"/>
                          <w:highlight w:val="white"/>
                          <w:lang w:val="en-US"/>
                          <w:rPrChange w:id="5641" w:author="ghislain.aine" w:date="2015-11-04T17:21: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5642" w:author="ghislain.aine" w:date="2015-11-04T17:21:00Z">
                            <w:rPr>
                              <w:rFonts w:ascii="Consolas" w:hAnsi="Consolas" w:cs="Consolas"/>
                              <w:color w:val="216F85"/>
                              <w:sz w:val="19"/>
                              <w:szCs w:val="19"/>
                              <w:highlight w:val="white"/>
                            </w:rPr>
                          </w:rPrChange>
                        </w:rPr>
                        <w:t>SwGui</w:t>
                      </w:r>
                      <w:proofErr w:type="spellEnd"/>
                      <w:r w:rsidRPr="00D276D8">
                        <w:rPr>
                          <w:rFonts w:ascii="Consolas" w:hAnsi="Consolas" w:cs="Consolas"/>
                          <w:color w:val="000000"/>
                          <w:sz w:val="19"/>
                          <w:szCs w:val="19"/>
                          <w:highlight w:val="white"/>
                          <w:lang w:val="en-US"/>
                          <w:rPrChange w:id="5643" w:author="ghislain.aine" w:date="2015-11-04T17:21: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5644" w:author="ghislain.aine" w:date="2015-11-04T17:21:00Z">
                            <w:rPr>
                              <w:rFonts w:ascii="Consolas" w:hAnsi="Consolas" w:cs="Consolas"/>
                              <w:color w:val="216F85"/>
                              <w:sz w:val="19"/>
                              <w:szCs w:val="19"/>
                              <w:highlight w:val="white"/>
                            </w:rPr>
                          </w:rPrChange>
                        </w:rPr>
                        <w:t>ISwWidget</w:t>
                      </w:r>
                      <w:proofErr w:type="spellEnd"/>
                      <w:r w:rsidRPr="00D276D8">
                        <w:rPr>
                          <w:rFonts w:ascii="Consolas" w:hAnsi="Consolas" w:cs="Consolas"/>
                          <w:color w:val="000000"/>
                          <w:sz w:val="19"/>
                          <w:szCs w:val="19"/>
                          <w:highlight w:val="white"/>
                          <w:lang w:val="en-US"/>
                          <w:rPrChange w:id="5645" w:author="ghislain.aine" w:date="2015-11-04T17:21:00Z">
                            <w:rPr>
                              <w:rFonts w:ascii="Consolas" w:hAnsi="Consolas" w:cs="Consolas"/>
                              <w:color w:val="000000"/>
                              <w:sz w:val="19"/>
                              <w:szCs w:val="19"/>
                              <w:highlight w:val="white"/>
                            </w:rPr>
                          </w:rPrChange>
                        </w:rPr>
                        <w:t>&gt;(</w:t>
                      </w:r>
                      <w:r w:rsidRPr="00D276D8">
                        <w:rPr>
                          <w:rFonts w:ascii="Consolas" w:hAnsi="Consolas" w:cs="Consolas"/>
                          <w:color w:val="A31515"/>
                          <w:sz w:val="19"/>
                          <w:szCs w:val="19"/>
                          <w:highlight w:val="white"/>
                          <w:lang w:val="en-US"/>
                          <w:rPrChange w:id="5646" w:author="ghislain.aine" w:date="2015-11-04T17:21:00Z">
                            <w:rPr>
                              <w:rFonts w:ascii="Consolas" w:hAnsi="Consolas" w:cs="Consolas"/>
                              <w:color w:val="A31515"/>
                              <w:sz w:val="19"/>
                              <w:szCs w:val="19"/>
                              <w:highlight w:val="white"/>
                            </w:rPr>
                          </w:rPrChange>
                        </w:rPr>
                        <w:t>"widget"</w:t>
                      </w:r>
                      <w:r w:rsidRPr="00D276D8">
                        <w:rPr>
                          <w:rFonts w:ascii="Consolas" w:hAnsi="Consolas" w:cs="Consolas"/>
                          <w:color w:val="000000"/>
                          <w:sz w:val="19"/>
                          <w:szCs w:val="19"/>
                          <w:highlight w:val="white"/>
                          <w:lang w:val="en-US"/>
                          <w:rPrChange w:id="5647" w:author="ghislain.aine" w:date="2015-11-04T17:21: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648" w:author="ghislain.aine" w:date="2015-11-04T17:21: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5649" w:author="ghislain.aine" w:date="2015-11-04T17:21:00Z">
                            <w:rPr>
                              <w:rFonts w:ascii="Consolas" w:hAnsi="Consolas" w:cs="Consolas"/>
                              <w:color w:val="000080"/>
                              <w:sz w:val="19"/>
                              <w:szCs w:val="19"/>
                              <w:highlight w:val="white"/>
                            </w:rPr>
                          </w:rPrChange>
                        </w:rPr>
                        <w:t>value_ui</w:t>
                      </w:r>
                      <w:proofErr w:type="spellEnd"/>
                      <w:r w:rsidRPr="00D276D8">
                        <w:rPr>
                          <w:rFonts w:ascii="Consolas" w:hAnsi="Consolas" w:cs="Consolas"/>
                          <w:color w:val="000000"/>
                          <w:sz w:val="19"/>
                          <w:szCs w:val="19"/>
                          <w:highlight w:val="white"/>
                          <w:lang w:val="en-US"/>
                          <w:rPrChange w:id="5650" w:author="ghislain.aine" w:date="2015-11-04T17:21:00Z">
                            <w:rPr>
                              <w:rFonts w:ascii="Consolas" w:hAnsi="Consolas" w:cs="Consolas"/>
                              <w:color w:val="000000"/>
                              <w:sz w:val="19"/>
                              <w:szCs w:val="19"/>
                              <w:highlight w:val="white"/>
                            </w:rPr>
                          </w:rPrChange>
                        </w:rPr>
                        <w:t>);</w:t>
                      </w:r>
                    </w:ins>
                    <w:del w:id="5651" w:author="ghislain.aine" w:date="2015-11-02T10:10:00Z">
                      <w:r w:rsidRPr="00D276D8">
                        <w:rPr>
                          <w:rFonts w:ascii="Consolas" w:hAnsi="Consolas" w:cs="Consolas"/>
                          <w:color w:val="000080"/>
                          <w:sz w:val="19"/>
                          <w:szCs w:val="19"/>
                          <w:highlight w:val="white"/>
                          <w:lang w:val="en-US"/>
                          <w:rPrChange w:id="5652" w:author="ghislain.aine" w:date="2015-11-02T10:10:00Z">
                            <w:rPr>
                              <w:rFonts w:ascii="Consolas" w:hAnsi="Consolas" w:cs="Consolas"/>
                              <w:color w:val="000080"/>
                              <w:sz w:val="19"/>
                              <w:szCs w:val="19"/>
                              <w:highlight w:val="white"/>
                            </w:rPr>
                          </w:rPrChange>
                        </w:rPr>
                        <w:delText>_demoUI</w:delText>
                      </w:r>
                      <w:r w:rsidRPr="00D276D8">
                        <w:rPr>
                          <w:rFonts w:ascii="Consolas" w:hAnsi="Consolas" w:cs="Consolas"/>
                          <w:color w:val="000000"/>
                          <w:sz w:val="19"/>
                          <w:szCs w:val="19"/>
                          <w:highlight w:val="white"/>
                          <w:lang w:val="en-US"/>
                          <w:rPrChange w:id="5653" w:author="ghislain.aine" w:date="2015-11-02T10:10:00Z">
                            <w:rPr>
                              <w:rFonts w:ascii="Consolas" w:hAnsi="Consolas" w:cs="Consolas"/>
                              <w:color w:val="000000"/>
                              <w:sz w:val="19"/>
                              <w:szCs w:val="19"/>
                              <w:highlight w:val="white"/>
                            </w:rPr>
                          </w:rPrChange>
                        </w:rPr>
                        <w:delText>(</w:delText>
                      </w:r>
                      <w:r w:rsidRPr="00D276D8">
                        <w:rPr>
                          <w:rFonts w:ascii="Consolas" w:hAnsi="Consolas" w:cs="Consolas"/>
                          <w:color w:val="0000FF"/>
                          <w:sz w:val="19"/>
                          <w:szCs w:val="19"/>
                          <w:highlight w:val="white"/>
                          <w:lang w:val="en-US"/>
                          <w:rPrChange w:id="5654" w:author="ghislain.aine" w:date="2015-11-02T10:10:00Z">
                            <w:rPr>
                              <w:rFonts w:ascii="Consolas" w:hAnsi="Consolas" w:cs="Consolas"/>
                              <w:color w:val="0000FF"/>
                              <w:sz w:val="19"/>
                              <w:szCs w:val="19"/>
                              <w:highlight w:val="white"/>
                            </w:rPr>
                          </w:rPrChange>
                        </w:rPr>
                        <w:delText>new</w:delText>
                      </w:r>
                      <w:r w:rsidRPr="00D276D8">
                        <w:rPr>
                          <w:rFonts w:ascii="Consolas" w:hAnsi="Consolas" w:cs="Consolas"/>
                          <w:color w:val="000000"/>
                          <w:sz w:val="19"/>
                          <w:szCs w:val="19"/>
                          <w:highlight w:val="white"/>
                          <w:lang w:val="en-US"/>
                          <w:rPrChange w:id="5655" w:author="ghislain.aine" w:date="2015-11-02T10:10:00Z">
                            <w:rPr>
                              <w:rFonts w:ascii="Consolas" w:hAnsi="Consolas" w:cs="Consolas"/>
                              <w:color w:val="000000"/>
                              <w:sz w:val="19"/>
                              <w:szCs w:val="19"/>
                              <w:highlight w:val="white"/>
                            </w:rPr>
                          </w:rPrChange>
                        </w:rPr>
                        <w:delText xml:space="preserve"> </w:delText>
                      </w:r>
                      <w:r w:rsidRPr="00D276D8">
                        <w:rPr>
                          <w:rFonts w:ascii="Consolas" w:hAnsi="Consolas" w:cs="Consolas"/>
                          <w:color w:val="216F85"/>
                          <w:sz w:val="19"/>
                          <w:szCs w:val="19"/>
                          <w:highlight w:val="white"/>
                          <w:lang w:val="en-US"/>
                          <w:rPrChange w:id="5656" w:author="ghislain.aine" w:date="2015-11-02T10:10:00Z">
                            <w:rPr>
                              <w:rFonts w:ascii="Consolas" w:hAnsi="Consolas" w:cs="Consolas"/>
                              <w:color w:val="216F85"/>
                              <w:sz w:val="19"/>
                              <w:szCs w:val="19"/>
                              <w:highlight w:val="white"/>
                            </w:rPr>
                          </w:rPrChange>
                        </w:rPr>
                        <w:delText>DemoUI</w:delText>
                      </w:r>
                      <w:r w:rsidRPr="00D276D8">
                        <w:rPr>
                          <w:rFonts w:ascii="Consolas" w:hAnsi="Consolas" w:cs="Consolas"/>
                          <w:color w:val="000000"/>
                          <w:sz w:val="19"/>
                          <w:szCs w:val="19"/>
                          <w:highlight w:val="white"/>
                          <w:lang w:val="en-US"/>
                          <w:rPrChange w:id="5657" w:author="ghislain.aine" w:date="2015-11-02T10:10:00Z">
                            <w:rPr>
                              <w:rFonts w:ascii="Consolas" w:hAnsi="Consolas" w:cs="Consolas"/>
                              <w:color w:val="000000"/>
                              <w:sz w:val="19"/>
                              <w:szCs w:val="19"/>
                              <w:highlight w:val="white"/>
                            </w:rPr>
                          </w:rPrChange>
                        </w:rPr>
                        <w:delText>)</w:delText>
                      </w:r>
                    </w:del>
                  </w:p>
                </w:txbxContent>
              </v:textbox>
              <w10:wrap type="none"/>
              <w10:anchorlock/>
            </v:shape>
          </w:pict>
        </w:r>
      </w:ins>
    </w:p>
    <w:p w:rsidR="00BF1190" w:rsidRDefault="00BF1190" w:rsidP="00BF1190">
      <w:pPr>
        <w:pStyle w:val="Paragraphedeliste"/>
      </w:pPr>
    </w:p>
    <w:p w:rsidR="00BF1190" w:rsidRPr="008F291E" w:rsidDel="00E71FE0" w:rsidRDefault="00BF1190" w:rsidP="00BF1190">
      <w:pPr>
        <w:pStyle w:val="Code"/>
        <w:rPr>
          <w:del w:id="5658" w:author="ghislain.aine" w:date="2015-11-02T10:09:00Z"/>
          <w:noProof/>
          <w:color w:val="auto"/>
        </w:rPr>
      </w:pPr>
      <w:del w:id="5659" w:author="ghislain.aine" w:date="2015-11-02T10:09:00Z">
        <w:r w:rsidRPr="008F291E" w:rsidDel="00E71FE0">
          <w:rPr>
            <w:noProof/>
            <w:color w:val="auto"/>
          </w:rPr>
          <w:delText>provideInterface&lt;ISwWidget&gt;("widget", _demoUI);</w:delText>
        </w:r>
      </w:del>
    </w:p>
    <w:p w:rsidR="00BF1190" w:rsidRPr="008F291E" w:rsidRDefault="00BF1190" w:rsidP="00BF1190">
      <w:pPr>
        <w:pStyle w:val="Paragraphedeliste"/>
        <w:numPr>
          <w:ilvl w:val="0"/>
          <w:numId w:val="24"/>
        </w:numPr>
        <w:rPr>
          <w:ins w:id="5660" w:author="ghislain.aine" w:date="2015-11-02T10:20:00Z"/>
          <w:noProof/>
        </w:rPr>
      </w:pPr>
      <w:r w:rsidRPr="008F291E">
        <w:rPr>
          <w:noProof/>
        </w:rPr>
        <w:t>Ajoute</w:t>
      </w:r>
      <w:r>
        <w:rPr>
          <w:noProof/>
        </w:rPr>
        <w:t>z</w:t>
      </w:r>
      <w:ins w:id="5661" w:author="ghislain.aine" w:date="2015-11-05T09:22:00Z">
        <w:r w:rsidRPr="008F291E">
          <w:rPr>
            <w:noProof/>
          </w:rPr>
          <w:t xml:space="preserve"> la contrepartie </w:t>
        </w:r>
      </w:ins>
      <w:del w:id="5662" w:author="ghislain.aine" w:date="2015-11-05T09:22:00Z">
        <w:r w:rsidRPr="008F291E" w:rsidDel="00E17FB3">
          <w:rPr>
            <w:noProof/>
          </w:rPr>
          <w:delText xml:space="preserve"> l'équivalent </w:delText>
        </w:r>
      </w:del>
      <w:r w:rsidRPr="008F291E">
        <w:rPr>
          <w:noProof/>
        </w:rPr>
        <w:t>dans le destructeur</w:t>
      </w:r>
    </w:p>
    <w:p w:rsidR="00000000" w:rsidRDefault="00D276D8">
      <w:pPr>
        <w:pPrChange w:id="5663" w:author="ghislain.aine" w:date="2015-11-02T10:20:00Z">
          <w:pPr>
            <w:pStyle w:val="Paragraphedeliste"/>
            <w:numPr>
              <w:numId w:val="24"/>
            </w:numPr>
            <w:ind w:hanging="360"/>
          </w:pPr>
        </w:pPrChange>
      </w:pPr>
      <w:ins w:id="5664" w:author="ghislain.aine" w:date="2015-11-02T10:20:00Z">
        <w:r w:rsidR="00C156AC">
          <w:pict>
            <v:shape id="_x0000_s1247" type="#_x0000_t202" style="width:493.45pt;height:19.05pt;mso-height-percent:200;mso-position-horizontal-relative:char;mso-position-vertical-relative:line;mso-height-percent:200;mso-width-relative:margin;mso-height-relative:margin">
              <v:textbox style="mso-next-textbox:#_x0000_s1247;mso-fit-shape-to-text:t">
                <w:txbxContent>
                  <w:p w:rsidR="00BF1190" w:rsidRPr="008F291E" w:rsidRDefault="00BF1190" w:rsidP="00BF1190">
                    <w:pPr>
                      <w:rPr>
                        <w:lang w:val="en-US"/>
                      </w:rPr>
                    </w:pPr>
                    <w:proofErr w:type="spellStart"/>
                    <w:proofErr w:type="gramStart"/>
                    <w:ins w:id="5665" w:author="ghislain.aine" w:date="2015-11-02T10:21:00Z">
                      <w:r w:rsidRPr="008F291E">
                        <w:rPr>
                          <w:rFonts w:ascii="Consolas" w:hAnsi="Consolas" w:cs="Consolas"/>
                          <w:color w:val="880000"/>
                          <w:sz w:val="19"/>
                          <w:szCs w:val="19"/>
                          <w:highlight w:val="white"/>
                        </w:rPr>
                        <w:t>unprovideInterface</w:t>
                      </w:r>
                      <w:proofErr w:type="spellEnd"/>
                      <w:r w:rsidRPr="008F291E">
                        <w:rPr>
                          <w:rFonts w:ascii="Consolas" w:hAnsi="Consolas" w:cs="Consolas"/>
                          <w:color w:val="000000"/>
                          <w:sz w:val="19"/>
                          <w:szCs w:val="19"/>
                          <w:highlight w:val="white"/>
                        </w:rPr>
                        <w:t>(</w:t>
                      </w:r>
                      <w:proofErr w:type="gramEnd"/>
                      <w:r w:rsidRPr="008F291E">
                        <w:rPr>
                          <w:rFonts w:ascii="Consolas" w:hAnsi="Consolas" w:cs="Consolas"/>
                          <w:color w:val="A31515"/>
                          <w:sz w:val="19"/>
                          <w:szCs w:val="19"/>
                          <w:highlight w:val="white"/>
                        </w:rPr>
                        <w:t>"</w:t>
                      </w:r>
                      <w:proofErr w:type="spellStart"/>
                      <w:r w:rsidRPr="008F291E">
                        <w:rPr>
                          <w:rFonts w:ascii="Consolas" w:hAnsi="Consolas" w:cs="Consolas"/>
                          <w:color w:val="A31515"/>
                          <w:sz w:val="19"/>
                          <w:szCs w:val="19"/>
                          <w:highlight w:val="white"/>
                        </w:rPr>
                        <w:t>widget</w:t>
                      </w:r>
                      <w:proofErr w:type="spellEnd"/>
                      <w:r w:rsidRPr="008F291E">
                        <w:rPr>
                          <w:rFonts w:ascii="Consolas" w:hAnsi="Consolas" w:cs="Consolas"/>
                          <w:color w:val="A31515"/>
                          <w:sz w:val="19"/>
                          <w:szCs w:val="19"/>
                          <w:highlight w:val="white"/>
                        </w:rPr>
                        <w:t>"</w:t>
                      </w:r>
                      <w:r w:rsidRPr="008F291E">
                        <w:rPr>
                          <w:rFonts w:ascii="Consolas" w:hAnsi="Consolas" w:cs="Consolas"/>
                          <w:color w:val="000000"/>
                          <w:sz w:val="19"/>
                          <w:szCs w:val="19"/>
                          <w:highlight w:val="white"/>
                        </w:rPr>
                        <w:t>);</w:t>
                      </w:r>
                    </w:ins>
                    <w:del w:id="5666" w:author="ghislain.aine" w:date="2015-11-02T10:21:00Z">
                      <w:r w:rsidRPr="008F291E" w:rsidDel="001662E3">
                        <w:rPr>
                          <w:rFonts w:ascii="Consolas" w:hAnsi="Consolas" w:cs="Consolas"/>
                          <w:color w:val="880000"/>
                          <w:sz w:val="19"/>
                          <w:szCs w:val="19"/>
                          <w:highlight w:val="white"/>
                          <w:lang w:val="en-US"/>
                        </w:rPr>
                        <w:delText>provideInterface</w:delText>
                      </w:r>
                      <w:r w:rsidRPr="008F291E" w:rsidDel="001662E3">
                        <w:rPr>
                          <w:rFonts w:ascii="Consolas" w:hAnsi="Consolas" w:cs="Consolas"/>
                          <w:color w:val="000000"/>
                          <w:sz w:val="19"/>
                          <w:szCs w:val="19"/>
                          <w:highlight w:val="white"/>
                          <w:lang w:val="en-US"/>
                        </w:rPr>
                        <w:delText>&lt;</w:delText>
                      </w:r>
                      <w:r w:rsidRPr="008F291E" w:rsidDel="001662E3">
                        <w:rPr>
                          <w:rFonts w:ascii="Consolas" w:hAnsi="Consolas" w:cs="Consolas"/>
                          <w:color w:val="216F85"/>
                          <w:sz w:val="19"/>
                          <w:szCs w:val="19"/>
                          <w:highlight w:val="white"/>
                          <w:lang w:val="en-US"/>
                        </w:rPr>
                        <w:delText>StreamWork</w:delText>
                      </w:r>
                      <w:r w:rsidRPr="008F291E" w:rsidDel="001662E3">
                        <w:rPr>
                          <w:rFonts w:ascii="Consolas" w:hAnsi="Consolas" w:cs="Consolas"/>
                          <w:color w:val="000000"/>
                          <w:sz w:val="19"/>
                          <w:szCs w:val="19"/>
                          <w:highlight w:val="white"/>
                          <w:lang w:val="en-US"/>
                        </w:rPr>
                        <w:delText>::</w:delText>
                      </w:r>
                      <w:r w:rsidRPr="008F291E" w:rsidDel="001662E3">
                        <w:rPr>
                          <w:rFonts w:ascii="Consolas" w:hAnsi="Consolas" w:cs="Consolas"/>
                          <w:color w:val="216F85"/>
                          <w:sz w:val="19"/>
                          <w:szCs w:val="19"/>
                          <w:highlight w:val="white"/>
                          <w:lang w:val="en-US"/>
                        </w:rPr>
                        <w:delText>SwGui</w:delText>
                      </w:r>
                      <w:r w:rsidRPr="008F291E" w:rsidDel="001662E3">
                        <w:rPr>
                          <w:rFonts w:ascii="Consolas" w:hAnsi="Consolas" w:cs="Consolas"/>
                          <w:color w:val="000000"/>
                          <w:sz w:val="19"/>
                          <w:szCs w:val="19"/>
                          <w:highlight w:val="white"/>
                          <w:lang w:val="en-US"/>
                        </w:rPr>
                        <w:delText>::</w:delText>
                      </w:r>
                      <w:r w:rsidRPr="008F291E" w:rsidDel="001662E3">
                        <w:rPr>
                          <w:rFonts w:ascii="Consolas" w:hAnsi="Consolas" w:cs="Consolas"/>
                          <w:color w:val="216F85"/>
                          <w:sz w:val="19"/>
                          <w:szCs w:val="19"/>
                          <w:highlight w:val="white"/>
                          <w:lang w:val="en-US"/>
                        </w:rPr>
                        <w:delText>ISwWidget</w:delText>
                      </w:r>
                      <w:r w:rsidRPr="008F291E" w:rsidDel="001662E3">
                        <w:rPr>
                          <w:rFonts w:ascii="Consolas" w:hAnsi="Consolas" w:cs="Consolas"/>
                          <w:color w:val="000000"/>
                          <w:sz w:val="19"/>
                          <w:szCs w:val="19"/>
                          <w:highlight w:val="white"/>
                          <w:lang w:val="en-US"/>
                        </w:rPr>
                        <w:delText>&gt;(</w:delText>
                      </w:r>
                      <w:r w:rsidRPr="008F291E" w:rsidDel="001662E3">
                        <w:rPr>
                          <w:rFonts w:ascii="Consolas" w:hAnsi="Consolas" w:cs="Consolas"/>
                          <w:color w:val="A31515"/>
                          <w:sz w:val="19"/>
                          <w:szCs w:val="19"/>
                          <w:highlight w:val="white"/>
                          <w:lang w:val="en-US"/>
                        </w:rPr>
                        <w:delText>"widget"</w:delText>
                      </w:r>
                      <w:r w:rsidRPr="008F291E" w:rsidDel="001662E3">
                        <w:rPr>
                          <w:rFonts w:ascii="Consolas" w:hAnsi="Consolas" w:cs="Consolas"/>
                          <w:color w:val="000000"/>
                          <w:sz w:val="19"/>
                          <w:szCs w:val="19"/>
                          <w:highlight w:val="white"/>
                          <w:lang w:val="en-US"/>
                        </w:rPr>
                        <w:delText xml:space="preserve">, </w:delText>
                      </w:r>
                      <w:r w:rsidRPr="008F291E" w:rsidDel="001662E3">
                        <w:rPr>
                          <w:rFonts w:ascii="Consolas" w:hAnsi="Consolas" w:cs="Consolas"/>
                          <w:color w:val="000080"/>
                          <w:sz w:val="19"/>
                          <w:szCs w:val="19"/>
                          <w:highlight w:val="white"/>
                          <w:lang w:val="en-US"/>
                        </w:rPr>
                        <w:delText>_demoUI</w:delText>
                      </w:r>
                      <w:r w:rsidRPr="008F291E" w:rsidDel="001662E3">
                        <w:rPr>
                          <w:rFonts w:ascii="Consolas" w:hAnsi="Consolas" w:cs="Consolas"/>
                          <w:color w:val="000000"/>
                          <w:sz w:val="19"/>
                          <w:szCs w:val="19"/>
                          <w:highlight w:val="white"/>
                          <w:lang w:val="en-US"/>
                        </w:rPr>
                        <w:delText>);</w:delText>
                      </w:r>
                    </w:del>
                  </w:p>
                </w:txbxContent>
              </v:textbox>
              <w10:wrap type="none"/>
              <w10:anchorlock/>
            </v:shape>
          </w:pict>
        </w:r>
      </w:ins>
    </w:p>
    <w:p w:rsidR="00BF1190" w:rsidRDefault="00BF1190" w:rsidP="00BF1190">
      <w:pPr>
        <w:pStyle w:val="Paragraphedeliste"/>
      </w:pPr>
    </w:p>
    <w:p w:rsidR="00000000" w:rsidRDefault="00BF1190">
      <w:pPr>
        <w:rPr>
          <w:del w:id="5667" w:author="ghislain.aine" w:date="2015-11-02T10:19:00Z"/>
        </w:rPr>
        <w:pPrChange w:id="5668" w:author="ghislain.aine" w:date="2015-11-02T10:19:00Z">
          <w:pPr>
            <w:pStyle w:val="Code"/>
          </w:pPr>
        </w:pPrChange>
      </w:pPr>
      <w:del w:id="5669" w:author="ghislain.aine" w:date="2015-11-02T10:19:00Z">
        <w:r w:rsidRPr="008F291E" w:rsidDel="001662E3">
          <w:rPr>
            <w:noProof/>
          </w:rPr>
          <w:delText>unprovideInterface("widget");</w:delText>
        </w:r>
      </w:del>
    </w:p>
    <w:p w:rsidR="00BF1190" w:rsidRPr="008F291E" w:rsidRDefault="00BF1190" w:rsidP="00BF1190">
      <w:pPr>
        <w:pStyle w:val="Paragraphedeliste"/>
        <w:numPr>
          <w:ilvl w:val="0"/>
          <w:numId w:val="24"/>
        </w:numPr>
      </w:pPr>
      <w:r w:rsidRPr="008F291E">
        <w:t>Utilisez la fonction "</w:t>
      </w:r>
      <w:proofErr w:type="spellStart"/>
      <w:r w:rsidRPr="008F291E">
        <w:t>setValue</w:t>
      </w:r>
      <w:proofErr w:type="spellEnd"/>
      <w:r w:rsidRPr="008F291E">
        <w:t>" dans la fonction "</w:t>
      </w:r>
      <w:proofErr w:type="spellStart"/>
      <w:r w:rsidRPr="008F291E">
        <w:t>valueChanged</w:t>
      </w:r>
      <w:proofErr w:type="spellEnd"/>
      <w:r w:rsidRPr="008F291E">
        <w:t>"</w:t>
      </w:r>
      <w:r>
        <w:t xml:space="preserve"> </w:t>
      </w:r>
    </w:p>
    <w:p w:rsidR="00BF1190" w:rsidRDefault="00BF1190" w:rsidP="00BF1190">
      <w:pPr>
        <w:pStyle w:val="Paragraphedeliste"/>
      </w:pPr>
    </w:p>
    <w:p w:rsidR="00BF1190" w:rsidRDefault="00BF1190" w:rsidP="00BF1190">
      <w:r>
        <w:t>Pour que la fenêtre puisse être affichée directement à partir du composant,  il faut affecter les propriétés de l'IHM à la classe, pour que le paramètre "visible" soit accessible.</w:t>
      </w:r>
    </w:p>
    <w:p w:rsidR="00BF1190" w:rsidRDefault="00BF1190" w:rsidP="00BF1190"/>
    <w:p w:rsidR="00BF1190" w:rsidRDefault="00BF1190" w:rsidP="00BF1190">
      <w:pPr>
        <w:rPr>
          <w:ins w:id="5670" w:author="ghislain.aine" w:date="2015-11-02T10:24:00Z"/>
        </w:rPr>
      </w:pPr>
      <w:r>
        <w:t>Pour cela, il faut faire appel à la fonction "</w:t>
      </w:r>
      <w:proofErr w:type="spellStart"/>
      <w:r>
        <w:t>createPropertiesForQObject</w:t>
      </w:r>
      <w:proofErr w:type="spellEnd"/>
      <w:r>
        <w:t>" lors de l'initialisation</w:t>
      </w:r>
      <w:ins w:id="5671" w:author="ghislain.aine" w:date="2015-11-02T10:24:00Z">
        <w:r>
          <w:t xml:space="preserve"> </w:t>
        </w:r>
      </w:ins>
      <w:r>
        <w:t>:</w:t>
      </w:r>
    </w:p>
    <w:p w:rsidR="00BF1190" w:rsidRDefault="00D276D8" w:rsidP="00BF1190">
      <w:ins w:id="5672" w:author="ghislain.aine" w:date="2015-11-02T10:24:00Z">
        <w:r>
          <w:pict>
            <v:shape id="_x0000_s1246" type="#_x0000_t202" style="width:493.45pt;height:19.05pt;mso-height-percent:200;mso-position-horizontal-relative:char;mso-position-vertical-relative:line;mso-height-percent:200;mso-width-relative:margin;mso-height-relative:margin">
              <v:textbox style="mso-next-textbox:#_x0000_s1246;mso-fit-shape-to-text:t">
                <w:txbxContent>
                  <w:p w:rsidR="00BF1190" w:rsidRPr="00E71FE0" w:rsidRDefault="00BF1190" w:rsidP="00BF1190">
                    <w:pPr>
                      <w:rPr>
                        <w:lang w:val="en-US"/>
                      </w:rPr>
                    </w:pPr>
                    <w:proofErr w:type="spellStart"/>
                    <w:proofErr w:type="gramStart"/>
                    <w:ins w:id="5673" w:author="ghislain.aine" w:date="2015-11-04T17:21:00Z">
                      <w:r>
                        <w:rPr>
                          <w:rFonts w:ascii="Consolas" w:hAnsi="Consolas" w:cs="Consolas"/>
                          <w:color w:val="880000"/>
                          <w:sz w:val="19"/>
                          <w:szCs w:val="19"/>
                          <w:highlight w:val="white"/>
                        </w:rPr>
                        <w:t>createPropertiesForQObject</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&amp;(</w:t>
                      </w:r>
                      <w:proofErr w:type="spellStart"/>
                      <w:r>
                        <w:rPr>
                          <w:rFonts w:ascii="Consolas" w:hAnsi="Consolas" w:cs="Consolas"/>
                          <w:color w:val="000080"/>
                          <w:sz w:val="19"/>
                          <w:szCs w:val="19"/>
                          <w:highlight w:val="white"/>
                        </w:rPr>
                        <w:t>_value_ui</w:t>
                      </w:r>
                      <w:proofErr w:type="spellEnd"/>
                      <w:r>
                        <w:rPr>
                          <w:rFonts w:ascii="Consolas" w:hAnsi="Consolas" w:cs="Consolas"/>
                          <w:color w:val="000000"/>
                          <w:sz w:val="19"/>
                          <w:szCs w:val="19"/>
                          <w:highlight w:val="white"/>
                        </w:rPr>
                        <w:t>-&gt;</w:t>
                      </w:r>
                      <w:proofErr w:type="spellStart"/>
                      <w:r>
                        <w:rPr>
                          <w:rFonts w:ascii="Consolas" w:hAnsi="Consolas" w:cs="Consolas"/>
                          <w:color w:val="880000"/>
                          <w:sz w:val="19"/>
                          <w:szCs w:val="19"/>
                          <w:highlight w:val="white"/>
                        </w:rPr>
                        <w:t>GetWidget</w:t>
                      </w:r>
                      <w:proofErr w:type="spellEnd"/>
                      <w:r>
                        <w:rPr>
                          <w:rFonts w:ascii="Consolas" w:hAnsi="Consolas" w:cs="Consolas"/>
                          <w:color w:val="000000"/>
                          <w:sz w:val="19"/>
                          <w:szCs w:val="19"/>
                          <w:highlight w:val="white"/>
                        </w:rPr>
                        <w:t>()));</w:t>
                      </w:r>
                    </w:ins>
                    <w:del w:id="5674" w:author="ghislain.aine" w:date="2015-11-02T10:24:00Z">
                      <w:r w:rsidDel="001662E3">
                        <w:rPr>
                          <w:rFonts w:ascii="Consolas" w:hAnsi="Consolas" w:cs="Consolas"/>
                          <w:color w:val="880000"/>
                          <w:sz w:val="19"/>
                          <w:szCs w:val="19"/>
                          <w:highlight w:val="white"/>
                        </w:rPr>
                        <w:delText>unprovideInterface</w:delText>
                      </w:r>
                      <w:r w:rsidDel="001662E3">
                        <w:rPr>
                          <w:rFonts w:ascii="Consolas" w:hAnsi="Consolas" w:cs="Consolas"/>
                          <w:color w:val="000000"/>
                          <w:sz w:val="19"/>
                          <w:szCs w:val="19"/>
                          <w:highlight w:val="white"/>
                        </w:rPr>
                        <w:delText>(</w:delText>
                      </w:r>
                      <w:r w:rsidDel="001662E3">
                        <w:rPr>
                          <w:rFonts w:ascii="Consolas" w:hAnsi="Consolas" w:cs="Consolas"/>
                          <w:color w:val="A31515"/>
                          <w:sz w:val="19"/>
                          <w:szCs w:val="19"/>
                          <w:highlight w:val="white"/>
                        </w:rPr>
                        <w:delText>"widget"</w:delText>
                      </w:r>
                      <w:r w:rsidDel="001662E3">
                        <w:rPr>
                          <w:rFonts w:ascii="Consolas" w:hAnsi="Consolas" w:cs="Consolas"/>
                          <w:color w:val="000000"/>
                          <w:sz w:val="19"/>
                          <w:szCs w:val="19"/>
                          <w:highlight w:val="white"/>
                        </w:rPr>
                        <w:delText>);</w:delText>
                      </w:r>
                    </w:del>
                  </w:p>
                </w:txbxContent>
              </v:textbox>
              <w10:wrap type="none"/>
              <w10:anchorlock/>
            </v:shape>
          </w:pict>
        </w:r>
      </w:ins>
    </w:p>
    <w:p w:rsidR="00BF1190" w:rsidDel="001662E3" w:rsidRDefault="00BF1190" w:rsidP="00BF1190">
      <w:pPr>
        <w:pStyle w:val="Code"/>
        <w:rPr>
          <w:del w:id="5675" w:author="ghislain.aine" w:date="2015-11-02T10:24:00Z"/>
          <w:noProof/>
        </w:rPr>
      </w:pPr>
      <w:del w:id="5676" w:author="ghislain.aine" w:date="2015-11-02T10:24:00Z">
        <w:r w:rsidDel="001662E3">
          <w:rPr>
            <w:noProof/>
          </w:rPr>
          <w:delText>createPropertiesForQObject(&amp;(_demoUI-&gt;GetWidget()));</w:delText>
        </w:r>
      </w:del>
    </w:p>
    <w:p w:rsidR="00BF1190" w:rsidRDefault="00BF1190" w:rsidP="00BF1190">
      <w:pPr>
        <w:rPr>
          <w:noProof/>
        </w:rPr>
      </w:pPr>
    </w:p>
    <w:p w:rsidR="00BF1190" w:rsidRDefault="00BF1190" w:rsidP="00BF1190">
      <w:r>
        <w:t xml:space="preserve">Après génération, dans l'éditeur, faire un clique-droit sur le composant </w:t>
      </w:r>
      <w:proofErr w:type="spellStart"/>
      <w:ins w:id="5677" w:author="ghislain.aine" w:date="2015-11-04T17:22:00Z">
        <w:r>
          <w:t>ValueUiComponent</w:t>
        </w:r>
      </w:ins>
      <w:proofErr w:type="spellEnd"/>
      <w:del w:id="5678" w:author="ghislain.aine" w:date="2015-11-04T17:22:00Z">
        <w:r w:rsidDel="00015E36">
          <w:delText>DemoUIComponent</w:delText>
        </w:r>
      </w:del>
      <w:r>
        <w:t xml:space="preserve">, puis cliquer sur "show". L'interface sera mise à jour lorsque le </w:t>
      </w:r>
      <w:proofErr w:type="spellStart"/>
      <w:r>
        <w:t>stream</w:t>
      </w:r>
      <w:proofErr w:type="spellEnd"/>
      <w:r>
        <w:t xml:space="preserve"> sera exécuté (démarrage de l'</w:t>
      </w:r>
      <w:proofErr w:type="spellStart"/>
      <w:r>
        <w:t>executor</w:t>
      </w:r>
      <w:proofErr w:type="spellEnd"/>
      <w:r>
        <w:t xml:space="preserve">). </w:t>
      </w:r>
    </w:p>
    <w:p w:rsidR="00BF1190" w:rsidRDefault="00BF1190" w:rsidP="00BF1190"/>
    <w:p w:rsidR="00BF1190" w:rsidRDefault="00BF1190" w:rsidP="00BF1190">
      <w:pPr>
        <w:keepNext/>
        <w:jc w:val="center"/>
      </w:pPr>
      <w:r>
        <w:rPr>
          <w:noProof/>
          <w:lang w:eastAsia="fr-FR"/>
        </w:rPr>
        <w:drawing>
          <wp:inline distT="0" distB="0" distL="0" distR="0">
            <wp:extent cx="2400300" cy="1104900"/>
            <wp:effectExtent l="19050" t="0" r="0" b="0"/>
            <wp:docPr id="117" name="Imag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47" cstate="print"/>
                    <a:srcRect/>
                    <a:stretch>
                      <a:fillRect/>
                    </a:stretch>
                  </pic:blipFill>
                  <pic:spPr bwMode="auto">
                    <a:xfrm>
                      <a:off x="0" y="0"/>
                      <a:ext cx="2400300" cy="1104900"/>
                    </a:xfrm>
                    <a:prstGeom prst="rect">
                      <a:avLst/>
                    </a:prstGeom>
                    <a:noFill/>
                    <a:ln w="9525">
                      <a:noFill/>
                      <a:miter lim="800000"/>
                      <a:headEnd/>
                      <a:tailEnd/>
                    </a:ln>
                  </pic:spPr>
                </pic:pic>
              </a:graphicData>
            </a:graphic>
          </wp:inline>
        </w:drawing>
      </w:r>
    </w:p>
    <w:p w:rsidR="00BF1190" w:rsidRPr="006A165A" w:rsidRDefault="00BF1190" w:rsidP="00BF1190">
      <w:pPr>
        <w:pStyle w:val="Lgende"/>
        <w:jc w:val="center"/>
        <w:rPr>
          <w:sz w:val="20"/>
          <w:u w:val="single"/>
        </w:rPr>
      </w:pPr>
      <w:r>
        <w:t xml:space="preserve">Image </w:t>
      </w:r>
      <w:fldSimple w:instr=" SEQ Image \* ARABIC ">
        <w:r>
          <w:rPr>
            <w:noProof/>
          </w:rPr>
          <w:t>17</w:t>
        </w:r>
      </w:fldSimple>
      <w:r>
        <w:t xml:space="preserve"> : </w:t>
      </w:r>
      <w:r w:rsidRPr="00CA0E52">
        <w:t>Mise à jour de la valeur</w:t>
      </w:r>
      <w:r w:rsidRPr="006A165A">
        <w:rPr>
          <w:sz w:val="20"/>
          <w:u w:val="single"/>
        </w:rPr>
        <w:t xml:space="preserve"> </w:t>
      </w:r>
    </w:p>
    <w:p w:rsidR="00BF1190" w:rsidRDefault="00BF1190" w:rsidP="00BF1190"/>
    <w:p w:rsidR="00BF1190" w:rsidRDefault="00BF1190" w:rsidP="00BF1190">
      <w:pPr>
        <w:spacing w:after="200" w:line="276" w:lineRule="auto"/>
        <w:jc w:val="left"/>
      </w:pPr>
    </w:p>
    <w:p w:rsidR="00BF1190" w:rsidRDefault="00BF1190" w:rsidP="00BF1190">
      <w:pPr>
        <w:pStyle w:val="Titre2"/>
      </w:pPr>
      <w:bookmarkStart w:id="5679" w:name="_Toc462985396"/>
      <w:r>
        <w:t>Gestion des propriétés</w:t>
      </w:r>
      <w:bookmarkEnd w:id="5679"/>
    </w:p>
    <w:p w:rsidR="00BF1190" w:rsidRDefault="00BF1190" w:rsidP="00BF1190"/>
    <w:p w:rsidR="00BF1190" w:rsidRDefault="00BF1190" w:rsidP="00BF1190">
      <w:r>
        <w:t xml:space="preserve">Chaque composant peut avoir des propriétés, visibles et éditables depuis la fenêtre "Component </w:t>
      </w:r>
      <w:proofErr w:type="spellStart"/>
      <w:r>
        <w:t>Properties</w:t>
      </w:r>
      <w:proofErr w:type="spellEnd"/>
      <w:r>
        <w:t>".</w:t>
      </w:r>
      <w:ins w:id="5680" w:author="jerome draillard" w:date="2015-11-27T16:41:00Z">
        <w:r>
          <w:t xml:space="preserve"> Les modifier permet de "régler" le comportement du composant.</w:t>
        </w:r>
      </w:ins>
    </w:p>
    <w:p w:rsidR="00BF1190" w:rsidRDefault="00BF1190" w:rsidP="00BF1190">
      <w:pPr>
        <w:keepNext/>
        <w:jc w:val="center"/>
      </w:pPr>
      <w:r>
        <w:rPr>
          <w:noProof/>
          <w:lang w:eastAsia="fr-FR"/>
        </w:rPr>
        <w:drawing>
          <wp:inline distT="0" distB="0" distL="0" distR="0">
            <wp:extent cx="4171950" cy="2552700"/>
            <wp:effectExtent l="19050" t="0" r="0" b="0"/>
            <wp:docPr id="11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srcRect/>
                    <a:stretch>
                      <a:fillRect/>
                    </a:stretch>
                  </pic:blipFill>
                  <pic:spPr bwMode="auto">
                    <a:xfrm>
                      <a:off x="0" y="0"/>
                      <a:ext cx="4171950" cy="2552700"/>
                    </a:xfrm>
                    <a:prstGeom prst="rect">
                      <a:avLst/>
                    </a:prstGeom>
                    <a:noFill/>
                    <a:ln w="9525">
                      <a:noFill/>
                      <a:miter lim="800000"/>
                      <a:headEnd/>
                      <a:tailEnd/>
                    </a:ln>
                  </pic:spPr>
                </pic:pic>
              </a:graphicData>
            </a:graphic>
          </wp:inline>
        </w:drawing>
      </w:r>
    </w:p>
    <w:p w:rsidR="00BF1190" w:rsidRPr="006A165A" w:rsidRDefault="00BF1190" w:rsidP="00BF1190">
      <w:pPr>
        <w:pStyle w:val="Lgende"/>
        <w:jc w:val="center"/>
        <w:rPr>
          <w:sz w:val="20"/>
          <w:u w:val="single"/>
        </w:rPr>
      </w:pPr>
      <w:r>
        <w:t xml:space="preserve">Image </w:t>
      </w:r>
      <w:fldSimple w:instr=" SEQ Image \* ARABIC ">
        <w:r>
          <w:rPr>
            <w:noProof/>
          </w:rPr>
          <w:t>18</w:t>
        </w:r>
      </w:fldSimple>
      <w:r>
        <w:t xml:space="preserve"> : </w:t>
      </w:r>
      <w:r w:rsidRPr="00CF48C2">
        <w:t>Propriétés du composant "</w:t>
      </w:r>
      <w:proofErr w:type="spellStart"/>
      <w:r w:rsidRPr="00CF48C2">
        <w:t>SwExecutor</w:t>
      </w:r>
      <w:proofErr w:type="spellEnd"/>
      <w:r w:rsidRPr="00CF48C2">
        <w:t>"</w:t>
      </w:r>
      <w:r w:rsidRPr="006A165A">
        <w:rPr>
          <w:sz w:val="20"/>
          <w:u w:val="single"/>
        </w:rPr>
        <w:t xml:space="preserve"> </w:t>
      </w:r>
    </w:p>
    <w:p w:rsidR="00BF1190" w:rsidRDefault="00BF1190" w:rsidP="00BF1190"/>
    <w:p w:rsidR="00BF1190" w:rsidDel="00582BD8" w:rsidRDefault="00BF1190" w:rsidP="00BF1190">
      <w:pPr>
        <w:rPr>
          <w:del w:id="5681" w:author="jerome draillard" w:date="2015-11-27T16:42:00Z"/>
        </w:rPr>
      </w:pPr>
      <w:del w:id="5682" w:author="jerome draillard" w:date="2015-11-27T16:42:00Z">
        <w:r w:rsidDel="00582BD8">
          <w:delText>La gestion des propriétés se fait par un service.</w:delText>
        </w:r>
      </w:del>
    </w:p>
    <w:p w:rsidR="00BF1190" w:rsidDel="00582BD8" w:rsidRDefault="00BF1190" w:rsidP="00BF1190">
      <w:pPr>
        <w:rPr>
          <w:del w:id="5683" w:author="jerome draillard" w:date="2015-11-27T16:42:00Z"/>
        </w:rPr>
      </w:pPr>
    </w:p>
    <w:p w:rsidR="00BF1190" w:rsidRDefault="00BF1190" w:rsidP="00BF1190">
      <w:r>
        <w:t xml:space="preserve">Nous allons </w:t>
      </w:r>
      <w:r w:rsidRPr="001D2518">
        <w:rPr>
          <w:b/>
        </w:rPr>
        <w:t>ajouter</w:t>
      </w:r>
      <w:r>
        <w:t xml:space="preserve"> deux propriétés au composant </w:t>
      </w:r>
      <w:del w:id="5684" w:author="ghislain.aine" w:date="2015-11-04T16:55:00Z">
        <w:r w:rsidRPr="001D2518" w:rsidDel="0049323F">
          <w:rPr>
            <w:b/>
          </w:rPr>
          <w:delText>DemoCoreComponent</w:delText>
        </w:r>
      </w:del>
      <w:proofErr w:type="spellStart"/>
      <w:ins w:id="5685" w:author="ghislain.aine" w:date="2015-11-04T16:55:00Z">
        <w:r w:rsidRPr="001D2518">
          <w:rPr>
            <w:b/>
          </w:rPr>
          <w:t>CoreComponent</w:t>
        </w:r>
      </w:ins>
      <w:proofErr w:type="spellEnd"/>
      <w:r>
        <w:t xml:space="preserve"> : le </w:t>
      </w:r>
      <w:r w:rsidRPr="001D2518">
        <w:rPr>
          <w:b/>
        </w:rPr>
        <w:t>pas d'incrémentation</w:t>
      </w:r>
      <w:r>
        <w:t xml:space="preserve"> et le </w:t>
      </w:r>
      <w:r w:rsidRPr="001D2518">
        <w:rPr>
          <w:b/>
        </w:rPr>
        <w:t>délai</w:t>
      </w:r>
      <w:r>
        <w:t xml:space="preserve"> entre deux incrémentations (en ms).</w:t>
      </w:r>
    </w:p>
    <w:p w:rsidR="00BF1190" w:rsidRDefault="00BF1190" w:rsidP="00BF1190"/>
    <w:p w:rsidR="00BF1190" w:rsidRDefault="00BF1190" w:rsidP="00BF1190">
      <w:pPr>
        <w:pStyle w:val="Paragraphedeliste"/>
        <w:numPr>
          <w:ilvl w:val="0"/>
          <w:numId w:val="24"/>
        </w:numPr>
      </w:pPr>
      <w:r>
        <w:lastRenderedPageBreak/>
        <w:t xml:space="preserve">Créer </w:t>
      </w:r>
      <w:ins w:id="5686" w:author="ghislain.aine" w:date="2015-11-03T14:08:00Z">
        <w:r>
          <w:t xml:space="preserve">trois </w:t>
        </w:r>
      </w:ins>
      <w:del w:id="5687" w:author="ghislain.aine" w:date="2015-11-03T14:08:00Z">
        <w:r w:rsidDel="00353E92">
          <w:delText xml:space="preserve">les deux </w:delText>
        </w:r>
      </w:del>
      <w:r>
        <w:t>paramètres en variables membres dans "</w:t>
      </w:r>
      <w:proofErr w:type="spellStart"/>
      <w:del w:id="5688" w:author="ghislain.aine" w:date="2015-11-04T16:55:00Z">
        <w:r w:rsidDel="0049323F">
          <w:delText>DemoCoreComponent</w:delText>
        </w:r>
      </w:del>
      <w:ins w:id="5689" w:author="ghislain.aine" w:date="2015-11-04T16:55:00Z">
        <w:r>
          <w:t>CoreComponent</w:t>
        </w:r>
      </w:ins>
      <w:proofErr w:type="spellEnd"/>
      <w:r>
        <w:t xml:space="preserve">" : </w:t>
      </w:r>
      <w:proofErr w:type="spellStart"/>
      <w:r>
        <w:t>_step</w:t>
      </w:r>
      <w:proofErr w:type="spellEnd"/>
      <w:ins w:id="5690" w:author="ghislain.aine" w:date="2015-11-03T14:09:00Z">
        <w:r>
          <w:t>,</w:t>
        </w:r>
      </w:ins>
      <w:del w:id="5691" w:author="ghislain.aine" w:date="2015-11-03T14:08:00Z">
        <w:r w:rsidDel="00353E92">
          <w:delText xml:space="preserve"> et</w:delText>
        </w:r>
      </w:del>
      <w:r>
        <w:t xml:space="preserve"> </w:t>
      </w:r>
      <w:proofErr w:type="spellStart"/>
      <w:r>
        <w:t>_period</w:t>
      </w:r>
      <w:proofErr w:type="spellEnd"/>
      <w:del w:id="5692" w:author="ghislain.aine" w:date="2015-11-03T14:09:00Z">
        <w:r w:rsidDel="00353E92">
          <w:delText>e</w:delText>
        </w:r>
      </w:del>
      <w:r>
        <w:t xml:space="preserve"> (deux entiers)</w:t>
      </w:r>
      <w:ins w:id="5693" w:author="ghislain.aine" w:date="2015-11-03T14:09:00Z">
        <w:r>
          <w:t xml:space="preserve"> et </w:t>
        </w:r>
        <w:proofErr w:type="spellStart"/>
        <w:r>
          <w:t>_last_time</w:t>
        </w:r>
        <w:proofErr w:type="spellEnd"/>
        <w:r>
          <w:t xml:space="preserve"> (un double</w:t>
        </w:r>
      </w:ins>
      <w:ins w:id="5694" w:author="ghislain.aine" w:date="2015-11-03T14:10:00Z">
        <w:r>
          <w:t>, initialisé à 0</w:t>
        </w:r>
      </w:ins>
      <w:ins w:id="5695" w:author="ghislain.aine" w:date="2015-11-03T14:09:00Z">
        <w:r>
          <w:t>)</w:t>
        </w:r>
      </w:ins>
      <w:r>
        <w:t>.</w:t>
      </w:r>
    </w:p>
    <w:p w:rsidR="00BF1190" w:rsidRDefault="00BF1190" w:rsidP="00BF1190">
      <w:pPr>
        <w:pStyle w:val="Paragraphedeliste"/>
      </w:pPr>
    </w:p>
    <w:p w:rsidR="00BF1190" w:rsidRDefault="00BF1190" w:rsidP="00BF1190">
      <w:pPr>
        <w:pStyle w:val="Paragraphedeliste"/>
        <w:numPr>
          <w:ilvl w:val="0"/>
          <w:numId w:val="24"/>
        </w:numPr>
      </w:pPr>
      <w:r>
        <w:t>Créer les accesseurs (</w:t>
      </w:r>
      <w:proofErr w:type="spellStart"/>
      <w:r>
        <w:t>get</w:t>
      </w:r>
      <w:proofErr w:type="spellEnd"/>
      <w:r>
        <w:t>) et mutateurs (set) correspondants</w:t>
      </w:r>
      <w:ins w:id="5696" w:author="ghislain.aine" w:date="2015-11-03T14:09:00Z">
        <w:r>
          <w:t xml:space="preserve"> pour </w:t>
        </w:r>
        <w:proofErr w:type="spellStart"/>
        <w:r>
          <w:t>_step</w:t>
        </w:r>
        <w:proofErr w:type="spellEnd"/>
        <w:r>
          <w:t xml:space="preserve"> et </w:t>
        </w:r>
        <w:proofErr w:type="spellStart"/>
        <w:r>
          <w:t>_period</w:t>
        </w:r>
      </w:ins>
      <w:proofErr w:type="spellEnd"/>
    </w:p>
    <w:p w:rsidR="00BF1190" w:rsidRDefault="00BF1190" w:rsidP="00BF1190"/>
    <w:p w:rsidR="00BF1190" w:rsidRPr="00353E92" w:rsidRDefault="00BF1190" w:rsidP="00BF1190">
      <w:pPr>
        <w:pStyle w:val="Paragraphedeliste"/>
        <w:numPr>
          <w:ilvl w:val="0"/>
          <w:numId w:val="24"/>
        </w:numPr>
        <w:rPr>
          <w:ins w:id="5697" w:author="ghislain.aine" w:date="2015-11-03T14:08:00Z"/>
          <w:rFonts w:ascii="Courier New" w:hAnsi="Courier New" w:cs="Courier New"/>
          <w:noProof/>
          <w:sz w:val="20"/>
          <w:szCs w:val="20"/>
          <w:rPrChange w:id="5698" w:author="ghislain.aine" w:date="2015-11-03T14:08:00Z">
            <w:rPr>
              <w:ins w:id="5699" w:author="ghislain.aine" w:date="2015-11-03T14:08:00Z"/>
            </w:rPr>
          </w:rPrChange>
        </w:rPr>
      </w:pPr>
      <w:r>
        <w:t>Utiliser la période dans la fonction de modification de la valeur</w:t>
      </w:r>
    </w:p>
    <w:p w:rsidR="00000000" w:rsidRDefault="00D276D8">
      <w:pPr>
        <w:rPr>
          <w:ins w:id="5700" w:author="ghislain.aine" w:date="2015-11-03T14:08:00Z"/>
          <w:rFonts w:ascii="Courier New" w:hAnsi="Courier New" w:cs="Courier New"/>
          <w:noProof/>
          <w:sz w:val="20"/>
          <w:szCs w:val="20"/>
        </w:rPr>
        <w:pPrChange w:id="5701" w:author="ghislain.aine" w:date="2015-11-03T14:08:00Z">
          <w:pPr>
            <w:pStyle w:val="Paragraphedeliste"/>
            <w:numPr>
              <w:numId w:val="24"/>
            </w:numPr>
            <w:ind w:hanging="360"/>
          </w:pPr>
        </w:pPrChange>
      </w:pPr>
      <w:ins w:id="5702" w:author="ghislain.aine" w:date="2015-11-03T14:08:00Z">
        <w:r w:rsidRPr="00D276D8">
          <w:pict>
            <v:shape id="_x0000_s1245" type="#_x0000_t202" style="width:493.45pt;height:63.55pt;mso-height-percent:200;mso-position-horizontal-relative:char;mso-position-vertical-relative:line;mso-height-percent:200;mso-width-relative:margin;mso-height-relative:margin">
              <v:textbox style="mso-next-textbox:#_x0000_s1245;mso-fit-shape-to-text:t">
                <w:txbxContent>
                  <w:p w:rsidR="00BF1190" w:rsidRPr="00353E92" w:rsidRDefault="00D276D8" w:rsidP="00BF1190">
                    <w:pPr>
                      <w:autoSpaceDE w:val="0"/>
                      <w:autoSpaceDN w:val="0"/>
                      <w:adjustRightInd w:val="0"/>
                      <w:jc w:val="left"/>
                      <w:rPr>
                        <w:ins w:id="5703" w:author="ghislain.aine" w:date="2015-11-03T14:09:00Z"/>
                        <w:rFonts w:ascii="Consolas" w:hAnsi="Consolas" w:cs="Consolas"/>
                        <w:color w:val="000000"/>
                        <w:sz w:val="19"/>
                        <w:szCs w:val="19"/>
                        <w:highlight w:val="white"/>
                        <w:lang w:val="en-US"/>
                        <w:rPrChange w:id="5704" w:author="ghislain.aine" w:date="2015-11-03T14:09:00Z">
                          <w:rPr>
                            <w:ins w:id="5705" w:author="ghislain.aine" w:date="2015-11-03T14:09:00Z"/>
                            <w:rFonts w:ascii="Consolas" w:hAnsi="Consolas" w:cs="Consolas"/>
                            <w:color w:val="000000"/>
                            <w:sz w:val="19"/>
                            <w:szCs w:val="19"/>
                            <w:highlight w:val="white"/>
                          </w:rPr>
                        </w:rPrChange>
                      </w:rPr>
                    </w:pPr>
                    <w:proofErr w:type="gramStart"/>
                    <w:ins w:id="5706" w:author="ghislain.aine" w:date="2015-11-03T14:09:00Z">
                      <w:r w:rsidRPr="00D276D8">
                        <w:rPr>
                          <w:rFonts w:ascii="Consolas" w:hAnsi="Consolas" w:cs="Consolas"/>
                          <w:color w:val="0000FF"/>
                          <w:sz w:val="19"/>
                          <w:szCs w:val="19"/>
                          <w:highlight w:val="white"/>
                          <w:lang w:val="en-US"/>
                          <w:rPrChange w:id="5707" w:author="ghislain.aine" w:date="2015-11-03T14:09: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5708" w:author="ghislain.aine" w:date="2015-11-03T14:09: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5709" w:author="ghislain.aine" w:date="2015-11-03T14:09:00Z">
                            <w:rPr>
                              <w:rFonts w:ascii="Consolas" w:hAnsi="Consolas" w:cs="Consolas"/>
                              <w:color w:val="000080"/>
                              <w:sz w:val="19"/>
                              <w:szCs w:val="19"/>
                              <w:highlight w:val="white"/>
                            </w:rPr>
                          </w:rPrChange>
                        </w:rPr>
                        <w:t>current_time</w:t>
                      </w:r>
                      <w:proofErr w:type="spellEnd"/>
                      <w:r w:rsidRPr="00D276D8">
                        <w:rPr>
                          <w:rFonts w:ascii="Consolas" w:hAnsi="Consolas" w:cs="Consolas"/>
                          <w:color w:val="000000"/>
                          <w:sz w:val="19"/>
                          <w:szCs w:val="19"/>
                          <w:highlight w:val="white"/>
                          <w:lang w:val="en-US"/>
                          <w:rPrChange w:id="5710" w:author="ghislain.aine" w:date="2015-11-03T14:09: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5711" w:author="ghislain.aine" w:date="2015-11-03T14:09: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5712" w:author="ghislain.aine" w:date="2015-11-03T14:09:00Z">
                            <w:rPr>
                              <w:rFonts w:ascii="Consolas" w:hAnsi="Consolas" w:cs="Consolas"/>
                              <w:color w:val="000080"/>
                              <w:sz w:val="19"/>
                              <w:szCs w:val="19"/>
                              <w:highlight w:val="white"/>
                            </w:rPr>
                          </w:rPrChange>
                        </w:rPr>
                        <w:t>last_time</w:t>
                      </w:r>
                      <w:proofErr w:type="spellEnd"/>
                      <w:r w:rsidRPr="00D276D8">
                        <w:rPr>
                          <w:rFonts w:ascii="Consolas" w:hAnsi="Consolas" w:cs="Consolas"/>
                          <w:color w:val="000000"/>
                          <w:sz w:val="19"/>
                          <w:szCs w:val="19"/>
                          <w:highlight w:val="white"/>
                          <w:lang w:val="en-US"/>
                          <w:rPrChange w:id="5713" w:author="ghislain.aine" w:date="2015-11-03T14:09:00Z">
                            <w:rPr>
                              <w:rFonts w:ascii="Consolas" w:hAnsi="Consolas" w:cs="Consolas"/>
                              <w:color w:val="000000"/>
                              <w:sz w:val="19"/>
                              <w:szCs w:val="19"/>
                              <w:highlight w:val="white"/>
                            </w:rPr>
                          </w:rPrChange>
                        </w:rPr>
                        <w:t>) &gt; (</w:t>
                      </w:r>
                      <w:r w:rsidRPr="00D276D8">
                        <w:rPr>
                          <w:rFonts w:ascii="Consolas" w:hAnsi="Consolas" w:cs="Consolas"/>
                          <w:color w:val="000080"/>
                          <w:sz w:val="19"/>
                          <w:szCs w:val="19"/>
                          <w:highlight w:val="white"/>
                          <w:lang w:val="en-US"/>
                          <w:rPrChange w:id="5714" w:author="ghislain.aine" w:date="2015-11-03T14:09:00Z">
                            <w:rPr>
                              <w:rFonts w:ascii="Consolas" w:hAnsi="Consolas" w:cs="Consolas"/>
                              <w:color w:val="000080"/>
                              <w:sz w:val="19"/>
                              <w:szCs w:val="19"/>
                              <w:highlight w:val="white"/>
                            </w:rPr>
                          </w:rPrChange>
                        </w:rPr>
                        <w:t>_period</w:t>
                      </w:r>
                      <w:r w:rsidRPr="00D276D8">
                        <w:rPr>
                          <w:rFonts w:ascii="Consolas" w:hAnsi="Consolas" w:cs="Consolas"/>
                          <w:color w:val="000000"/>
                          <w:sz w:val="19"/>
                          <w:szCs w:val="19"/>
                          <w:highlight w:val="white"/>
                          <w:lang w:val="en-US"/>
                          <w:rPrChange w:id="5715" w:author="ghislain.aine" w:date="2015-11-03T14:09:00Z">
                            <w:rPr>
                              <w:rFonts w:ascii="Consolas" w:hAnsi="Consolas" w:cs="Consolas"/>
                              <w:color w:val="000000"/>
                              <w:sz w:val="19"/>
                              <w:szCs w:val="19"/>
                              <w:highlight w:val="white"/>
                            </w:rPr>
                          </w:rPrChange>
                        </w:rPr>
                        <w:t xml:space="preserve"> / 1000.0)) {</w:t>
                      </w:r>
                    </w:ins>
                  </w:p>
                  <w:p w:rsidR="00BF1190" w:rsidRPr="00353E92" w:rsidRDefault="00BF1190" w:rsidP="00BF1190">
                    <w:pPr>
                      <w:autoSpaceDE w:val="0"/>
                      <w:autoSpaceDN w:val="0"/>
                      <w:adjustRightInd w:val="0"/>
                      <w:jc w:val="left"/>
                      <w:rPr>
                        <w:ins w:id="5716" w:author="ghislain.aine" w:date="2015-11-03T14:09:00Z"/>
                        <w:rFonts w:ascii="Consolas" w:hAnsi="Consolas" w:cs="Consolas"/>
                        <w:color w:val="000000"/>
                        <w:sz w:val="19"/>
                        <w:szCs w:val="19"/>
                        <w:highlight w:val="white"/>
                        <w:lang w:val="en-US"/>
                        <w:rPrChange w:id="5717" w:author="ghislain.aine" w:date="2015-11-03T14:09:00Z">
                          <w:rPr>
                            <w:ins w:id="5718" w:author="ghislain.aine" w:date="2015-11-03T14:09:00Z"/>
                            <w:rFonts w:ascii="Consolas" w:hAnsi="Consolas" w:cs="Consolas"/>
                            <w:color w:val="000000"/>
                            <w:sz w:val="19"/>
                            <w:szCs w:val="19"/>
                            <w:highlight w:val="white"/>
                          </w:rPr>
                        </w:rPrChange>
                      </w:rPr>
                    </w:pPr>
                    <w:ins w:id="5719" w:author="ghislain.aine" w:date="2015-11-03T14:09:00Z">
                      <w:r>
                        <w:rPr>
                          <w:rFonts w:ascii="Consolas" w:hAnsi="Consolas" w:cs="Consolas"/>
                          <w:color w:val="000000"/>
                          <w:sz w:val="19"/>
                          <w:szCs w:val="19"/>
                          <w:highlight w:val="white"/>
                          <w:lang w:val="en-US"/>
                        </w:rPr>
                        <w:tab/>
                      </w:r>
                      <w:r w:rsidR="00D276D8" w:rsidRPr="00D276D8">
                        <w:rPr>
                          <w:rFonts w:ascii="Consolas" w:hAnsi="Consolas" w:cs="Consolas"/>
                          <w:color w:val="000080"/>
                          <w:sz w:val="19"/>
                          <w:szCs w:val="19"/>
                          <w:highlight w:val="white"/>
                          <w:lang w:val="en-US"/>
                          <w:rPrChange w:id="5720" w:author="ghislain.aine" w:date="2015-11-03T14:09:00Z">
                            <w:rPr>
                              <w:rFonts w:ascii="Consolas" w:hAnsi="Consolas" w:cs="Consolas"/>
                              <w:color w:val="000080"/>
                              <w:sz w:val="19"/>
                              <w:szCs w:val="19"/>
                              <w:highlight w:val="white"/>
                            </w:rPr>
                          </w:rPrChange>
                        </w:rPr>
                        <w:t>_value</w:t>
                      </w:r>
                      <w:r w:rsidR="00D276D8" w:rsidRPr="00D276D8">
                        <w:rPr>
                          <w:rFonts w:ascii="Consolas" w:hAnsi="Consolas" w:cs="Consolas"/>
                          <w:color w:val="000000"/>
                          <w:sz w:val="19"/>
                          <w:szCs w:val="19"/>
                          <w:highlight w:val="white"/>
                          <w:lang w:val="en-US"/>
                          <w:rPrChange w:id="5721" w:author="ghislain.aine" w:date="2015-11-03T14:09:00Z">
                            <w:rPr>
                              <w:rFonts w:ascii="Consolas" w:hAnsi="Consolas" w:cs="Consolas"/>
                              <w:color w:val="000000"/>
                              <w:sz w:val="19"/>
                              <w:szCs w:val="19"/>
                              <w:highlight w:val="white"/>
                            </w:rPr>
                          </w:rPrChange>
                        </w:rPr>
                        <w:t xml:space="preserve"> += </w:t>
                      </w:r>
                      <w:r w:rsidR="00D276D8" w:rsidRPr="00D276D8">
                        <w:rPr>
                          <w:rFonts w:ascii="Consolas" w:hAnsi="Consolas" w:cs="Consolas"/>
                          <w:color w:val="000080"/>
                          <w:sz w:val="19"/>
                          <w:szCs w:val="19"/>
                          <w:highlight w:val="white"/>
                          <w:lang w:val="en-US"/>
                          <w:rPrChange w:id="5722" w:author="ghislain.aine" w:date="2015-11-03T14:09:00Z">
                            <w:rPr>
                              <w:rFonts w:ascii="Consolas" w:hAnsi="Consolas" w:cs="Consolas"/>
                              <w:color w:val="000080"/>
                              <w:sz w:val="19"/>
                              <w:szCs w:val="19"/>
                              <w:highlight w:val="white"/>
                            </w:rPr>
                          </w:rPrChange>
                        </w:rPr>
                        <w:t>_step</w:t>
                      </w:r>
                      <w:r w:rsidR="00D276D8" w:rsidRPr="00D276D8">
                        <w:rPr>
                          <w:rFonts w:ascii="Consolas" w:hAnsi="Consolas" w:cs="Consolas"/>
                          <w:color w:val="000000"/>
                          <w:sz w:val="19"/>
                          <w:szCs w:val="19"/>
                          <w:highlight w:val="white"/>
                          <w:lang w:val="en-US"/>
                          <w:rPrChange w:id="5723" w:author="ghislain.aine" w:date="2015-11-03T14:09:00Z">
                            <w:rPr>
                              <w:rFonts w:ascii="Consolas" w:hAnsi="Consolas" w:cs="Consolas"/>
                              <w:color w:val="000000"/>
                              <w:sz w:val="19"/>
                              <w:szCs w:val="19"/>
                              <w:highlight w:val="white"/>
                            </w:rPr>
                          </w:rPrChange>
                        </w:rPr>
                        <w:t>;</w:t>
                      </w:r>
                    </w:ins>
                  </w:p>
                  <w:p w:rsidR="00BF1190" w:rsidRPr="00353E92" w:rsidRDefault="00BF1190" w:rsidP="00BF1190">
                    <w:pPr>
                      <w:autoSpaceDE w:val="0"/>
                      <w:autoSpaceDN w:val="0"/>
                      <w:adjustRightInd w:val="0"/>
                      <w:jc w:val="left"/>
                      <w:rPr>
                        <w:ins w:id="5724" w:author="ghislain.aine" w:date="2015-11-03T14:09:00Z"/>
                        <w:rFonts w:ascii="Consolas" w:hAnsi="Consolas" w:cs="Consolas"/>
                        <w:color w:val="000000"/>
                        <w:sz w:val="19"/>
                        <w:szCs w:val="19"/>
                        <w:highlight w:val="white"/>
                        <w:lang w:val="en-US"/>
                        <w:rPrChange w:id="5725" w:author="ghislain.aine" w:date="2015-11-03T14:09:00Z">
                          <w:rPr>
                            <w:ins w:id="5726" w:author="ghislain.aine" w:date="2015-11-03T14:09:00Z"/>
                            <w:rFonts w:ascii="Consolas" w:hAnsi="Consolas" w:cs="Consolas"/>
                            <w:color w:val="000000"/>
                            <w:sz w:val="19"/>
                            <w:szCs w:val="19"/>
                            <w:highlight w:val="white"/>
                          </w:rPr>
                        </w:rPrChange>
                      </w:rPr>
                    </w:pPr>
                    <w:ins w:id="5727" w:author="ghislain.aine" w:date="2015-11-03T14:09:00Z">
                      <w:r>
                        <w:rPr>
                          <w:rFonts w:ascii="Consolas" w:hAnsi="Consolas" w:cs="Consolas"/>
                          <w:color w:val="000000"/>
                          <w:sz w:val="19"/>
                          <w:szCs w:val="19"/>
                          <w:highlight w:val="white"/>
                          <w:lang w:val="en-US"/>
                        </w:rPr>
                        <w:tab/>
                      </w:r>
                      <w:proofErr w:type="spellStart"/>
                      <w:proofErr w:type="gramStart"/>
                      <w:r w:rsidR="00D276D8" w:rsidRPr="00D276D8">
                        <w:rPr>
                          <w:rFonts w:ascii="Consolas" w:hAnsi="Consolas" w:cs="Consolas"/>
                          <w:color w:val="880000"/>
                          <w:sz w:val="19"/>
                          <w:szCs w:val="19"/>
                          <w:highlight w:val="white"/>
                          <w:lang w:val="en-US"/>
                          <w:rPrChange w:id="5728" w:author="ghislain.aine" w:date="2015-11-03T14:09:00Z">
                            <w:rPr>
                              <w:rFonts w:ascii="Consolas" w:hAnsi="Consolas" w:cs="Consolas"/>
                              <w:color w:val="880000"/>
                              <w:sz w:val="19"/>
                              <w:szCs w:val="19"/>
                              <w:highlight w:val="white"/>
                            </w:rPr>
                          </w:rPrChange>
                        </w:rPr>
                        <w:t>notifyValueChanged</w:t>
                      </w:r>
                      <w:proofErr w:type="spellEnd"/>
                      <w:r w:rsidR="00D276D8" w:rsidRPr="00D276D8">
                        <w:rPr>
                          <w:rFonts w:ascii="Consolas" w:hAnsi="Consolas" w:cs="Consolas"/>
                          <w:color w:val="000000"/>
                          <w:sz w:val="19"/>
                          <w:szCs w:val="19"/>
                          <w:highlight w:val="white"/>
                          <w:lang w:val="en-US"/>
                          <w:rPrChange w:id="5729" w:author="ghislain.aine" w:date="2015-11-03T14:09:00Z">
                            <w:rPr>
                              <w:rFonts w:ascii="Consolas" w:hAnsi="Consolas" w:cs="Consolas"/>
                              <w:color w:val="000000"/>
                              <w:sz w:val="19"/>
                              <w:szCs w:val="19"/>
                              <w:highlight w:val="white"/>
                            </w:rPr>
                          </w:rPrChange>
                        </w:rPr>
                        <w:t>(</w:t>
                      </w:r>
                      <w:proofErr w:type="gramEnd"/>
                      <w:r w:rsidR="00D276D8" w:rsidRPr="00D276D8">
                        <w:rPr>
                          <w:rFonts w:ascii="Consolas" w:hAnsi="Consolas" w:cs="Consolas"/>
                          <w:color w:val="000000"/>
                          <w:sz w:val="19"/>
                          <w:szCs w:val="19"/>
                          <w:highlight w:val="white"/>
                          <w:lang w:val="en-US"/>
                          <w:rPrChange w:id="5730" w:author="ghislain.aine" w:date="2015-11-03T14:09:00Z">
                            <w:rPr>
                              <w:rFonts w:ascii="Consolas" w:hAnsi="Consolas" w:cs="Consolas"/>
                              <w:color w:val="000000"/>
                              <w:sz w:val="19"/>
                              <w:szCs w:val="19"/>
                              <w:highlight w:val="white"/>
                            </w:rPr>
                          </w:rPrChange>
                        </w:rPr>
                        <w:t>);</w:t>
                      </w:r>
                    </w:ins>
                  </w:p>
                  <w:p w:rsidR="00BF1190" w:rsidRPr="00353E92" w:rsidRDefault="00BF1190" w:rsidP="00BF1190">
                    <w:pPr>
                      <w:autoSpaceDE w:val="0"/>
                      <w:autoSpaceDN w:val="0"/>
                      <w:adjustRightInd w:val="0"/>
                      <w:jc w:val="left"/>
                      <w:rPr>
                        <w:ins w:id="5731" w:author="ghislain.aine" w:date="2015-11-03T14:09:00Z"/>
                        <w:rFonts w:ascii="Consolas" w:hAnsi="Consolas" w:cs="Consolas"/>
                        <w:color w:val="000000"/>
                        <w:sz w:val="19"/>
                        <w:szCs w:val="19"/>
                        <w:highlight w:val="white"/>
                        <w:lang w:val="en-US"/>
                        <w:rPrChange w:id="5732" w:author="ghislain.aine" w:date="2015-11-03T14:09:00Z">
                          <w:rPr>
                            <w:ins w:id="5733" w:author="ghislain.aine" w:date="2015-11-03T14:09:00Z"/>
                            <w:rFonts w:ascii="Consolas" w:hAnsi="Consolas" w:cs="Consolas"/>
                            <w:color w:val="000000"/>
                            <w:sz w:val="19"/>
                            <w:szCs w:val="19"/>
                            <w:highlight w:val="white"/>
                          </w:rPr>
                        </w:rPrChange>
                      </w:rPr>
                    </w:pPr>
                    <w:ins w:id="5734" w:author="ghislain.aine" w:date="2015-11-03T14:09:00Z">
                      <w:r>
                        <w:rPr>
                          <w:rFonts w:ascii="Consolas" w:hAnsi="Consolas" w:cs="Consolas"/>
                          <w:color w:val="000000"/>
                          <w:sz w:val="19"/>
                          <w:szCs w:val="19"/>
                          <w:highlight w:val="white"/>
                          <w:lang w:val="en-US"/>
                        </w:rPr>
                        <w:tab/>
                      </w:r>
                      <w:r w:rsidR="00D276D8" w:rsidRPr="00D276D8">
                        <w:rPr>
                          <w:rFonts w:ascii="Consolas" w:hAnsi="Consolas" w:cs="Consolas"/>
                          <w:color w:val="000080"/>
                          <w:sz w:val="19"/>
                          <w:szCs w:val="19"/>
                          <w:highlight w:val="white"/>
                          <w:lang w:val="en-US"/>
                          <w:rPrChange w:id="5735" w:author="ghislain.aine" w:date="2015-11-03T14:09:00Z">
                            <w:rPr>
                              <w:rFonts w:ascii="Consolas" w:hAnsi="Consolas" w:cs="Consolas"/>
                              <w:color w:val="000080"/>
                              <w:sz w:val="19"/>
                              <w:szCs w:val="19"/>
                              <w:highlight w:val="white"/>
                            </w:rPr>
                          </w:rPrChange>
                        </w:rPr>
                        <w:t>_</w:t>
                      </w:r>
                      <w:proofErr w:type="spellStart"/>
                      <w:r w:rsidR="00D276D8" w:rsidRPr="00D276D8">
                        <w:rPr>
                          <w:rFonts w:ascii="Consolas" w:hAnsi="Consolas" w:cs="Consolas"/>
                          <w:color w:val="000080"/>
                          <w:sz w:val="19"/>
                          <w:szCs w:val="19"/>
                          <w:highlight w:val="white"/>
                          <w:lang w:val="en-US"/>
                          <w:rPrChange w:id="5736" w:author="ghislain.aine" w:date="2015-11-03T14:09:00Z">
                            <w:rPr>
                              <w:rFonts w:ascii="Consolas" w:hAnsi="Consolas" w:cs="Consolas"/>
                              <w:color w:val="000080"/>
                              <w:sz w:val="19"/>
                              <w:szCs w:val="19"/>
                              <w:highlight w:val="white"/>
                            </w:rPr>
                          </w:rPrChange>
                        </w:rPr>
                        <w:t>last_time</w:t>
                      </w:r>
                      <w:proofErr w:type="spellEnd"/>
                      <w:r w:rsidR="00D276D8" w:rsidRPr="00D276D8">
                        <w:rPr>
                          <w:rFonts w:ascii="Consolas" w:hAnsi="Consolas" w:cs="Consolas"/>
                          <w:color w:val="000000"/>
                          <w:sz w:val="19"/>
                          <w:szCs w:val="19"/>
                          <w:highlight w:val="white"/>
                          <w:lang w:val="en-US"/>
                          <w:rPrChange w:id="5737" w:author="ghislain.aine" w:date="2015-11-03T14:09:00Z">
                            <w:rPr>
                              <w:rFonts w:ascii="Consolas" w:hAnsi="Consolas" w:cs="Consolas"/>
                              <w:color w:val="000000"/>
                              <w:sz w:val="19"/>
                              <w:szCs w:val="19"/>
                              <w:highlight w:val="white"/>
                            </w:rPr>
                          </w:rPrChange>
                        </w:rPr>
                        <w:t xml:space="preserve"> = </w:t>
                      </w:r>
                      <w:proofErr w:type="spellStart"/>
                      <w:r w:rsidR="00D276D8" w:rsidRPr="00D276D8">
                        <w:rPr>
                          <w:rFonts w:ascii="Consolas" w:hAnsi="Consolas" w:cs="Consolas"/>
                          <w:color w:val="000080"/>
                          <w:sz w:val="19"/>
                          <w:szCs w:val="19"/>
                          <w:highlight w:val="white"/>
                          <w:lang w:val="en-US"/>
                          <w:rPrChange w:id="5738" w:author="ghislain.aine" w:date="2015-11-03T14:09:00Z">
                            <w:rPr>
                              <w:rFonts w:ascii="Consolas" w:hAnsi="Consolas" w:cs="Consolas"/>
                              <w:color w:val="000080"/>
                              <w:sz w:val="19"/>
                              <w:szCs w:val="19"/>
                              <w:highlight w:val="white"/>
                            </w:rPr>
                          </w:rPrChange>
                        </w:rPr>
                        <w:t>current_time</w:t>
                      </w:r>
                      <w:proofErr w:type="spellEnd"/>
                      <w:r w:rsidR="00D276D8" w:rsidRPr="00D276D8">
                        <w:rPr>
                          <w:rFonts w:ascii="Consolas" w:hAnsi="Consolas" w:cs="Consolas"/>
                          <w:color w:val="000000"/>
                          <w:sz w:val="19"/>
                          <w:szCs w:val="19"/>
                          <w:highlight w:val="white"/>
                          <w:lang w:val="en-US"/>
                          <w:rPrChange w:id="5739" w:author="ghislain.aine" w:date="2015-11-03T14:09:00Z">
                            <w:rPr>
                              <w:rFonts w:ascii="Consolas" w:hAnsi="Consolas" w:cs="Consolas"/>
                              <w:color w:val="000000"/>
                              <w:sz w:val="19"/>
                              <w:szCs w:val="19"/>
                              <w:highlight w:val="white"/>
                            </w:rPr>
                          </w:rPrChange>
                        </w:rPr>
                        <w:t>;</w:t>
                      </w:r>
                    </w:ins>
                  </w:p>
                  <w:p w:rsidR="00BF1190" w:rsidRPr="00E71FE0" w:rsidRDefault="00BF1190" w:rsidP="00BF1190">
                    <w:pPr>
                      <w:rPr>
                        <w:lang w:val="en-US"/>
                      </w:rPr>
                    </w:pPr>
                    <w:ins w:id="5740" w:author="ghislain.aine" w:date="2015-11-03T14:09:00Z">
                      <w:r>
                        <w:rPr>
                          <w:rFonts w:ascii="Consolas" w:hAnsi="Consolas" w:cs="Consolas"/>
                          <w:color w:val="000000"/>
                          <w:sz w:val="19"/>
                          <w:szCs w:val="19"/>
                          <w:highlight w:val="white"/>
                        </w:rPr>
                        <w:t>}</w:t>
                      </w:r>
                    </w:ins>
                    <w:del w:id="5741" w:author="ghislain.aine" w:date="2015-11-03T14:09:00Z">
                      <w:r w:rsidDel="00353E92">
                        <w:rPr>
                          <w:rFonts w:ascii="Consolas" w:hAnsi="Consolas" w:cs="Consolas"/>
                          <w:color w:val="880000"/>
                          <w:sz w:val="19"/>
                          <w:szCs w:val="19"/>
                          <w:highlight w:val="white"/>
                        </w:rPr>
                        <w:delText>createPropertiesForQObject</w:delText>
                      </w:r>
                      <w:r w:rsidDel="00353E92">
                        <w:rPr>
                          <w:rFonts w:ascii="Consolas" w:hAnsi="Consolas" w:cs="Consolas"/>
                          <w:color w:val="000000"/>
                          <w:sz w:val="19"/>
                          <w:szCs w:val="19"/>
                          <w:highlight w:val="white"/>
                        </w:rPr>
                        <w:delText>(&amp;(</w:delText>
                      </w:r>
                      <w:r w:rsidDel="00353E92">
                        <w:rPr>
                          <w:rFonts w:ascii="Consolas" w:hAnsi="Consolas" w:cs="Consolas"/>
                          <w:color w:val="000080"/>
                          <w:sz w:val="19"/>
                          <w:szCs w:val="19"/>
                          <w:highlight w:val="white"/>
                        </w:rPr>
                        <w:delText>_demoUI</w:delText>
                      </w:r>
                      <w:r w:rsidDel="00353E92">
                        <w:rPr>
                          <w:rFonts w:ascii="Consolas" w:hAnsi="Consolas" w:cs="Consolas"/>
                          <w:color w:val="000000"/>
                          <w:sz w:val="19"/>
                          <w:szCs w:val="19"/>
                          <w:highlight w:val="white"/>
                        </w:rPr>
                        <w:delText>-&gt;</w:delText>
                      </w:r>
                      <w:r w:rsidDel="00353E92">
                        <w:rPr>
                          <w:rFonts w:ascii="Consolas" w:hAnsi="Consolas" w:cs="Consolas"/>
                          <w:color w:val="880000"/>
                          <w:sz w:val="19"/>
                          <w:szCs w:val="19"/>
                          <w:highlight w:val="white"/>
                        </w:rPr>
                        <w:delText>GetWidget</w:delText>
                      </w:r>
                      <w:r w:rsidDel="00353E92">
                        <w:rPr>
                          <w:rFonts w:ascii="Consolas" w:hAnsi="Consolas" w:cs="Consolas"/>
                          <w:color w:val="000000"/>
                          <w:sz w:val="19"/>
                          <w:szCs w:val="19"/>
                          <w:highlight w:val="white"/>
                        </w:rPr>
                        <w:delText>()));</w:delText>
                      </w:r>
                    </w:del>
                  </w:p>
                </w:txbxContent>
              </v:textbox>
              <w10:wrap type="none"/>
              <w10:anchorlock/>
            </v:shape>
          </w:pict>
        </w:r>
      </w:ins>
    </w:p>
    <w:p w:rsidR="00000000" w:rsidRDefault="00EE2A1F">
      <w:pPr>
        <w:rPr>
          <w:rFonts w:ascii="Courier New" w:hAnsi="Courier New" w:cs="Courier New"/>
          <w:noProof/>
          <w:sz w:val="20"/>
          <w:szCs w:val="20"/>
          <w:rPrChange w:id="5742" w:author="ghislain.aine" w:date="2015-11-03T14:08:00Z">
            <w:rPr>
              <w:noProof/>
            </w:rPr>
          </w:rPrChange>
        </w:rPr>
        <w:pPrChange w:id="5743" w:author="ghislain.aine" w:date="2015-11-03T14:08:00Z">
          <w:pPr>
            <w:pStyle w:val="Paragraphedeliste"/>
            <w:numPr>
              <w:numId w:val="24"/>
            </w:numPr>
            <w:ind w:hanging="360"/>
          </w:pPr>
        </w:pPrChange>
      </w:pPr>
    </w:p>
    <w:p w:rsidR="00BF1190" w:rsidDel="00353E92" w:rsidRDefault="00BF1190" w:rsidP="00BF1190">
      <w:pPr>
        <w:pStyle w:val="Code"/>
        <w:rPr>
          <w:del w:id="5744" w:author="ghislain.aine" w:date="2015-11-03T14:10:00Z"/>
          <w:noProof/>
          <w:lang w:val="en-US"/>
        </w:rPr>
      </w:pPr>
      <w:del w:id="5745" w:author="ghislain.aine" w:date="2015-11-03T14:10:00Z">
        <w:r w:rsidRPr="006A7141" w:rsidDel="00353E92">
          <w:rPr>
            <w:noProof/>
            <w:color w:val="0000FF"/>
            <w:lang w:val="en-US"/>
          </w:rPr>
          <w:delText>static</w:delText>
        </w:r>
        <w:r w:rsidRPr="006A7141" w:rsidDel="00353E92">
          <w:rPr>
            <w:noProof/>
            <w:lang w:val="en-US"/>
          </w:rPr>
          <w:delText xml:space="preserve"> </w:delText>
        </w:r>
        <w:r w:rsidRPr="006A7141" w:rsidDel="00353E92">
          <w:rPr>
            <w:noProof/>
            <w:color w:val="0000FF"/>
            <w:lang w:val="en-US"/>
          </w:rPr>
          <w:delText>double</w:delText>
        </w:r>
        <w:r w:rsidRPr="006A7141" w:rsidDel="00353E92">
          <w:rPr>
            <w:noProof/>
            <w:lang w:val="en-US"/>
          </w:rPr>
          <w:delText xml:space="preserve"> lastTime = 0;</w:delText>
        </w:r>
      </w:del>
    </w:p>
    <w:p w:rsidR="00BF1190" w:rsidDel="00353E92" w:rsidRDefault="00BF1190" w:rsidP="00BF1190">
      <w:pPr>
        <w:pStyle w:val="Code"/>
        <w:rPr>
          <w:del w:id="5746" w:author="ghislain.aine" w:date="2015-11-03T14:10:00Z"/>
          <w:noProof/>
          <w:lang w:val="en-US"/>
        </w:rPr>
      </w:pPr>
      <w:del w:id="5747" w:author="ghislain.aine" w:date="2015-11-03T14:10:00Z">
        <w:r w:rsidRPr="006A7141" w:rsidDel="00353E92">
          <w:rPr>
            <w:noProof/>
            <w:color w:val="0000FF"/>
            <w:lang w:val="en-US"/>
          </w:rPr>
          <w:delText>if</w:delText>
        </w:r>
        <w:r w:rsidRPr="006A7141" w:rsidDel="00353E92">
          <w:rPr>
            <w:noProof/>
            <w:lang w:val="en-US"/>
          </w:rPr>
          <w:delText xml:space="preserve"> ((current_time - lastTime) &gt; </w:delText>
        </w:r>
        <w:r w:rsidRPr="006A7141" w:rsidDel="00353E92">
          <w:rPr>
            <w:noProof/>
            <w:color w:val="0000FF"/>
            <w:lang w:val="en-US"/>
          </w:rPr>
          <w:delText>double</w:delText>
        </w:r>
        <w:r w:rsidDel="00353E92">
          <w:rPr>
            <w:noProof/>
            <w:lang w:val="en-US"/>
          </w:rPr>
          <w:delText xml:space="preserve">(_periode/1000.0)) </w:delText>
        </w:r>
        <w:r w:rsidRPr="006A7141" w:rsidDel="00353E92">
          <w:rPr>
            <w:noProof/>
            <w:lang w:val="en-US"/>
          </w:rPr>
          <w:delText>{</w:delText>
        </w:r>
      </w:del>
    </w:p>
    <w:p w:rsidR="00BF1190" w:rsidDel="00353E92" w:rsidRDefault="00BF1190" w:rsidP="00BF1190">
      <w:pPr>
        <w:pStyle w:val="Code"/>
        <w:rPr>
          <w:del w:id="5748" w:author="ghislain.aine" w:date="2015-11-03T14:10:00Z"/>
          <w:noProof/>
          <w:lang w:val="en-US"/>
        </w:rPr>
      </w:pPr>
      <w:del w:id="5749" w:author="ghislain.aine" w:date="2015-11-03T14:10:00Z">
        <w:r w:rsidDel="00353E92">
          <w:rPr>
            <w:noProof/>
            <w:lang w:val="en-US"/>
          </w:rPr>
          <w:tab/>
          <w:delText>_value += _step;</w:delText>
        </w:r>
      </w:del>
    </w:p>
    <w:p w:rsidR="00BF1190" w:rsidDel="00353E92" w:rsidRDefault="00BF1190" w:rsidP="00BF1190">
      <w:pPr>
        <w:pStyle w:val="Code"/>
        <w:rPr>
          <w:del w:id="5750" w:author="ghislain.aine" w:date="2015-11-03T14:10:00Z"/>
          <w:noProof/>
          <w:lang w:val="en-US"/>
        </w:rPr>
      </w:pPr>
      <w:del w:id="5751" w:author="ghislain.aine" w:date="2015-11-03T14:10:00Z">
        <w:r w:rsidDel="00353E92">
          <w:rPr>
            <w:noProof/>
            <w:lang w:val="en-US"/>
          </w:rPr>
          <w:tab/>
        </w:r>
        <w:r w:rsidRPr="006A7141" w:rsidDel="00353E92">
          <w:rPr>
            <w:noProof/>
            <w:lang w:val="en-US"/>
          </w:rPr>
          <w:delText>notifyValueChanged(</w:delText>
        </w:r>
        <w:r w:rsidDel="00353E92">
          <w:rPr>
            <w:noProof/>
            <w:lang w:val="en-US"/>
          </w:rPr>
          <w:delText>_value</w:delText>
        </w:r>
        <w:r w:rsidRPr="006A7141" w:rsidDel="00353E92">
          <w:rPr>
            <w:noProof/>
            <w:lang w:val="en-US"/>
          </w:rPr>
          <w:delText>);</w:delText>
        </w:r>
      </w:del>
    </w:p>
    <w:p w:rsidR="00BF1190" w:rsidRPr="006A7141" w:rsidDel="00353E92" w:rsidRDefault="00BF1190" w:rsidP="00BF1190">
      <w:pPr>
        <w:pStyle w:val="Code"/>
        <w:rPr>
          <w:del w:id="5752" w:author="ghislain.aine" w:date="2015-11-03T14:10:00Z"/>
          <w:noProof/>
          <w:lang w:val="en-US"/>
        </w:rPr>
      </w:pPr>
      <w:del w:id="5753" w:author="ghislain.aine" w:date="2015-11-03T14:10:00Z">
        <w:r w:rsidDel="00353E92">
          <w:rPr>
            <w:noProof/>
            <w:lang w:val="en-US"/>
          </w:rPr>
          <w:tab/>
        </w:r>
        <w:r w:rsidRPr="006A7141" w:rsidDel="00353E92">
          <w:rPr>
            <w:noProof/>
            <w:lang w:val="en-US"/>
          </w:rPr>
          <w:delText>lastTime = current_time;</w:delText>
        </w:r>
      </w:del>
    </w:p>
    <w:p w:rsidR="00BF1190" w:rsidDel="00353E92" w:rsidRDefault="00BF1190" w:rsidP="00BF1190">
      <w:pPr>
        <w:pStyle w:val="Code"/>
        <w:rPr>
          <w:del w:id="5754" w:author="ghislain.aine" w:date="2015-11-03T14:10:00Z"/>
        </w:rPr>
      </w:pPr>
      <w:del w:id="5755" w:author="ghislain.aine" w:date="2015-11-03T14:10:00Z">
        <w:r w:rsidDel="00353E92">
          <w:rPr>
            <w:noProof/>
          </w:rPr>
          <w:delText>}</w:delText>
        </w:r>
      </w:del>
    </w:p>
    <w:p w:rsidR="00BF1190" w:rsidRPr="00353E92" w:rsidRDefault="00BF1190" w:rsidP="00BF1190">
      <w:pPr>
        <w:pStyle w:val="Paragraphedeliste"/>
        <w:numPr>
          <w:ilvl w:val="0"/>
          <w:numId w:val="25"/>
        </w:numPr>
        <w:rPr>
          <w:ins w:id="5756" w:author="ghislain.aine" w:date="2015-11-03T14:10:00Z"/>
          <w:rFonts w:ascii="Courier New" w:hAnsi="Courier New" w:cs="Courier New"/>
          <w:noProof/>
          <w:sz w:val="20"/>
          <w:szCs w:val="20"/>
          <w:rPrChange w:id="5757" w:author="ghislain.aine" w:date="2015-11-03T14:10:00Z">
            <w:rPr>
              <w:ins w:id="5758" w:author="ghislain.aine" w:date="2015-11-03T14:10:00Z"/>
            </w:rPr>
          </w:rPrChange>
        </w:rPr>
      </w:pPr>
      <w:r>
        <w:t>Ajouter dans le fichier "</w:t>
      </w:r>
      <w:proofErr w:type="spellStart"/>
      <w:del w:id="5759" w:author="ghislain.aine" w:date="2015-11-04T16:55:00Z">
        <w:r w:rsidDel="0049323F">
          <w:delText>DemoCoreComponent</w:delText>
        </w:r>
      </w:del>
      <w:ins w:id="5760" w:author="ghislain.aine" w:date="2015-11-04T16:55:00Z">
        <w:r>
          <w:t>CoreComponent</w:t>
        </w:r>
      </w:ins>
      <w:r>
        <w:t>.h</w:t>
      </w:r>
      <w:proofErr w:type="spellEnd"/>
      <w:r>
        <w:t xml:space="preserve">" les </w:t>
      </w:r>
      <w:proofErr w:type="spellStart"/>
      <w:r>
        <w:t>QProperty</w:t>
      </w:r>
      <w:proofErr w:type="spellEnd"/>
      <w:r>
        <w:t xml:space="preserve"> avec la macro "Q_PROPERTY", sous la macro "Q_OBJECT"</w:t>
      </w:r>
      <w:ins w:id="5761" w:author="ghislain.aine" w:date="2015-11-04T17:23:00Z">
        <w:r>
          <w:t xml:space="preserve"> </w:t>
        </w:r>
      </w:ins>
      <w:del w:id="5762" w:author="ghislain.aine" w:date="2015-11-04T17:23:00Z">
        <w:r w:rsidDel="00D2264E">
          <w:delText>:</w:delText>
        </w:r>
      </w:del>
      <w:r>
        <w:t xml:space="preserve">(une macro par attribut à ajouter en </w:t>
      </w:r>
      <w:proofErr w:type="spellStart"/>
      <w:r>
        <w:t>property</w:t>
      </w:r>
      <w:proofErr w:type="spellEnd"/>
      <w:r>
        <w:t>)</w:t>
      </w:r>
      <w:ins w:id="5763" w:author="ghislain.aine" w:date="2015-11-04T17:23:00Z">
        <w:r>
          <w:t xml:space="preserve"> :</w:t>
        </w:r>
      </w:ins>
    </w:p>
    <w:p w:rsidR="00000000" w:rsidRDefault="00D276D8">
      <w:pPr>
        <w:pStyle w:val="Paragraphedeliste"/>
        <w:ind w:left="0"/>
        <w:rPr>
          <w:rFonts w:ascii="Courier New" w:hAnsi="Courier New" w:cs="Courier New"/>
          <w:noProof/>
          <w:sz w:val="20"/>
          <w:szCs w:val="20"/>
        </w:rPr>
        <w:pPrChange w:id="5764" w:author="ghislain.aine" w:date="2015-11-03T14:10:00Z">
          <w:pPr>
            <w:pStyle w:val="Paragraphedeliste"/>
            <w:numPr>
              <w:numId w:val="25"/>
            </w:numPr>
            <w:ind w:hanging="360"/>
          </w:pPr>
        </w:pPrChange>
      </w:pPr>
      <w:ins w:id="5765" w:author="ghislain.aine" w:date="2015-11-03T14:10:00Z">
        <w:r w:rsidR="00C156AC" w:rsidRPr="00D276D8">
          <w:pict>
            <v:shape id="_x0000_s1244" type="#_x0000_t202" style="width:493.45pt;height:30.2pt;mso-height-percent:200;mso-position-horizontal-relative:char;mso-position-vertical-relative:line;mso-height-percent:200;mso-width-relative:margin;mso-height-relative:margin">
              <v:textbox style="mso-next-textbox:#_x0000_s1244;mso-fit-shape-to-text:t">
                <w:txbxContent>
                  <w:p w:rsidR="00BF1190" w:rsidRPr="00E71FE0" w:rsidRDefault="00BF1190" w:rsidP="00BF1190">
                    <w:pPr>
                      <w:rPr>
                        <w:ins w:id="5766" w:author="ghislain.aine" w:date="2015-11-03T14:22:00Z"/>
                        <w:lang w:val="en-US"/>
                      </w:rPr>
                    </w:pPr>
                    <w:ins w:id="5767" w:author="ghislain.aine" w:date="2015-11-03T14:22:00Z">
                      <w:r w:rsidRPr="00353E92">
                        <w:rPr>
                          <w:rFonts w:ascii="Consolas" w:hAnsi="Consolas" w:cs="Consolas"/>
                          <w:color w:val="0000FF"/>
                          <w:sz w:val="19"/>
                          <w:szCs w:val="19"/>
                          <w:highlight w:val="white"/>
                          <w:lang w:val="en-US"/>
                        </w:rPr>
                        <w:t>Q_</w:t>
                      </w:r>
                      <w:proofErr w:type="gramStart"/>
                      <w:r w:rsidRPr="00353E92">
                        <w:rPr>
                          <w:rFonts w:ascii="Consolas" w:hAnsi="Consolas" w:cs="Consolas"/>
                          <w:color w:val="0000FF"/>
                          <w:sz w:val="19"/>
                          <w:szCs w:val="19"/>
                          <w:highlight w:val="white"/>
                          <w:lang w:val="en-US"/>
                        </w:rPr>
                        <w:t>PROPERTY</w:t>
                      </w:r>
                      <w:r w:rsidRPr="00353E92">
                        <w:rPr>
                          <w:rFonts w:ascii="Consolas" w:hAnsi="Consolas" w:cs="Consolas"/>
                          <w:color w:val="000000"/>
                          <w:sz w:val="19"/>
                          <w:szCs w:val="19"/>
                          <w:highlight w:val="white"/>
                          <w:lang w:val="en-US"/>
                        </w:rPr>
                        <w:t>(</w:t>
                      </w:r>
                      <w:proofErr w:type="spellStart"/>
                      <w:proofErr w:type="gramEnd"/>
                      <w:r w:rsidRPr="00353E92">
                        <w:rPr>
                          <w:rFonts w:ascii="Consolas" w:hAnsi="Consolas" w:cs="Consolas"/>
                          <w:color w:val="0000FF"/>
                          <w:sz w:val="19"/>
                          <w:szCs w:val="19"/>
                          <w:highlight w:val="white"/>
                          <w:lang w:val="en-US"/>
                        </w:rPr>
                        <w:t>int</w:t>
                      </w:r>
                      <w:proofErr w:type="spellEnd"/>
                      <w:r w:rsidRPr="00353E92">
                        <w:rPr>
                          <w:rFonts w:ascii="Consolas" w:hAnsi="Consolas" w:cs="Consolas"/>
                          <w:color w:val="000000"/>
                          <w:sz w:val="19"/>
                          <w:szCs w:val="19"/>
                          <w:highlight w:val="white"/>
                          <w:lang w:val="en-US"/>
                        </w:rPr>
                        <w:t xml:space="preserve"> </w:t>
                      </w:r>
                      <w:r w:rsidRPr="00353E92">
                        <w:rPr>
                          <w:rFonts w:ascii="Consolas" w:hAnsi="Consolas" w:cs="Consolas"/>
                          <w:color w:val="000080"/>
                          <w:sz w:val="19"/>
                          <w:szCs w:val="19"/>
                          <w:highlight w:val="white"/>
                          <w:lang w:val="en-US"/>
                        </w:rPr>
                        <w:t>step</w:t>
                      </w:r>
                      <w:r w:rsidRPr="00353E92">
                        <w:rPr>
                          <w:rFonts w:ascii="Consolas" w:hAnsi="Consolas" w:cs="Consolas"/>
                          <w:color w:val="000000"/>
                          <w:sz w:val="19"/>
                          <w:szCs w:val="19"/>
                          <w:highlight w:val="white"/>
                          <w:lang w:val="en-US"/>
                        </w:rPr>
                        <w:t xml:space="preserve"> </w:t>
                      </w:r>
                      <w:r w:rsidRPr="00353E92">
                        <w:rPr>
                          <w:rFonts w:ascii="Consolas" w:hAnsi="Consolas" w:cs="Consolas"/>
                          <w:color w:val="000080"/>
                          <w:sz w:val="19"/>
                          <w:szCs w:val="19"/>
                          <w:highlight w:val="white"/>
                          <w:lang w:val="en-US"/>
                        </w:rPr>
                        <w:t>READ</w:t>
                      </w:r>
                      <w:r w:rsidRPr="00353E92">
                        <w:rPr>
                          <w:rFonts w:ascii="Consolas" w:hAnsi="Consolas" w:cs="Consolas"/>
                          <w:color w:val="000000"/>
                          <w:sz w:val="19"/>
                          <w:szCs w:val="19"/>
                          <w:highlight w:val="white"/>
                          <w:lang w:val="en-US"/>
                        </w:rPr>
                        <w:t xml:space="preserve"> </w:t>
                      </w:r>
                      <w:proofErr w:type="spellStart"/>
                      <w:r w:rsidRPr="00353E92">
                        <w:rPr>
                          <w:rFonts w:ascii="Consolas" w:hAnsi="Consolas" w:cs="Consolas"/>
                          <w:color w:val="880000"/>
                          <w:sz w:val="19"/>
                          <w:szCs w:val="19"/>
                          <w:highlight w:val="white"/>
                          <w:lang w:val="en-US"/>
                        </w:rPr>
                        <w:t>getStep</w:t>
                      </w:r>
                      <w:proofErr w:type="spellEnd"/>
                      <w:r w:rsidRPr="00353E92">
                        <w:rPr>
                          <w:rFonts w:ascii="Consolas" w:hAnsi="Consolas" w:cs="Consolas"/>
                          <w:color w:val="000000"/>
                          <w:sz w:val="19"/>
                          <w:szCs w:val="19"/>
                          <w:highlight w:val="white"/>
                          <w:lang w:val="en-US"/>
                        </w:rPr>
                        <w:t xml:space="preserve"> </w:t>
                      </w:r>
                      <w:r w:rsidRPr="00353E92">
                        <w:rPr>
                          <w:rFonts w:ascii="Consolas" w:hAnsi="Consolas" w:cs="Consolas"/>
                          <w:color w:val="000080"/>
                          <w:sz w:val="19"/>
                          <w:szCs w:val="19"/>
                          <w:highlight w:val="white"/>
                          <w:lang w:val="en-US"/>
                        </w:rPr>
                        <w:t>WRITE</w:t>
                      </w:r>
                      <w:r w:rsidRPr="00353E92">
                        <w:rPr>
                          <w:rFonts w:ascii="Consolas" w:hAnsi="Consolas" w:cs="Consolas"/>
                          <w:color w:val="000000"/>
                          <w:sz w:val="19"/>
                          <w:szCs w:val="19"/>
                          <w:highlight w:val="white"/>
                          <w:lang w:val="en-US"/>
                        </w:rPr>
                        <w:t xml:space="preserve"> </w:t>
                      </w:r>
                      <w:proofErr w:type="spellStart"/>
                      <w:r w:rsidRPr="00353E92">
                        <w:rPr>
                          <w:rFonts w:ascii="Consolas" w:hAnsi="Consolas" w:cs="Consolas"/>
                          <w:color w:val="880000"/>
                          <w:sz w:val="19"/>
                          <w:szCs w:val="19"/>
                          <w:highlight w:val="white"/>
                          <w:lang w:val="en-US"/>
                        </w:rPr>
                        <w:t>setStep</w:t>
                      </w:r>
                      <w:proofErr w:type="spellEnd"/>
                      <w:r w:rsidRPr="00353E92">
                        <w:rPr>
                          <w:rFonts w:ascii="Consolas" w:hAnsi="Consolas" w:cs="Consolas"/>
                          <w:color w:val="000000"/>
                          <w:sz w:val="19"/>
                          <w:szCs w:val="19"/>
                          <w:highlight w:val="white"/>
                          <w:lang w:val="en-US"/>
                        </w:rPr>
                        <w:t>)</w:t>
                      </w:r>
                    </w:ins>
                    <w:r>
                      <w:rPr>
                        <w:rFonts w:ascii="Consolas" w:hAnsi="Consolas" w:cs="Consolas"/>
                        <w:color w:val="000000"/>
                        <w:sz w:val="19"/>
                        <w:szCs w:val="19"/>
                        <w:lang w:val="en-US"/>
                      </w:rPr>
                      <w:t>;</w:t>
                    </w:r>
                  </w:p>
                  <w:p w:rsidR="00BF1190" w:rsidRDefault="00D276D8" w:rsidP="00BF1190">
                    <w:pPr>
                      <w:autoSpaceDE w:val="0"/>
                      <w:autoSpaceDN w:val="0"/>
                      <w:adjustRightInd w:val="0"/>
                      <w:jc w:val="left"/>
                      <w:rPr>
                        <w:del w:id="5768" w:author="ghislain.aine" w:date="2015-11-03T14:11:00Z"/>
                        <w:rFonts w:ascii="Consolas" w:hAnsi="Consolas" w:cs="Consolas"/>
                        <w:color w:val="000000"/>
                        <w:sz w:val="19"/>
                        <w:szCs w:val="19"/>
                        <w:highlight w:val="white"/>
                        <w:lang w:val="en-US"/>
                      </w:rPr>
                    </w:pPr>
                    <w:ins w:id="5769" w:author="ghislain.aine" w:date="2015-11-03T14:11:00Z">
                      <w:r w:rsidRPr="00D276D8">
                        <w:rPr>
                          <w:rFonts w:ascii="Consolas" w:hAnsi="Consolas" w:cs="Consolas"/>
                          <w:color w:val="0000FF"/>
                          <w:sz w:val="19"/>
                          <w:szCs w:val="19"/>
                          <w:highlight w:val="white"/>
                          <w:lang w:val="en-US"/>
                          <w:rPrChange w:id="5770" w:author="ghislain.aine" w:date="2015-11-03T14:11:00Z">
                            <w:rPr>
                              <w:rFonts w:ascii="Consolas" w:hAnsi="Consolas" w:cs="Consolas"/>
                              <w:color w:val="0000FF"/>
                              <w:sz w:val="19"/>
                              <w:szCs w:val="19"/>
                              <w:highlight w:val="white"/>
                            </w:rPr>
                          </w:rPrChange>
                        </w:rPr>
                        <w:t>Q_</w:t>
                      </w:r>
                      <w:proofErr w:type="gramStart"/>
                      <w:r w:rsidRPr="00D276D8">
                        <w:rPr>
                          <w:rFonts w:ascii="Consolas" w:hAnsi="Consolas" w:cs="Consolas"/>
                          <w:color w:val="0000FF"/>
                          <w:sz w:val="19"/>
                          <w:szCs w:val="19"/>
                          <w:highlight w:val="white"/>
                          <w:lang w:val="en-US"/>
                          <w:rPrChange w:id="5771" w:author="ghislain.aine" w:date="2015-11-03T14:11:00Z">
                            <w:rPr>
                              <w:rFonts w:ascii="Consolas" w:hAnsi="Consolas" w:cs="Consolas"/>
                              <w:color w:val="0000FF"/>
                              <w:sz w:val="19"/>
                              <w:szCs w:val="19"/>
                              <w:highlight w:val="white"/>
                            </w:rPr>
                          </w:rPrChange>
                        </w:rPr>
                        <w:t>PROPERTY</w:t>
                      </w:r>
                      <w:r w:rsidRPr="00D276D8">
                        <w:rPr>
                          <w:rFonts w:ascii="Consolas" w:hAnsi="Consolas" w:cs="Consolas"/>
                          <w:color w:val="000000"/>
                          <w:sz w:val="19"/>
                          <w:szCs w:val="19"/>
                          <w:highlight w:val="white"/>
                          <w:lang w:val="en-US"/>
                          <w:rPrChange w:id="5772" w:author="ghislain.aine" w:date="2015-11-03T14:11:00Z">
                            <w:rPr>
                              <w:rFonts w:ascii="Consolas" w:hAnsi="Consolas" w:cs="Consolas"/>
                              <w:color w:val="000000"/>
                              <w:sz w:val="19"/>
                              <w:szCs w:val="19"/>
                              <w:highlight w:val="white"/>
                            </w:rPr>
                          </w:rPrChange>
                        </w:rPr>
                        <w:t>(</w:t>
                      </w:r>
                      <w:proofErr w:type="spellStart"/>
                      <w:proofErr w:type="gramEnd"/>
                      <w:r w:rsidRPr="00D276D8">
                        <w:rPr>
                          <w:rFonts w:ascii="Consolas" w:hAnsi="Consolas" w:cs="Consolas"/>
                          <w:color w:val="0000FF"/>
                          <w:sz w:val="19"/>
                          <w:szCs w:val="19"/>
                          <w:highlight w:val="white"/>
                          <w:lang w:val="en-US"/>
                          <w:rPrChange w:id="5773" w:author="ghislain.aine" w:date="2015-11-03T14:11:00Z">
                            <w:rPr>
                              <w:rFonts w:ascii="Consolas" w:hAnsi="Consolas" w:cs="Consolas"/>
                              <w:color w:val="0000FF"/>
                              <w:sz w:val="19"/>
                              <w:szCs w:val="19"/>
                              <w:highlight w:val="white"/>
                            </w:rPr>
                          </w:rPrChange>
                        </w:rPr>
                        <w:t>int</w:t>
                      </w:r>
                      <w:proofErr w:type="spellEnd"/>
                      <w:r w:rsidRPr="00D276D8">
                        <w:rPr>
                          <w:rFonts w:ascii="Consolas" w:hAnsi="Consolas" w:cs="Consolas"/>
                          <w:color w:val="000000"/>
                          <w:sz w:val="19"/>
                          <w:szCs w:val="19"/>
                          <w:highlight w:val="white"/>
                          <w:lang w:val="en-US"/>
                          <w:rPrChange w:id="5774" w:author="ghislain.aine" w:date="2015-11-03T14:11: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775" w:author="ghislain.aine" w:date="2015-11-03T14:11:00Z">
                            <w:rPr>
                              <w:rFonts w:ascii="Consolas" w:hAnsi="Consolas" w:cs="Consolas"/>
                              <w:color w:val="000080"/>
                              <w:sz w:val="19"/>
                              <w:szCs w:val="19"/>
                              <w:highlight w:val="white"/>
                            </w:rPr>
                          </w:rPrChange>
                        </w:rPr>
                        <w:t>period</w:t>
                      </w:r>
                      <w:r w:rsidRPr="00D276D8">
                        <w:rPr>
                          <w:rFonts w:ascii="Consolas" w:hAnsi="Consolas" w:cs="Consolas"/>
                          <w:color w:val="000000"/>
                          <w:sz w:val="19"/>
                          <w:szCs w:val="19"/>
                          <w:highlight w:val="white"/>
                          <w:lang w:val="en-US"/>
                          <w:rPrChange w:id="5776" w:author="ghislain.aine" w:date="2015-11-03T14:11: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777" w:author="ghislain.aine" w:date="2015-11-03T14:11:00Z">
                            <w:rPr>
                              <w:rFonts w:ascii="Consolas" w:hAnsi="Consolas" w:cs="Consolas"/>
                              <w:color w:val="000080"/>
                              <w:sz w:val="19"/>
                              <w:szCs w:val="19"/>
                              <w:highlight w:val="white"/>
                            </w:rPr>
                          </w:rPrChange>
                        </w:rPr>
                        <w:t>READ</w:t>
                      </w:r>
                      <w:r w:rsidRPr="00D276D8">
                        <w:rPr>
                          <w:rFonts w:ascii="Consolas" w:hAnsi="Consolas" w:cs="Consolas"/>
                          <w:color w:val="000000"/>
                          <w:sz w:val="19"/>
                          <w:szCs w:val="19"/>
                          <w:highlight w:val="white"/>
                          <w:lang w:val="en-US"/>
                          <w:rPrChange w:id="5778" w:author="ghislain.aine" w:date="2015-11-03T14:11: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880000"/>
                          <w:sz w:val="19"/>
                          <w:szCs w:val="19"/>
                          <w:highlight w:val="white"/>
                          <w:lang w:val="en-US"/>
                          <w:rPrChange w:id="5779" w:author="ghislain.aine" w:date="2015-11-03T14:11:00Z">
                            <w:rPr>
                              <w:rFonts w:ascii="Consolas" w:hAnsi="Consolas" w:cs="Consolas"/>
                              <w:color w:val="880000"/>
                              <w:sz w:val="19"/>
                              <w:szCs w:val="19"/>
                              <w:highlight w:val="white"/>
                            </w:rPr>
                          </w:rPrChange>
                        </w:rPr>
                        <w:t>getPeriod</w:t>
                      </w:r>
                      <w:proofErr w:type="spellEnd"/>
                      <w:r w:rsidRPr="00D276D8">
                        <w:rPr>
                          <w:rFonts w:ascii="Consolas" w:hAnsi="Consolas" w:cs="Consolas"/>
                          <w:color w:val="000000"/>
                          <w:sz w:val="19"/>
                          <w:szCs w:val="19"/>
                          <w:highlight w:val="white"/>
                          <w:lang w:val="en-US"/>
                          <w:rPrChange w:id="5780" w:author="ghislain.aine" w:date="2015-11-03T14:11: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781" w:author="ghislain.aine" w:date="2015-11-03T14:11:00Z">
                            <w:rPr>
                              <w:rFonts w:ascii="Consolas" w:hAnsi="Consolas" w:cs="Consolas"/>
                              <w:color w:val="000080"/>
                              <w:sz w:val="19"/>
                              <w:szCs w:val="19"/>
                              <w:highlight w:val="white"/>
                            </w:rPr>
                          </w:rPrChange>
                        </w:rPr>
                        <w:t>WRITE</w:t>
                      </w:r>
                      <w:r w:rsidRPr="00D276D8">
                        <w:rPr>
                          <w:rFonts w:ascii="Consolas" w:hAnsi="Consolas" w:cs="Consolas"/>
                          <w:color w:val="000000"/>
                          <w:sz w:val="19"/>
                          <w:szCs w:val="19"/>
                          <w:highlight w:val="white"/>
                          <w:lang w:val="en-US"/>
                          <w:rPrChange w:id="5782" w:author="ghislain.aine" w:date="2015-11-03T14:11: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880000"/>
                          <w:sz w:val="19"/>
                          <w:szCs w:val="19"/>
                          <w:highlight w:val="white"/>
                          <w:lang w:val="en-US"/>
                          <w:rPrChange w:id="5783" w:author="ghislain.aine" w:date="2015-11-03T14:11:00Z">
                            <w:rPr>
                              <w:rFonts w:ascii="Consolas" w:hAnsi="Consolas" w:cs="Consolas"/>
                              <w:color w:val="880000"/>
                              <w:sz w:val="19"/>
                              <w:szCs w:val="19"/>
                              <w:highlight w:val="white"/>
                            </w:rPr>
                          </w:rPrChange>
                        </w:rPr>
                        <w:t>setPeriod</w:t>
                      </w:r>
                      <w:proofErr w:type="spellEnd"/>
                      <w:r w:rsidRPr="00D276D8">
                        <w:rPr>
                          <w:rFonts w:ascii="Consolas" w:hAnsi="Consolas" w:cs="Consolas"/>
                          <w:color w:val="000000"/>
                          <w:sz w:val="19"/>
                          <w:szCs w:val="19"/>
                          <w:highlight w:val="white"/>
                          <w:lang w:val="en-US"/>
                          <w:rPrChange w:id="5784" w:author="ghislain.aine" w:date="2015-11-03T14:11:00Z">
                            <w:rPr>
                              <w:rFonts w:ascii="Consolas" w:hAnsi="Consolas" w:cs="Consolas"/>
                              <w:color w:val="000000"/>
                              <w:sz w:val="19"/>
                              <w:szCs w:val="19"/>
                              <w:highlight w:val="white"/>
                            </w:rPr>
                          </w:rPrChange>
                        </w:rPr>
                        <w:t>)</w:t>
                      </w:r>
                    </w:ins>
                    <w:r w:rsidR="00BF1190">
                      <w:rPr>
                        <w:rFonts w:ascii="Consolas" w:hAnsi="Consolas" w:cs="Consolas"/>
                        <w:color w:val="000000"/>
                        <w:sz w:val="19"/>
                        <w:szCs w:val="19"/>
                        <w:highlight w:val="white"/>
                        <w:lang w:val="en-US"/>
                      </w:rPr>
                      <w:t>;</w:t>
                    </w:r>
                    <w:del w:id="5785" w:author="ghislain.aine" w:date="2015-11-03T14:11:00Z">
                      <w:r w:rsidR="00BF1190" w:rsidRPr="00353E92" w:rsidDel="00353E92">
                        <w:rPr>
                          <w:rFonts w:ascii="Consolas" w:hAnsi="Consolas" w:cs="Consolas"/>
                          <w:color w:val="0000FF"/>
                          <w:sz w:val="19"/>
                          <w:szCs w:val="19"/>
                          <w:highlight w:val="white"/>
                          <w:lang w:val="en-US"/>
                        </w:rPr>
                        <w:delText>if</w:delText>
                      </w:r>
                      <w:r w:rsidR="00BF1190" w:rsidRPr="00353E92" w:rsidDel="00353E92">
                        <w:rPr>
                          <w:rFonts w:ascii="Consolas" w:hAnsi="Consolas" w:cs="Consolas"/>
                          <w:color w:val="000000"/>
                          <w:sz w:val="19"/>
                          <w:szCs w:val="19"/>
                          <w:highlight w:val="white"/>
                          <w:lang w:val="en-US"/>
                        </w:rPr>
                        <w:delText xml:space="preserve"> ((</w:delText>
                      </w:r>
                      <w:r w:rsidR="00BF1190" w:rsidRPr="00353E92" w:rsidDel="00353E92">
                        <w:rPr>
                          <w:rFonts w:ascii="Consolas" w:hAnsi="Consolas" w:cs="Consolas"/>
                          <w:color w:val="000080"/>
                          <w:sz w:val="19"/>
                          <w:szCs w:val="19"/>
                          <w:highlight w:val="white"/>
                          <w:lang w:val="en-US"/>
                        </w:rPr>
                        <w:delText>current_time</w:delText>
                      </w:r>
                      <w:r w:rsidR="00BF1190" w:rsidRPr="00353E92" w:rsidDel="00353E92">
                        <w:rPr>
                          <w:rFonts w:ascii="Consolas" w:hAnsi="Consolas" w:cs="Consolas"/>
                          <w:color w:val="000000"/>
                          <w:sz w:val="19"/>
                          <w:szCs w:val="19"/>
                          <w:highlight w:val="white"/>
                          <w:lang w:val="en-US"/>
                        </w:rPr>
                        <w:delText xml:space="preserve"> - </w:delText>
                      </w:r>
                      <w:r w:rsidR="00BF1190" w:rsidRPr="00353E92" w:rsidDel="00353E92">
                        <w:rPr>
                          <w:rFonts w:ascii="Consolas" w:hAnsi="Consolas" w:cs="Consolas"/>
                          <w:color w:val="000080"/>
                          <w:sz w:val="19"/>
                          <w:szCs w:val="19"/>
                          <w:highlight w:val="white"/>
                          <w:lang w:val="en-US"/>
                        </w:rPr>
                        <w:delText>_last_time</w:delText>
                      </w:r>
                      <w:r w:rsidR="00BF1190" w:rsidRPr="00353E92" w:rsidDel="00353E92">
                        <w:rPr>
                          <w:rFonts w:ascii="Consolas" w:hAnsi="Consolas" w:cs="Consolas"/>
                          <w:color w:val="000000"/>
                          <w:sz w:val="19"/>
                          <w:szCs w:val="19"/>
                          <w:highlight w:val="white"/>
                          <w:lang w:val="en-US"/>
                        </w:rPr>
                        <w:delText>) &gt; (</w:delText>
                      </w:r>
                      <w:r w:rsidR="00BF1190" w:rsidRPr="00353E92" w:rsidDel="00353E92">
                        <w:rPr>
                          <w:rFonts w:ascii="Consolas" w:hAnsi="Consolas" w:cs="Consolas"/>
                          <w:color w:val="000080"/>
                          <w:sz w:val="19"/>
                          <w:szCs w:val="19"/>
                          <w:highlight w:val="white"/>
                          <w:lang w:val="en-US"/>
                        </w:rPr>
                        <w:delText>_period</w:delText>
                      </w:r>
                      <w:r w:rsidR="00BF1190" w:rsidRPr="00353E92" w:rsidDel="00353E92">
                        <w:rPr>
                          <w:rFonts w:ascii="Consolas" w:hAnsi="Consolas" w:cs="Consolas"/>
                          <w:color w:val="000000"/>
                          <w:sz w:val="19"/>
                          <w:szCs w:val="19"/>
                          <w:highlight w:val="white"/>
                          <w:lang w:val="en-US"/>
                        </w:rPr>
                        <w:delText xml:space="preserve"> / 1000.0)) {</w:delText>
                      </w:r>
                    </w:del>
                  </w:p>
                  <w:p w:rsidR="00BF1190" w:rsidRDefault="00BF1190" w:rsidP="00BF1190">
                    <w:pPr>
                      <w:autoSpaceDE w:val="0"/>
                      <w:autoSpaceDN w:val="0"/>
                      <w:adjustRightInd w:val="0"/>
                      <w:jc w:val="left"/>
                      <w:rPr>
                        <w:del w:id="5786" w:author="ghislain.aine" w:date="2015-11-03T14:11:00Z"/>
                        <w:rFonts w:ascii="Consolas" w:hAnsi="Consolas" w:cs="Consolas"/>
                        <w:color w:val="000000"/>
                        <w:sz w:val="19"/>
                        <w:szCs w:val="19"/>
                        <w:highlight w:val="white"/>
                        <w:lang w:val="en-US"/>
                      </w:rPr>
                    </w:pPr>
                    <w:del w:id="5787" w:author="ghislain.aine" w:date="2015-11-03T14:11:00Z">
                      <w:r w:rsidDel="00353E92">
                        <w:rPr>
                          <w:rFonts w:ascii="Consolas" w:hAnsi="Consolas" w:cs="Consolas"/>
                          <w:color w:val="000000"/>
                          <w:sz w:val="19"/>
                          <w:szCs w:val="19"/>
                          <w:highlight w:val="white"/>
                          <w:lang w:val="en-US"/>
                        </w:rPr>
                        <w:tab/>
                      </w:r>
                      <w:r w:rsidRPr="00353E92" w:rsidDel="00353E92">
                        <w:rPr>
                          <w:rFonts w:ascii="Consolas" w:hAnsi="Consolas" w:cs="Consolas"/>
                          <w:color w:val="000080"/>
                          <w:sz w:val="19"/>
                          <w:szCs w:val="19"/>
                          <w:highlight w:val="white"/>
                          <w:lang w:val="en-US"/>
                        </w:rPr>
                        <w:delText>_value</w:delText>
                      </w:r>
                      <w:r w:rsidRPr="00353E92" w:rsidDel="00353E92">
                        <w:rPr>
                          <w:rFonts w:ascii="Consolas" w:hAnsi="Consolas" w:cs="Consolas"/>
                          <w:color w:val="000000"/>
                          <w:sz w:val="19"/>
                          <w:szCs w:val="19"/>
                          <w:highlight w:val="white"/>
                          <w:lang w:val="en-US"/>
                        </w:rPr>
                        <w:delText xml:space="preserve"> += </w:delText>
                      </w:r>
                      <w:r w:rsidRPr="00353E92" w:rsidDel="00353E92">
                        <w:rPr>
                          <w:rFonts w:ascii="Consolas" w:hAnsi="Consolas" w:cs="Consolas"/>
                          <w:color w:val="000080"/>
                          <w:sz w:val="19"/>
                          <w:szCs w:val="19"/>
                          <w:highlight w:val="white"/>
                          <w:lang w:val="en-US"/>
                        </w:rPr>
                        <w:delText>_step</w:delText>
                      </w:r>
                      <w:r w:rsidRPr="00353E92" w:rsidDel="00353E92">
                        <w:rPr>
                          <w:rFonts w:ascii="Consolas" w:hAnsi="Consolas" w:cs="Consolas"/>
                          <w:color w:val="000000"/>
                          <w:sz w:val="19"/>
                          <w:szCs w:val="19"/>
                          <w:highlight w:val="white"/>
                          <w:lang w:val="en-US"/>
                        </w:rPr>
                        <w:delText>;</w:delText>
                      </w:r>
                    </w:del>
                  </w:p>
                  <w:p w:rsidR="00BF1190" w:rsidRDefault="00BF1190" w:rsidP="00BF1190">
                    <w:pPr>
                      <w:autoSpaceDE w:val="0"/>
                      <w:autoSpaceDN w:val="0"/>
                      <w:adjustRightInd w:val="0"/>
                      <w:jc w:val="left"/>
                      <w:rPr>
                        <w:del w:id="5788" w:author="ghislain.aine" w:date="2015-11-03T14:11:00Z"/>
                        <w:rFonts w:ascii="Consolas" w:hAnsi="Consolas" w:cs="Consolas"/>
                        <w:color w:val="000000"/>
                        <w:sz w:val="19"/>
                        <w:szCs w:val="19"/>
                        <w:highlight w:val="white"/>
                        <w:lang w:val="en-US"/>
                      </w:rPr>
                    </w:pPr>
                    <w:del w:id="5789" w:author="ghislain.aine" w:date="2015-11-03T14:11:00Z">
                      <w:r w:rsidDel="00353E92">
                        <w:rPr>
                          <w:rFonts w:ascii="Consolas" w:hAnsi="Consolas" w:cs="Consolas"/>
                          <w:color w:val="000000"/>
                          <w:sz w:val="19"/>
                          <w:szCs w:val="19"/>
                          <w:highlight w:val="white"/>
                          <w:lang w:val="en-US"/>
                        </w:rPr>
                        <w:tab/>
                      </w:r>
                      <w:r w:rsidRPr="00353E92" w:rsidDel="00353E92">
                        <w:rPr>
                          <w:rFonts w:ascii="Consolas" w:hAnsi="Consolas" w:cs="Consolas"/>
                          <w:color w:val="880000"/>
                          <w:sz w:val="19"/>
                          <w:szCs w:val="19"/>
                          <w:highlight w:val="white"/>
                          <w:lang w:val="en-US"/>
                        </w:rPr>
                        <w:delText>notifyValueChanged</w:delText>
                      </w:r>
                      <w:r w:rsidRPr="00353E92" w:rsidDel="00353E92">
                        <w:rPr>
                          <w:rFonts w:ascii="Consolas" w:hAnsi="Consolas" w:cs="Consolas"/>
                          <w:color w:val="000000"/>
                          <w:sz w:val="19"/>
                          <w:szCs w:val="19"/>
                          <w:highlight w:val="white"/>
                          <w:lang w:val="en-US"/>
                        </w:rPr>
                        <w:delText>();</w:delText>
                      </w:r>
                    </w:del>
                  </w:p>
                  <w:p w:rsidR="00BF1190" w:rsidRDefault="00BF1190" w:rsidP="00BF1190">
                    <w:pPr>
                      <w:autoSpaceDE w:val="0"/>
                      <w:autoSpaceDN w:val="0"/>
                      <w:adjustRightInd w:val="0"/>
                      <w:jc w:val="left"/>
                      <w:rPr>
                        <w:del w:id="5790" w:author="ghislain.aine" w:date="2015-11-03T14:11:00Z"/>
                        <w:rFonts w:ascii="Consolas" w:hAnsi="Consolas" w:cs="Consolas"/>
                        <w:color w:val="000000"/>
                        <w:sz w:val="19"/>
                        <w:szCs w:val="19"/>
                        <w:highlight w:val="white"/>
                        <w:lang w:val="en-US"/>
                      </w:rPr>
                    </w:pPr>
                    <w:del w:id="5791" w:author="ghislain.aine" w:date="2015-11-03T14:11:00Z">
                      <w:r w:rsidDel="00353E92">
                        <w:rPr>
                          <w:rFonts w:ascii="Consolas" w:hAnsi="Consolas" w:cs="Consolas"/>
                          <w:color w:val="000000"/>
                          <w:sz w:val="19"/>
                          <w:szCs w:val="19"/>
                          <w:highlight w:val="white"/>
                          <w:lang w:val="en-US"/>
                        </w:rPr>
                        <w:tab/>
                      </w:r>
                      <w:r w:rsidRPr="00353E92" w:rsidDel="00353E92">
                        <w:rPr>
                          <w:rFonts w:ascii="Consolas" w:hAnsi="Consolas" w:cs="Consolas"/>
                          <w:color w:val="000080"/>
                          <w:sz w:val="19"/>
                          <w:szCs w:val="19"/>
                          <w:highlight w:val="white"/>
                          <w:lang w:val="en-US"/>
                        </w:rPr>
                        <w:delText>_last_time</w:delText>
                      </w:r>
                      <w:r w:rsidRPr="00353E92" w:rsidDel="00353E92">
                        <w:rPr>
                          <w:rFonts w:ascii="Consolas" w:hAnsi="Consolas" w:cs="Consolas"/>
                          <w:color w:val="000000"/>
                          <w:sz w:val="19"/>
                          <w:szCs w:val="19"/>
                          <w:highlight w:val="white"/>
                          <w:lang w:val="en-US"/>
                        </w:rPr>
                        <w:delText xml:space="preserve"> = </w:delText>
                      </w:r>
                      <w:r w:rsidRPr="00353E92" w:rsidDel="00353E92">
                        <w:rPr>
                          <w:rFonts w:ascii="Consolas" w:hAnsi="Consolas" w:cs="Consolas"/>
                          <w:color w:val="000080"/>
                          <w:sz w:val="19"/>
                          <w:szCs w:val="19"/>
                          <w:highlight w:val="white"/>
                          <w:lang w:val="en-US"/>
                        </w:rPr>
                        <w:delText>current_time</w:delText>
                      </w:r>
                      <w:r w:rsidRPr="00353E92" w:rsidDel="00353E92">
                        <w:rPr>
                          <w:rFonts w:ascii="Consolas" w:hAnsi="Consolas" w:cs="Consolas"/>
                          <w:color w:val="000000"/>
                          <w:sz w:val="19"/>
                          <w:szCs w:val="19"/>
                          <w:highlight w:val="white"/>
                          <w:lang w:val="en-US"/>
                        </w:rPr>
                        <w:delText>;</w:delText>
                      </w:r>
                    </w:del>
                  </w:p>
                  <w:p w:rsidR="00000000" w:rsidRDefault="00BF1190">
                    <w:pPr>
                      <w:autoSpaceDE w:val="0"/>
                      <w:autoSpaceDN w:val="0"/>
                      <w:adjustRightInd w:val="0"/>
                      <w:jc w:val="left"/>
                      <w:rPr>
                        <w:lang w:val="en-US"/>
                      </w:rPr>
                      <w:pPrChange w:id="5792" w:author="ghislain.aine" w:date="2015-11-03T14:22:00Z">
                        <w:pPr/>
                      </w:pPrChange>
                    </w:pPr>
                    <w:del w:id="5793" w:author="ghislain.aine" w:date="2015-11-03T14:11:00Z">
                      <w:r w:rsidDel="00353E92">
                        <w:rPr>
                          <w:rFonts w:ascii="Consolas" w:hAnsi="Consolas" w:cs="Consolas"/>
                          <w:color w:val="000000"/>
                          <w:sz w:val="19"/>
                          <w:szCs w:val="19"/>
                          <w:highlight w:val="white"/>
                        </w:rPr>
                        <w:delText>}</w:delText>
                      </w:r>
                    </w:del>
                  </w:p>
                </w:txbxContent>
              </v:textbox>
              <w10:wrap type="none"/>
              <w10:anchorlock/>
            </v:shape>
          </w:pict>
        </w:r>
      </w:ins>
    </w:p>
    <w:p w:rsidR="00BF1190" w:rsidRPr="004E527D" w:rsidDel="00353E92" w:rsidRDefault="00BF1190" w:rsidP="00BF1190">
      <w:pPr>
        <w:pStyle w:val="Code"/>
        <w:rPr>
          <w:del w:id="5794" w:author="ghislain.aine" w:date="2015-11-03T14:11:00Z"/>
          <w:noProof/>
          <w:lang w:val="en-US"/>
        </w:rPr>
      </w:pPr>
      <w:del w:id="5795" w:author="ghislain.aine" w:date="2015-11-03T14:11:00Z">
        <w:r w:rsidRPr="004E527D" w:rsidDel="00353E92">
          <w:rPr>
            <w:noProof/>
            <w:color w:val="0000FF"/>
            <w:lang w:val="en-US"/>
          </w:rPr>
          <w:delText>Q_PROPERTY</w:delText>
        </w:r>
        <w:r w:rsidRPr="004E527D" w:rsidDel="00353E92">
          <w:rPr>
            <w:noProof/>
            <w:lang w:val="en-US"/>
          </w:rPr>
          <w:delText>(</w:delText>
        </w:r>
        <w:r w:rsidRPr="004E527D" w:rsidDel="00353E92">
          <w:rPr>
            <w:noProof/>
            <w:color w:val="0000FF"/>
            <w:lang w:val="en-US"/>
          </w:rPr>
          <w:delText>int</w:delText>
        </w:r>
        <w:r w:rsidRPr="004E527D" w:rsidDel="00353E92">
          <w:rPr>
            <w:noProof/>
            <w:lang w:val="en-US"/>
          </w:rPr>
          <w:delText xml:space="preserve"> period</w:delText>
        </w:r>
      </w:del>
      <w:del w:id="5796" w:author="ghislain.aine" w:date="2015-11-03T14:10:00Z">
        <w:r w:rsidRPr="004E527D" w:rsidDel="00353E92">
          <w:rPr>
            <w:noProof/>
            <w:lang w:val="en-US"/>
          </w:rPr>
          <w:delText>e</w:delText>
        </w:r>
      </w:del>
      <w:del w:id="5797" w:author="ghislain.aine" w:date="2015-11-03T14:11:00Z">
        <w:r w:rsidRPr="004E527D" w:rsidDel="00353E92">
          <w:rPr>
            <w:noProof/>
            <w:lang w:val="en-US"/>
          </w:rPr>
          <w:delText xml:space="preserve"> READ getPeriod</w:delText>
        </w:r>
      </w:del>
      <w:del w:id="5798" w:author="ghislain.aine" w:date="2015-11-03T14:10:00Z">
        <w:r w:rsidRPr="004E527D" w:rsidDel="00353E92">
          <w:rPr>
            <w:noProof/>
            <w:lang w:val="en-US"/>
          </w:rPr>
          <w:delText>e</w:delText>
        </w:r>
      </w:del>
      <w:del w:id="5799" w:author="ghislain.aine" w:date="2015-11-03T14:11:00Z">
        <w:r w:rsidRPr="004E527D" w:rsidDel="00353E92">
          <w:rPr>
            <w:noProof/>
            <w:lang w:val="en-US"/>
          </w:rPr>
          <w:delText xml:space="preserve"> WRITE setPeriode</w:delText>
        </w:r>
        <w:r w:rsidDel="00353E92">
          <w:rPr>
            <w:noProof/>
            <w:lang w:val="en-US"/>
          </w:rPr>
          <w:delText>)</w:delText>
        </w:r>
      </w:del>
    </w:p>
    <w:p w:rsidR="00BF1190" w:rsidRDefault="00BF1190" w:rsidP="00BF1190">
      <w:pPr>
        <w:pStyle w:val="Paragraphedeliste"/>
      </w:pPr>
      <w:r w:rsidRPr="006A165A">
        <w:rPr>
          <w:u w:val="single"/>
        </w:rPr>
        <w:t>Attention</w:t>
      </w:r>
      <w:r>
        <w:rPr>
          <w:u w:val="single"/>
        </w:rPr>
        <w:t xml:space="preserve"> </w:t>
      </w:r>
      <w:r w:rsidRPr="000B4E3C">
        <w:t xml:space="preserve">: pas de virgules, pas de guillemets </w:t>
      </w:r>
      <w:r>
        <w:t>autour du nom.</w:t>
      </w:r>
    </w:p>
    <w:p w:rsidR="00BF1190" w:rsidRDefault="00BF1190" w:rsidP="00BF1190">
      <w:pPr>
        <w:pStyle w:val="Paragraphedeliste"/>
      </w:pPr>
    </w:p>
    <w:p w:rsidR="00BF1190" w:rsidRDefault="00BF1190" w:rsidP="00BF1190">
      <w:pPr>
        <w:pStyle w:val="Paragraphedeliste"/>
        <w:numPr>
          <w:ilvl w:val="0"/>
          <w:numId w:val="25"/>
        </w:numPr>
      </w:pPr>
      <w:r>
        <w:t>Activer le service de propriétés dans le constructeur.</w:t>
      </w:r>
    </w:p>
    <w:p w:rsidR="00BF1190" w:rsidRDefault="00BF1190" w:rsidP="00BF1190">
      <w:pPr>
        <w:pStyle w:val="Paragraphedeliste"/>
      </w:pPr>
    </w:p>
    <w:p w:rsidR="00BF1190" w:rsidRDefault="00BF1190" w:rsidP="00BF1190">
      <w:pPr>
        <w:pStyle w:val="Paragraphedeliste"/>
        <w:numPr>
          <w:ilvl w:val="0"/>
          <w:numId w:val="25"/>
        </w:numPr>
      </w:pPr>
      <w:r>
        <w:t>Ajouter la disponibilité dans le "</w:t>
      </w:r>
      <w:proofErr w:type="spellStart"/>
      <w:r>
        <w:t>initializeComponent</w:t>
      </w:r>
      <w:proofErr w:type="spellEnd"/>
      <w:r>
        <w:t>" avec la fonction "</w:t>
      </w:r>
      <w:proofErr w:type="spellStart"/>
      <w:r w:rsidRPr="000B4E3C">
        <w:t>createPropertiesForThisObject</w:t>
      </w:r>
      <w:proofErr w:type="spellEnd"/>
      <w:r>
        <w:t>". Les deux paramètres sont facultatifs. Essayer d'utiliser les propriétés avec ou sans préfixe (premier paramètre). Il est possible d'utiliser plusieurs préfixes en les séparant par un point. Exemple: "pref1.pref2".</w:t>
      </w:r>
    </w:p>
    <w:p w:rsidR="00BF1190" w:rsidRDefault="00BF1190" w:rsidP="00BF1190">
      <w:pPr>
        <w:pStyle w:val="Paragraphedeliste"/>
      </w:pPr>
    </w:p>
    <w:p w:rsidR="00BF1190" w:rsidRDefault="00BF1190" w:rsidP="00BF1190">
      <w:pPr>
        <w:pStyle w:val="Paragraphedeliste"/>
        <w:numPr>
          <w:ilvl w:val="0"/>
          <w:numId w:val="26"/>
        </w:numPr>
      </w:pPr>
      <w:r>
        <w:t>Utiliser les paramètres dans la classe, et les modifier pour observer les changements.</w:t>
      </w:r>
    </w:p>
    <w:p w:rsidR="00BF1190" w:rsidRDefault="00BF1190" w:rsidP="00BF1190">
      <w:pPr>
        <w:pStyle w:val="Paragraphedeliste"/>
      </w:pPr>
    </w:p>
    <w:p w:rsidR="00BF1190" w:rsidRDefault="00BF1190" w:rsidP="00BF1190">
      <w:pPr>
        <w:pStyle w:val="Paragraphedeliste"/>
        <w:numPr>
          <w:ilvl w:val="0"/>
          <w:numId w:val="26"/>
        </w:numPr>
      </w:pPr>
      <w:r>
        <w:t xml:space="preserve">Sauvegarder la Stream, et l'éditer avec un éditeur de texte. Les paramètres sont sauvegardés dans le fichier </w:t>
      </w:r>
      <w:proofErr w:type="spellStart"/>
      <w:r>
        <w:t>xml</w:t>
      </w:r>
      <w:proofErr w:type="spellEnd"/>
    </w:p>
    <w:p w:rsidR="00BF1190" w:rsidRDefault="00BF1190" w:rsidP="00BF1190"/>
    <w:p w:rsidR="00BF1190" w:rsidRDefault="00BF1190" w:rsidP="00BF1190">
      <w:pPr>
        <w:keepNext/>
        <w:jc w:val="center"/>
      </w:pPr>
      <w:r>
        <w:rPr>
          <w:noProof/>
          <w:lang w:eastAsia="fr-FR"/>
        </w:rPr>
        <w:drawing>
          <wp:inline distT="0" distB="0" distL="0" distR="0">
            <wp:extent cx="4381500" cy="2047875"/>
            <wp:effectExtent l="19050" t="0" r="0" b="0"/>
            <wp:docPr id="119"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49" cstate="print"/>
                    <a:srcRect/>
                    <a:stretch>
                      <a:fillRect/>
                    </a:stretch>
                  </pic:blipFill>
                  <pic:spPr bwMode="auto">
                    <a:xfrm>
                      <a:off x="0" y="0"/>
                      <a:ext cx="4381500" cy="2047875"/>
                    </a:xfrm>
                    <a:prstGeom prst="rect">
                      <a:avLst/>
                    </a:prstGeom>
                    <a:noFill/>
                    <a:ln w="9525">
                      <a:noFill/>
                      <a:miter lim="800000"/>
                      <a:headEnd/>
                      <a:tailEnd/>
                    </a:ln>
                  </pic:spPr>
                </pic:pic>
              </a:graphicData>
            </a:graphic>
          </wp:inline>
        </w:drawing>
      </w:r>
    </w:p>
    <w:p w:rsidR="00BF1190" w:rsidRPr="006A165A" w:rsidRDefault="00BF1190" w:rsidP="00BF1190">
      <w:pPr>
        <w:pStyle w:val="Lgende"/>
        <w:jc w:val="center"/>
        <w:rPr>
          <w:sz w:val="20"/>
          <w:u w:val="single"/>
        </w:rPr>
      </w:pPr>
      <w:r>
        <w:t xml:space="preserve">Image </w:t>
      </w:r>
      <w:fldSimple w:instr=" SEQ Image \* ARABIC ">
        <w:r>
          <w:rPr>
            <w:noProof/>
          </w:rPr>
          <w:t>19</w:t>
        </w:r>
      </w:fldSimple>
      <w:r>
        <w:t xml:space="preserve"> : </w:t>
      </w:r>
      <w:r w:rsidRPr="00A95377">
        <w:t xml:space="preserve">Paramètres du composant </w:t>
      </w:r>
      <w:del w:id="5800" w:author="ghislain.aine" w:date="2015-11-04T16:55:00Z">
        <w:r w:rsidRPr="00A95377" w:rsidDel="0049323F">
          <w:delText>DemoCoreComponent</w:delText>
        </w:r>
      </w:del>
      <w:proofErr w:type="spellStart"/>
      <w:ins w:id="5801" w:author="ghislain.aine" w:date="2015-11-04T16:55:00Z">
        <w:r>
          <w:t>CoreComponent</w:t>
        </w:r>
      </w:ins>
      <w:proofErr w:type="spellEnd"/>
      <w:r w:rsidRPr="006A165A">
        <w:rPr>
          <w:sz w:val="20"/>
          <w:u w:val="single"/>
        </w:rPr>
        <w:t xml:space="preserve"> </w:t>
      </w:r>
    </w:p>
    <w:p w:rsidR="00BF1190" w:rsidRDefault="00BF1190" w:rsidP="00BF1190"/>
    <w:p w:rsidR="00BF1190" w:rsidRDefault="00BF1190" w:rsidP="00BF1190">
      <w:r>
        <w:t>Une propriété peut être supprimée dynamiquement.</w:t>
      </w:r>
    </w:p>
    <w:p w:rsidR="00BF1190" w:rsidRDefault="00BF1190" w:rsidP="00BF1190">
      <w:r>
        <w:t>Pour supprimer une propriété, récupérer la liste des services à l'aide de la fonction "</w:t>
      </w:r>
      <w:proofErr w:type="spellStart"/>
      <w:r>
        <w:t>QueryService</w:t>
      </w:r>
      <w:proofErr w:type="spellEnd"/>
      <w:r>
        <w:t>", puis détruire la propriété souhaitée avec la fonction "</w:t>
      </w:r>
      <w:proofErr w:type="spellStart"/>
      <w:r>
        <w:t>DestroyProperty</w:t>
      </w:r>
      <w:proofErr w:type="spellEnd"/>
      <w:r>
        <w:t>". Cette fonction prend en paramètre le nom de la propriété, précédé du préfixe.</w:t>
      </w:r>
    </w:p>
    <w:p w:rsidR="00BF1190" w:rsidRPr="00C022E2" w:rsidRDefault="00BF1190" w:rsidP="00BF1190">
      <w:pPr>
        <w:spacing w:after="200" w:line="276" w:lineRule="auto"/>
        <w:jc w:val="left"/>
      </w:pPr>
      <w:r w:rsidRPr="00490005">
        <w:lastRenderedPageBreak/>
        <w:br w:type="page"/>
      </w:r>
    </w:p>
    <w:p w:rsidR="00BF1190" w:rsidRDefault="00BF1190" w:rsidP="00BF1190">
      <w:pPr>
        <w:rPr>
          <w:ins w:id="5802" w:author="ghislain.aine" w:date="2015-11-04T17:24:00Z"/>
          <w:lang w:val="en-US"/>
        </w:rPr>
      </w:pPr>
      <w:proofErr w:type="spellStart"/>
      <w:r w:rsidRPr="00170346">
        <w:rPr>
          <w:lang w:val="en-US"/>
        </w:rPr>
        <w:lastRenderedPageBreak/>
        <w:t>Exemple</w:t>
      </w:r>
      <w:proofErr w:type="spellEnd"/>
      <w:r w:rsidRPr="00170346">
        <w:rPr>
          <w:lang w:val="en-US"/>
        </w:rPr>
        <w:t>:</w:t>
      </w:r>
    </w:p>
    <w:p w:rsidR="00BF1190" w:rsidRPr="00170346" w:rsidRDefault="00D276D8" w:rsidP="00BF1190">
      <w:pPr>
        <w:rPr>
          <w:lang w:val="en-US"/>
        </w:rPr>
      </w:pPr>
      <w:ins w:id="5803" w:author="ghislain.aine" w:date="2015-11-04T17:24:00Z">
        <w:r w:rsidR="00C156AC" w:rsidRPr="00D276D8">
          <w:pict>
            <v:shape id="_x0000_s1243" type="#_x0000_t202" style="width:493.45pt;height:85.8pt;mso-height-percent:200;mso-position-horizontal-relative:char;mso-position-vertical-relative:line;mso-height-percent:200;mso-width-relative:margin;mso-height-relative:margin">
              <v:textbox style="mso-next-textbox:#_x0000_s1243;mso-fit-shape-to-text:t">
                <w:txbxContent>
                  <w:p w:rsidR="00BF1190" w:rsidRPr="00D2264E" w:rsidRDefault="00D276D8" w:rsidP="00BF1190">
                    <w:pPr>
                      <w:autoSpaceDE w:val="0"/>
                      <w:autoSpaceDN w:val="0"/>
                      <w:adjustRightInd w:val="0"/>
                      <w:jc w:val="left"/>
                      <w:rPr>
                        <w:ins w:id="5804" w:author="ghislain.aine" w:date="2015-11-04T17:24:00Z"/>
                        <w:rFonts w:ascii="Consolas" w:hAnsi="Consolas" w:cs="Consolas"/>
                        <w:color w:val="000000"/>
                        <w:sz w:val="19"/>
                        <w:szCs w:val="19"/>
                        <w:highlight w:val="white"/>
                        <w:lang w:val="en-US"/>
                        <w:rPrChange w:id="5805" w:author="ghislain.aine" w:date="2015-11-04T17:24:00Z">
                          <w:rPr>
                            <w:ins w:id="5806" w:author="ghislain.aine" w:date="2015-11-04T17:24:00Z"/>
                            <w:rFonts w:ascii="Consolas" w:hAnsi="Consolas" w:cs="Consolas"/>
                            <w:color w:val="000000"/>
                            <w:sz w:val="19"/>
                            <w:szCs w:val="19"/>
                            <w:highlight w:val="white"/>
                          </w:rPr>
                        </w:rPrChange>
                      </w:rPr>
                    </w:pPr>
                    <w:proofErr w:type="spellStart"/>
                    <w:ins w:id="5807" w:author="ghislain.aine" w:date="2015-11-04T17:24:00Z">
                      <w:r w:rsidRPr="00D276D8">
                        <w:rPr>
                          <w:rFonts w:ascii="Consolas" w:hAnsi="Consolas" w:cs="Consolas"/>
                          <w:color w:val="216F85"/>
                          <w:sz w:val="19"/>
                          <w:szCs w:val="19"/>
                          <w:highlight w:val="white"/>
                          <w:lang w:val="en-US"/>
                          <w:rPrChange w:id="5808" w:author="ghislain.aine" w:date="2015-11-04T17:24:00Z">
                            <w:rPr>
                              <w:rFonts w:ascii="Consolas" w:hAnsi="Consolas" w:cs="Consolas"/>
                              <w:color w:val="216F85"/>
                              <w:sz w:val="19"/>
                              <w:szCs w:val="19"/>
                              <w:highlight w:val="white"/>
                            </w:rPr>
                          </w:rPrChange>
                        </w:rPr>
                        <w:t>ISwService</w:t>
                      </w:r>
                      <w:proofErr w:type="spellEnd"/>
                      <w:r w:rsidRPr="00D276D8">
                        <w:rPr>
                          <w:rFonts w:ascii="Consolas" w:hAnsi="Consolas" w:cs="Consolas"/>
                          <w:color w:val="000000"/>
                          <w:sz w:val="19"/>
                          <w:szCs w:val="19"/>
                          <w:highlight w:val="white"/>
                          <w:lang w:val="en-US"/>
                          <w:rPrChange w:id="5809" w:author="ghislain.aine" w:date="2015-11-04T17:24: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5810" w:author="ghislain.aine" w:date="2015-11-04T17:24:00Z">
                            <w:rPr>
                              <w:rFonts w:ascii="Consolas" w:hAnsi="Consolas" w:cs="Consolas"/>
                              <w:color w:val="000080"/>
                              <w:sz w:val="19"/>
                              <w:szCs w:val="19"/>
                              <w:highlight w:val="white"/>
                            </w:rPr>
                          </w:rPrChange>
                        </w:rPr>
                        <w:t>services</w:t>
                      </w:r>
                      <w:r w:rsidRPr="00D276D8">
                        <w:rPr>
                          <w:rFonts w:ascii="Consolas" w:hAnsi="Consolas" w:cs="Consolas"/>
                          <w:color w:val="000000"/>
                          <w:sz w:val="19"/>
                          <w:szCs w:val="19"/>
                          <w:highlight w:val="white"/>
                          <w:lang w:val="en-US"/>
                          <w:rPrChange w:id="5811" w:author="ghislain.aine" w:date="2015-11-04T17:24:00Z">
                            <w:rPr>
                              <w:rFonts w:ascii="Consolas" w:hAnsi="Consolas" w:cs="Consolas"/>
                              <w:color w:val="000000"/>
                              <w:sz w:val="19"/>
                              <w:szCs w:val="19"/>
                              <w:highlight w:val="white"/>
                            </w:rPr>
                          </w:rPrChange>
                        </w:rPr>
                        <w:t xml:space="preserve"> = </w:t>
                      </w:r>
                      <w:r w:rsidRPr="00D276D8">
                        <w:rPr>
                          <w:rFonts w:ascii="Consolas" w:hAnsi="Consolas" w:cs="Consolas"/>
                          <w:color w:val="0000FF"/>
                          <w:sz w:val="19"/>
                          <w:szCs w:val="19"/>
                          <w:highlight w:val="white"/>
                          <w:lang w:val="en-US"/>
                          <w:rPrChange w:id="5812" w:author="ghislain.aine" w:date="2015-11-04T17:24:00Z">
                            <w:rPr>
                              <w:rFonts w:ascii="Consolas" w:hAnsi="Consolas" w:cs="Consolas"/>
                              <w:color w:val="0000FF"/>
                              <w:sz w:val="19"/>
                              <w:szCs w:val="19"/>
                              <w:highlight w:val="white"/>
                            </w:rPr>
                          </w:rPrChange>
                        </w:rPr>
                        <w:t>this</w:t>
                      </w:r>
                      <w:r w:rsidRPr="00D276D8">
                        <w:rPr>
                          <w:rFonts w:ascii="Consolas" w:hAnsi="Consolas" w:cs="Consolas"/>
                          <w:color w:val="000000"/>
                          <w:sz w:val="19"/>
                          <w:szCs w:val="19"/>
                          <w:highlight w:val="white"/>
                          <w:lang w:val="en-US"/>
                          <w:rPrChange w:id="5813" w:author="ghislain.aine" w:date="2015-11-04T17:24:00Z">
                            <w:rPr>
                              <w:rFonts w:ascii="Consolas" w:hAnsi="Consolas" w:cs="Consolas"/>
                              <w:color w:val="000000"/>
                              <w:sz w:val="19"/>
                              <w:szCs w:val="19"/>
                              <w:highlight w:val="white"/>
                            </w:rPr>
                          </w:rPrChange>
                        </w:rPr>
                        <w:t>-&gt;</w:t>
                      </w:r>
                      <w:proofErr w:type="spellStart"/>
                      <w:proofErr w:type="gramStart"/>
                      <w:r w:rsidRPr="00D276D8">
                        <w:rPr>
                          <w:rFonts w:ascii="Consolas" w:hAnsi="Consolas" w:cs="Consolas"/>
                          <w:color w:val="880000"/>
                          <w:sz w:val="19"/>
                          <w:szCs w:val="19"/>
                          <w:highlight w:val="white"/>
                          <w:lang w:val="en-US"/>
                          <w:rPrChange w:id="5814" w:author="ghislain.aine" w:date="2015-11-04T17:24:00Z">
                            <w:rPr>
                              <w:rFonts w:ascii="Consolas" w:hAnsi="Consolas" w:cs="Consolas"/>
                              <w:color w:val="880000"/>
                              <w:sz w:val="19"/>
                              <w:szCs w:val="19"/>
                              <w:highlight w:val="white"/>
                            </w:rPr>
                          </w:rPrChange>
                        </w:rPr>
                        <w:t>QueryService</w:t>
                      </w:r>
                      <w:proofErr w:type="spellEnd"/>
                      <w:r w:rsidRPr="00D276D8">
                        <w:rPr>
                          <w:rFonts w:ascii="Consolas" w:hAnsi="Consolas" w:cs="Consolas"/>
                          <w:color w:val="000000"/>
                          <w:sz w:val="19"/>
                          <w:szCs w:val="19"/>
                          <w:highlight w:val="white"/>
                          <w:lang w:val="en-US"/>
                          <w:rPrChange w:id="5815" w:author="ghislain.aine" w:date="2015-11-04T17:24: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5816" w:author="ghislain.aine" w:date="2015-11-04T17:24:00Z">
                            <w:rPr>
                              <w:rFonts w:ascii="Consolas" w:hAnsi="Consolas" w:cs="Consolas"/>
                              <w:color w:val="6F008A"/>
                              <w:sz w:val="19"/>
                              <w:szCs w:val="19"/>
                              <w:highlight w:val="white"/>
                            </w:rPr>
                          </w:rPrChange>
                        </w:rPr>
                        <w:t>CG_SW_SERVICE_PROPERTIES</w:t>
                      </w:r>
                      <w:r w:rsidRPr="00D276D8">
                        <w:rPr>
                          <w:rFonts w:ascii="Consolas" w:hAnsi="Consolas" w:cs="Consolas"/>
                          <w:color w:val="000000"/>
                          <w:sz w:val="19"/>
                          <w:szCs w:val="19"/>
                          <w:highlight w:val="white"/>
                          <w:lang w:val="en-US"/>
                          <w:rPrChange w:id="5817" w:author="ghislain.aine" w:date="2015-11-04T17:24:00Z">
                            <w:rPr>
                              <w:rFonts w:ascii="Consolas" w:hAnsi="Consolas" w:cs="Consolas"/>
                              <w:color w:val="000000"/>
                              <w:sz w:val="19"/>
                              <w:szCs w:val="19"/>
                              <w:highlight w:val="white"/>
                            </w:rPr>
                          </w:rPrChange>
                        </w:rPr>
                        <w:t>);</w:t>
                      </w:r>
                    </w:ins>
                  </w:p>
                  <w:p w:rsidR="00BF1190" w:rsidRPr="00D2264E" w:rsidRDefault="00D276D8" w:rsidP="00BF1190">
                    <w:pPr>
                      <w:autoSpaceDE w:val="0"/>
                      <w:autoSpaceDN w:val="0"/>
                      <w:adjustRightInd w:val="0"/>
                      <w:jc w:val="left"/>
                      <w:rPr>
                        <w:ins w:id="5818" w:author="ghislain.aine" w:date="2015-11-04T17:24:00Z"/>
                        <w:rFonts w:ascii="Consolas" w:hAnsi="Consolas" w:cs="Consolas"/>
                        <w:color w:val="000000"/>
                        <w:sz w:val="19"/>
                        <w:szCs w:val="19"/>
                        <w:highlight w:val="white"/>
                        <w:lang w:val="en-US"/>
                        <w:rPrChange w:id="5819" w:author="ghislain.aine" w:date="2015-11-04T17:24:00Z">
                          <w:rPr>
                            <w:ins w:id="5820" w:author="ghislain.aine" w:date="2015-11-04T17:24:00Z"/>
                            <w:rFonts w:ascii="Consolas" w:hAnsi="Consolas" w:cs="Consolas"/>
                            <w:color w:val="000000"/>
                            <w:sz w:val="19"/>
                            <w:szCs w:val="19"/>
                            <w:highlight w:val="white"/>
                          </w:rPr>
                        </w:rPrChange>
                      </w:rPr>
                    </w:pPr>
                    <w:proofErr w:type="spellStart"/>
                    <w:ins w:id="5821" w:author="ghislain.aine" w:date="2015-11-04T17:24:00Z">
                      <w:r w:rsidRPr="00D276D8">
                        <w:rPr>
                          <w:rFonts w:ascii="Consolas" w:hAnsi="Consolas" w:cs="Consolas"/>
                          <w:color w:val="216F85"/>
                          <w:sz w:val="19"/>
                          <w:szCs w:val="19"/>
                          <w:highlight w:val="white"/>
                          <w:lang w:val="en-US"/>
                          <w:rPrChange w:id="5822" w:author="ghislain.aine" w:date="2015-11-04T17:24:00Z">
                            <w:rPr>
                              <w:rFonts w:ascii="Consolas" w:hAnsi="Consolas" w:cs="Consolas"/>
                              <w:color w:val="216F85"/>
                              <w:sz w:val="19"/>
                              <w:szCs w:val="19"/>
                              <w:highlight w:val="white"/>
                            </w:rPr>
                          </w:rPrChange>
                        </w:rPr>
                        <w:t>ISwProperties</w:t>
                      </w:r>
                      <w:proofErr w:type="spellEnd"/>
                      <w:r w:rsidRPr="00D276D8">
                        <w:rPr>
                          <w:rFonts w:ascii="Consolas" w:hAnsi="Consolas" w:cs="Consolas"/>
                          <w:color w:val="000000"/>
                          <w:sz w:val="19"/>
                          <w:szCs w:val="19"/>
                          <w:highlight w:val="white"/>
                          <w:lang w:val="en-US"/>
                          <w:rPrChange w:id="5823" w:author="ghislain.aine" w:date="2015-11-04T17:24:00Z">
                            <w:rPr>
                              <w:rFonts w:ascii="Consolas" w:hAnsi="Consolas" w:cs="Consolas"/>
                              <w:color w:val="000000"/>
                              <w:sz w:val="19"/>
                              <w:szCs w:val="19"/>
                              <w:highlight w:val="white"/>
                            </w:rPr>
                          </w:rPrChange>
                        </w:rPr>
                        <w:t xml:space="preserve"> * </w:t>
                      </w:r>
                      <w:proofErr w:type="spellStart"/>
                      <w:r w:rsidRPr="00D276D8">
                        <w:rPr>
                          <w:rFonts w:ascii="Consolas" w:hAnsi="Consolas" w:cs="Consolas"/>
                          <w:color w:val="000080"/>
                          <w:sz w:val="19"/>
                          <w:szCs w:val="19"/>
                          <w:highlight w:val="white"/>
                          <w:lang w:val="en-US"/>
                          <w:rPrChange w:id="5824" w:author="ghislain.aine" w:date="2015-11-04T17:24:00Z">
                            <w:rPr>
                              <w:rFonts w:ascii="Consolas" w:hAnsi="Consolas" w:cs="Consolas"/>
                              <w:color w:val="000080"/>
                              <w:sz w:val="19"/>
                              <w:szCs w:val="19"/>
                              <w:highlight w:val="white"/>
                            </w:rPr>
                          </w:rPrChange>
                        </w:rPr>
                        <w:t>propertiesService</w:t>
                      </w:r>
                      <w:proofErr w:type="spellEnd"/>
                      <w:r w:rsidRPr="00D276D8">
                        <w:rPr>
                          <w:rFonts w:ascii="Consolas" w:hAnsi="Consolas" w:cs="Consolas"/>
                          <w:color w:val="000000"/>
                          <w:sz w:val="19"/>
                          <w:szCs w:val="19"/>
                          <w:highlight w:val="white"/>
                          <w:lang w:val="en-US"/>
                          <w:rPrChange w:id="5825" w:author="ghislain.aine" w:date="2015-11-04T17:24:00Z">
                            <w:rPr>
                              <w:rFonts w:ascii="Consolas" w:hAnsi="Consolas" w:cs="Consolas"/>
                              <w:color w:val="000000"/>
                              <w:sz w:val="19"/>
                              <w:szCs w:val="19"/>
                              <w:highlight w:val="white"/>
                            </w:rPr>
                          </w:rPrChange>
                        </w:rPr>
                        <w:t>;</w:t>
                      </w:r>
                    </w:ins>
                  </w:p>
                  <w:p w:rsidR="00BF1190" w:rsidRPr="00D2264E" w:rsidRDefault="00D276D8" w:rsidP="00BF1190">
                    <w:pPr>
                      <w:autoSpaceDE w:val="0"/>
                      <w:autoSpaceDN w:val="0"/>
                      <w:adjustRightInd w:val="0"/>
                      <w:jc w:val="left"/>
                      <w:rPr>
                        <w:ins w:id="5826" w:author="ghislain.aine" w:date="2015-11-04T17:24:00Z"/>
                        <w:rFonts w:ascii="Consolas" w:hAnsi="Consolas" w:cs="Consolas"/>
                        <w:color w:val="000000"/>
                        <w:sz w:val="19"/>
                        <w:szCs w:val="19"/>
                        <w:highlight w:val="white"/>
                        <w:lang w:val="en-US"/>
                        <w:rPrChange w:id="5827" w:author="ghislain.aine" w:date="2015-11-04T17:24:00Z">
                          <w:rPr>
                            <w:ins w:id="5828" w:author="ghislain.aine" w:date="2015-11-04T17:24:00Z"/>
                            <w:rFonts w:ascii="Consolas" w:hAnsi="Consolas" w:cs="Consolas"/>
                            <w:color w:val="000000"/>
                            <w:sz w:val="19"/>
                            <w:szCs w:val="19"/>
                            <w:highlight w:val="white"/>
                          </w:rPr>
                        </w:rPrChange>
                      </w:rPr>
                    </w:pPr>
                    <w:proofErr w:type="gramStart"/>
                    <w:ins w:id="5829" w:author="ghislain.aine" w:date="2015-11-04T17:24:00Z">
                      <w:r w:rsidRPr="00D276D8">
                        <w:rPr>
                          <w:rFonts w:ascii="Consolas" w:hAnsi="Consolas" w:cs="Consolas"/>
                          <w:color w:val="0000FF"/>
                          <w:sz w:val="19"/>
                          <w:szCs w:val="19"/>
                          <w:highlight w:val="white"/>
                          <w:lang w:val="en-US"/>
                          <w:rPrChange w:id="5830" w:author="ghislain.aine" w:date="2015-11-04T17:24: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5831" w:author="ghislain.aine" w:date="2015-11-04T17:24: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5832" w:author="ghislain.aine" w:date="2015-11-04T17:24:00Z">
                            <w:rPr>
                              <w:rFonts w:ascii="Consolas" w:hAnsi="Consolas" w:cs="Consolas"/>
                              <w:color w:val="000080"/>
                              <w:sz w:val="19"/>
                              <w:szCs w:val="19"/>
                              <w:highlight w:val="white"/>
                            </w:rPr>
                          </w:rPrChange>
                        </w:rPr>
                        <w:t>services</w:t>
                      </w:r>
                      <w:r w:rsidRPr="00D276D8">
                        <w:rPr>
                          <w:rFonts w:ascii="Consolas" w:hAnsi="Consolas" w:cs="Consolas"/>
                          <w:color w:val="000000"/>
                          <w:sz w:val="19"/>
                          <w:szCs w:val="19"/>
                          <w:highlight w:val="white"/>
                          <w:lang w:val="en-US"/>
                          <w:rPrChange w:id="5833" w:author="ghislain.aine" w:date="2015-11-04T17:24:00Z">
                            <w:rPr>
                              <w:rFonts w:ascii="Consolas" w:hAnsi="Consolas" w:cs="Consolas"/>
                              <w:color w:val="000000"/>
                              <w:sz w:val="19"/>
                              <w:szCs w:val="19"/>
                              <w:highlight w:val="white"/>
                            </w:rPr>
                          </w:rPrChange>
                        </w:rPr>
                        <w:t>)</w:t>
                      </w:r>
                    </w:ins>
                  </w:p>
                  <w:p w:rsidR="00BF1190" w:rsidRPr="00E17FB3" w:rsidRDefault="00D276D8" w:rsidP="00BF1190">
                    <w:pPr>
                      <w:autoSpaceDE w:val="0"/>
                      <w:autoSpaceDN w:val="0"/>
                      <w:adjustRightInd w:val="0"/>
                      <w:jc w:val="left"/>
                      <w:rPr>
                        <w:ins w:id="5834" w:author="ghislain.aine" w:date="2015-11-04T17:24:00Z"/>
                        <w:rFonts w:ascii="Consolas" w:hAnsi="Consolas" w:cs="Consolas"/>
                        <w:color w:val="000000"/>
                        <w:sz w:val="19"/>
                        <w:szCs w:val="19"/>
                        <w:highlight w:val="white"/>
                        <w:lang w:val="en-US"/>
                        <w:rPrChange w:id="5835" w:author="ghislain.aine" w:date="2015-11-05T09:18:00Z">
                          <w:rPr>
                            <w:ins w:id="5836" w:author="ghislain.aine" w:date="2015-11-04T17:24:00Z"/>
                            <w:rFonts w:ascii="Consolas" w:hAnsi="Consolas" w:cs="Consolas"/>
                            <w:color w:val="000000"/>
                            <w:sz w:val="19"/>
                            <w:szCs w:val="19"/>
                            <w:highlight w:val="white"/>
                          </w:rPr>
                        </w:rPrChange>
                      </w:rPr>
                    </w:pPr>
                    <w:ins w:id="5837" w:author="ghislain.aine" w:date="2015-11-04T17:24:00Z">
                      <w:r w:rsidRPr="00D276D8">
                        <w:rPr>
                          <w:rFonts w:ascii="Consolas" w:hAnsi="Consolas" w:cs="Consolas"/>
                          <w:color w:val="000000"/>
                          <w:sz w:val="19"/>
                          <w:szCs w:val="19"/>
                          <w:highlight w:val="white"/>
                          <w:lang w:val="en-US"/>
                          <w:rPrChange w:id="5838" w:author="ghislain.aine" w:date="2015-11-05T09:18:00Z">
                            <w:rPr>
                              <w:rFonts w:ascii="Consolas" w:hAnsi="Consolas" w:cs="Consolas"/>
                              <w:color w:val="000000"/>
                              <w:sz w:val="19"/>
                              <w:szCs w:val="19"/>
                              <w:highlight w:val="white"/>
                            </w:rPr>
                          </w:rPrChange>
                        </w:rPr>
                        <w:t>{</w:t>
                      </w:r>
                    </w:ins>
                  </w:p>
                  <w:p w:rsidR="00BF1190" w:rsidRPr="00E17FB3" w:rsidRDefault="00D276D8" w:rsidP="00BF1190">
                    <w:pPr>
                      <w:autoSpaceDE w:val="0"/>
                      <w:autoSpaceDN w:val="0"/>
                      <w:adjustRightInd w:val="0"/>
                      <w:jc w:val="left"/>
                      <w:rPr>
                        <w:ins w:id="5839" w:author="ghislain.aine" w:date="2015-11-04T17:24:00Z"/>
                        <w:rFonts w:ascii="Consolas" w:hAnsi="Consolas" w:cs="Consolas"/>
                        <w:color w:val="000000"/>
                        <w:sz w:val="19"/>
                        <w:szCs w:val="19"/>
                        <w:highlight w:val="white"/>
                        <w:lang w:val="en-US"/>
                        <w:rPrChange w:id="5840" w:author="ghislain.aine" w:date="2015-11-05T09:18:00Z">
                          <w:rPr>
                            <w:ins w:id="5841" w:author="ghislain.aine" w:date="2015-11-04T17:24:00Z"/>
                            <w:rFonts w:ascii="Consolas" w:hAnsi="Consolas" w:cs="Consolas"/>
                            <w:color w:val="000000"/>
                            <w:sz w:val="19"/>
                            <w:szCs w:val="19"/>
                            <w:highlight w:val="white"/>
                          </w:rPr>
                        </w:rPrChange>
                      </w:rPr>
                    </w:pPr>
                    <w:ins w:id="5842" w:author="ghislain.aine" w:date="2015-11-04T17:24:00Z">
                      <w:r w:rsidRPr="00D276D8">
                        <w:rPr>
                          <w:rFonts w:ascii="Consolas" w:hAnsi="Consolas" w:cs="Consolas"/>
                          <w:color w:val="000000"/>
                          <w:sz w:val="19"/>
                          <w:szCs w:val="19"/>
                          <w:highlight w:val="white"/>
                          <w:lang w:val="en-US"/>
                          <w:rPrChange w:id="5843" w:author="ghislain.aine" w:date="2015-11-05T09:18:00Z">
                            <w:rPr>
                              <w:rFonts w:ascii="Consolas" w:hAnsi="Consolas" w:cs="Consolas"/>
                              <w:color w:val="000000"/>
                              <w:sz w:val="19"/>
                              <w:szCs w:val="19"/>
                              <w:highlight w:val="white"/>
                            </w:rPr>
                          </w:rPrChange>
                        </w:rPr>
                        <w:tab/>
                      </w:r>
                      <w:proofErr w:type="spellStart"/>
                      <w:proofErr w:type="gramStart"/>
                      <w:r w:rsidRPr="00D276D8">
                        <w:rPr>
                          <w:rFonts w:ascii="Consolas" w:hAnsi="Consolas" w:cs="Consolas"/>
                          <w:color w:val="000080"/>
                          <w:sz w:val="19"/>
                          <w:szCs w:val="19"/>
                          <w:highlight w:val="white"/>
                          <w:lang w:val="en-US"/>
                          <w:rPrChange w:id="5844" w:author="ghislain.aine" w:date="2015-11-05T09:18:00Z">
                            <w:rPr>
                              <w:rFonts w:ascii="Consolas" w:hAnsi="Consolas" w:cs="Consolas"/>
                              <w:color w:val="000080"/>
                              <w:sz w:val="19"/>
                              <w:szCs w:val="19"/>
                              <w:highlight w:val="white"/>
                            </w:rPr>
                          </w:rPrChange>
                        </w:rPr>
                        <w:t>propertiesService</w:t>
                      </w:r>
                      <w:proofErr w:type="spellEnd"/>
                      <w:proofErr w:type="gramEnd"/>
                      <w:r w:rsidRPr="00D276D8">
                        <w:rPr>
                          <w:rFonts w:ascii="Consolas" w:hAnsi="Consolas" w:cs="Consolas"/>
                          <w:color w:val="000000"/>
                          <w:sz w:val="19"/>
                          <w:szCs w:val="19"/>
                          <w:highlight w:val="white"/>
                          <w:lang w:val="en-US"/>
                          <w:rPrChange w:id="5845" w:author="ghislain.aine" w:date="2015-11-05T09:18:00Z">
                            <w:rPr>
                              <w:rFonts w:ascii="Consolas" w:hAnsi="Consolas" w:cs="Consolas"/>
                              <w:color w:val="000000"/>
                              <w:sz w:val="19"/>
                              <w:szCs w:val="19"/>
                              <w:highlight w:val="white"/>
                            </w:rPr>
                          </w:rPrChange>
                        </w:rPr>
                        <w:t xml:space="preserve"> = </w:t>
                      </w:r>
                      <w:proofErr w:type="spellStart"/>
                      <w:r w:rsidRPr="00D276D8">
                        <w:rPr>
                          <w:rFonts w:ascii="Consolas" w:hAnsi="Consolas" w:cs="Consolas"/>
                          <w:color w:val="0000FF"/>
                          <w:sz w:val="19"/>
                          <w:szCs w:val="19"/>
                          <w:highlight w:val="white"/>
                          <w:lang w:val="en-US"/>
                          <w:rPrChange w:id="5846" w:author="ghislain.aine" w:date="2015-11-05T09:18:00Z">
                            <w:rPr>
                              <w:rFonts w:ascii="Consolas" w:hAnsi="Consolas" w:cs="Consolas"/>
                              <w:color w:val="0000FF"/>
                              <w:sz w:val="19"/>
                              <w:szCs w:val="19"/>
                              <w:highlight w:val="white"/>
                            </w:rPr>
                          </w:rPrChange>
                        </w:rPr>
                        <w:t>dynamic_cast</w:t>
                      </w:r>
                      <w:proofErr w:type="spellEnd"/>
                      <w:r w:rsidRPr="00D276D8">
                        <w:rPr>
                          <w:rFonts w:ascii="Consolas" w:hAnsi="Consolas" w:cs="Consolas"/>
                          <w:color w:val="000000"/>
                          <w:sz w:val="19"/>
                          <w:szCs w:val="19"/>
                          <w:highlight w:val="white"/>
                          <w:lang w:val="en-US"/>
                          <w:rPrChange w:id="5847" w:author="ghislain.aine" w:date="2015-11-05T09:18:00Z">
                            <w:rPr>
                              <w:rFonts w:ascii="Consolas" w:hAnsi="Consolas" w:cs="Consolas"/>
                              <w:color w:val="000000"/>
                              <w:sz w:val="19"/>
                              <w:szCs w:val="19"/>
                              <w:highlight w:val="white"/>
                            </w:rPr>
                          </w:rPrChange>
                        </w:rPr>
                        <w:t>&lt;</w:t>
                      </w:r>
                      <w:proofErr w:type="spellStart"/>
                      <w:r w:rsidRPr="00D276D8">
                        <w:rPr>
                          <w:rFonts w:ascii="Consolas" w:hAnsi="Consolas" w:cs="Consolas"/>
                          <w:color w:val="216F85"/>
                          <w:sz w:val="19"/>
                          <w:szCs w:val="19"/>
                          <w:highlight w:val="white"/>
                          <w:lang w:val="en-US"/>
                          <w:rPrChange w:id="5848" w:author="ghislain.aine" w:date="2015-11-05T09:18:00Z">
                            <w:rPr>
                              <w:rFonts w:ascii="Consolas" w:hAnsi="Consolas" w:cs="Consolas"/>
                              <w:color w:val="216F85"/>
                              <w:sz w:val="19"/>
                              <w:szCs w:val="19"/>
                              <w:highlight w:val="white"/>
                            </w:rPr>
                          </w:rPrChange>
                        </w:rPr>
                        <w:t>ISwProperties</w:t>
                      </w:r>
                      <w:proofErr w:type="spellEnd"/>
                      <w:r w:rsidRPr="00D276D8">
                        <w:rPr>
                          <w:rFonts w:ascii="Consolas" w:hAnsi="Consolas" w:cs="Consolas"/>
                          <w:color w:val="000000"/>
                          <w:sz w:val="19"/>
                          <w:szCs w:val="19"/>
                          <w:highlight w:val="white"/>
                          <w:lang w:val="en-US"/>
                          <w:rPrChange w:id="5849" w:author="ghislain.aine" w:date="2015-11-05T09:18:00Z">
                            <w:rPr>
                              <w:rFonts w:ascii="Consolas" w:hAnsi="Consolas" w:cs="Consolas"/>
                              <w:color w:val="000000"/>
                              <w:sz w:val="19"/>
                              <w:szCs w:val="19"/>
                              <w:highlight w:val="white"/>
                            </w:rPr>
                          </w:rPrChange>
                        </w:rPr>
                        <w:t xml:space="preserve"> *&gt; (</w:t>
                      </w:r>
                      <w:r w:rsidRPr="00D276D8">
                        <w:rPr>
                          <w:rFonts w:ascii="Consolas" w:hAnsi="Consolas" w:cs="Consolas"/>
                          <w:color w:val="000080"/>
                          <w:sz w:val="19"/>
                          <w:szCs w:val="19"/>
                          <w:highlight w:val="white"/>
                          <w:lang w:val="en-US"/>
                          <w:rPrChange w:id="5850" w:author="ghislain.aine" w:date="2015-11-05T09:18:00Z">
                            <w:rPr>
                              <w:rFonts w:ascii="Consolas" w:hAnsi="Consolas" w:cs="Consolas"/>
                              <w:color w:val="000080"/>
                              <w:sz w:val="19"/>
                              <w:szCs w:val="19"/>
                              <w:highlight w:val="white"/>
                            </w:rPr>
                          </w:rPrChange>
                        </w:rPr>
                        <w:t>services</w:t>
                      </w:r>
                      <w:r w:rsidRPr="00D276D8">
                        <w:rPr>
                          <w:rFonts w:ascii="Consolas" w:hAnsi="Consolas" w:cs="Consolas"/>
                          <w:color w:val="000000"/>
                          <w:sz w:val="19"/>
                          <w:szCs w:val="19"/>
                          <w:highlight w:val="white"/>
                          <w:lang w:val="en-US"/>
                          <w:rPrChange w:id="5851" w:author="ghislain.aine" w:date="2015-11-05T09:18:00Z">
                            <w:rPr>
                              <w:rFonts w:ascii="Consolas" w:hAnsi="Consolas" w:cs="Consolas"/>
                              <w:color w:val="000000"/>
                              <w:sz w:val="19"/>
                              <w:szCs w:val="19"/>
                              <w:highlight w:val="white"/>
                            </w:rPr>
                          </w:rPrChange>
                        </w:rPr>
                        <w:t>);</w:t>
                      </w:r>
                    </w:ins>
                  </w:p>
                  <w:p w:rsidR="00BF1190" w:rsidRPr="00E17FB3" w:rsidRDefault="00D276D8" w:rsidP="00BF1190">
                    <w:pPr>
                      <w:autoSpaceDE w:val="0"/>
                      <w:autoSpaceDN w:val="0"/>
                      <w:adjustRightInd w:val="0"/>
                      <w:jc w:val="left"/>
                      <w:rPr>
                        <w:ins w:id="5852" w:author="ghislain.aine" w:date="2015-11-04T17:24:00Z"/>
                        <w:rFonts w:ascii="Consolas" w:hAnsi="Consolas" w:cs="Consolas"/>
                        <w:color w:val="000000"/>
                        <w:sz w:val="19"/>
                        <w:szCs w:val="19"/>
                        <w:highlight w:val="white"/>
                        <w:lang w:val="en-US"/>
                        <w:rPrChange w:id="5853" w:author="ghislain.aine" w:date="2015-11-05T09:18:00Z">
                          <w:rPr>
                            <w:ins w:id="5854" w:author="ghislain.aine" w:date="2015-11-04T17:24:00Z"/>
                            <w:rFonts w:ascii="Consolas" w:hAnsi="Consolas" w:cs="Consolas"/>
                            <w:color w:val="000000"/>
                            <w:sz w:val="19"/>
                            <w:szCs w:val="19"/>
                            <w:highlight w:val="white"/>
                          </w:rPr>
                        </w:rPrChange>
                      </w:rPr>
                    </w:pPr>
                    <w:ins w:id="5855" w:author="ghislain.aine" w:date="2015-11-04T17:24:00Z">
                      <w:r w:rsidRPr="00D276D8">
                        <w:rPr>
                          <w:rFonts w:ascii="Consolas" w:hAnsi="Consolas" w:cs="Consolas"/>
                          <w:color w:val="000000"/>
                          <w:sz w:val="19"/>
                          <w:szCs w:val="19"/>
                          <w:highlight w:val="white"/>
                          <w:lang w:val="en-US"/>
                          <w:rPrChange w:id="5856" w:author="ghislain.aine" w:date="2015-11-05T09:18:00Z">
                            <w:rPr>
                              <w:rFonts w:ascii="Consolas" w:hAnsi="Consolas" w:cs="Consolas"/>
                              <w:color w:val="000000"/>
                              <w:sz w:val="19"/>
                              <w:szCs w:val="19"/>
                              <w:highlight w:val="white"/>
                            </w:rPr>
                          </w:rPrChange>
                        </w:rPr>
                        <w:t>}</w:t>
                      </w:r>
                    </w:ins>
                  </w:p>
                  <w:p w:rsidR="00BF1190" w:rsidRPr="00E71FE0" w:rsidDel="00D2264E" w:rsidRDefault="00D276D8" w:rsidP="00BF1190">
                    <w:pPr>
                      <w:rPr>
                        <w:del w:id="5857" w:author="ghislain.aine" w:date="2015-11-04T17:24:00Z"/>
                        <w:lang w:val="en-US"/>
                      </w:rPr>
                    </w:pPr>
                    <w:proofErr w:type="spellStart"/>
                    <w:proofErr w:type="gramStart"/>
                    <w:ins w:id="5858" w:author="ghislain.aine" w:date="2015-11-04T17:24:00Z">
                      <w:r w:rsidRPr="00D276D8">
                        <w:rPr>
                          <w:rFonts w:ascii="Consolas" w:hAnsi="Consolas" w:cs="Consolas"/>
                          <w:color w:val="000080"/>
                          <w:sz w:val="19"/>
                          <w:szCs w:val="19"/>
                          <w:highlight w:val="white"/>
                          <w:lang w:val="en-US"/>
                          <w:rPrChange w:id="5859" w:author="ghislain.aine" w:date="2015-11-05T09:18:00Z">
                            <w:rPr>
                              <w:rFonts w:ascii="Consolas" w:hAnsi="Consolas" w:cs="Consolas"/>
                              <w:color w:val="000080"/>
                              <w:sz w:val="19"/>
                              <w:szCs w:val="19"/>
                              <w:highlight w:val="white"/>
                            </w:rPr>
                          </w:rPrChange>
                        </w:rPr>
                        <w:t>propertiesService</w:t>
                      </w:r>
                      <w:proofErr w:type="spellEnd"/>
                      <w:proofErr w:type="gramEnd"/>
                      <w:r w:rsidRPr="00D276D8">
                        <w:rPr>
                          <w:rFonts w:ascii="Consolas" w:hAnsi="Consolas" w:cs="Consolas"/>
                          <w:color w:val="000000"/>
                          <w:sz w:val="19"/>
                          <w:szCs w:val="19"/>
                          <w:highlight w:val="white"/>
                          <w:lang w:val="en-US"/>
                          <w:rPrChange w:id="5860" w:author="ghislain.aine" w:date="2015-11-05T09:18:00Z">
                            <w:rPr>
                              <w:rFonts w:ascii="Consolas" w:hAnsi="Consolas" w:cs="Consolas"/>
                              <w:color w:val="000000"/>
                              <w:sz w:val="19"/>
                              <w:szCs w:val="19"/>
                              <w:highlight w:val="white"/>
                            </w:rPr>
                          </w:rPrChange>
                        </w:rPr>
                        <w:t>-&gt;</w:t>
                      </w:r>
                      <w:proofErr w:type="spellStart"/>
                      <w:r w:rsidRPr="00D276D8">
                        <w:rPr>
                          <w:rFonts w:ascii="Consolas" w:hAnsi="Consolas" w:cs="Consolas"/>
                          <w:color w:val="880000"/>
                          <w:sz w:val="19"/>
                          <w:szCs w:val="19"/>
                          <w:highlight w:val="white"/>
                          <w:lang w:val="en-US"/>
                          <w:rPrChange w:id="5861" w:author="ghislain.aine" w:date="2015-11-05T09:18:00Z">
                            <w:rPr>
                              <w:rFonts w:ascii="Consolas" w:hAnsi="Consolas" w:cs="Consolas"/>
                              <w:color w:val="880000"/>
                              <w:sz w:val="19"/>
                              <w:szCs w:val="19"/>
                              <w:highlight w:val="white"/>
                            </w:rPr>
                          </w:rPrChange>
                        </w:rPr>
                        <w:t>DestroyProperty</w:t>
                      </w:r>
                      <w:proofErr w:type="spellEnd"/>
                      <w:r w:rsidRPr="00D276D8">
                        <w:rPr>
                          <w:rFonts w:ascii="Consolas" w:hAnsi="Consolas" w:cs="Consolas"/>
                          <w:color w:val="000000"/>
                          <w:sz w:val="19"/>
                          <w:szCs w:val="19"/>
                          <w:highlight w:val="white"/>
                          <w:lang w:val="en-US"/>
                          <w:rPrChange w:id="5862" w:author="ghislain.aine" w:date="2015-11-05T09:18:00Z">
                            <w:rPr>
                              <w:rFonts w:ascii="Consolas" w:hAnsi="Consolas" w:cs="Consolas"/>
                              <w:color w:val="000000"/>
                              <w:sz w:val="19"/>
                              <w:szCs w:val="19"/>
                              <w:highlight w:val="white"/>
                            </w:rPr>
                          </w:rPrChange>
                        </w:rPr>
                        <w:t>(</w:t>
                      </w:r>
                      <w:r w:rsidRPr="00D276D8">
                        <w:rPr>
                          <w:rFonts w:ascii="Consolas" w:hAnsi="Consolas" w:cs="Consolas"/>
                          <w:color w:val="A31515"/>
                          <w:sz w:val="19"/>
                          <w:szCs w:val="19"/>
                          <w:highlight w:val="white"/>
                          <w:lang w:val="en-US"/>
                          <w:rPrChange w:id="5863" w:author="ghislain.aine" w:date="2015-11-05T09:18:00Z">
                            <w:rPr>
                              <w:rFonts w:ascii="Consolas" w:hAnsi="Consolas" w:cs="Consolas"/>
                              <w:color w:val="A31515"/>
                              <w:sz w:val="19"/>
                              <w:szCs w:val="19"/>
                              <w:highlight w:val="white"/>
                            </w:rPr>
                          </w:rPrChange>
                        </w:rPr>
                        <w:t>"</w:t>
                      </w:r>
                      <w:proofErr w:type="spellStart"/>
                      <w:r w:rsidRPr="00D276D8">
                        <w:rPr>
                          <w:rFonts w:ascii="Consolas" w:hAnsi="Consolas" w:cs="Consolas"/>
                          <w:color w:val="A31515"/>
                          <w:sz w:val="19"/>
                          <w:szCs w:val="19"/>
                          <w:highlight w:val="white"/>
                          <w:lang w:val="en-US"/>
                          <w:rPrChange w:id="5864" w:author="ghislain.aine" w:date="2015-11-05T09:18:00Z">
                            <w:rPr>
                              <w:rFonts w:ascii="Consolas" w:hAnsi="Consolas" w:cs="Consolas"/>
                              <w:color w:val="A31515"/>
                              <w:sz w:val="19"/>
                              <w:szCs w:val="19"/>
                              <w:highlight w:val="white"/>
                            </w:rPr>
                          </w:rPrChange>
                        </w:rPr>
                        <w:t>Test.periode</w:t>
                      </w:r>
                      <w:proofErr w:type="spellEnd"/>
                      <w:r w:rsidRPr="00D276D8">
                        <w:rPr>
                          <w:rFonts w:ascii="Consolas" w:hAnsi="Consolas" w:cs="Consolas"/>
                          <w:color w:val="A31515"/>
                          <w:sz w:val="19"/>
                          <w:szCs w:val="19"/>
                          <w:highlight w:val="white"/>
                          <w:lang w:val="en-US"/>
                          <w:rPrChange w:id="5865" w:author="ghislain.aine" w:date="2015-11-05T09:18:00Z">
                            <w:rPr>
                              <w:rFonts w:ascii="Consolas" w:hAnsi="Consolas" w:cs="Consolas"/>
                              <w:color w:val="A31515"/>
                              <w:sz w:val="19"/>
                              <w:szCs w:val="19"/>
                              <w:highlight w:val="white"/>
                            </w:rPr>
                          </w:rPrChange>
                        </w:rPr>
                        <w:t>"</w:t>
                      </w:r>
                      <w:r w:rsidRPr="00D276D8">
                        <w:rPr>
                          <w:rFonts w:ascii="Consolas" w:hAnsi="Consolas" w:cs="Consolas"/>
                          <w:color w:val="000000"/>
                          <w:sz w:val="19"/>
                          <w:szCs w:val="19"/>
                          <w:highlight w:val="white"/>
                          <w:lang w:val="en-US"/>
                          <w:rPrChange w:id="5866" w:author="ghislain.aine" w:date="2015-11-05T09:18:00Z">
                            <w:rPr>
                              <w:rFonts w:ascii="Consolas" w:hAnsi="Consolas" w:cs="Consolas"/>
                              <w:color w:val="000000"/>
                              <w:sz w:val="19"/>
                              <w:szCs w:val="19"/>
                              <w:highlight w:val="white"/>
                            </w:rPr>
                          </w:rPrChange>
                        </w:rPr>
                        <w:t>);</w:t>
                      </w:r>
                    </w:ins>
                    <w:del w:id="5867" w:author="ghislain.aine" w:date="2015-11-04T17:24:00Z">
                      <w:r w:rsidR="00BF1190" w:rsidRPr="00353E92" w:rsidDel="00D2264E">
                        <w:rPr>
                          <w:rFonts w:ascii="Consolas" w:hAnsi="Consolas" w:cs="Consolas"/>
                          <w:color w:val="0000FF"/>
                          <w:sz w:val="19"/>
                          <w:szCs w:val="19"/>
                          <w:highlight w:val="white"/>
                          <w:lang w:val="en-US"/>
                        </w:rPr>
                        <w:delText>Q_PROPERTY</w:delText>
                      </w:r>
                      <w:r w:rsidR="00BF1190" w:rsidRPr="00353E92" w:rsidDel="00D2264E">
                        <w:rPr>
                          <w:rFonts w:ascii="Consolas" w:hAnsi="Consolas" w:cs="Consolas"/>
                          <w:color w:val="000000"/>
                          <w:sz w:val="19"/>
                          <w:szCs w:val="19"/>
                          <w:highlight w:val="white"/>
                          <w:lang w:val="en-US"/>
                        </w:rPr>
                        <w:delText>(</w:delText>
                      </w:r>
                      <w:r w:rsidR="00BF1190" w:rsidRPr="00353E92" w:rsidDel="00D2264E">
                        <w:rPr>
                          <w:rFonts w:ascii="Consolas" w:hAnsi="Consolas" w:cs="Consolas"/>
                          <w:color w:val="0000FF"/>
                          <w:sz w:val="19"/>
                          <w:szCs w:val="19"/>
                          <w:highlight w:val="white"/>
                          <w:lang w:val="en-US"/>
                        </w:rPr>
                        <w:delText>int</w:delText>
                      </w:r>
                      <w:r w:rsidR="00BF1190" w:rsidRPr="00353E92" w:rsidDel="00D2264E">
                        <w:rPr>
                          <w:rFonts w:ascii="Consolas" w:hAnsi="Consolas" w:cs="Consolas"/>
                          <w:color w:val="000000"/>
                          <w:sz w:val="19"/>
                          <w:szCs w:val="19"/>
                          <w:highlight w:val="white"/>
                          <w:lang w:val="en-US"/>
                        </w:rPr>
                        <w:delText xml:space="preserve"> </w:delText>
                      </w:r>
                      <w:r w:rsidR="00BF1190" w:rsidRPr="00353E92" w:rsidDel="00D2264E">
                        <w:rPr>
                          <w:rFonts w:ascii="Consolas" w:hAnsi="Consolas" w:cs="Consolas"/>
                          <w:color w:val="000080"/>
                          <w:sz w:val="19"/>
                          <w:szCs w:val="19"/>
                          <w:highlight w:val="white"/>
                          <w:lang w:val="en-US"/>
                        </w:rPr>
                        <w:delText>step</w:delText>
                      </w:r>
                      <w:r w:rsidR="00BF1190" w:rsidRPr="00353E92" w:rsidDel="00D2264E">
                        <w:rPr>
                          <w:rFonts w:ascii="Consolas" w:hAnsi="Consolas" w:cs="Consolas"/>
                          <w:color w:val="000000"/>
                          <w:sz w:val="19"/>
                          <w:szCs w:val="19"/>
                          <w:highlight w:val="white"/>
                          <w:lang w:val="en-US"/>
                        </w:rPr>
                        <w:delText xml:space="preserve"> </w:delText>
                      </w:r>
                      <w:r w:rsidR="00BF1190" w:rsidRPr="00353E92" w:rsidDel="00D2264E">
                        <w:rPr>
                          <w:rFonts w:ascii="Consolas" w:hAnsi="Consolas" w:cs="Consolas"/>
                          <w:color w:val="000080"/>
                          <w:sz w:val="19"/>
                          <w:szCs w:val="19"/>
                          <w:highlight w:val="white"/>
                          <w:lang w:val="en-US"/>
                        </w:rPr>
                        <w:delText>READ</w:delText>
                      </w:r>
                      <w:r w:rsidR="00BF1190" w:rsidRPr="00353E92" w:rsidDel="00D2264E">
                        <w:rPr>
                          <w:rFonts w:ascii="Consolas" w:hAnsi="Consolas" w:cs="Consolas"/>
                          <w:color w:val="000000"/>
                          <w:sz w:val="19"/>
                          <w:szCs w:val="19"/>
                          <w:highlight w:val="white"/>
                          <w:lang w:val="en-US"/>
                        </w:rPr>
                        <w:delText xml:space="preserve"> </w:delText>
                      </w:r>
                      <w:r w:rsidR="00BF1190" w:rsidRPr="00353E92" w:rsidDel="00D2264E">
                        <w:rPr>
                          <w:rFonts w:ascii="Consolas" w:hAnsi="Consolas" w:cs="Consolas"/>
                          <w:color w:val="880000"/>
                          <w:sz w:val="19"/>
                          <w:szCs w:val="19"/>
                          <w:highlight w:val="white"/>
                          <w:lang w:val="en-US"/>
                        </w:rPr>
                        <w:delText>getStep</w:delText>
                      </w:r>
                      <w:r w:rsidR="00BF1190" w:rsidRPr="00353E92" w:rsidDel="00D2264E">
                        <w:rPr>
                          <w:rFonts w:ascii="Consolas" w:hAnsi="Consolas" w:cs="Consolas"/>
                          <w:color w:val="000000"/>
                          <w:sz w:val="19"/>
                          <w:szCs w:val="19"/>
                          <w:highlight w:val="white"/>
                          <w:lang w:val="en-US"/>
                        </w:rPr>
                        <w:delText xml:space="preserve"> </w:delText>
                      </w:r>
                      <w:r w:rsidR="00BF1190" w:rsidRPr="00353E92" w:rsidDel="00D2264E">
                        <w:rPr>
                          <w:rFonts w:ascii="Consolas" w:hAnsi="Consolas" w:cs="Consolas"/>
                          <w:color w:val="000080"/>
                          <w:sz w:val="19"/>
                          <w:szCs w:val="19"/>
                          <w:highlight w:val="white"/>
                          <w:lang w:val="en-US"/>
                        </w:rPr>
                        <w:delText>WRITE</w:delText>
                      </w:r>
                      <w:r w:rsidR="00BF1190" w:rsidRPr="00353E92" w:rsidDel="00D2264E">
                        <w:rPr>
                          <w:rFonts w:ascii="Consolas" w:hAnsi="Consolas" w:cs="Consolas"/>
                          <w:color w:val="000000"/>
                          <w:sz w:val="19"/>
                          <w:szCs w:val="19"/>
                          <w:highlight w:val="white"/>
                          <w:lang w:val="en-US"/>
                        </w:rPr>
                        <w:delText xml:space="preserve"> </w:delText>
                      </w:r>
                      <w:r w:rsidR="00BF1190" w:rsidRPr="00353E92" w:rsidDel="00D2264E">
                        <w:rPr>
                          <w:rFonts w:ascii="Consolas" w:hAnsi="Consolas" w:cs="Consolas"/>
                          <w:color w:val="880000"/>
                          <w:sz w:val="19"/>
                          <w:szCs w:val="19"/>
                          <w:highlight w:val="white"/>
                          <w:lang w:val="en-US"/>
                        </w:rPr>
                        <w:delText>setStep</w:delText>
                      </w:r>
                      <w:r w:rsidR="00BF1190" w:rsidRPr="00353E92" w:rsidDel="00D2264E">
                        <w:rPr>
                          <w:rFonts w:ascii="Consolas" w:hAnsi="Consolas" w:cs="Consolas"/>
                          <w:color w:val="000000"/>
                          <w:sz w:val="19"/>
                          <w:szCs w:val="19"/>
                          <w:highlight w:val="white"/>
                          <w:lang w:val="en-US"/>
                        </w:rPr>
                        <w:delText>)</w:delText>
                      </w:r>
                    </w:del>
                  </w:p>
                  <w:p w:rsidR="00BF1190" w:rsidRDefault="00BF1190" w:rsidP="00BF1190">
                    <w:pPr>
                      <w:autoSpaceDE w:val="0"/>
                      <w:autoSpaceDN w:val="0"/>
                      <w:adjustRightInd w:val="0"/>
                      <w:jc w:val="left"/>
                      <w:rPr>
                        <w:lang w:val="en-US"/>
                      </w:rPr>
                    </w:pPr>
                    <w:del w:id="5868" w:author="ghislain.aine" w:date="2015-11-04T17:24:00Z">
                      <w:r w:rsidRPr="00C21435" w:rsidDel="00D2264E">
                        <w:rPr>
                          <w:rFonts w:ascii="Consolas" w:hAnsi="Consolas" w:cs="Consolas"/>
                          <w:color w:val="0000FF"/>
                          <w:sz w:val="19"/>
                          <w:szCs w:val="19"/>
                          <w:highlight w:val="white"/>
                          <w:lang w:val="en-US"/>
                        </w:rPr>
                        <w:delText>Q_PROPERTY</w:delText>
                      </w:r>
                      <w:r w:rsidRPr="00C21435" w:rsidDel="00D2264E">
                        <w:rPr>
                          <w:rFonts w:ascii="Consolas" w:hAnsi="Consolas" w:cs="Consolas"/>
                          <w:color w:val="000000"/>
                          <w:sz w:val="19"/>
                          <w:szCs w:val="19"/>
                          <w:highlight w:val="white"/>
                          <w:lang w:val="en-US"/>
                        </w:rPr>
                        <w:delText>(</w:delText>
                      </w:r>
                      <w:r w:rsidRPr="00C21435" w:rsidDel="00D2264E">
                        <w:rPr>
                          <w:rFonts w:ascii="Consolas" w:hAnsi="Consolas" w:cs="Consolas"/>
                          <w:color w:val="0000FF"/>
                          <w:sz w:val="19"/>
                          <w:szCs w:val="19"/>
                          <w:highlight w:val="white"/>
                          <w:lang w:val="en-US"/>
                        </w:rPr>
                        <w:delText>int</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000080"/>
                          <w:sz w:val="19"/>
                          <w:szCs w:val="19"/>
                          <w:highlight w:val="white"/>
                          <w:lang w:val="en-US"/>
                        </w:rPr>
                        <w:delText>period</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000080"/>
                          <w:sz w:val="19"/>
                          <w:szCs w:val="19"/>
                          <w:highlight w:val="white"/>
                          <w:lang w:val="en-US"/>
                        </w:rPr>
                        <w:delText>READ</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880000"/>
                          <w:sz w:val="19"/>
                          <w:szCs w:val="19"/>
                          <w:highlight w:val="white"/>
                          <w:lang w:val="en-US"/>
                        </w:rPr>
                        <w:delText>getPeriod</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000080"/>
                          <w:sz w:val="19"/>
                          <w:szCs w:val="19"/>
                          <w:highlight w:val="white"/>
                          <w:lang w:val="en-US"/>
                        </w:rPr>
                        <w:delText>WRITE</w:delText>
                      </w:r>
                      <w:r w:rsidRPr="00C21435" w:rsidDel="00D2264E">
                        <w:rPr>
                          <w:rFonts w:ascii="Consolas" w:hAnsi="Consolas" w:cs="Consolas"/>
                          <w:color w:val="000000"/>
                          <w:sz w:val="19"/>
                          <w:szCs w:val="19"/>
                          <w:highlight w:val="white"/>
                          <w:lang w:val="en-US"/>
                        </w:rPr>
                        <w:delText xml:space="preserve"> </w:delText>
                      </w:r>
                      <w:r w:rsidRPr="00C21435" w:rsidDel="00D2264E">
                        <w:rPr>
                          <w:rFonts w:ascii="Consolas" w:hAnsi="Consolas" w:cs="Consolas"/>
                          <w:color w:val="880000"/>
                          <w:sz w:val="19"/>
                          <w:szCs w:val="19"/>
                          <w:highlight w:val="white"/>
                          <w:lang w:val="en-US"/>
                        </w:rPr>
                        <w:delText>setPeriod</w:delText>
                      </w:r>
                      <w:r w:rsidRPr="00C21435" w:rsidDel="00D2264E">
                        <w:rPr>
                          <w:rFonts w:ascii="Consolas" w:hAnsi="Consolas" w:cs="Consolas"/>
                          <w:color w:val="000000"/>
                          <w:sz w:val="19"/>
                          <w:szCs w:val="19"/>
                          <w:highlight w:val="white"/>
                          <w:lang w:val="en-US"/>
                        </w:rPr>
                        <w:delText>)</w:delText>
                      </w:r>
                    </w:del>
                  </w:p>
                </w:txbxContent>
              </v:textbox>
              <w10:wrap type="none"/>
              <w10:anchorlock/>
            </v:shape>
          </w:pict>
        </w:r>
      </w:ins>
    </w:p>
    <w:p w:rsidR="00BF1190" w:rsidDel="00D2264E" w:rsidRDefault="00BF1190" w:rsidP="00BF1190">
      <w:pPr>
        <w:pStyle w:val="Code"/>
        <w:rPr>
          <w:del w:id="5869" w:author="ghislain.aine" w:date="2015-11-04T17:24:00Z"/>
          <w:noProof/>
          <w:lang w:val="en-US"/>
        </w:rPr>
      </w:pPr>
      <w:del w:id="5870" w:author="ghislain.aine" w:date="2015-11-04T17:24:00Z">
        <w:r w:rsidRPr="00B20A71" w:rsidDel="00D2264E">
          <w:rPr>
            <w:noProof/>
            <w:lang w:val="en-US"/>
          </w:rPr>
          <w:delText xml:space="preserve">ISwService * services = </w:delText>
        </w:r>
        <w:r w:rsidRPr="00B20A71" w:rsidDel="00D2264E">
          <w:rPr>
            <w:noProof/>
            <w:color w:val="0000FF"/>
            <w:lang w:val="en-US"/>
          </w:rPr>
          <w:delText>this</w:delText>
        </w:r>
        <w:r w:rsidRPr="00B20A71" w:rsidDel="00D2264E">
          <w:rPr>
            <w:noProof/>
            <w:lang w:val="en-US"/>
          </w:rPr>
          <w:delText>-&gt;</w:delText>
        </w:r>
        <w:r w:rsidDel="00D2264E">
          <w:rPr>
            <w:noProof/>
            <w:lang w:val="en-US"/>
          </w:rPr>
          <w:delText xml:space="preserve"> </w:delText>
        </w:r>
        <w:r w:rsidRPr="00B20A71" w:rsidDel="00D2264E">
          <w:rPr>
            <w:noProof/>
            <w:lang w:val="en-US"/>
          </w:rPr>
          <w:delText>QueryService(CG_SW_SERVICE_PROPERTIES);</w:delText>
        </w:r>
      </w:del>
    </w:p>
    <w:p w:rsidR="00BF1190" w:rsidDel="00D2264E" w:rsidRDefault="00BF1190" w:rsidP="00BF1190">
      <w:pPr>
        <w:pStyle w:val="Code"/>
        <w:rPr>
          <w:del w:id="5871" w:author="ghislain.aine" w:date="2015-11-04T17:24:00Z"/>
          <w:noProof/>
          <w:lang w:val="en-US"/>
        </w:rPr>
      </w:pPr>
      <w:del w:id="5872" w:author="ghislain.aine" w:date="2015-11-04T17:24:00Z">
        <w:r w:rsidRPr="00B20A71" w:rsidDel="00D2264E">
          <w:rPr>
            <w:noProof/>
            <w:lang w:val="en-US"/>
          </w:rPr>
          <w:delText>ISwProperties * propertiesService;</w:delText>
        </w:r>
      </w:del>
    </w:p>
    <w:p w:rsidR="00BF1190" w:rsidDel="00D2264E" w:rsidRDefault="00BF1190" w:rsidP="00BF1190">
      <w:pPr>
        <w:pStyle w:val="Code"/>
        <w:rPr>
          <w:del w:id="5873" w:author="ghislain.aine" w:date="2015-11-04T17:24:00Z"/>
          <w:noProof/>
          <w:lang w:val="en-US"/>
        </w:rPr>
      </w:pPr>
      <w:del w:id="5874" w:author="ghislain.aine" w:date="2015-11-04T17:24:00Z">
        <w:r w:rsidRPr="00B20A71" w:rsidDel="00D2264E">
          <w:rPr>
            <w:noProof/>
            <w:color w:val="0000FF"/>
            <w:lang w:val="en-US"/>
          </w:rPr>
          <w:delText>if</w:delText>
        </w:r>
        <w:r w:rsidRPr="00B20A71" w:rsidDel="00D2264E">
          <w:rPr>
            <w:noProof/>
            <w:lang w:val="en-US"/>
          </w:rPr>
          <w:delText xml:space="preserve"> (services)</w:delText>
        </w:r>
      </w:del>
    </w:p>
    <w:p w:rsidR="00BF1190" w:rsidDel="00D2264E" w:rsidRDefault="00BF1190" w:rsidP="00BF1190">
      <w:pPr>
        <w:pStyle w:val="Code"/>
        <w:rPr>
          <w:del w:id="5875" w:author="ghislain.aine" w:date="2015-11-04T17:24:00Z"/>
          <w:noProof/>
          <w:lang w:val="en-US"/>
        </w:rPr>
      </w:pPr>
      <w:del w:id="5876" w:author="ghislain.aine" w:date="2015-11-04T17:24:00Z">
        <w:r w:rsidRPr="00B20A71" w:rsidDel="00D2264E">
          <w:rPr>
            <w:noProof/>
            <w:lang w:val="en-US"/>
          </w:rPr>
          <w:delText>{</w:delText>
        </w:r>
      </w:del>
    </w:p>
    <w:p w:rsidR="00BF1190" w:rsidDel="00D2264E" w:rsidRDefault="00BF1190" w:rsidP="00BF1190">
      <w:pPr>
        <w:pStyle w:val="Code"/>
        <w:rPr>
          <w:del w:id="5877" w:author="ghislain.aine" w:date="2015-11-04T17:24:00Z"/>
          <w:noProof/>
          <w:lang w:val="en-US"/>
        </w:rPr>
      </w:pPr>
      <w:del w:id="5878" w:author="ghislain.aine" w:date="2015-11-04T17:24:00Z">
        <w:r w:rsidRPr="00B20A71" w:rsidDel="00D2264E">
          <w:rPr>
            <w:noProof/>
            <w:lang w:val="en-US"/>
          </w:rPr>
          <w:tab/>
          <w:delText xml:space="preserve">propertiesService = </w:delText>
        </w:r>
        <w:r w:rsidRPr="00B20A71" w:rsidDel="00D2264E">
          <w:rPr>
            <w:noProof/>
            <w:color w:val="0000FF"/>
            <w:lang w:val="en-US"/>
          </w:rPr>
          <w:delText>dynamic_cast</w:delText>
        </w:r>
        <w:r w:rsidRPr="00B20A71" w:rsidDel="00D2264E">
          <w:rPr>
            <w:noProof/>
            <w:lang w:val="en-US"/>
          </w:rPr>
          <w:delText>&lt;ISwProperties *&gt; (services);</w:delText>
        </w:r>
      </w:del>
    </w:p>
    <w:p w:rsidR="00BF1190" w:rsidDel="00D2264E" w:rsidRDefault="00BF1190" w:rsidP="00BF1190">
      <w:pPr>
        <w:pStyle w:val="Code"/>
        <w:rPr>
          <w:del w:id="5879" w:author="ghislain.aine" w:date="2015-11-04T17:24:00Z"/>
          <w:noProof/>
          <w:lang w:val="en-US"/>
        </w:rPr>
      </w:pPr>
      <w:del w:id="5880" w:author="ghislain.aine" w:date="2015-11-04T17:24:00Z">
        <w:r w:rsidRPr="00B20A71" w:rsidDel="00D2264E">
          <w:rPr>
            <w:noProof/>
            <w:lang w:val="en-US"/>
          </w:rPr>
          <w:delText>}</w:delText>
        </w:r>
      </w:del>
    </w:p>
    <w:p w:rsidR="00BF1190" w:rsidDel="00D2264E" w:rsidRDefault="00BF1190" w:rsidP="00BF1190">
      <w:pPr>
        <w:pStyle w:val="Code"/>
        <w:rPr>
          <w:del w:id="5881" w:author="ghislain.aine" w:date="2015-11-04T17:24:00Z"/>
          <w:noProof/>
          <w:lang w:val="en-US"/>
        </w:rPr>
      </w:pPr>
      <w:del w:id="5882" w:author="ghislain.aine" w:date="2015-11-04T17:24:00Z">
        <w:r w:rsidRPr="00B20A71" w:rsidDel="00D2264E">
          <w:rPr>
            <w:noProof/>
            <w:lang w:val="en-US"/>
          </w:rPr>
          <w:delText>propertiesService-&gt;DestroyProperty(</w:delText>
        </w:r>
        <w:r w:rsidRPr="00B20A71" w:rsidDel="00D2264E">
          <w:rPr>
            <w:noProof/>
            <w:color w:val="A31515"/>
            <w:lang w:val="en-US"/>
          </w:rPr>
          <w:delText>"Test.periode"</w:delText>
        </w:r>
        <w:r w:rsidRPr="00B20A71" w:rsidDel="00D2264E">
          <w:rPr>
            <w:noProof/>
            <w:lang w:val="en-US"/>
          </w:rPr>
          <w:delText>);</w:delText>
        </w:r>
      </w:del>
    </w:p>
    <w:p w:rsidR="00BF1190" w:rsidRPr="0009409C" w:rsidRDefault="00BF1190" w:rsidP="00BF1190">
      <w:pPr>
        <w:rPr>
          <w:lang w:val="en-US"/>
        </w:rPr>
      </w:pPr>
    </w:p>
    <w:p w:rsidR="00BF1190" w:rsidRDefault="00BF1190" w:rsidP="00BF1190">
      <w:pPr>
        <w:pStyle w:val="Paragraphedeliste"/>
        <w:numPr>
          <w:ilvl w:val="0"/>
          <w:numId w:val="27"/>
        </w:numPr>
      </w:pPr>
      <w:r>
        <w:t>Optionnel : supprimer une propriété lors de l'initialisation</w:t>
      </w:r>
    </w:p>
    <w:p w:rsidR="00BF1190" w:rsidRDefault="00BF1190" w:rsidP="00BF1190"/>
    <w:p w:rsidR="00BF1190" w:rsidRDefault="00BF1190" w:rsidP="00BF1190">
      <w:r>
        <w:t>Il est également possible de créer une propriété à partir d'une énumération. Pour cela, l'</w:t>
      </w:r>
      <w:proofErr w:type="spellStart"/>
      <w:r>
        <w:t>enum</w:t>
      </w:r>
      <w:proofErr w:type="spellEnd"/>
      <w:r>
        <w:t xml:space="preserve"> doit être créé à l'aide de la macro Qt.</w:t>
      </w:r>
    </w:p>
    <w:p w:rsidR="00BF1190" w:rsidRDefault="00BF1190" w:rsidP="00BF1190">
      <w:pPr>
        <w:pStyle w:val="Paragraphedeliste"/>
      </w:pPr>
    </w:p>
    <w:p w:rsidR="00BF1190" w:rsidRDefault="00BF1190" w:rsidP="00BF1190">
      <w:pPr>
        <w:pStyle w:val="Paragraphedeliste"/>
        <w:numPr>
          <w:ilvl w:val="0"/>
          <w:numId w:val="27"/>
        </w:numPr>
      </w:pPr>
      <w:r w:rsidRPr="00F32F0A">
        <w:t>Optionnel</w:t>
      </w:r>
      <w:r>
        <w:t xml:space="preserve"> : ajouter une propriété avec un </w:t>
      </w:r>
      <w:proofErr w:type="spellStart"/>
      <w:r>
        <w:t>enum</w:t>
      </w:r>
      <w:proofErr w:type="spellEnd"/>
    </w:p>
    <w:p w:rsidR="00BF1190" w:rsidRDefault="00BF1190" w:rsidP="00BF1190">
      <w:pPr>
        <w:pStyle w:val="Paragraphedeliste"/>
      </w:pPr>
    </w:p>
    <w:p w:rsidR="00BF1190" w:rsidRDefault="00BF1190" w:rsidP="00BF1190">
      <w:pPr>
        <w:pStyle w:val="Titre3"/>
      </w:pPr>
      <w:bookmarkStart w:id="5883" w:name="_Toc462985397"/>
      <w:r>
        <w:t>Des propriétés dynamiques</w:t>
      </w:r>
      <w:bookmarkEnd w:id="5883"/>
    </w:p>
    <w:p w:rsidR="00BF1190" w:rsidRDefault="00BF1190" w:rsidP="00BF1190">
      <w:r>
        <w:t xml:space="preserve">Le service de propriétés est dynamique, c'est à dire qu'il est possible de créer des propriétés à la volée à n'importe quel moment. Cela est très utile pour ajouter ou supprimer des propriétés d'un composant sur changement d'une de ses propriétés. </w:t>
      </w:r>
    </w:p>
    <w:p w:rsidR="00BF1190" w:rsidRDefault="00BF1190" w:rsidP="00BF1190"/>
    <w:p w:rsidR="00BF1190" w:rsidRDefault="00BF1190" w:rsidP="00BF1190">
      <w:r>
        <w:rPr>
          <w:noProof/>
          <w:lang w:eastAsia="fr-FR"/>
        </w:rPr>
        <w:drawing>
          <wp:anchor distT="0" distB="0" distL="114300" distR="114300" simplePos="0" relativeHeight="251666432" behindDoc="0" locked="0" layoutInCell="1" allowOverlap="1">
            <wp:simplePos x="0" y="0"/>
            <wp:positionH relativeFrom="column">
              <wp:posOffset>-4445</wp:posOffset>
            </wp:positionH>
            <wp:positionV relativeFrom="paragraph">
              <wp:posOffset>53975</wp:posOffset>
            </wp:positionV>
            <wp:extent cx="2847975" cy="1933575"/>
            <wp:effectExtent l="19050" t="0" r="9525" b="0"/>
            <wp:wrapSquare wrapText="bothSides"/>
            <wp:docPr id="12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0" cstate="print"/>
                    <a:srcRect/>
                    <a:stretch>
                      <a:fillRect/>
                    </a:stretch>
                  </pic:blipFill>
                  <pic:spPr bwMode="auto">
                    <a:xfrm>
                      <a:off x="0" y="0"/>
                      <a:ext cx="2847975" cy="1933575"/>
                    </a:xfrm>
                    <a:prstGeom prst="rect">
                      <a:avLst/>
                    </a:prstGeom>
                    <a:noFill/>
                    <a:ln w="9525">
                      <a:noFill/>
                      <a:miter lim="800000"/>
                      <a:headEnd/>
                      <a:tailEnd/>
                    </a:ln>
                  </pic:spPr>
                </pic:pic>
              </a:graphicData>
            </a:graphic>
          </wp:anchor>
        </w:drawing>
      </w:r>
      <w:r>
        <w:t>Ici, la propriété "</w:t>
      </w:r>
      <w:proofErr w:type="spellStart"/>
      <w:r>
        <w:t>filteredRangeCount</w:t>
      </w:r>
      <w:proofErr w:type="spellEnd"/>
      <w:r>
        <w:t>" définit le nombre de sous sections "</w:t>
      </w:r>
      <w:proofErr w:type="spellStart"/>
      <w:r>
        <w:t>Range_</w:t>
      </w:r>
      <w:proofErr w:type="spellEnd"/>
      <w:r>
        <w:t>*". Sur changement de la première propriété, les sections suivantes sont mise à jour, suppression / ajout des sections.</w:t>
      </w:r>
    </w:p>
    <w:p w:rsidR="00BF1190" w:rsidRDefault="00BF1190" w:rsidP="00BF1190"/>
    <w:p w:rsidR="00BF1190" w:rsidRDefault="00BF1190" w:rsidP="00BF1190">
      <w:r>
        <w:t>D'un autre coté, la propriété "</w:t>
      </w:r>
      <w:proofErr w:type="spellStart"/>
      <w:r>
        <w:t>hasMinBound</w:t>
      </w:r>
      <w:proofErr w:type="spellEnd"/>
      <w:r>
        <w:t xml:space="preserve">", ajoute une section "Min </w:t>
      </w:r>
      <w:proofErr w:type="spellStart"/>
      <w:r>
        <w:t>bound</w:t>
      </w:r>
      <w:proofErr w:type="spellEnd"/>
      <w:r>
        <w:t>" si sa valeur est mise à "</w:t>
      </w:r>
      <w:proofErr w:type="spellStart"/>
      <w:r>
        <w:t>true</w:t>
      </w:r>
      <w:proofErr w:type="spellEnd"/>
      <w:r>
        <w:t>".</w:t>
      </w:r>
    </w:p>
    <w:p w:rsidR="00BF1190" w:rsidRDefault="00BF1190" w:rsidP="00BF1190">
      <w:pPr>
        <w:pStyle w:val="Titre2"/>
        <w:numPr>
          <w:ilvl w:val="0"/>
          <w:numId w:val="0"/>
        </w:numPr>
        <w:ind w:left="993"/>
      </w:pPr>
    </w:p>
    <w:p w:rsidR="00BF1190" w:rsidRDefault="00BF1190" w:rsidP="00BF1190">
      <w:r>
        <w:t xml:space="preserve">Cet exemple est issu du composant </w:t>
      </w:r>
      <w:proofErr w:type="spellStart"/>
      <w:r>
        <w:t>SimpleNetworkFilter</w:t>
      </w:r>
      <w:proofErr w:type="spellEnd"/>
      <w:r>
        <w:t xml:space="preserve"> qui se trouve dans </w:t>
      </w:r>
      <w:commentRangeStart w:id="5884"/>
      <w:r>
        <w:t>C:\Projects\Modules\Sw\Network</w:t>
      </w:r>
      <w:commentRangeEnd w:id="5884"/>
      <w:r>
        <w:rPr>
          <w:rStyle w:val="Marquedecommentaire"/>
        </w:rPr>
        <w:commentReference w:id="5884"/>
      </w:r>
      <w:r>
        <w:t>. Pour plus de détail, se reporter au code du composant. Le but de ce paragraphe est seulement de se rappeler qu'il est possible de le faire. De même, il est possible de fournir des interfaces à la volée sur changement d'une propriété d'un composant. Cela permet de rendre les composants plus flexibles/configurables/génériques.</w:t>
      </w:r>
    </w:p>
    <w:p w:rsidR="00BF1190" w:rsidRDefault="00BF1190" w:rsidP="00BF1190"/>
    <w:p w:rsidR="00BF1190" w:rsidRDefault="00BF1190" w:rsidP="00BF1190">
      <w:pPr>
        <w:pStyle w:val="Titre2"/>
      </w:pPr>
      <w:bookmarkStart w:id="5885" w:name="_Toc462985398"/>
      <w:r>
        <w:t>Sous-</w:t>
      </w:r>
      <w:proofErr w:type="spellStart"/>
      <w:r>
        <w:t>stream</w:t>
      </w:r>
      <w:bookmarkEnd w:id="5885"/>
      <w:proofErr w:type="spellEnd"/>
    </w:p>
    <w:p w:rsidR="00BF1190" w:rsidRDefault="00BF1190" w:rsidP="00BF1190"/>
    <w:p w:rsidR="00BF1190" w:rsidRDefault="00BF1190" w:rsidP="00BF1190">
      <w:r>
        <w:t>Un sous-</w:t>
      </w:r>
      <w:proofErr w:type="spellStart"/>
      <w:r>
        <w:t>stream</w:t>
      </w:r>
      <w:proofErr w:type="spellEnd"/>
      <w:r>
        <w:t xml:space="preserve"> est un composant, avec entrées / sorties, basé sur un </w:t>
      </w:r>
      <w:proofErr w:type="spellStart"/>
      <w:r>
        <w:t>stream</w:t>
      </w:r>
      <w:proofErr w:type="spellEnd"/>
      <w:r>
        <w:t>.</w:t>
      </w:r>
    </w:p>
    <w:p w:rsidR="00BF1190" w:rsidRDefault="00BF1190" w:rsidP="00BF1190">
      <w:r>
        <w:t xml:space="preserve">Il permet d'alléger un </w:t>
      </w:r>
      <w:proofErr w:type="spellStart"/>
      <w:r>
        <w:t>stream</w:t>
      </w:r>
      <w:proofErr w:type="spellEnd"/>
      <w:r>
        <w:t xml:space="preserve"> en regroupant une partie de ses composants </w:t>
      </w:r>
      <w:del w:id="5886" w:author="jerome draillard" w:date="2015-11-27T16:42:00Z">
        <w:r w:rsidDel="00582BD8">
          <w:delText>qui forment une fonctionnalité.</w:delText>
        </w:r>
      </w:del>
      <w:ins w:id="5887" w:author="jerome draillard" w:date="2015-11-27T16:42:00Z">
        <w:r>
          <w:t>en un "super-composant".</w:t>
        </w:r>
      </w:ins>
    </w:p>
    <w:p w:rsidR="00BF1190" w:rsidRDefault="00BF1190" w:rsidP="00BF1190"/>
    <w:p w:rsidR="00BF1190" w:rsidRDefault="00BF1190" w:rsidP="00BF1190">
      <w:r>
        <w:t>Nous allons créer un sous-</w:t>
      </w:r>
      <w:proofErr w:type="spellStart"/>
      <w:r>
        <w:t>stream</w:t>
      </w:r>
      <w:proofErr w:type="spellEnd"/>
      <w:r>
        <w:t xml:space="preserve"> pour la gestion de l'interface.</w:t>
      </w:r>
    </w:p>
    <w:p w:rsidR="00BF1190" w:rsidRDefault="00BF1190" w:rsidP="00BF1190"/>
    <w:p w:rsidR="00BF1190" w:rsidRDefault="00BF1190" w:rsidP="00BF1190">
      <w:pPr>
        <w:pStyle w:val="Paragraphedeliste"/>
        <w:numPr>
          <w:ilvl w:val="0"/>
          <w:numId w:val="27"/>
        </w:numPr>
      </w:pPr>
      <w:r>
        <w:t>Création du sous-</w:t>
      </w:r>
      <w:proofErr w:type="spellStart"/>
      <w:r>
        <w:t>stream</w:t>
      </w:r>
      <w:proofErr w:type="spellEnd"/>
      <w:r>
        <w:t>:</w:t>
      </w:r>
    </w:p>
    <w:p w:rsidR="00BF1190" w:rsidRDefault="00BF1190" w:rsidP="00BF1190">
      <w:pPr>
        <w:pStyle w:val="Paragraphedeliste"/>
        <w:numPr>
          <w:ilvl w:val="1"/>
          <w:numId w:val="27"/>
        </w:numPr>
      </w:pPr>
      <w:r>
        <w:t>Créer l'arborescence "test\</w:t>
      </w:r>
      <w:proofErr w:type="spellStart"/>
      <w:r>
        <w:t>stream</w:t>
      </w:r>
      <w:proofErr w:type="spellEnd"/>
      <w:r>
        <w:t>\</w:t>
      </w:r>
      <w:proofErr w:type="spellStart"/>
      <w:r>
        <w:t>models</w:t>
      </w:r>
      <w:proofErr w:type="spellEnd"/>
      <w:r>
        <w:t>"</w:t>
      </w:r>
    </w:p>
    <w:p w:rsidR="00BF1190" w:rsidRDefault="00BF1190" w:rsidP="00BF1190">
      <w:pPr>
        <w:pStyle w:val="Paragraphedeliste"/>
        <w:numPr>
          <w:ilvl w:val="1"/>
          <w:numId w:val="27"/>
        </w:numPr>
      </w:pPr>
      <w:r>
        <w:t xml:space="preserve">Créer un nouveau </w:t>
      </w:r>
      <w:proofErr w:type="spellStart"/>
      <w:r>
        <w:t>stream</w:t>
      </w:r>
      <w:proofErr w:type="spellEnd"/>
      <w:r>
        <w:t xml:space="preserve"> contenant le composant </w:t>
      </w:r>
      <w:del w:id="5888" w:author="ghislain.aine" w:date="2015-11-04T17:39:00Z">
        <w:r w:rsidDel="00165EA7">
          <w:delText>DemoUIComponent</w:delText>
        </w:r>
      </w:del>
      <w:proofErr w:type="spellStart"/>
      <w:ins w:id="5889" w:author="ghislain.aine" w:date="2015-11-04T17:39:00Z">
        <w:r>
          <w:t>ValueUiComponent</w:t>
        </w:r>
      </w:ins>
      <w:proofErr w:type="spellEnd"/>
      <w:r>
        <w:t xml:space="preserve">, une </w:t>
      </w:r>
      <w:proofErr w:type="spellStart"/>
      <w:ins w:id="5890" w:author="Alexandre Blin" w:date="2015-08-10T10:51:00Z">
        <w:r>
          <w:t>SwGuiQ</w:t>
        </w:r>
      </w:ins>
      <w:r>
        <w:t>MainWindow</w:t>
      </w:r>
      <w:proofErr w:type="spellEnd"/>
      <w:r>
        <w:t>, et un SwModel2Host.</w:t>
      </w:r>
    </w:p>
    <w:p w:rsidR="00BF1190" w:rsidRDefault="00BF1190" w:rsidP="00BF1190">
      <w:pPr>
        <w:pStyle w:val="Paragraphedeliste"/>
        <w:ind w:left="1440"/>
      </w:pPr>
      <w:r>
        <w:lastRenderedPageBreak/>
        <w:t>Le "host" permet d'indiquer les entrées / sorties du sous-</w:t>
      </w:r>
      <w:proofErr w:type="spellStart"/>
      <w:r>
        <w:t>stream</w:t>
      </w:r>
      <w:proofErr w:type="spellEnd"/>
    </w:p>
    <w:p w:rsidR="00BF1190" w:rsidRDefault="00BF1190" w:rsidP="00BF1190">
      <w:pPr>
        <w:pStyle w:val="Paragraphedeliste"/>
        <w:numPr>
          <w:ilvl w:val="1"/>
          <w:numId w:val="27"/>
        </w:numPr>
      </w:pPr>
      <w:r>
        <w:t>Editer les paramètre</w:t>
      </w:r>
      <w:ins w:id="5891" w:author="Alexandre Blin" w:date="2015-08-10T10:06:00Z">
        <w:r>
          <w:t>s</w:t>
        </w:r>
      </w:ins>
      <w:r>
        <w:t xml:space="preserve"> du host (setup), et faire glisser de la colonne de droite vers la colonne de gauche l'interface </w:t>
      </w:r>
      <w:del w:id="5892" w:author="ghislain.aine" w:date="2015-11-04T17:40:00Z">
        <w:r w:rsidDel="000208A3">
          <w:delText xml:space="preserve">IDemo </w:delText>
        </w:r>
      </w:del>
      <w:proofErr w:type="spellStart"/>
      <w:ins w:id="5893" w:author="ghislain.aine" w:date="2015-11-04T17:40:00Z">
        <w:r>
          <w:t>IValue</w:t>
        </w:r>
        <w:proofErr w:type="spellEnd"/>
        <w:r>
          <w:t xml:space="preserve"> </w:t>
        </w:r>
      </w:ins>
      <w:r>
        <w:t xml:space="preserve">de </w:t>
      </w:r>
      <w:proofErr w:type="spellStart"/>
      <w:ins w:id="5894" w:author="ghislain.aine" w:date="2015-11-04T17:40:00Z">
        <w:r>
          <w:t>ValueUiComponent</w:t>
        </w:r>
      </w:ins>
      <w:proofErr w:type="spellEnd"/>
      <w:del w:id="5895" w:author="ghislain.aine" w:date="2015-11-04T17:40:00Z">
        <w:r w:rsidDel="000208A3">
          <w:delText>DemoUIComponent</w:delText>
        </w:r>
      </w:del>
      <w:r>
        <w:t>, ainsi que la propriété "</w:t>
      </w:r>
      <w:proofErr w:type="spellStart"/>
      <w:ins w:id="5896" w:author="Alexandre Blin" w:date="2015-08-10T10:10:00Z">
        <w:del w:id="5897" w:author="ghislain.aine" w:date="2015-11-02T14:47:00Z">
          <w:r w:rsidDel="00C22F9C">
            <w:delText>QWidget</w:delText>
          </w:r>
        </w:del>
      </w:ins>
      <w:r>
        <w:t>QWidget</w:t>
      </w:r>
      <w:ins w:id="5898" w:author="Alexandre Blin" w:date="2015-08-10T10:10:00Z">
        <w:r>
          <w:t>.</w:t>
        </w:r>
      </w:ins>
      <w:r>
        <w:t>visible</w:t>
      </w:r>
      <w:proofErr w:type="spellEnd"/>
      <w:r>
        <w:t xml:space="preserve">" de la </w:t>
      </w:r>
      <w:proofErr w:type="spellStart"/>
      <w:ins w:id="5899" w:author="Alexandre Blin" w:date="2015-08-10T10:51:00Z">
        <w:r>
          <w:t>SwGuiQ</w:t>
        </w:r>
      </w:ins>
      <w:r>
        <w:t>MainWindow</w:t>
      </w:r>
      <w:proofErr w:type="spellEnd"/>
    </w:p>
    <w:p w:rsidR="00BF1190" w:rsidRDefault="00BF1190" w:rsidP="00BF1190">
      <w:pPr>
        <w:pStyle w:val="Paragraphedeliste"/>
        <w:ind w:left="1440"/>
      </w:pPr>
    </w:p>
    <w:p w:rsidR="00BF1190" w:rsidRDefault="00BF1190" w:rsidP="00BF1190">
      <w:pPr>
        <w:pStyle w:val="Paragraphedeliste"/>
        <w:numPr>
          <w:ilvl w:val="1"/>
          <w:numId w:val="27"/>
        </w:numPr>
        <w:ind w:left="1418"/>
      </w:pPr>
      <w:r>
        <w:t xml:space="preserve">Connecter le </w:t>
      </w:r>
      <w:proofErr w:type="spellStart"/>
      <w:r>
        <w:t>widget</w:t>
      </w:r>
      <w:proofErr w:type="spellEnd"/>
      <w:r>
        <w:t xml:space="preserve"> de </w:t>
      </w:r>
      <w:proofErr w:type="spellStart"/>
      <w:ins w:id="5900" w:author="ghislain.aine" w:date="2015-11-04T17:40:00Z">
        <w:r>
          <w:t>ValueUiComponent</w:t>
        </w:r>
        <w:proofErr w:type="spellEnd"/>
        <w:r>
          <w:t xml:space="preserve"> </w:t>
        </w:r>
      </w:ins>
      <w:del w:id="5901" w:author="ghislain.aine" w:date="2015-11-04T17:40:00Z">
        <w:r w:rsidDel="00D86A79">
          <w:delText xml:space="preserve">DemoUIComponent </w:delText>
        </w:r>
      </w:del>
      <w:r>
        <w:t xml:space="preserve">à la </w:t>
      </w:r>
      <w:proofErr w:type="spellStart"/>
      <w:ins w:id="5902" w:author="Alexandre Blin" w:date="2015-08-10T10:51:00Z">
        <w:r>
          <w:t>SwGuiQ</w:t>
        </w:r>
      </w:ins>
      <w:r>
        <w:t>MainWindow</w:t>
      </w:r>
      <w:proofErr w:type="spellEnd"/>
    </w:p>
    <w:p w:rsidR="00BF1190" w:rsidRDefault="00BF1190" w:rsidP="00BF1190">
      <w:pPr>
        <w:pStyle w:val="Paragraphedeliste"/>
        <w:numPr>
          <w:ilvl w:val="1"/>
          <w:numId w:val="27"/>
        </w:numPr>
        <w:ind w:left="1418"/>
      </w:pPr>
      <w:r>
        <w:t xml:space="preserve">Connecter l'interface de </w:t>
      </w:r>
      <w:proofErr w:type="spellStart"/>
      <w:ins w:id="5903" w:author="ghislain.aine" w:date="2015-11-04T17:40:00Z">
        <w:r>
          <w:t>ValueUiComponent</w:t>
        </w:r>
        <w:proofErr w:type="spellEnd"/>
        <w:r>
          <w:t xml:space="preserve"> </w:t>
        </w:r>
      </w:ins>
      <w:del w:id="5904" w:author="ghislain.aine" w:date="2015-11-04T17:40:00Z">
        <w:r w:rsidDel="00D86A79">
          <w:delText xml:space="preserve">DemoUIComponent </w:delText>
        </w:r>
      </w:del>
      <w:r>
        <w:t xml:space="preserve">au </w:t>
      </w:r>
      <w:ins w:id="5905" w:author="Alexandre Blin" w:date="2015-08-10T10:51:00Z">
        <w:r>
          <w:t>Sw</w:t>
        </w:r>
      </w:ins>
      <w:r>
        <w:t>Model</w:t>
      </w:r>
      <w:ins w:id="5906" w:author="Alexandre Blin" w:date="2015-08-10T10:51:00Z">
        <w:r>
          <w:t>2</w:t>
        </w:r>
      </w:ins>
      <w:r>
        <w:t>Host</w:t>
      </w:r>
    </w:p>
    <w:p w:rsidR="00BF1190" w:rsidRDefault="00BF1190" w:rsidP="00BF1190">
      <w:pPr>
        <w:pStyle w:val="Paragraphedeliste"/>
        <w:numPr>
          <w:ilvl w:val="1"/>
          <w:numId w:val="27"/>
        </w:numPr>
        <w:ind w:left="1418"/>
      </w:pPr>
      <w:r>
        <w:t xml:space="preserve">Sauvegarder le </w:t>
      </w:r>
      <w:proofErr w:type="spellStart"/>
      <w:r>
        <w:t>stream</w:t>
      </w:r>
      <w:proofErr w:type="spellEnd"/>
      <w:r>
        <w:t xml:space="preserve"> "</w:t>
      </w:r>
      <w:proofErr w:type="spellStart"/>
      <w:ins w:id="5907" w:author="ghislain.aine" w:date="2015-11-04T17:42:00Z">
        <w:r w:rsidRPr="004242DF">
          <w:t>StreamValueUi</w:t>
        </w:r>
      </w:ins>
      <w:proofErr w:type="spellEnd"/>
      <w:del w:id="5908" w:author="ghislain.aine" w:date="2015-11-04T17:42:00Z">
        <w:r w:rsidDel="004242DF">
          <w:delText>streamUI</w:delText>
        </w:r>
      </w:del>
      <w:r>
        <w:t>" dans le répertoire "</w:t>
      </w:r>
      <w:proofErr w:type="spellStart"/>
      <w:r>
        <w:t>models</w:t>
      </w:r>
      <w:proofErr w:type="spellEnd"/>
      <w:r>
        <w:t>"</w:t>
      </w:r>
    </w:p>
    <w:p w:rsidR="00BF1190" w:rsidRDefault="00BF1190" w:rsidP="00BF1190">
      <w:pPr>
        <w:pStyle w:val="Paragraphedeliste"/>
        <w:ind w:left="1418"/>
      </w:pPr>
    </w:p>
    <w:p w:rsidR="00BF1190" w:rsidRDefault="00EE2A1F" w:rsidP="00BF1190">
      <w:pPr>
        <w:keepNext/>
        <w:jc w:val="center"/>
      </w:pPr>
      <w:ins w:id="5909" w:author="ghislain.aine" w:date="2015-11-04T17:44:00Z">
        <w:r>
          <w:rPr>
            <w:noProof/>
            <w:lang w:eastAsia="fr-FR"/>
            <w:rPrChange w:id="5910">
              <w:rPr>
                <w:noProof/>
                <w:color w:val="0000FF" w:themeColor="hyperlink"/>
                <w:u w:val="single"/>
                <w:lang w:eastAsia="fr-FR"/>
              </w:rPr>
            </w:rPrChange>
          </w:rPr>
          <w:drawing>
            <wp:inline distT="0" distB="0" distL="0" distR="0">
              <wp:extent cx="5636260" cy="2818130"/>
              <wp:effectExtent l="19050" t="0" r="2540" b="0"/>
              <wp:docPr id="121" name="Image 3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pic:cNvPicPr>
                        <a:picLocks noChangeAspect="1" noChangeArrowheads="1"/>
                      </pic:cNvPicPr>
                    </pic:nvPicPr>
                    <pic:blipFill>
                      <a:blip r:embed="rId51" cstate="print"/>
                      <a:srcRect/>
                      <a:stretch>
                        <a:fillRect/>
                      </a:stretch>
                    </pic:blipFill>
                    <pic:spPr bwMode="auto">
                      <a:xfrm>
                        <a:off x="0" y="0"/>
                        <a:ext cx="5636260" cy="2818130"/>
                      </a:xfrm>
                      <a:prstGeom prst="rect">
                        <a:avLst/>
                      </a:prstGeom>
                      <a:noFill/>
                      <a:ln w="9525">
                        <a:noFill/>
                        <a:miter lim="800000"/>
                        <a:headEnd/>
                        <a:tailEnd/>
                      </a:ln>
                    </pic:spPr>
                  </pic:pic>
                </a:graphicData>
              </a:graphic>
            </wp:inline>
          </w:drawing>
        </w:r>
      </w:ins>
      <w:del w:id="5911" w:author="ghislain.aine" w:date="2015-11-04T17:44:00Z">
        <w:r>
          <w:rPr>
            <w:noProof/>
            <w:lang w:eastAsia="fr-FR"/>
            <w:rPrChange w:id="5912">
              <w:rPr>
                <w:noProof/>
                <w:color w:val="0000FF" w:themeColor="hyperlink"/>
                <w:u w:val="single"/>
                <w:lang w:eastAsia="fr-FR"/>
              </w:rPr>
            </w:rPrChange>
          </w:rPr>
          <w:drawing>
            <wp:inline distT="0" distB="0" distL="0" distR="0">
              <wp:extent cx="4772025" cy="1952625"/>
              <wp:effectExtent l="19050" t="0" r="9525" b="0"/>
              <wp:docPr id="122" name="Imag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52" cstate="print"/>
                      <a:srcRect/>
                      <a:stretch>
                        <a:fillRect/>
                      </a:stretch>
                    </pic:blipFill>
                    <pic:spPr bwMode="auto">
                      <a:xfrm>
                        <a:off x="0" y="0"/>
                        <a:ext cx="4772025" cy="1952625"/>
                      </a:xfrm>
                      <a:prstGeom prst="rect">
                        <a:avLst/>
                      </a:prstGeom>
                      <a:noFill/>
                      <a:ln w="9525">
                        <a:noFill/>
                        <a:miter lim="800000"/>
                        <a:headEnd/>
                        <a:tailEnd/>
                      </a:ln>
                    </pic:spPr>
                  </pic:pic>
                </a:graphicData>
              </a:graphic>
            </wp:inline>
          </w:drawing>
        </w:r>
      </w:del>
    </w:p>
    <w:p w:rsidR="00BF1190" w:rsidRPr="0009405F" w:rsidRDefault="00BF1190" w:rsidP="00BF1190">
      <w:pPr>
        <w:pStyle w:val="Lgende"/>
        <w:jc w:val="center"/>
      </w:pPr>
      <w:r>
        <w:t xml:space="preserve">Image </w:t>
      </w:r>
      <w:fldSimple w:instr=" SEQ Image \* ARABIC ">
        <w:r>
          <w:rPr>
            <w:noProof/>
          </w:rPr>
          <w:t>20</w:t>
        </w:r>
      </w:fldSimple>
      <w:r>
        <w:t xml:space="preserve"> : </w:t>
      </w:r>
      <w:r w:rsidRPr="009016C2">
        <w:t>Sous-</w:t>
      </w:r>
      <w:proofErr w:type="spellStart"/>
      <w:r w:rsidRPr="009016C2">
        <w:t>stream</w:t>
      </w:r>
      <w:proofErr w:type="spellEnd"/>
      <w:r w:rsidRPr="009016C2">
        <w:t xml:space="preserve"> "</w:t>
      </w:r>
      <w:proofErr w:type="spellStart"/>
      <w:ins w:id="5913" w:author="ghislain.aine" w:date="2015-11-04T17:43:00Z">
        <w:r w:rsidRPr="004242DF">
          <w:t>StreamValueUi</w:t>
        </w:r>
      </w:ins>
      <w:proofErr w:type="spellEnd"/>
      <w:del w:id="5914" w:author="ghislain.aine" w:date="2015-11-04T17:43:00Z">
        <w:r w:rsidRPr="009016C2" w:rsidDel="00F82608">
          <w:delText>streamUI</w:delText>
        </w:r>
      </w:del>
      <w:r w:rsidRPr="009016C2">
        <w:t>"</w:t>
      </w:r>
      <w:r w:rsidRPr="006A165A">
        <w:rPr>
          <w:sz w:val="20"/>
          <w:u w:val="single"/>
        </w:rPr>
        <w:t xml:space="preserve"> </w:t>
      </w:r>
    </w:p>
    <w:p w:rsidR="00BF1190" w:rsidRDefault="00BF1190" w:rsidP="00BF1190"/>
    <w:p w:rsidR="00BF1190" w:rsidRDefault="00BF1190" w:rsidP="00BF1190">
      <w:pPr>
        <w:pStyle w:val="Paragraphedeliste"/>
        <w:numPr>
          <w:ilvl w:val="0"/>
          <w:numId w:val="27"/>
        </w:numPr>
      </w:pPr>
      <w:r>
        <w:t>Utilisation du sous-</w:t>
      </w:r>
      <w:proofErr w:type="spellStart"/>
      <w:r>
        <w:t>stream</w:t>
      </w:r>
      <w:proofErr w:type="spellEnd"/>
      <w:r>
        <w:t>:</w:t>
      </w:r>
    </w:p>
    <w:p w:rsidR="00BF1190" w:rsidRDefault="00BF1190" w:rsidP="00BF1190">
      <w:pPr>
        <w:pStyle w:val="Paragraphedeliste"/>
        <w:numPr>
          <w:ilvl w:val="1"/>
          <w:numId w:val="27"/>
        </w:numPr>
        <w:ind w:left="1418"/>
      </w:pPr>
      <w:r>
        <w:t>Dans le répertoire "</w:t>
      </w:r>
      <w:proofErr w:type="spellStart"/>
      <w:r>
        <w:t>stream</w:t>
      </w:r>
      <w:proofErr w:type="spellEnd"/>
      <w:r>
        <w:t>", créer un fichier "list.xml". Ce fichier contient la liste des sous-</w:t>
      </w:r>
      <w:proofErr w:type="spellStart"/>
      <w:r>
        <w:t>streams</w:t>
      </w:r>
      <w:proofErr w:type="spellEnd"/>
      <w:r>
        <w:t xml:space="preserve">, que </w:t>
      </w:r>
      <w:proofErr w:type="spellStart"/>
      <w:r>
        <w:t>Streamwork</w:t>
      </w:r>
      <w:proofErr w:type="spellEnd"/>
      <w:r>
        <w:t xml:space="preserve"> chargera au démarrage.</w:t>
      </w:r>
    </w:p>
    <w:p w:rsidR="00BF1190" w:rsidRDefault="00BF1190" w:rsidP="00BF1190">
      <w:pPr>
        <w:pStyle w:val="Paragraphedeliste"/>
        <w:numPr>
          <w:ilvl w:val="1"/>
          <w:numId w:val="27"/>
        </w:numPr>
        <w:ind w:left="1418"/>
      </w:pPr>
      <w:r>
        <w:t xml:space="preserve">Ajouter dans ce fichier le </w:t>
      </w:r>
      <w:proofErr w:type="spellStart"/>
      <w:r>
        <w:t>noeud</w:t>
      </w:r>
      <w:proofErr w:type="spellEnd"/>
      <w:r>
        <w:t xml:space="preserve"> principal "</w:t>
      </w:r>
      <w:proofErr w:type="spellStart"/>
      <w:r>
        <w:t>swmodels</w:t>
      </w:r>
      <w:proofErr w:type="spellEnd"/>
      <w:r>
        <w:t>", et en arborescence la liste des sous-</w:t>
      </w:r>
      <w:proofErr w:type="spellStart"/>
      <w:r>
        <w:t>stream</w:t>
      </w:r>
      <w:proofErr w:type="spellEnd"/>
      <w:r>
        <w:t xml:space="preserve"> :</w:t>
      </w:r>
    </w:p>
    <w:p w:rsidR="00000000" w:rsidRDefault="00D276D8">
      <w:pPr>
        <w:pStyle w:val="Paragraphedeliste"/>
        <w:ind w:left="0"/>
        <w:pPrChange w:id="5915" w:author="ghislain.aine" w:date="2015-11-03T14:22:00Z">
          <w:pPr>
            <w:pStyle w:val="Paragraphedeliste"/>
            <w:ind w:left="1418"/>
          </w:pPr>
        </w:pPrChange>
      </w:pPr>
      <w:ins w:id="5916" w:author="ghislain.aine" w:date="2015-11-03T14:22:00Z">
        <w:r w:rsidR="00C156AC">
          <w:pict>
            <v:shape id="_x0000_s1242" type="#_x0000_t202" style="width:493.45pt;height:53.25pt;mso-height-percent:200;mso-position-horizontal-relative:char;mso-position-vertical-relative:line;mso-height-percent:200;mso-width-relative:margin;mso-height-relative:margin">
              <v:textbox style="mso-next-textbox:#_x0000_s1242;mso-fit-shape-to-text:t">
                <w:txbxContent>
                  <w:p w:rsidR="00BF1190" w:rsidRPr="00A75525" w:rsidRDefault="00D276D8" w:rsidP="00BF1190">
                    <w:pPr>
                      <w:autoSpaceDE w:val="0"/>
                      <w:autoSpaceDN w:val="0"/>
                      <w:adjustRightInd w:val="0"/>
                      <w:jc w:val="left"/>
                      <w:rPr>
                        <w:ins w:id="5917" w:author="ghislain.aine" w:date="2015-11-03T14:25:00Z"/>
                        <w:rFonts w:ascii="Courier New" w:hAnsi="Courier New" w:cs="Courier New"/>
                        <w:b/>
                        <w:bCs/>
                        <w:color w:val="000000"/>
                        <w:sz w:val="20"/>
                        <w:szCs w:val="20"/>
                        <w:highlight w:val="white"/>
                        <w:lang w:val="en-US"/>
                        <w:rPrChange w:id="5918" w:author="ghislain.aine" w:date="2015-11-03T14:25:00Z">
                          <w:rPr>
                            <w:ins w:id="5919" w:author="ghislain.aine" w:date="2015-11-03T14:25:00Z"/>
                            <w:rFonts w:ascii="Courier New" w:hAnsi="Courier New" w:cs="Courier New"/>
                            <w:b/>
                            <w:bCs/>
                            <w:color w:val="000000"/>
                            <w:sz w:val="20"/>
                            <w:szCs w:val="20"/>
                            <w:highlight w:val="white"/>
                          </w:rPr>
                        </w:rPrChange>
                      </w:rPr>
                    </w:pPr>
                    <w:ins w:id="5920" w:author="ghislain.aine" w:date="2015-11-03T14:25:00Z">
                      <w:r w:rsidRPr="00D276D8">
                        <w:rPr>
                          <w:rFonts w:ascii="Courier New" w:hAnsi="Courier New" w:cs="Courier New"/>
                          <w:color w:val="0000FF"/>
                          <w:sz w:val="20"/>
                          <w:szCs w:val="20"/>
                          <w:highlight w:val="white"/>
                          <w:lang w:val="en-US"/>
                          <w:rPrChange w:id="5921" w:author="ghislain.aine" w:date="2015-11-03T14:25:00Z">
                            <w:rPr>
                              <w:rFonts w:ascii="Courier New" w:hAnsi="Courier New" w:cs="Courier New"/>
                              <w:color w:val="0000FF"/>
                              <w:sz w:val="20"/>
                              <w:szCs w:val="20"/>
                              <w:highlight w:val="white"/>
                            </w:rPr>
                          </w:rPrChange>
                        </w:rPr>
                        <w:t>&lt;</w:t>
                      </w:r>
                      <w:proofErr w:type="spellStart"/>
                      <w:proofErr w:type="gramStart"/>
                      <w:r w:rsidRPr="00D276D8">
                        <w:rPr>
                          <w:rFonts w:ascii="Courier New" w:hAnsi="Courier New" w:cs="Courier New"/>
                          <w:color w:val="0000FF"/>
                          <w:sz w:val="20"/>
                          <w:szCs w:val="20"/>
                          <w:highlight w:val="white"/>
                          <w:lang w:val="en-US"/>
                          <w:rPrChange w:id="5922" w:author="ghislain.aine" w:date="2015-11-03T14:25:00Z">
                            <w:rPr>
                              <w:rFonts w:ascii="Courier New" w:hAnsi="Courier New" w:cs="Courier New"/>
                              <w:color w:val="0000FF"/>
                              <w:sz w:val="20"/>
                              <w:szCs w:val="20"/>
                              <w:highlight w:val="white"/>
                            </w:rPr>
                          </w:rPrChange>
                        </w:rPr>
                        <w:t>swmodels</w:t>
                      </w:r>
                      <w:proofErr w:type="spellEnd"/>
                      <w:proofErr w:type="gramEnd"/>
                      <w:r w:rsidRPr="00D276D8">
                        <w:rPr>
                          <w:rFonts w:ascii="Courier New" w:hAnsi="Courier New" w:cs="Courier New"/>
                          <w:color w:val="0000FF"/>
                          <w:sz w:val="20"/>
                          <w:szCs w:val="20"/>
                          <w:highlight w:val="white"/>
                          <w:lang w:val="en-US"/>
                          <w:rPrChange w:id="5923" w:author="ghislain.aine" w:date="2015-11-03T14:25:00Z">
                            <w:rPr>
                              <w:rFonts w:ascii="Courier New" w:hAnsi="Courier New" w:cs="Courier New"/>
                              <w:color w:val="0000FF"/>
                              <w:sz w:val="20"/>
                              <w:szCs w:val="20"/>
                              <w:highlight w:val="white"/>
                            </w:rPr>
                          </w:rPrChange>
                        </w:rPr>
                        <w:t>&gt;</w:t>
                      </w:r>
                    </w:ins>
                  </w:p>
                  <w:p w:rsidR="00BF1190" w:rsidRPr="00A75525" w:rsidRDefault="00D276D8" w:rsidP="00BF1190">
                    <w:pPr>
                      <w:autoSpaceDE w:val="0"/>
                      <w:autoSpaceDN w:val="0"/>
                      <w:adjustRightInd w:val="0"/>
                      <w:jc w:val="left"/>
                      <w:rPr>
                        <w:ins w:id="5924" w:author="ghislain.aine" w:date="2015-11-03T14:25:00Z"/>
                        <w:rFonts w:ascii="Courier New" w:hAnsi="Courier New" w:cs="Courier New"/>
                        <w:b/>
                        <w:bCs/>
                        <w:color w:val="000000"/>
                        <w:sz w:val="20"/>
                        <w:szCs w:val="20"/>
                        <w:highlight w:val="white"/>
                        <w:lang w:val="en-US"/>
                        <w:rPrChange w:id="5925" w:author="ghislain.aine" w:date="2015-11-03T14:25:00Z">
                          <w:rPr>
                            <w:ins w:id="5926" w:author="ghislain.aine" w:date="2015-11-03T14:25:00Z"/>
                            <w:rFonts w:ascii="Courier New" w:hAnsi="Courier New" w:cs="Courier New"/>
                            <w:b/>
                            <w:bCs/>
                            <w:color w:val="000000"/>
                            <w:sz w:val="20"/>
                            <w:szCs w:val="20"/>
                            <w:highlight w:val="white"/>
                          </w:rPr>
                        </w:rPrChange>
                      </w:rPr>
                    </w:pPr>
                    <w:ins w:id="5927" w:author="ghislain.aine" w:date="2015-11-03T14:25:00Z">
                      <w:r w:rsidRPr="00D276D8">
                        <w:rPr>
                          <w:rFonts w:ascii="Courier New" w:hAnsi="Courier New" w:cs="Courier New"/>
                          <w:b/>
                          <w:bCs/>
                          <w:color w:val="000000"/>
                          <w:sz w:val="20"/>
                          <w:szCs w:val="20"/>
                          <w:highlight w:val="white"/>
                          <w:lang w:val="en-US"/>
                          <w:rPrChange w:id="5928" w:author="ghislain.aine" w:date="2015-11-03T14:25:00Z">
                            <w:rPr>
                              <w:rFonts w:ascii="Courier New" w:hAnsi="Courier New" w:cs="Courier New"/>
                              <w:b/>
                              <w:bCs/>
                              <w:color w:val="000000"/>
                              <w:sz w:val="20"/>
                              <w:szCs w:val="20"/>
                              <w:highlight w:val="white"/>
                            </w:rPr>
                          </w:rPrChange>
                        </w:rPr>
                        <w:tab/>
                      </w:r>
                      <w:r w:rsidRPr="00D276D8">
                        <w:rPr>
                          <w:rFonts w:ascii="Courier New" w:hAnsi="Courier New" w:cs="Courier New"/>
                          <w:color w:val="0000FF"/>
                          <w:sz w:val="20"/>
                          <w:szCs w:val="20"/>
                          <w:highlight w:val="white"/>
                          <w:lang w:val="en-US"/>
                          <w:rPrChange w:id="5929" w:author="ghislain.aine" w:date="2015-11-03T14:25:00Z">
                            <w:rPr>
                              <w:rFonts w:ascii="Courier New" w:hAnsi="Courier New" w:cs="Courier New"/>
                              <w:color w:val="0000FF"/>
                              <w:sz w:val="20"/>
                              <w:szCs w:val="20"/>
                              <w:highlight w:val="white"/>
                            </w:rPr>
                          </w:rPrChange>
                        </w:rPr>
                        <w:t>&lt;swmodel2</w:t>
                      </w:r>
                      <w:r w:rsidRPr="00D276D8">
                        <w:rPr>
                          <w:rFonts w:ascii="Courier New" w:hAnsi="Courier New" w:cs="Courier New"/>
                          <w:color w:val="000000"/>
                          <w:sz w:val="20"/>
                          <w:szCs w:val="20"/>
                          <w:highlight w:val="white"/>
                          <w:lang w:val="en-US"/>
                          <w:rPrChange w:id="5930" w:author="ghislain.aine" w:date="2015-11-03T14:25:00Z">
                            <w:rPr>
                              <w:rFonts w:ascii="Courier New" w:hAnsi="Courier New" w:cs="Courier New"/>
                              <w:color w:val="000000"/>
                              <w:sz w:val="20"/>
                              <w:szCs w:val="20"/>
                              <w:highlight w:val="white"/>
                            </w:rPr>
                          </w:rPrChange>
                        </w:rPr>
                        <w:t xml:space="preserve"> </w:t>
                      </w:r>
                      <w:proofErr w:type="spellStart"/>
                      <w:r w:rsidRPr="00D276D8">
                        <w:rPr>
                          <w:rFonts w:ascii="Courier New" w:hAnsi="Courier New" w:cs="Courier New"/>
                          <w:color w:val="FF0000"/>
                          <w:sz w:val="20"/>
                          <w:szCs w:val="20"/>
                          <w:highlight w:val="white"/>
                          <w:lang w:val="en-US"/>
                          <w:rPrChange w:id="5931" w:author="ghislain.aine" w:date="2015-11-03T14:25:00Z">
                            <w:rPr>
                              <w:rFonts w:ascii="Courier New" w:hAnsi="Courier New" w:cs="Courier New"/>
                              <w:color w:val="FF0000"/>
                              <w:sz w:val="20"/>
                              <w:szCs w:val="20"/>
                              <w:highlight w:val="white"/>
                            </w:rPr>
                          </w:rPrChange>
                        </w:rPr>
                        <w:t>ipath</w:t>
                      </w:r>
                      <w:proofErr w:type="spellEnd"/>
                      <w:r w:rsidRPr="00D276D8">
                        <w:rPr>
                          <w:rFonts w:ascii="Courier New" w:hAnsi="Courier New" w:cs="Courier New"/>
                          <w:color w:val="000000"/>
                          <w:sz w:val="20"/>
                          <w:szCs w:val="20"/>
                          <w:highlight w:val="white"/>
                          <w:lang w:val="en-US"/>
                          <w:rPrChange w:id="5932" w:author="ghislain.aine" w:date="2015-11-03T14:25: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933" w:author="ghislain.aine" w:date="2015-11-03T14:25:00Z">
                            <w:rPr>
                              <w:rFonts w:ascii="Courier New" w:hAnsi="Courier New" w:cs="Courier New"/>
                              <w:b/>
                              <w:bCs/>
                              <w:color w:val="8000FF"/>
                              <w:sz w:val="20"/>
                              <w:szCs w:val="20"/>
                              <w:highlight w:val="white"/>
                            </w:rPr>
                          </w:rPrChange>
                        </w:rPr>
                        <w:t>"SwModel2Host"</w:t>
                      </w:r>
                      <w:r w:rsidRPr="00D276D8">
                        <w:rPr>
                          <w:rFonts w:ascii="Courier New" w:hAnsi="Courier New" w:cs="Courier New"/>
                          <w:color w:val="000000"/>
                          <w:sz w:val="20"/>
                          <w:szCs w:val="20"/>
                          <w:highlight w:val="white"/>
                          <w:lang w:val="en-US"/>
                          <w:rPrChange w:id="5934" w:author="ghislain.aine" w:date="2015-11-03T14:25: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5935" w:author="ghislain.aine" w:date="2015-11-03T14:25:00Z">
                            <w:rPr>
                              <w:rFonts w:ascii="Courier New" w:hAnsi="Courier New" w:cs="Courier New"/>
                              <w:color w:val="FF0000"/>
                              <w:sz w:val="20"/>
                              <w:szCs w:val="20"/>
                              <w:highlight w:val="white"/>
                            </w:rPr>
                          </w:rPrChange>
                        </w:rPr>
                        <w:t>name</w:t>
                      </w:r>
                      <w:r w:rsidRPr="00D276D8">
                        <w:rPr>
                          <w:rFonts w:ascii="Courier New" w:hAnsi="Courier New" w:cs="Courier New"/>
                          <w:color w:val="000000"/>
                          <w:sz w:val="20"/>
                          <w:szCs w:val="20"/>
                          <w:highlight w:val="white"/>
                          <w:lang w:val="en-US"/>
                          <w:rPrChange w:id="5936" w:author="ghislain.aine" w:date="2015-11-03T14:25: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937" w:author="ghislain.aine" w:date="2015-11-03T14:25:00Z">
                            <w:rPr>
                              <w:rFonts w:ascii="Courier New" w:hAnsi="Courier New" w:cs="Courier New"/>
                              <w:b/>
                              <w:bCs/>
                              <w:color w:val="8000FF"/>
                              <w:sz w:val="20"/>
                              <w:szCs w:val="20"/>
                              <w:highlight w:val="white"/>
                            </w:rPr>
                          </w:rPrChange>
                        </w:rPr>
                        <w:t>"</w:t>
                      </w:r>
                      <w:proofErr w:type="spellStart"/>
                      <w:r w:rsidRPr="00D276D8">
                        <w:rPr>
                          <w:rFonts w:ascii="Courier New" w:hAnsi="Courier New" w:cs="Courier New"/>
                          <w:b/>
                          <w:bCs/>
                          <w:color w:val="8000FF"/>
                          <w:sz w:val="20"/>
                          <w:szCs w:val="20"/>
                          <w:highlight w:val="white"/>
                          <w:lang w:val="en-US"/>
                          <w:rPrChange w:id="5938" w:author="ghislain.aine" w:date="2015-11-03T14:25:00Z">
                            <w:rPr>
                              <w:rFonts w:ascii="Courier New" w:hAnsi="Courier New" w:cs="Courier New"/>
                              <w:b/>
                              <w:bCs/>
                              <w:color w:val="8000FF"/>
                              <w:sz w:val="20"/>
                              <w:szCs w:val="20"/>
                              <w:highlight w:val="white"/>
                            </w:rPr>
                          </w:rPrChange>
                        </w:rPr>
                        <w:t>Stream</w:t>
                      </w:r>
                    </w:ins>
                    <w:ins w:id="5939" w:author="ghislain.aine" w:date="2015-11-04T17:44:00Z">
                      <w:r w:rsidR="00BF1190">
                        <w:rPr>
                          <w:rFonts w:ascii="Courier New" w:hAnsi="Courier New" w:cs="Courier New"/>
                          <w:b/>
                          <w:bCs/>
                          <w:color w:val="8000FF"/>
                          <w:sz w:val="20"/>
                          <w:szCs w:val="20"/>
                          <w:highlight w:val="white"/>
                          <w:lang w:val="en-US"/>
                        </w:rPr>
                        <w:t>Value</w:t>
                      </w:r>
                    </w:ins>
                    <w:ins w:id="5940" w:author="ghislain.aine" w:date="2015-11-03T14:25:00Z">
                      <w:r w:rsidRPr="00D276D8">
                        <w:rPr>
                          <w:rFonts w:ascii="Courier New" w:hAnsi="Courier New" w:cs="Courier New"/>
                          <w:b/>
                          <w:bCs/>
                          <w:color w:val="8000FF"/>
                          <w:sz w:val="20"/>
                          <w:szCs w:val="20"/>
                          <w:highlight w:val="white"/>
                          <w:lang w:val="en-US"/>
                          <w:rPrChange w:id="5941" w:author="ghislain.aine" w:date="2015-11-03T14:25:00Z">
                            <w:rPr>
                              <w:rFonts w:ascii="Courier New" w:hAnsi="Courier New" w:cs="Courier New"/>
                              <w:b/>
                              <w:bCs/>
                              <w:color w:val="8000FF"/>
                              <w:sz w:val="20"/>
                              <w:szCs w:val="20"/>
                              <w:highlight w:val="white"/>
                            </w:rPr>
                          </w:rPrChange>
                        </w:rPr>
                        <w:t>U</w:t>
                      </w:r>
                    </w:ins>
                    <w:ins w:id="5942" w:author="ghislain.aine" w:date="2015-11-04T17:44:00Z">
                      <w:r w:rsidR="00BF1190">
                        <w:rPr>
                          <w:rFonts w:ascii="Courier New" w:hAnsi="Courier New" w:cs="Courier New"/>
                          <w:b/>
                          <w:bCs/>
                          <w:color w:val="8000FF"/>
                          <w:sz w:val="20"/>
                          <w:szCs w:val="20"/>
                          <w:highlight w:val="white"/>
                          <w:lang w:val="en-US"/>
                        </w:rPr>
                        <w:t>i</w:t>
                      </w:r>
                    </w:ins>
                    <w:proofErr w:type="spellEnd"/>
                    <w:ins w:id="5943" w:author="ghislain.aine" w:date="2015-11-03T14:25:00Z">
                      <w:r w:rsidRPr="00D276D8">
                        <w:rPr>
                          <w:rFonts w:ascii="Courier New" w:hAnsi="Courier New" w:cs="Courier New"/>
                          <w:b/>
                          <w:bCs/>
                          <w:color w:val="8000FF"/>
                          <w:sz w:val="20"/>
                          <w:szCs w:val="20"/>
                          <w:highlight w:val="white"/>
                          <w:lang w:val="en-US"/>
                          <w:rPrChange w:id="5944" w:author="ghislain.aine" w:date="2015-11-03T14:25:00Z">
                            <w:rPr>
                              <w:rFonts w:ascii="Courier New" w:hAnsi="Courier New" w:cs="Courier New"/>
                              <w:b/>
                              <w:bCs/>
                              <w:color w:val="8000FF"/>
                              <w:sz w:val="20"/>
                              <w:szCs w:val="20"/>
                              <w:highlight w:val="white"/>
                            </w:rPr>
                          </w:rPrChange>
                        </w:rPr>
                        <w:t>"</w:t>
                      </w:r>
                      <w:r w:rsidRPr="00D276D8">
                        <w:rPr>
                          <w:rFonts w:ascii="Courier New" w:hAnsi="Courier New" w:cs="Courier New"/>
                          <w:color w:val="000000"/>
                          <w:sz w:val="20"/>
                          <w:szCs w:val="20"/>
                          <w:highlight w:val="white"/>
                          <w:lang w:val="en-US"/>
                          <w:rPrChange w:id="5945" w:author="ghislain.aine" w:date="2015-11-03T14:25:00Z">
                            <w:rPr>
                              <w:rFonts w:ascii="Courier New" w:hAnsi="Courier New" w:cs="Courier New"/>
                              <w:color w:val="000000"/>
                              <w:sz w:val="20"/>
                              <w:szCs w:val="20"/>
                              <w:highlight w:val="white"/>
                            </w:rPr>
                          </w:rPrChange>
                        </w:rPr>
                        <w:t xml:space="preserve"> </w:t>
                      </w:r>
                      <w:r w:rsidRPr="00D276D8">
                        <w:rPr>
                          <w:rFonts w:ascii="Courier New" w:hAnsi="Courier New" w:cs="Courier New"/>
                          <w:color w:val="FF0000"/>
                          <w:sz w:val="20"/>
                          <w:szCs w:val="20"/>
                          <w:highlight w:val="white"/>
                          <w:lang w:val="en-US"/>
                          <w:rPrChange w:id="5946" w:author="ghislain.aine" w:date="2015-11-03T14:25:00Z">
                            <w:rPr>
                              <w:rFonts w:ascii="Courier New" w:hAnsi="Courier New" w:cs="Courier New"/>
                              <w:color w:val="FF0000"/>
                              <w:sz w:val="20"/>
                              <w:szCs w:val="20"/>
                              <w:highlight w:val="white"/>
                            </w:rPr>
                          </w:rPrChange>
                        </w:rPr>
                        <w:t>file</w:t>
                      </w:r>
                      <w:r w:rsidRPr="00D276D8">
                        <w:rPr>
                          <w:rFonts w:ascii="Courier New" w:hAnsi="Courier New" w:cs="Courier New"/>
                          <w:color w:val="000000"/>
                          <w:sz w:val="20"/>
                          <w:szCs w:val="20"/>
                          <w:highlight w:val="white"/>
                          <w:lang w:val="en-US"/>
                          <w:rPrChange w:id="5947" w:author="ghislain.aine" w:date="2015-11-03T14:25: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948" w:author="ghislain.aine" w:date="2015-11-03T14:25:00Z">
                            <w:rPr>
                              <w:rFonts w:ascii="Courier New" w:hAnsi="Courier New" w:cs="Courier New"/>
                              <w:b/>
                              <w:bCs/>
                              <w:color w:val="8000FF"/>
                              <w:sz w:val="20"/>
                              <w:szCs w:val="20"/>
                              <w:highlight w:val="white"/>
                            </w:rPr>
                          </w:rPrChange>
                        </w:rPr>
                        <w:t>"</w:t>
                      </w:r>
                      <w:r w:rsidR="00BF1190">
                        <w:rPr>
                          <w:rFonts w:ascii="Courier New" w:hAnsi="Courier New" w:cs="Courier New"/>
                          <w:b/>
                          <w:bCs/>
                          <w:color w:val="8000FF"/>
                          <w:sz w:val="20"/>
                          <w:szCs w:val="20"/>
                          <w:highlight w:val="white"/>
                          <w:lang w:val="en-US"/>
                        </w:rPr>
                        <w:t xml:space="preserve">[Nom du </w:t>
                      </w:r>
                      <w:proofErr w:type="spellStart"/>
                      <w:r w:rsidR="00BF1190">
                        <w:rPr>
                          <w:rFonts w:ascii="Courier New" w:hAnsi="Courier New" w:cs="Courier New"/>
                          <w:b/>
                          <w:bCs/>
                          <w:color w:val="8000FF"/>
                          <w:sz w:val="20"/>
                          <w:szCs w:val="20"/>
                          <w:highlight w:val="white"/>
                          <w:lang w:val="en-US"/>
                        </w:rPr>
                        <w:t>projet</w:t>
                      </w:r>
                      <w:proofErr w:type="spellEnd"/>
                      <w:r w:rsidR="00BF1190">
                        <w:rPr>
                          <w:rFonts w:ascii="Courier New" w:hAnsi="Courier New" w:cs="Courier New"/>
                          <w:b/>
                          <w:bCs/>
                          <w:color w:val="8000FF"/>
                          <w:sz w:val="20"/>
                          <w:szCs w:val="20"/>
                          <w:highlight w:val="white"/>
                          <w:lang w:val="en-US"/>
                        </w:rPr>
                        <w:t xml:space="preserve"> </w:t>
                      </w:r>
                      <w:proofErr w:type="spellStart"/>
                      <w:r w:rsidR="00BF1190">
                        <w:rPr>
                          <w:rFonts w:ascii="Courier New" w:hAnsi="Courier New" w:cs="Courier New"/>
                          <w:b/>
                          <w:bCs/>
                          <w:color w:val="8000FF"/>
                          <w:sz w:val="20"/>
                          <w:szCs w:val="20"/>
                          <w:highlight w:val="white"/>
                          <w:lang w:val="en-US"/>
                        </w:rPr>
                        <w:t>SousStream</w:t>
                      </w:r>
                    </w:ins>
                    <w:proofErr w:type="spellEnd"/>
                    <w:ins w:id="5949" w:author="ghislain.aine" w:date="2015-11-03T14:26:00Z">
                      <w:r w:rsidR="00BF1190">
                        <w:rPr>
                          <w:rFonts w:ascii="Courier New" w:hAnsi="Courier New" w:cs="Courier New"/>
                          <w:b/>
                          <w:bCs/>
                          <w:color w:val="8000FF"/>
                          <w:sz w:val="20"/>
                          <w:szCs w:val="20"/>
                          <w:highlight w:val="white"/>
                          <w:lang w:val="en-US"/>
                        </w:rPr>
                        <w:t>].</w:t>
                      </w:r>
                    </w:ins>
                    <w:ins w:id="5950" w:author="ghislain.aine" w:date="2015-11-03T14:25:00Z">
                      <w:r w:rsidRPr="00D276D8">
                        <w:rPr>
                          <w:rFonts w:ascii="Courier New" w:hAnsi="Courier New" w:cs="Courier New"/>
                          <w:b/>
                          <w:bCs/>
                          <w:color w:val="8000FF"/>
                          <w:sz w:val="20"/>
                          <w:szCs w:val="20"/>
                          <w:highlight w:val="white"/>
                          <w:lang w:val="en-US"/>
                          <w:rPrChange w:id="5951" w:author="ghislain.aine" w:date="2015-11-03T14:25:00Z">
                            <w:rPr>
                              <w:rFonts w:ascii="Courier New" w:hAnsi="Courier New" w:cs="Courier New"/>
                              <w:b/>
                              <w:bCs/>
                              <w:color w:val="8000FF"/>
                              <w:sz w:val="20"/>
                              <w:szCs w:val="20"/>
                              <w:highlight w:val="white"/>
                            </w:rPr>
                          </w:rPrChange>
                        </w:rPr>
                        <w:t>xml"</w:t>
                      </w:r>
                      <w:r w:rsidRPr="00D276D8">
                        <w:rPr>
                          <w:rFonts w:ascii="Courier New" w:hAnsi="Courier New" w:cs="Courier New"/>
                          <w:color w:val="000000"/>
                          <w:sz w:val="20"/>
                          <w:szCs w:val="20"/>
                          <w:highlight w:val="white"/>
                          <w:lang w:val="en-US"/>
                          <w:rPrChange w:id="5952" w:author="ghislain.aine" w:date="2015-11-03T14:25:00Z">
                            <w:rPr>
                              <w:rFonts w:ascii="Courier New" w:hAnsi="Courier New" w:cs="Courier New"/>
                              <w:color w:val="000000"/>
                              <w:sz w:val="20"/>
                              <w:szCs w:val="20"/>
                              <w:highlight w:val="white"/>
                            </w:rPr>
                          </w:rPrChange>
                        </w:rPr>
                        <w:t xml:space="preserve"> </w:t>
                      </w:r>
                      <w:proofErr w:type="spellStart"/>
                      <w:r w:rsidRPr="00D276D8">
                        <w:rPr>
                          <w:rFonts w:ascii="Courier New" w:hAnsi="Courier New" w:cs="Courier New"/>
                          <w:color w:val="FF0000"/>
                          <w:sz w:val="20"/>
                          <w:szCs w:val="20"/>
                          <w:highlight w:val="white"/>
                          <w:lang w:val="en-US"/>
                          <w:rPrChange w:id="5953" w:author="ghislain.aine" w:date="2015-11-03T14:25:00Z">
                            <w:rPr>
                              <w:rFonts w:ascii="Courier New" w:hAnsi="Courier New" w:cs="Courier New"/>
                              <w:color w:val="FF0000"/>
                              <w:sz w:val="20"/>
                              <w:szCs w:val="20"/>
                              <w:highlight w:val="white"/>
                            </w:rPr>
                          </w:rPrChange>
                        </w:rPr>
                        <w:t>ico</w:t>
                      </w:r>
                      <w:proofErr w:type="spellEnd"/>
                      <w:r w:rsidRPr="00D276D8">
                        <w:rPr>
                          <w:rFonts w:ascii="Courier New" w:hAnsi="Courier New" w:cs="Courier New"/>
                          <w:color w:val="000000"/>
                          <w:sz w:val="20"/>
                          <w:szCs w:val="20"/>
                          <w:highlight w:val="white"/>
                          <w:lang w:val="en-US"/>
                          <w:rPrChange w:id="5954" w:author="ghislain.aine" w:date="2015-11-03T14:25:00Z">
                            <w:rPr>
                              <w:rFonts w:ascii="Courier New" w:hAnsi="Courier New" w:cs="Courier New"/>
                              <w:color w:val="000000"/>
                              <w:sz w:val="20"/>
                              <w:szCs w:val="20"/>
                              <w:highlight w:val="white"/>
                            </w:rPr>
                          </w:rPrChange>
                        </w:rPr>
                        <w:t>=</w:t>
                      </w:r>
                      <w:r w:rsidRPr="00D276D8">
                        <w:rPr>
                          <w:rFonts w:ascii="Courier New" w:hAnsi="Courier New" w:cs="Courier New"/>
                          <w:b/>
                          <w:bCs/>
                          <w:color w:val="8000FF"/>
                          <w:sz w:val="20"/>
                          <w:szCs w:val="20"/>
                          <w:highlight w:val="white"/>
                          <w:lang w:val="en-US"/>
                          <w:rPrChange w:id="5955" w:author="ghislain.aine" w:date="2015-11-03T14:25:00Z">
                            <w:rPr>
                              <w:rFonts w:ascii="Courier New" w:hAnsi="Courier New" w:cs="Courier New"/>
                              <w:b/>
                              <w:bCs/>
                              <w:color w:val="8000FF"/>
                              <w:sz w:val="20"/>
                              <w:szCs w:val="20"/>
                              <w:highlight w:val="white"/>
                            </w:rPr>
                          </w:rPrChange>
                        </w:rPr>
                        <w:t>""</w:t>
                      </w:r>
                      <w:proofErr w:type="gramStart"/>
                      <w:r w:rsidRPr="00D276D8">
                        <w:rPr>
                          <w:rFonts w:ascii="Courier New" w:hAnsi="Courier New" w:cs="Courier New"/>
                          <w:color w:val="0000FF"/>
                          <w:sz w:val="20"/>
                          <w:szCs w:val="20"/>
                          <w:highlight w:val="white"/>
                          <w:lang w:val="en-US"/>
                          <w:rPrChange w:id="5956" w:author="ghislain.aine" w:date="2015-11-03T14:25:00Z">
                            <w:rPr>
                              <w:rFonts w:ascii="Courier New" w:hAnsi="Courier New" w:cs="Courier New"/>
                              <w:color w:val="0000FF"/>
                              <w:sz w:val="20"/>
                              <w:szCs w:val="20"/>
                              <w:highlight w:val="white"/>
                            </w:rPr>
                          </w:rPrChange>
                        </w:rPr>
                        <w:t>&gt;</w:t>
                      </w:r>
                      <w:r w:rsidRPr="00D276D8">
                        <w:rPr>
                          <w:rFonts w:ascii="Courier New" w:hAnsi="Courier New" w:cs="Courier New"/>
                          <w:b/>
                          <w:bCs/>
                          <w:color w:val="000000"/>
                          <w:sz w:val="20"/>
                          <w:szCs w:val="20"/>
                          <w:highlight w:val="white"/>
                          <w:lang w:val="en-US"/>
                          <w:rPrChange w:id="5957" w:author="ghislain.aine" w:date="2015-11-03T14:28:00Z">
                            <w:rPr>
                              <w:rFonts w:ascii="Courier New" w:hAnsi="Courier New" w:cs="Courier New"/>
                              <w:color w:val="0000FF"/>
                              <w:sz w:val="20"/>
                              <w:szCs w:val="20"/>
                              <w:highlight w:val="white"/>
                              <w:lang w:val="en-US"/>
                            </w:rPr>
                          </w:rPrChange>
                        </w:rPr>
                        <w:t>[</w:t>
                      </w:r>
                      <w:proofErr w:type="gramEnd"/>
                      <w:r w:rsidR="00BF1190">
                        <w:rPr>
                          <w:rFonts w:ascii="Courier New" w:hAnsi="Courier New" w:cs="Courier New"/>
                          <w:b/>
                          <w:bCs/>
                          <w:color w:val="000000"/>
                          <w:sz w:val="20"/>
                          <w:szCs w:val="20"/>
                          <w:highlight w:val="white"/>
                          <w:lang w:val="en-US"/>
                        </w:rPr>
                        <w:t>Description]</w:t>
                      </w:r>
                      <w:r w:rsidRPr="00D276D8">
                        <w:rPr>
                          <w:rFonts w:ascii="Courier New" w:hAnsi="Courier New" w:cs="Courier New"/>
                          <w:color w:val="0000FF"/>
                          <w:sz w:val="20"/>
                          <w:szCs w:val="20"/>
                          <w:highlight w:val="white"/>
                          <w:lang w:val="en-US"/>
                          <w:rPrChange w:id="5958" w:author="ghislain.aine" w:date="2015-11-03T14:25:00Z">
                            <w:rPr>
                              <w:rFonts w:ascii="Courier New" w:hAnsi="Courier New" w:cs="Courier New"/>
                              <w:color w:val="0000FF"/>
                              <w:sz w:val="20"/>
                              <w:szCs w:val="20"/>
                              <w:highlight w:val="white"/>
                            </w:rPr>
                          </w:rPrChange>
                        </w:rPr>
                        <w:t>&lt;/swmodel2&gt;</w:t>
                      </w:r>
                    </w:ins>
                  </w:p>
                  <w:p w:rsidR="00BF1190" w:rsidRDefault="00BF1190" w:rsidP="00BF1190">
                    <w:pPr>
                      <w:autoSpaceDE w:val="0"/>
                      <w:autoSpaceDN w:val="0"/>
                      <w:adjustRightInd w:val="0"/>
                      <w:jc w:val="left"/>
                      <w:rPr>
                        <w:del w:id="5959" w:author="ghislain.aine" w:date="2015-11-03T14:25:00Z"/>
                        <w:rFonts w:ascii="Consolas" w:hAnsi="Consolas" w:cs="Consolas"/>
                        <w:color w:val="000000"/>
                        <w:sz w:val="19"/>
                        <w:szCs w:val="19"/>
                        <w:highlight w:val="white"/>
                        <w:lang w:val="en-US"/>
                      </w:rPr>
                    </w:pPr>
                    <w:ins w:id="5960" w:author="ghislain.aine" w:date="2015-11-03T14:25:00Z">
                      <w:r>
                        <w:rPr>
                          <w:rFonts w:ascii="Courier New" w:hAnsi="Courier New" w:cs="Courier New"/>
                          <w:color w:val="0000FF"/>
                          <w:sz w:val="20"/>
                          <w:szCs w:val="20"/>
                          <w:highlight w:val="white"/>
                        </w:rPr>
                        <w:t>&lt;/</w:t>
                      </w:r>
                      <w:proofErr w:type="spellStart"/>
                      <w:proofErr w:type="gramStart"/>
                      <w:r>
                        <w:rPr>
                          <w:rFonts w:ascii="Courier New" w:hAnsi="Courier New" w:cs="Courier New"/>
                          <w:color w:val="0000FF"/>
                          <w:sz w:val="20"/>
                          <w:szCs w:val="20"/>
                          <w:highlight w:val="white"/>
                        </w:rPr>
                        <w:t>swmodels</w:t>
                      </w:r>
                      <w:proofErr w:type="spellEnd"/>
                      <w:proofErr w:type="gramEnd"/>
                      <w:r>
                        <w:rPr>
                          <w:rFonts w:ascii="Courier New" w:hAnsi="Courier New" w:cs="Courier New"/>
                          <w:color w:val="0000FF"/>
                          <w:sz w:val="20"/>
                          <w:szCs w:val="20"/>
                          <w:highlight w:val="white"/>
                        </w:rPr>
                        <w:t>&gt;</w:t>
                      </w:r>
                    </w:ins>
                    <w:del w:id="5961" w:author="ghislain.aine" w:date="2015-11-03T14:25:00Z">
                      <w:r w:rsidRPr="00353E92" w:rsidDel="00A75525">
                        <w:rPr>
                          <w:rFonts w:ascii="Consolas" w:hAnsi="Consolas" w:cs="Consolas"/>
                          <w:color w:val="0000FF"/>
                          <w:sz w:val="19"/>
                          <w:szCs w:val="19"/>
                          <w:highlight w:val="white"/>
                          <w:lang w:val="en-US"/>
                        </w:rPr>
                        <w:delText>Q_PROPERTY</w:delText>
                      </w:r>
                      <w:r w:rsidRPr="00353E92" w:rsidDel="00A75525">
                        <w:rPr>
                          <w:rFonts w:ascii="Consolas" w:hAnsi="Consolas" w:cs="Consolas"/>
                          <w:color w:val="000000"/>
                          <w:sz w:val="19"/>
                          <w:szCs w:val="19"/>
                          <w:highlight w:val="white"/>
                          <w:lang w:val="en-US"/>
                        </w:rPr>
                        <w:delText>(</w:delText>
                      </w:r>
                      <w:r w:rsidRPr="00353E92" w:rsidDel="00A75525">
                        <w:rPr>
                          <w:rFonts w:ascii="Consolas" w:hAnsi="Consolas" w:cs="Consolas"/>
                          <w:color w:val="0000FF"/>
                          <w:sz w:val="19"/>
                          <w:szCs w:val="19"/>
                          <w:highlight w:val="white"/>
                          <w:lang w:val="en-US"/>
                        </w:rPr>
                        <w:delText>int</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period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READ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getPeriod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WRITE</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setPeriod</w:delText>
                      </w:r>
                      <w:r w:rsidRPr="00353E92" w:rsidDel="00A75525">
                        <w:rPr>
                          <w:rFonts w:ascii="Consolas" w:hAnsi="Consolas" w:cs="Consolas"/>
                          <w:color w:val="000000"/>
                          <w:sz w:val="19"/>
                          <w:szCs w:val="19"/>
                          <w:highlight w:val="white"/>
                          <w:lang w:val="en-US"/>
                        </w:rPr>
                        <w:delText>)</w:delText>
                      </w:r>
                    </w:del>
                  </w:p>
                  <w:p w:rsidR="00BF1190" w:rsidRPr="00E71FE0" w:rsidRDefault="00BF1190" w:rsidP="00BF1190">
                    <w:pPr>
                      <w:rPr>
                        <w:lang w:val="en-US"/>
                      </w:rPr>
                    </w:pPr>
                    <w:del w:id="5962" w:author="ghislain.aine" w:date="2015-11-03T14:25:00Z">
                      <w:r w:rsidRPr="00353E92" w:rsidDel="00A75525">
                        <w:rPr>
                          <w:rFonts w:ascii="Consolas" w:hAnsi="Consolas" w:cs="Consolas"/>
                          <w:color w:val="0000FF"/>
                          <w:sz w:val="19"/>
                          <w:szCs w:val="19"/>
                          <w:highlight w:val="white"/>
                          <w:lang w:val="en-US"/>
                        </w:rPr>
                        <w:delText>Q_PROPERTY</w:delText>
                      </w:r>
                      <w:r w:rsidRPr="00353E92" w:rsidDel="00A75525">
                        <w:rPr>
                          <w:rFonts w:ascii="Consolas" w:hAnsi="Consolas" w:cs="Consolas"/>
                          <w:color w:val="000000"/>
                          <w:sz w:val="19"/>
                          <w:szCs w:val="19"/>
                          <w:highlight w:val="white"/>
                          <w:lang w:val="en-US"/>
                        </w:rPr>
                        <w:delText>(</w:delText>
                      </w:r>
                      <w:r w:rsidRPr="00353E92" w:rsidDel="00A75525">
                        <w:rPr>
                          <w:rFonts w:ascii="Consolas" w:hAnsi="Consolas" w:cs="Consolas"/>
                          <w:color w:val="0000FF"/>
                          <w:sz w:val="19"/>
                          <w:szCs w:val="19"/>
                          <w:highlight w:val="white"/>
                          <w:lang w:val="en-US"/>
                        </w:rPr>
                        <w:delText>int</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step</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READ</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getStep</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000080"/>
                          <w:sz w:val="19"/>
                          <w:szCs w:val="19"/>
                          <w:highlight w:val="white"/>
                          <w:lang w:val="en-US"/>
                        </w:rPr>
                        <w:delText>WRITE</w:delText>
                      </w:r>
                      <w:r w:rsidRPr="00353E92" w:rsidDel="00A75525">
                        <w:rPr>
                          <w:rFonts w:ascii="Consolas" w:hAnsi="Consolas" w:cs="Consolas"/>
                          <w:color w:val="000000"/>
                          <w:sz w:val="19"/>
                          <w:szCs w:val="19"/>
                          <w:highlight w:val="white"/>
                          <w:lang w:val="en-US"/>
                        </w:rPr>
                        <w:delText xml:space="preserve"> </w:delText>
                      </w:r>
                      <w:r w:rsidRPr="00353E92" w:rsidDel="00A75525">
                        <w:rPr>
                          <w:rFonts w:ascii="Consolas" w:hAnsi="Consolas" w:cs="Consolas"/>
                          <w:color w:val="880000"/>
                          <w:sz w:val="19"/>
                          <w:szCs w:val="19"/>
                          <w:highlight w:val="white"/>
                          <w:lang w:val="en-US"/>
                        </w:rPr>
                        <w:delText>setStep</w:delText>
                      </w:r>
                      <w:r w:rsidRPr="00353E92" w:rsidDel="00A75525">
                        <w:rPr>
                          <w:rFonts w:ascii="Consolas" w:hAnsi="Consolas" w:cs="Consolas"/>
                          <w:color w:val="000000"/>
                          <w:sz w:val="19"/>
                          <w:szCs w:val="19"/>
                          <w:highlight w:val="white"/>
                          <w:lang w:val="en-US"/>
                        </w:rPr>
                        <w:delText>)</w:delText>
                      </w:r>
                    </w:del>
                  </w:p>
                </w:txbxContent>
              </v:textbox>
              <w10:wrap type="none"/>
              <w10:anchorlock/>
            </v:shape>
          </w:pict>
        </w:r>
      </w:ins>
    </w:p>
    <w:p w:rsidR="00BF1190" w:rsidDel="00B06F8F" w:rsidRDefault="00BF1190" w:rsidP="00BF1190">
      <w:pPr>
        <w:pStyle w:val="Code"/>
        <w:rPr>
          <w:del w:id="5963" w:author="ghislain.aine" w:date="2015-11-03T14:26:00Z"/>
        </w:rPr>
      </w:pPr>
      <w:del w:id="5964" w:author="ghislain.aine" w:date="2015-11-03T14:26:00Z">
        <w:r w:rsidRPr="00170346" w:rsidDel="00B06F8F">
          <w:delText>&lt;swmodels&gt;</w:delText>
        </w:r>
      </w:del>
    </w:p>
    <w:p w:rsidR="00BF1190" w:rsidDel="00B06F8F" w:rsidRDefault="00BF1190" w:rsidP="00BF1190">
      <w:pPr>
        <w:pStyle w:val="Code"/>
        <w:rPr>
          <w:del w:id="5965" w:author="ghislain.aine" w:date="2015-11-03T14:26:00Z"/>
        </w:rPr>
      </w:pPr>
      <w:del w:id="5966" w:author="ghislain.aine" w:date="2015-11-03T14:26:00Z">
        <w:r w:rsidDel="00B06F8F">
          <w:tab/>
        </w:r>
        <w:r w:rsidRPr="00AA2BC6" w:rsidDel="00B06F8F">
          <w:delText>&lt;swmodel2 ipath="</w:delText>
        </w:r>
      </w:del>
      <w:ins w:id="5967" w:author="Alexandre Blin" w:date="2015-08-10T11:29:00Z">
        <w:del w:id="5968" w:author="ghislain.aine" w:date="2015-11-03T14:26:00Z">
          <w:r w:rsidDel="00B06F8F">
            <w:delText>.</w:delText>
          </w:r>
        </w:del>
      </w:ins>
      <w:del w:id="5969" w:author="ghislain.aine" w:date="2015-11-03T14:26:00Z">
        <w:r w:rsidRPr="00AA2BC6" w:rsidDel="00B06F8F">
          <w:delText>nom de l'host" name="nom du sous stream" file="sousStream</w:delText>
        </w:r>
      </w:del>
      <w:ins w:id="5970" w:author="Alexandre Blin" w:date="2015-08-10T11:41:00Z">
        <w:del w:id="5971" w:author="ghislain.aine" w:date="2015-11-03T14:26:00Z">
          <w:r w:rsidDel="00B06F8F">
            <w:delText>streamUI</w:delText>
          </w:r>
        </w:del>
      </w:ins>
      <w:del w:id="5972" w:author="ghislain.aine" w:date="2015-11-03T14:26:00Z">
        <w:r w:rsidRPr="00AA2BC6" w:rsidDel="00B06F8F">
          <w:delText>.xml" ico=""&gt;</w:delText>
        </w:r>
      </w:del>
    </w:p>
    <w:p w:rsidR="00BF1190" w:rsidDel="00B06F8F" w:rsidRDefault="00BF1190" w:rsidP="00BF1190">
      <w:pPr>
        <w:pStyle w:val="Code"/>
        <w:rPr>
          <w:del w:id="5973" w:author="ghislain.aine" w:date="2015-11-03T14:26:00Z"/>
        </w:rPr>
      </w:pPr>
      <w:del w:id="5974" w:author="ghislain.aine" w:date="2015-11-03T14:26:00Z">
        <w:r w:rsidDel="00B06F8F">
          <w:tab/>
          <w:delText>Description &lt;/swmodel2&gt;</w:delText>
        </w:r>
      </w:del>
    </w:p>
    <w:p w:rsidR="00BF1190" w:rsidDel="00B06F8F" w:rsidRDefault="00BF1190" w:rsidP="00BF1190">
      <w:pPr>
        <w:pStyle w:val="Code"/>
        <w:rPr>
          <w:del w:id="5975" w:author="ghislain.aine" w:date="2015-11-03T14:26:00Z"/>
        </w:rPr>
      </w:pPr>
      <w:del w:id="5976" w:author="ghislain.aine" w:date="2015-11-03T14:26:00Z">
        <w:r w:rsidDel="00B06F8F">
          <w:delText>&lt;/swmodels&gt;</w:delText>
        </w:r>
      </w:del>
    </w:p>
    <w:p w:rsidR="00000000" w:rsidRDefault="00D276D8">
      <w:pPr>
        <w:ind w:left="1418" w:hanging="142"/>
        <w:rPr>
          <w:ins w:id="5977" w:author="Alexandre Blin" w:date="2015-08-10T11:38:00Z"/>
          <w:u w:val="single"/>
          <w:rPrChange w:id="5978" w:author="Alexandre Blin" w:date="2015-08-10T11:40:00Z">
            <w:rPr>
              <w:ins w:id="5979" w:author="Alexandre Blin" w:date="2015-08-10T11:38:00Z"/>
            </w:rPr>
          </w:rPrChange>
        </w:rPr>
        <w:pPrChange w:id="5980" w:author="Alexandre Blin" w:date="2015-08-10T11:40:00Z">
          <w:pPr>
            <w:pStyle w:val="Paragraphedeliste"/>
            <w:numPr>
              <w:numId w:val="28"/>
            </w:numPr>
            <w:ind w:left="1418" w:hanging="360"/>
          </w:pPr>
        </w:pPrChange>
      </w:pPr>
      <w:ins w:id="5981" w:author="Alexandre Blin" w:date="2015-08-10T11:38:00Z">
        <w:r w:rsidRPr="00D276D8">
          <w:rPr>
            <w:u w:val="single"/>
            <w:rPrChange w:id="5982" w:author="Alexandre Blin" w:date="2015-08-10T11:40:00Z">
              <w:rPr>
                <w:color w:val="0000FF" w:themeColor="hyperlink"/>
                <w:u w:val="single"/>
              </w:rPr>
            </w:rPrChange>
          </w:rPr>
          <w:t>Attention</w:t>
        </w:r>
      </w:ins>
      <w:ins w:id="5983" w:author="Alexandre Blin" w:date="2015-08-10T11:39:00Z">
        <w:r w:rsidRPr="00D276D8">
          <w:rPr>
            <w:u w:val="single"/>
            <w:rPrChange w:id="5984" w:author="Alexandre Blin" w:date="2015-08-10T11:40:00Z">
              <w:rPr>
                <w:color w:val="0000FF" w:themeColor="hyperlink"/>
                <w:u w:val="single"/>
              </w:rPr>
            </w:rPrChange>
          </w:rPr>
          <w:t> </w:t>
        </w:r>
      </w:ins>
      <w:ins w:id="5985" w:author="Alexandre Blin" w:date="2015-08-10T11:38:00Z">
        <w:r w:rsidRPr="00D276D8">
          <w:rPr>
            <w:u w:val="single"/>
            <w:rPrChange w:id="5986" w:author="Alexandre Blin" w:date="2015-08-10T11:40:00Z">
              <w:rPr>
                <w:color w:val="0000FF" w:themeColor="hyperlink"/>
                <w:u w:val="single"/>
              </w:rPr>
            </w:rPrChange>
          </w:rPr>
          <w:t>:</w:t>
        </w:r>
      </w:ins>
      <w:ins w:id="5987" w:author="Alexandre Blin" w:date="2015-08-10T11:39:00Z">
        <w:r w:rsidRPr="00D276D8">
          <w:rPr>
            <w:u w:val="single"/>
            <w:rPrChange w:id="5988" w:author="Alexandre Blin" w:date="2015-08-10T11:40:00Z">
              <w:rPr>
                <w:color w:val="0000FF" w:themeColor="hyperlink"/>
                <w:u w:val="single"/>
              </w:rPr>
            </w:rPrChange>
          </w:rPr>
          <w:t xml:space="preserve"> nom de l’host doit correspondre au nom du composant SwModel2Host (par défaut « SwModel2Host »)</w:t>
        </w:r>
      </w:ins>
      <w:ins w:id="5989" w:author="Alexandre Blin" w:date="2015-08-10T11:40:00Z">
        <w:r w:rsidRPr="00D276D8">
          <w:rPr>
            <w:u w:val="single"/>
            <w:rPrChange w:id="5990" w:author="Alexandre Blin" w:date="2015-08-10T11:40:00Z">
              <w:rPr>
                <w:color w:val="0000FF" w:themeColor="hyperlink"/>
                <w:u w:val="single"/>
              </w:rPr>
            </w:rPrChange>
          </w:rPr>
          <w:t>.</w:t>
        </w:r>
      </w:ins>
    </w:p>
    <w:p w:rsidR="00BF1190" w:rsidRDefault="00BF1190" w:rsidP="00BF1190">
      <w:pPr>
        <w:pStyle w:val="Paragraphedeliste"/>
        <w:numPr>
          <w:ilvl w:val="0"/>
          <w:numId w:val="28"/>
        </w:numPr>
        <w:ind w:left="1418"/>
      </w:pPr>
      <w:r>
        <w:t>Ajouter au fichier "launcher.bat" le paramètre "-</w:t>
      </w:r>
      <w:proofErr w:type="spellStart"/>
      <w:r>
        <w:t>models</w:t>
      </w:r>
      <w:proofErr w:type="spellEnd"/>
      <w:r>
        <w:t>" avec l'adresse du fichier list.xml</w:t>
      </w:r>
    </w:p>
    <w:p w:rsidR="00BF1190" w:rsidRDefault="00BF1190" w:rsidP="00BF1190">
      <w:pPr>
        <w:pStyle w:val="Paragraphedeliste"/>
        <w:numPr>
          <w:ilvl w:val="0"/>
          <w:numId w:val="28"/>
        </w:numPr>
        <w:ind w:left="1418"/>
      </w:pPr>
      <w:r>
        <w:t xml:space="preserve">Relancer </w:t>
      </w:r>
      <w:proofErr w:type="spellStart"/>
      <w:r>
        <w:t>Streamwork</w:t>
      </w:r>
      <w:proofErr w:type="spellEnd"/>
      <w:r>
        <w:t xml:space="preserve"> et créer un nouveau </w:t>
      </w:r>
      <w:proofErr w:type="spellStart"/>
      <w:r>
        <w:t>stream</w:t>
      </w:r>
      <w:proofErr w:type="spellEnd"/>
    </w:p>
    <w:p w:rsidR="00BF1190" w:rsidRDefault="00BF1190" w:rsidP="00BF1190">
      <w:pPr>
        <w:pStyle w:val="Paragraphedeliste"/>
        <w:numPr>
          <w:ilvl w:val="0"/>
          <w:numId w:val="28"/>
        </w:numPr>
        <w:ind w:left="1418"/>
      </w:pPr>
      <w:r>
        <w:t xml:space="preserve">le host est le </w:t>
      </w:r>
      <w:del w:id="5991" w:author="jerome draillard" w:date="2015-11-27T16:46:00Z">
        <w:r w:rsidDel="00300DAE">
          <w:delText>plug in</w:delText>
        </w:r>
      </w:del>
      <w:ins w:id="5992" w:author="jerome draillard" w:date="2015-11-27T16:46:00Z">
        <w:r>
          <w:t>composant</w:t>
        </w:r>
      </w:ins>
      <w:r>
        <w:t xml:space="preserve"> qui dans l</w:t>
      </w:r>
      <w:ins w:id="5993" w:author="Alexandre Blin" w:date="2015-08-10T10:52:00Z">
        <w:r>
          <w:t>e</w:t>
        </w:r>
      </w:ins>
      <w:del w:id="5994" w:author="Alexandre Blin" w:date="2015-08-10T10:52:00Z">
        <w:r w:rsidDel="00131433">
          <w:delText>a</w:delText>
        </w:r>
      </w:del>
      <w:r>
        <w:t xml:space="preserve"> sous</w:t>
      </w:r>
      <w:ins w:id="5995" w:author="Alexandre Blin" w:date="2015-08-10T10:52:00Z">
        <w:r>
          <w:t>-</w:t>
        </w:r>
      </w:ins>
      <w:proofErr w:type="spellStart"/>
      <w:del w:id="5996" w:author="Alexandre Blin" w:date="2015-08-10T10:52:00Z">
        <w:r w:rsidDel="00131433">
          <w:delText xml:space="preserve"> </w:delText>
        </w:r>
      </w:del>
      <w:r>
        <w:t>stream</w:t>
      </w:r>
      <w:proofErr w:type="spellEnd"/>
      <w:r>
        <w:t xml:space="preserve"> sera l'interface avec l'extérieur (ici swModel2Host)</w:t>
      </w:r>
    </w:p>
    <w:p w:rsidR="00BF1190" w:rsidRDefault="00BF1190" w:rsidP="00BF1190">
      <w:pPr>
        <w:rPr>
          <w:ins w:id="5997" w:author="jerome draillard" w:date="2015-11-27T16:47:00Z"/>
        </w:rPr>
      </w:pPr>
      <w:ins w:id="5998" w:author="ghislain.aine" w:date="2015-11-03T14:26:00Z">
        <w:r w:rsidRPr="00A30B61">
          <w:rPr>
            <w:color w:val="FF0000"/>
          </w:rPr>
          <w:t>Note</w:t>
        </w:r>
        <w:r>
          <w:t xml:space="preserve"> : </w:t>
        </w:r>
        <w:proofErr w:type="spellStart"/>
        <w:r>
          <w:t>Streamwork</w:t>
        </w:r>
        <w:proofErr w:type="spellEnd"/>
        <w:r>
          <w:t xml:space="preserve"> che</w:t>
        </w:r>
      </w:ins>
      <w:ins w:id="5999" w:author="ghislain.aine" w:date="2015-11-03T14:27:00Z">
        <w:r>
          <w:t>r</w:t>
        </w:r>
      </w:ins>
      <w:ins w:id="6000" w:author="ghislain.aine" w:date="2015-11-03T14:26:00Z">
        <w:r>
          <w:t>che le</w:t>
        </w:r>
      </w:ins>
      <w:ins w:id="6001" w:author="ghislain.aine" w:date="2015-11-03T14:27:00Z">
        <w:r>
          <w:t xml:space="preserve"> fichier du sous-</w:t>
        </w:r>
        <w:proofErr w:type="spellStart"/>
        <w:r>
          <w:t>stream</w:t>
        </w:r>
      </w:ins>
      <w:proofErr w:type="spellEnd"/>
      <w:ins w:id="6002" w:author="ghislain.aine" w:date="2015-11-03T14:26:00Z">
        <w:r>
          <w:t xml:space="preserve"> dans [</w:t>
        </w:r>
      </w:ins>
      <w:ins w:id="6003" w:author="ghislain.aine" w:date="2015-11-04T17:46:00Z">
        <w:r>
          <w:t>d</w:t>
        </w:r>
      </w:ins>
      <w:ins w:id="6004" w:author="ghislain.aine" w:date="2015-11-03T14:26:00Z">
        <w:r>
          <w:t>ossier</w:t>
        </w:r>
      </w:ins>
      <w:ins w:id="6005" w:author="ghislain.aine" w:date="2015-11-04T17:46:00Z">
        <w:r>
          <w:t xml:space="preserve"> c</w:t>
        </w:r>
      </w:ins>
      <w:ins w:id="6006" w:author="ghislain.aine" w:date="2015-11-03T14:27:00Z">
        <w:r>
          <w:t>o</w:t>
        </w:r>
      </w:ins>
      <w:ins w:id="6007" w:author="ghislain.aine" w:date="2015-11-03T14:26:00Z">
        <w:r>
          <w:t>n</w:t>
        </w:r>
      </w:ins>
      <w:ins w:id="6008" w:author="ghislain.aine" w:date="2015-11-03T14:27:00Z">
        <w:r>
          <w:t>t</w:t>
        </w:r>
      </w:ins>
      <w:ins w:id="6009" w:author="ghislain.aine" w:date="2015-11-03T14:26:00Z">
        <w:r>
          <w:t>enan</w:t>
        </w:r>
      </w:ins>
      <w:ins w:id="6010" w:author="ghislain.aine" w:date="2015-11-03T14:27:00Z">
        <w:r>
          <w:t>t</w:t>
        </w:r>
      </w:ins>
      <w:ins w:id="6011" w:author="ghislain.aine" w:date="2015-11-04T17:46:00Z">
        <w:r>
          <w:t xml:space="preserve"> l</w:t>
        </w:r>
      </w:ins>
      <w:ins w:id="6012" w:author="ghislain.aine" w:date="2015-11-03T14:26:00Z">
        <w:r>
          <w:t>ist.xml]\</w:t>
        </w:r>
        <w:proofErr w:type="spellStart"/>
        <w:r>
          <w:t>models</w:t>
        </w:r>
      </w:ins>
      <w:proofErr w:type="spellEnd"/>
    </w:p>
    <w:p w:rsidR="00BF1190" w:rsidRDefault="00BF1190" w:rsidP="00BF1190">
      <w:pPr>
        <w:rPr>
          <w:ins w:id="6013" w:author="jerome draillard" w:date="2015-11-27T16:47:00Z"/>
        </w:rPr>
      </w:pPr>
    </w:p>
    <w:p w:rsidR="00BF1190" w:rsidRDefault="00BF1190" w:rsidP="00BF1190">
      <w:pPr>
        <w:rPr>
          <w:ins w:id="6014" w:author="jerome draillard" w:date="2015-11-27T16:47:00Z"/>
        </w:rPr>
      </w:pPr>
    </w:p>
    <w:p w:rsidR="00BF1190" w:rsidRDefault="00BF1190" w:rsidP="00BF1190">
      <w:pPr>
        <w:rPr>
          <w:ins w:id="6015" w:author="jerome draillard" w:date="2015-11-27T16:47:00Z"/>
        </w:rPr>
      </w:pPr>
    </w:p>
    <w:p w:rsidR="00BF1190" w:rsidRDefault="00BF1190" w:rsidP="00BF1190">
      <w:pPr>
        <w:rPr>
          <w:ins w:id="6016" w:author="jerome draillard" w:date="2015-11-27T16:47:00Z"/>
        </w:rPr>
      </w:pPr>
    </w:p>
    <w:p w:rsidR="00BF1190" w:rsidRDefault="00BF1190" w:rsidP="00BF1190"/>
    <w:p w:rsidR="00BF1190" w:rsidRPr="001F4701" w:rsidRDefault="00D276D8" w:rsidP="00BF1190">
      <w:pPr>
        <w:rPr>
          <w:b/>
          <w:rPrChange w:id="6017" w:author="jerome draillard" w:date="2015-11-27T16:47:00Z">
            <w:rPr/>
          </w:rPrChange>
        </w:rPr>
      </w:pPr>
      <w:r w:rsidRPr="00D276D8">
        <w:rPr>
          <w:b/>
          <w:rPrChange w:id="6018" w:author="jerome draillard" w:date="2015-11-27T16:47:00Z">
            <w:rPr>
              <w:color w:val="0000FF" w:themeColor="hyperlink"/>
              <w:u w:val="single"/>
            </w:rPr>
          </w:rPrChange>
        </w:rPr>
        <w:t xml:space="preserve">Le </w:t>
      </w:r>
      <w:ins w:id="6019" w:author="jerome draillard" w:date="2015-11-27T16:47:00Z">
        <w:r w:rsidRPr="00D276D8">
          <w:rPr>
            <w:b/>
            <w:rPrChange w:id="6020" w:author="jerome draillard" w:date="2015-11-27T16:47:00Z">
              <w:rPr>
                <w:color w:val="0000FF" w:themeColor="hyperlink"/>
                <w:u w:val="single"/>
              </w:rPr>
            </w:rPrChange>
          </w:rPr>
          <w:t xml:space="preserve">composant </w:t>
        </w:r>
      </w:ins>
      <w:r w:rsidRPr="00D276D8">
        <w:rPr>
          <w:b/>
          <w:rPrChange w:id="6021" w:author="jerome draillard" w:date="2015-11-27T16:47:00Z">
            <w:rPr>
              <w:color w:val="0000FF" w:themeColor="hyperlink"/>
              <w:u w:val="single"/>
            </w:rPr>
          </w:rPrChange>
        </w:rPr>
        <w:t>sous-</w:t>
      </w:r>
      <w:proofErr w:type="spellStart"/>
      <w:r w:rsidRPr="00D276D8">
        <w:rPr>
          <w:b/>
          <w:rPrChange w:id="6022" w:author="jerome draillard" w:date="2015-11-27T16:47:00Z">
            <w:rPr>
              <w:color w:val="0000FF" w:themeColor="hyperlink"/>
              <w:u w:val="single"/>
            </w:rPr>
          </w:rPrChange>
        </w:rPr>
        <w:t>stream</w:t>
      </w:r>
      <w:proofErr w:type="spellEnd"/>
      <w:r w:rsidRPr="00D276D8">
        <w:rPr>
          <w:b/>
          <w:rPrChange w:id="6023" w:author="jerome draillard" w:date="2015-11-27T16:47:00Z">
            <w:rPr>
              <w:color w:val="0000FF" w:themeColor="hyperlink"/>
              <w:u w:val="single"/>
            </w:rPr>
          </w:rPrChange>
        </w:rPr>
        <w:t xml:space="preserve"> est accessible dans la liste des plugins, dans le menu "SwModel2d".</w:t>
      </w:r>
    </w:p>
    <w:p w:rsidR="00BF1190" w:rsidRDefault="00BF1190" w:rsidP="00BF1190">
      <w:r>
        <w:t xml:space="preserve">Le connecter à un </w:t>
      </w:r>
      <w:del w:id="6024" w:author="ghislain.aine" w:date="2015-11-04T16:55:00Z">
        <w:r w:rsidDel="0049323F">
          <w:delText>DemoCoreComponent</w:delText>
        </w:r>
      </w:del>
      <w:proofErr w:type="spellStart"/>
      <w:ins w:id="6025" w:author="ghislain.aine" w:date="2015-11-04T16:55:00Z">
        <w:r>
          <w:t>CoreComponent</w:t>
        </w:r>
      </w:ins>
      <w:proofErr w:type="spellEnd"/>
      <w:r>
        <w:t xml:space="preserve"> et ajouter un </w:t>
      </w:r>
      <w:proofErr w:type="spellStart"/>
      <w:r>
        <w:t>exécutor</w:t>
      </w:r>
      <w:proofErr w:type="spellEnd"/>
      <w:r>
        <w:t xml:space="preserve">. Sauvegarder le </w:t>
      </w:r>
      <w:proofErr w:type="spellStart"/>
      <w:r>
        <w:t>stream</w:t>
      </w:r>
      <w:proofErr w:type="spellEnd"/>
      <w:r>
        <w:t>, puis tester.</w:t>
      </w:r>
    </w:p>
    <w:p w:rsidR="00BF1190" w:rsidRDefault="00BF1190" w:rsidP="00BF1190"/>
    <w:p w:rsidR="00BF1190" w:rsidRDefault="00EE2A1F" w:rsidP="00BF1190">
      <w:pPr>
        <w:keepNext/>
        <w:jc w:val="center"/>
      </w:pPr>
      <w:ins w:id="6026" w:author="ghislain.aine" w:date="2015-11-04T17:51:00Z">
        <w:r>
          <w:rPr>
            <w:noProof/>
            <w:lang w:eastAsia="fr-FR"/>
            <w:rPrChange w:id="6027">
              <w:rPr>
                <w:noProof/>
                <w:color w:val="0000FF" w:themeColor="hyperlink"/>
                <w:u w:val="single"/>
                <w:lang w:eastAsia="fr-FR"/>
              </w:rPr>
            </w:rPrChange>
          </w:rPr>
          <w:drawing>
            <wp:inline distT="0" distB="0" distL="0" distR="0">
              <wp:extent cx="4015105" cy="607060"/>
              <wp:effectExtent l="19050" t="0" r="4445" b="0"/>
              <wp:docPr id="123" name="Image 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pic:cNvPicPr>
                        <a:picLocks noChangeAspect="1" noChangeArrowheads="1"/>
                      </pic:cNvPicPr>
                    </pic:nvPicPr>
                    <pic:blipFill>
                      <a:blip r:embed="rId53" cstate="print"/>
                      <a:srcRect/>
                      <a:stretch>
                        <a:fillRect/>
                      </a:stretch>
                    </pic:blipFill>
                    <pic:spPr bwMode="auto">
                      <a:xfrm>
                        <a:off x="0" y="0"/>
                        <a:ext cx="4015105" cy="607060"/>
                      </a:xfrm>
                      <a:prstGeom prst="rect">
                        <a:avLst/>
                      </a:prstGeom>
                      <a:noFill/>
                      <a:ln w="9525">
                        <a:noFill/>
                        <a:miter lim="800000"/>
                        <a:headEnd/>
                        <a:tailEnd/>
                      </a:ln>
                    </pic:spPr>
                  </pic:pic>
                </a:graphicData>
              </a:graphic>
            </wp:inline>
          </w:drawing>
        </w:r>
      </w:ins>
      <w:del w:id="6028" w:author="ghislain.aine" w:date="2015-11-04T17:51:00Z">
        <w:r>
          <w:rPr>
            <w:noProof/>
            <w:lang w:eastAsia="fr-FR"/>
            <w:rPrChange w:id="6029">
              <w:rPr>
                <w:noProof/>
                <w:color w:val="0000FF" w:themeColor="hyperlink"/>
                <w:u w:val="single"/>
                <w:lang w:eastAsia="fr-FR"/>
              </w:rPr>
            </w:rPrChange>
          </w:rPr>
          <w:drawing>
            <wp:inline distT="0" distB="0" distL="0" distR="0">
              <wp:extent cx="3743325" cy="600075"/>
              <wp:effectExtent l="19050" t="0" r="9525" b="0"/>
              <wp:docPr id="124"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54" cstate="print"/>
                      <a:srcRect/>
                      <a:stretch>
                        <a:fillRect/>
                      </a:stretch>
                    </pic:blipFill>
                    <pic:spPr bwMode="auto">
                      <a:xfrm>
                        <a:off x="0" y="0"/>
                        <a:ext cx="3743325" cy="600075"/>
                      </a:xfrm>
                      <a:prstGeom prst="rect">
                        <a:avLst/>
                      </a:prstGeom>
                      <a:noFill/>
                      <a:ln w="9525">
                        <a:noFill/>
                        <a:miter lim="800000"/>
                        <a:headEnd/>
                        <a:tailEnd/>
                      </a:ln>
                    </pic:spPr>
                  </pic:pic>
                </a:graphicData>
              </a:graphic>
            </wp:inline>
          </w:drawing>
        </w:r>
      </w:del>
    </w:p>
    <w:p w:rsidR="00BF1190" w:rsidRPr="0009405F" w:rsidRDefault="00BF1190" w:rsidP="00BF1190">
      <w:pPr>
        <w:pStyle w:val="Lgende"/>
        <w:jc w:val="center"/>
      </w:pPr>
      <w:r>
        <w:t xml:space="preserve">Image </w:t>
      </w:r>
      <w:fldSimple w:instr=" SEQ Image \* ARABIC ">
        <w:r>
          <w:rPr>
            <w:noProof/>
          </w:rPr>
          <w:t>21</w:t>
        </w:r>
      </w:fldSimple>
      <w:r>
        <w:t xml:space="preserve"> : </w:t>
      </w:r>
      <w:r w:rsidRPr="00620548">
        <w:t>Composant du sous-</w:t>
      </w:r>
      <w:proofErr w:type="spellStart"/>
      <w:r w:rsidRPr="00620548">
        <w:t>stream</w:t>
      </w:r>
      <w:proofErr w:type="spellEnd"/>
      <w:r w:rsidRPr="00620548">
        <w:t xml:space="preserve"> "</w:t>
      </w:r>
      <w:proofErr w:type="spellStart"/>
      <w:del w:id="6030" w:author="ghislain.aine" w:date="2015-11-04T17:51:00Z">
        <w:r w:rsidRPr="00620548" w:rsidDel="00964C8E">
          <w:delText>streamUI</w:delText>
        </w:r>
      </w:del>
      <w:ins w:id="6031" w:author="ghislain.aine" w:date="2015-11-04T17:51:00Z">
        <w:r>
          <w:t>StreamValueUi</w:t>
        </w:r>
      </w:ins>
      <w:proofErr w:type="spellEnd"/>
      <w:r w:rsidRPr="00620548">
        <w:t>"</w:t>
      </w:r>
      <w:r w:rsidRPr="006A165A">
        <w:rPr>
          <w:sz w:val="20"/>
          <w:u w:val="single"/>
        </w:rPr>
        <w:t xml:space="preserve"> </w:t>
      </w:r>
    </w:p>
    <w:p w:rsidR="00BF1190" w:rsidRDefault="00BF1190" w:rsidP="00BF1190"/>
    <w:p w:rsidR="00BF1190" w:rsidRDefault="00BF1190" w:rsidP="00BF1190">
      <w:r>
        <w:t>Un sous-</w:t>
      </w:r>
      <w:proofErr w:type="spellStart"/>
      <w:r>
        <w:t>stream</w:t>
      </w:r>
      <w:proofErr w:type="spellEnd"/>
      <w:r>
        <w:t xml:space="preserve"> peut être ouvert à partir du </w:t>
      </w:r>
      <w:proofErr w:type="spellStart"/>
      <w:r>
        <w:t>stream</w:t>
      </w:r>
      <w:proofErr w:type="spellEnd"/>
      <w:r>
        <w:t xml:space="preserve"> principal en double-cliquant dessus. Les modifications dans le sous-</w:t>
      </w:r>
      <w:proofErr w:type="spellStart"/>
      <w:r>
        <w:t>stream</w:t>
      </w:r>
      <w:proofErr w:type="spellEnd"/>
      <w:r>
        <w:t xml:space="preserve"> sont automatiquement prises en comptes.</w:t>
      </w:r>
    </w:p>
    <w:p w:rsidR="00BF1190" w:rsidRDefault="00BF1190" w:rsidP="00BF1190">
      <w:pPr>
        <w:rPr>
          <w:b/>
        </w:rPr>
      </w:pPr>
    </w:p>
    <w:p w:rsidR="00BF1190" w:rsidRDefault="00BF1190" w:rsidP="00BF1190">
      <w:r w:rsidRPr="006A165A">
        <w:rPr>
          <w:u w:val="single"/>
        </w:rPr>
        <w:t>Attention</w:t>
      </w:r>
      <w:r>
        <w:rPr>
          <w:b/>
        </w:rPr>
        <w:t xml:space="preserve"> : </w:t>
      </w:r>
      <w:r>
        <w:t>Il ne faut jamais sauvegarder les modifications dans un sous-</w:t>
      </w:r>
      <w:proofErr w:type="spellStart"/>
      <w:r>
        <w:t>stream</w:t>
      </w:r>
      <w:proofErr w:type="spellEnd"/>
      <w:r>
        <w:t xml:space="preserve"> s'il a été ouvert depuis un </w:t>
      </w:r>
      <w:proofErr w:type="spellStart"/>
      <w:r>
        <w:t>stream</w:t>
      </w:r>
      <w:proofErr w:type="spellEnd"/>
      <w:r>
        <w:t xml:space="preserve"> principal. Les modifications doivent uniquement servir à faire des tests.</w:t>
      </w:r>
      <w:r>
        <w:br/>
        <w:t>Pour sauvegarder des modifications dans un sous-</w:t>
      </w:r>
      <w:proofErr w:type="spellStart"/>
      <w:r>
        <w:t>stream</w:t>
      </w:r>
      <w:proofErr w:type="spellEnd"/>
      <w:r>
        <w:t>, il faut l'ouvrir directement, avec la fonction "</w:t>
      </w:r>
      <w:proofErr w:type="spellStart"/>
      <w:r>
        <w:t>Load</w:t>
      </w:r>
      <w:proofErr w:type="spellEnd"/>
      <w:r>
        <w:t>" de l'éditeur.</w:t>
      </w:r>
    </w:p>
    <w:p w:rsidR="00BF1190" w:rsidRDefault="00BF1190" w:rsidP="00BF1190"/>
    <w:p w:rsidR="00BF1190" w:rsidRDefault="00BF1190" w:rsidP="00BF1190">
      <w:pPr>
        <w:rPr>
          <w:rFonts w:cs="Arial"/>
          <w:color w:val="000078"/>
          <w:sz w:val="28"/>
          <w:szCs w:val="28"/>
        </w:rPr>
      </w:pPr>
    </w:p>
    <w:p w:rsidR="00BF1190" w:rsidRDefault="00BF1190" w:rsidP="00BF1190">
      <w:pPr>
        <w:spacing w:after="200" w:line="276" w:lineRule="auto"/>
        <w:jc w:val="left"/>
        <w:rPr>
          <w:rFonts w:cs="Arial"/>
          <w:color w:val="003366"/>
          <w:sz w:val="28"/>
          <w:szCs w:val="28"/>
        </w:rPr>
      </w:pPr>
      <w:r>
        <w:br w:type="page"/>
      </w:r>
    </w:p>
    <w:p w:rsidR="00BF1190" w:rsidRDefault="00BF1190" w:rsidP="00BF1190">
      <w:pPr>
        <w:pStyle w:val="Titre2"/>
      </w:pPr>
      <w:bookmarkStart w:id="6032" w:name="_Toc462985399"/>
      <w:r>
        <w:lastRenderedPageBreak/>
        <w:t>Utilisation de pins</w:t>
      </w:r>
      <w:bookmarkEnd w:id="6032"/>
    </w:p>
    <w:p w:rsidR="00BF1190" w:rsidRPr="006A165A" w:rsidRDefault="00BF1190" w:rsidP="00BF1190"/>
    <w:p w:rsidR="00BF1190" w:rsidRDefault="00BF1190" w:rsidP="00BF1190">
      <w:r>
        <w:t>Un</w:t>
      </w:r>
      <w:del w:id="6033" w:author="Alexandre Blin" w:date="2015-08-10T11:45:00Z">
        <w:r w:rsidDel="00A50D8E">
          <w:delText>e</w:delText>
        </w:r>
      </w:del>
      <w:r>
        <w:t xml:space="preserve"> pin est une </w:t>
      </w:r>
      <w:r w:rsidRPr="007856DF">
        <w:rPr>
          <w:b/>
        </w:rPr>
        <w:t>connexion</w:t>
      </w:r>
      <w:r>
        <w:t xml:space="preserve"> </w:t>
      </w:r>
      <w:ins w:id="6034" w:author="jerome draillard" w:date="2015-11-27T16:54:00Z">
        <w:r w:rsidRPr="007856DF">
          <w:rPr>
            <w:b/>
          </w:rPr>
          <w:t>entre composant</w:t>
        </w:r>
      </w:ins>
      <w:r w:rsidRPr="007856DF">
        <w:rPr>
          <w:b/>
        </w:rPr>
        <w:t>s</w:t>
      </w:r>
      <w:ins w:id="6035" w:author="jerome draillard" w:date="2015-11-27T16:54:00Z">
        <w:r>
          <w:t xml:space="preserve"> destinée à </w:t>
        </w:r>
        <w:r w:rsidRPr="007856DF">
          <w:rPr>
            <w:b/>
          </w:rPr>
          <w:t>transmettre des</w:t>
        </w:r>
        <w:r>
          <w:t xml:space="preserve"> </w:t>
        </w:r>
        <w:r w:rsidRPr="007856DF">
          <w:rPr>
            <w:b/>
          </w:rPr>
          <w:t>données brute</w:t>
        </w:r>
      </w:ins>
      <w:r w:rsidRPr="007856DF">
        <w:rPr>
          <w:b/>
        </w:rPr>
        <w:t>s</w:t>
      </w:r>
      <w:ins w:id="6036" w:author="jerome draillard" w:date="2015-11-27T17:02:00Z">
        <w:r>
          <w:t xml:space="preserve"> (un buffer de char *)</w:t>
        </w:r>
      </w:ins>
      <w:ins w:id="6037" w:author="jerome draillard" w:date="2015-11-27T16:54:00Z">
        <w:r>
          <w:t xml:space="preserve">. </w:t>
        </w:r>
      </w:ins>
      <w:r>
        <w:t xml:space="preserve"> </w:t>
      </w:r>
      <w:del w:id="6038" w:author="jerome draillard" w:date="2015-11-27T17:02:00Z">
        <w:r w:rsidDel="00AF1036">
          <w:delText xml:space="preserve">de type entrée / sortie permettant de transférer des données. </w:delText>
        </w:r>
      </w:del>
      <w:r>
        <w:t>Dans ce type d’échange d’informations, les données ne sont pas conservées par le composant qui l'envoi</w:t>
      </w:r>
      <w:ins w:id="6039" w:author="Camille VACCALUT" w:date="2015-12-08T13:55:00Z">
        <w:r>
          <w:t>e</w:t>
        </w:r>
      </w:ins>
      <w:r>
        <w:t>.</w:t>
      </w:r>
      <w:r w:rsidRPr="001D587F">
        <w:t xml:space="preserve"> </w:t>
      </w:r>
      <w:ins w:id="6040" w:author="jerome draillard" w:date="2015-11-27T17:03:00Z">
        <w:r>
          <w:t>En pratique les pins sont utilisé</w:t>
        </w:r>
        <w:del w:id="6041" w:author="Camille VACCALUT" w:date="2015-12-08T13:56:00Z">
          <w:r w:rsidDel="00AB259C">
            <w:delText>e</w:delText>
          </w:r>
        </w:del>
        <w:r>
          <w:t xml:space="preserve">s dans </w:t>
        </w:r>
        <w:proofErr w:type="spellStart"/>
        <w:r>
          <w:t>Starlinx</w:t>
        </w:r>
        <w:proofErr w:type="spellEnd"/>
        <w:r>
          <w:t xml:space="preserve"> pour récupérer les </w:t>
        </w:r>
        <w:r w:rsidRPr="007856DF">
          <w:rPr>
            <w:b/>
          </w:rPr>
          <w:t>buffer</w:t>
        </w:r>
      </w:ins>
      <w:ins w:id="6042" w:author="Camille VACCALUT" w:date="2015-12-08T13:56:00Z">
        <w:r w:rsidRPr="007856DF">
          <w:rPr>
            <w:b/>
          </w:rPr>
          <w:t>s</w:t>
        </w:r>
      </w:ins>
      <w:ins w:id="6043" w:author="jerome draillard" w:date="2015-11-27T17:03:00Z">
        <w:r w:rsidRPr="007856DF">
          <w:rPr>
            <w:b/>
          </w:rPr>
          <w:t xml:space="preserve"> char *</w:t>
        </w:r>
        <w:r>
          <w:t xml:space="preserve"> contenant les données qui viennent du </w:t>
        </w:r>
        <w:del w:id="6044" w:author="Camille VACCALUT" w:date="2015-12-08T13:56:00Z">
          <w:r w:rsidDel="00AC6FAC">
            <w:delText>reseau</w:delText>
          </w:r>
        </w:del>
      </w:ins>
      <w:ins w:id="6045" w:author="Camille VACCALUT" w:date="2015-12-08T13:56:00Z">
        <w:r>
          <w:t>réseau</w:t>
        </w:r>
      </w:ins>
      <w:ins w:id="6046" w:author="jerome draillard" w:date="2015-11-27T17:03:00Z">
        <w:r>
          <w:t xml:space="preserve"> (par exemple des </w:t>
        </w:r>
        <w:r w:rsidRPr="007856DF">
          <w:rPr>
            <w:b/>
          </w:rPr>
          <w:t>message</w:t>
        </w:r>
      </w:ins>
      <w:r>
        <w:rPr>
          <w:b/>
        </w:rPr>
        <w:t>s</w:t>
      </w:r>
      <w:ins w:id="6047" w:author="jerome draillard" w:date="2015-11-27T17:03:00Z">
        <w:r w:rsidRPr="007856DF">
          <w:rPr>
            <w:b/>
          </w:rPr>
          <w:t xml:space="preserve"> LDT</w:t>
        </w:r>
        <w:r>
          <w:t xml:space="preserve">). </w:t>
        </w:r>
      </w:ins>
    </w:p>
    <w:p w:rsidR="00BF1190" w:rsidRDefault="00BF1190" w:rsidP="00BF1190">
      <w:r>
        <w:t xml:space="preserve">Les </w:t>
      </w:r>
      <w:del w:id="6048" w:author="Alexandre Blin" w:date="2015-08-10T11:47:00Z">
        <w:r w:rsidDel="00A50D8E">
          <w:delText>e</w:delText>
        </w:r>
      </w:del>
      <w:r>
        <w:t xml:space="preserve">pins fonctionnent dans les deux sens </w:t>
      </w:r>
      <w:del w:id="6049" w:author="Alexandre Blin" w:date="2015-08-10T11:47:00Z">
        <w:r w:rsidDel="00A50D8E">
          <w:delText>e</w:delText>
        </w:r>
      </w:del>
      <w:r w:rsidRPr="007856DF">
        <w:rPr>
          <w:b/>
        </w:rPr>
        <w:t xml:space="preserve">entrée </w:t>
      </w:r>
      <w:r w:rsidRPr="001D587F">
        <w:t>/</w:t>
      </w:r>
      <w:r w:rsidRPr="007856DF">
        <w:rPr>
          <w:b/>
        </w:rPr>
        <w:t xml:space="preserve"> sortie</w:t>
      </w:r>
      <w:r>
        <w:t>.</w:t>
      </w:r>
    </w:p>
    <w:p w:rsidR="00BF1190" w:rsidRDefault="00BF1190" w:rsidP="00BF1190"/>
    <w:p w:rsidR="00BF1190" w:rsidRDefault="00BF1190" w:rsidP="00BF1190">
      <w:r>
        <w:t xml:space="preserve">Les </w:t>
      </w:r>
      <w:r w:rsidRPr="007856DF">
        <w:t>d</w:t>
      </w:r>
      <w:r>
        <w:t>onnées</w:t>
      </w:r>
      <w:r w:rsidRPr="007856DF">
        <w:t xml:space="preserve"> transmises</w:t>
      </w:r>
      <w:r>
        <w:t xml:space="preserve"> sont toujours de </w:t>
      </w:r>
      <w:r w:rsidRPr="001D587F">
        <w:t>type</w:t>
      </w:r>
      <w:r>
        <w:t xml:space="preserve"> </w:t>
      </w:r>
      <w:del w:id="6050" w:author="ghislain.aine" w:date="2015-11-05T09:27:00Z">
        <w:r w:rsidRPr="007856DF" w:rsidDel="00E17FB3">
          <w:rPr>
            <w:b/>
          </w:rPr>
          <w:delText>"</w:delText>
        </w:r>
      </w:del>
      <w:proofErr w:type="spellStart"/>
      <w:r w:rsidRPr="007856DF">
        <w:rPr>
          <w:b/>
        </w:rPr>
        <w:t>Sw</w:t>
      </w:r>
      <w:del w:id="6051" w:author="Alexandre Blin" w:date="2015-08-10T11:53:00Z">
        <w:r w:rsidRPr="007856DF" w:rsidDel="00A50D8E">
          <w:rPr>
            <w:b/>
          </w:rPr>
          <w:delText>_</w:delText>
        </w:r>
      </w:del>
      <w:r w:rsidRPr="007856DF">
        <w:rPr>
          <w:b/>
        </w:rPr>
        <w:t>Data_Class</w:t>
      </w:r>
      <w:proofErr w:type="spellEnd"/>
      <w:del w:id="6052" w:author="ghislain.aine" w:date="2015-11-05T09:27:00Z">
        <w:r w:rsidDel="00E17FB3">
          <w:delText>"</w:delText>
        </w:r>
      </w:del>
      <w:r>
        <w:t xml:space="preserve">. Dans l’exemple qui suivra on va créer une classe </w:t>
      </w:r>
      <w:proofErr w:type="spellStart"/>
      <w:r w:rsidRPr="001D587F">
        <w:rPr>
          <w:b/>
        </w:rPr>
        <w:t>IterationData</w:t>
      </w:r>
      <w:proofErr w:type="spellEnd"/>
      <w:r>
        <w:t xml:space="preserve"> qui hérite de </w:t>
      </w:r>
      <w:proofErr w:type="spellStart"/>
      <w:r w:rsidRPr="001D587F">
        <w:rPr>
          <w:b/>
        </w:rPr>
        <w:t>SwData_Class</w:t>
      </w:r>
      <w:proofErr w:type="spellEnd"/>
      <w:r>
        <w:t xml:space="preserve">. Donc notre classe </w:t>
      </w:r>
      <w:proofErr w:type="spellStart"/>
      <w:r>
        <w:t>IterationData</w:t>
      </w:r>
      <w:proofErr w:type="spellEnd"/>
      <w:r>
        <w:t xml:space="preserve"> représentera les données échangées.</w:t>
      </w:r>
    </w:p>
    <w:p w:rsidR="00BF1190" w:rsidRDefault="00BF1190" w:rsidP="00BF1190"/>
    <w:p w:rsidR="00BF1190" w:rsidRDefault="00BF1190" w:rsidP="00BF1190">
      <w:ins w:id="6053" w:author="jerome draillard" w:date="2015-11-27T17:03:00Z">
        <w:r>
          <w:t xml:space="preserve">Pour l'exemple, </w:t>
        </w:r>
      </w:ins>
      <w:del w:id="6054" w:author="jerome draillard" w:date="2015-11-27T17:03:00Z">
        <w:r w:rsidDel="001A6CEB">
          <w:delText>N</w:delText>
        </w:r>
      </w:del>
      <w:ins w:id="6055" w:author="jerome draillard" w:date="2015-11-27T17:03:00Z">
        <w:r>
          <w:t>n</w:t>
        </w:r>
      </w:ins>
      <w:r>
        <w:t xml:space="preserve">ous allons </w:t>
      </w:r>
      <w:r w:rsidRPr="00D548E9">
        <w:rPr>
          <w:b/>
        </w:rPr>
        <w:t>ajouter un</w:t>
      </w:r>
      <w:del w:id="6056" w:author="Alexandre Blin" w:date="2015-08-10T11:47:00Z">
        <w:r w:rsidRPr="00D548E9" w:rsidDel="00A50D8E">
          <w:rPr>
            <w:b/>
          </w:rPr>
          <w:delText>e</w:delText>
        </w:r>
      </w:del>
      <w:r w:rsidRPr="00D548E9">
        <w:rPr>
          <w:b/>
        </w:rPr>
        <w:t xml:space="preserve"> pin au </w:t>
      </w:r>
      <w:del w:id="6057" w:author="Alexandre Blin" w:date="2015-08-10T11:47:00Z">
        <w:r w:rsidRPr="00D548E9" w:rsidDel="00A50D8E">
          <w:rPr>
            <w:b/>
          </w:rPr>
          <w:delText>componsant</w:delText>
        </w:r>
      </w:del>
      <w:ins w:id="6058" w:author="Alexandre Blin" w:date="2015-08-10T11:47:00Z">
        <w:r w:rsidRPr="00D548E9">
          <w:rPr>
            <w:b/>
          </w:rPr>
          <w:t>composant</w:t>
        </w:r>
      </w:ins>
      <w:r w:rsidRPr="00D548E9">
        <w:rPr>
          <w:b/>
        </w:rPr>
        <w:t xml:space="preserve"> </w:t>
      </w:r>
      <w:del w:id="6059" w:author="ghislain.aine" w:date="2015-11-04T16:56:00Z">
        <w:r w:rsidRPr="00D548E9" w:rsidDel="0049323F">
          <w:rPr>
            <w:b/>
          </w:rPr>
          <w:delText>DemoCoreComponent</w:delText>
        </w:r>
      </w:del>
      <w:proofErr w:type="spellStart"/>
      <w:ins w:id="6060" w:author="ghislain.aine" w:date="2015-11-04T16:56:00Z">
        <w:r w:rsidRPr="00D548E9">
          <w:rPr>
            <w:b/>
          </w:rPr>
          <w:t>CoreComponent</w:t>
        </w:r>
      </w:ins>
      <w:proofErr w:type="spellEnd"/>
      <w:r>
        <w:t xml:space="preserve"> pour qu'il reçoive les paramètres </w:t>
      </w:r>
      <w:del w:id="6061" w:author="ghislain.aine" w:date="2015-11-04T17:55:00Z">
        <w:r w:rsidDel="003742EB">
          <w:delText>"</w:delText>
        </w:r>
      </w:del>
      <w:r>
        <w:t>pas</w:t>
      </w:r>
      <w:del w:id="6062" w:author="ghislain.aine" w:date="2015-11-04T17:55:00Z">
        <w:r w:rsidDel="003742EB">
          <w:delText>"</w:delText>
        </w:r>
      </w:del>
      <w:r>
        <w:t xml:space="preserve"> et </w:t>
      </w:r>
      <w:del w:id="6063" w:author="ghislain.aine" w:date="2015-11-04T17:55:00Z">
        <w:r w:rsidDel="003742EB">
          <w:delText>"</w:delText>
        </w:r>
      </w:del>
      <w:r>
        <w:t>p</w:t>
      </w:r>
      <w:del w:id="6064" w:author="ghislain.aine" w:date="2015-11-04T17:55:00Z">
        <w:r w:rsidDel="003742EB">
          <w:delText>e</w:delText>
        </w:r>
      </w:del>
      <w:ins w:id="6065" w:author="ghislain.aine" w:date="2015-11-04T17:55:00Z">
        <w:r>
          <w:t>é</w:t>
        </w:r>
      </w:ins>
      <w:r>
        <w:t>riode</w:t>
      </w:r>
      <w:del w:id="6066" w:author="ghislain.aine" w:date="2015-11-04T17:55:00Z">
        <w:r w:rsidDel="003742EB">
          <w:delText>"</w:delText>
        </w:r>
      </w:del>
      <w:r>
        <w:t xml:space="preserve"> d'un nouveau composant dénommé</w:t>
      </w:r>
      <w:ins w:id="6067" w:author="ghislain.aine" w:date="2015-11-03T14:30:00Z">
        <w:r>
          <w:t xml:space="preserve"> </w:t>
        </w:r>
        <w:proofErr w:type="spellStart"/>
        <w:r w:rsidRPr="007A55DC">
          <w:rPr>
            <w:b/>
          </w:rPr>
          <w:t>PinComponent</w:t>
        </w:r>
      </w:ins>
      <w:proofErr w:type="spellEnd"/>
      <w:r>
        <w:t>.</w:t>
      </w:r>
    </w:p>
    <w:p w:rsidR="00BF1190" w:rsidRDefault="00BF1190" w:rsidP="00BF1190"/>
    <w:p w:rsidR="00BF1190" w:rsidRDefault="00BF1190" w:rsidP="00BF1190">
      <w:r>
        <w:t xml:space="preserve">Pour résumer, nous allons créer un nouveau composant dénommé </w:t>
      </w:r>
      <w:proofErr w:type="spellStart"/>
      <w:r>
        <w:t>PinComponent</w:t>
      </w:r>
      <w:proofErr w:type="spellEnd"/>
      <w:r>
        <w:t xml:space="preserve"> qui va </w:t>
      </w:r>
      <w:proofErr w:type="gramStart"/>
      <w:r>
        <w:t>envoyer</w:t>
      </w:r>
      <w:proofErr w:type="gramEnd"/>
      <w:r>
        <w:t xml:space="preserve"> des données de type </w:t>
      </w:r>
      <w:proofErr w:type="spellStart"/>
      <w:r>
        <w:t>IterationData</w:t>
      </w:r>
      <w:proofErr w:type="spellEnd"/>
      <w:r>
        <w:t xml:space="preserve"> à </w:t>
      </w:r>
      <w:proofErr w:type="spellStart"/>
      <w:r>
        <w:t>CoreComponent</w:t>
      </w:r>
      <w:proofErr w:type="spellEnd"/>
      <w:r>
        <w:t xml:space="preserve"> au travers des pins.</w:t>
      </w:r>
    </w:p>
    <w:p w:rsidR="00BF1190" w:rsidRDefault="00BF1190" w:rsidP="00BF1190"/>
    <w:p w:rsidR="00BF1190" w:rsidRDefault="00BF1190" w:rsidP="00BF1190"/>
    <w:p w:rsidR="00BF1190" w:rsidRDefault="00BF1190" w:rsidP="00BF1190">
      <w:pPr>
        <w:pStyle w:val="Paragraphedeliste"/>
        <w:numPr>
          <w:ilvl w:val="0"/>
          <w:numId w:val="29"/>
        </w:numPr>
      </w:pPr>
      <w:r w:rsidRPr="001D587F">
        <w:t>Pour commencer</w:t>
      </w:r>
      <w:r>
        <w:rPr>
          <w:b/>
        </w:rPr>
        <w:t xml:space="preserve"> c</w:t>
      </w:r>
      <w:r w:rsidRPr="007856DF">
        <w:rPr>
          <w:b/>
        </w:rPr>
        <w:t>rée</w:t>
      </w:r>
      <w:r>
        <w:rPr>
          <w:b/>
        </w:rPr>
        <w:t>z</w:t>
      </w:r>
      <w:r w:rsidRPr="007856DF">
        <w:rPr>
          <w:b/>
        </w:rPr>
        <w:t xml:space="preserve"> une classe </w:t>
      </w:r>
      <w:del w:id="6068" w:author="ghislain.aine" w:date="2015-11-04T17:52:00Z">
        <w:r w:rsidRPr="007856DF" w:rsidDel="003742EB">
          <w:rPr>
            <w:b/>
          </w:rPr>
          <w:delText xml:space="preserve">DemoData </w:delText>
        </w:r>
      </w:del>
      <w:proofErr w:type="spellStart"/>
      <w:ins w:id="6069" w:author="ghislain.aine" w:date="2015-11-04T17:52:00Z">
        <w:r w:rsidRPr="007856DF">
          <w:rPr>
            <w:b/>
          </w:rPr>
          <w:t>IterationData</w:t>
        </w:r>
        <w:proofErr w:type="spellEnd"/>
        <w:r>
          <w:t xml:space="preserve"> </w:t>
        </w:r>
      </w:ins>
      <w:r>
        <w:t xml:space="preserve">qui contient deux variables : </w:t>
      </w:r>
      <w:proofErr w:type="spellStart"/>
      <w:r>
        <w:t>_step</w:t>
      </w:r>
      <w:proofErr w:type="spellEnd"/>
      <w:r>
        <w:t xml:space="preserve"> et </w:t>
      </w:r>
      <w:proofErr w:type="spellStart"/>
      <w:r>
        <w:t>_period</w:t>
      </w:r>
      <w:proofErr w:type="spellEnd"/>
      <w:del w:id="6070" w:author="ghislain.aine" w:date="2015-11-04T17:52:00Z">
        <w:r w:rsidDel="003742EB">
          <w:delText>e</w:delText>
        </w:r>
      </w:del>
      <w:r>
        <w:t>. Ajoutez les accesseurs et mutateurs, et éventuellement un constructeur avec les variables en paramètre</w:t>
      </w:r>
      <w:ins w:id="6071" w:author="ghislain.aine" w:date="2015-11-03T14:30:00Z">
        <w:r>
          <w:t>s.</w:t>
        </w:r>
      </w:ins>
    </w:p>
    <w:p w:rsidR="00BF1190" w:rsidRDefault="00BF1190" w:rsidP="00BF1190">
      <w:pPr>
        <w:pStyle w:val="Paragraphedeliste"/>
      </w:pPr>
    </w:p>
    <w:p w:rsidR="00BF1190" w:rsidRPr="001D587F" w:rsidRDefault="00BF1190" w:rsidP="00BF1190">
      <w:pPr>
        <w:pStyle w:val="Paragraphedeliste"/>
        <w:numPr>
          <w:ilvl w:val="0"/>
          <w:numId w:val="29"/>
        </w:numPr>
      </w:pPr>
      <w:r>
        <w:t xml:space="preserve">Faire </w:t>
      </w:r>
      <w:r w:rsidRPr="007856DF">
        <w:rPr>
          <w:b/>
        </w:rPr>
        <w:t>hériter</w:t>
      </w:r>
      <w:r>
        <w:t xml:space="preserve"> la classe</w:t>
      </w:r>
      <w:r w:rsidRPr="001D587F">
        <w:rPr>
          <w:b/>
        </w:rPr>
        <w:t xml:space="preserve"> </w:t>
      </w:r>
      <w:proofErr w:type="spellStart"/>
      <w:r w:rsidRPr="001D587F">
        <w:rPr>
          <w:b/>
        </w:rPr>
        <w:t>IterationData</w:t>
      </w:r>
      <w:proofErr w:type="spellEnd"/>
      <w:r>
        <w:t xml:space="preserve"> de </w:t>
      </w:r>
      <w:proofErr w:type="spellStart"/>
      <w:r w:rsidRPr="007856DF">
        <w:rPr>
          <w:b/>
        </w:rPr>
        <w:t>Sw</w:t>
      </w:r>
      <w:del w:id="6072" w:author="Alexandre Blin" w:date="2015-08-10T11:53:00Z">
        <w:r w:rsidRPr="007856DF" w:rsidDel="00A50D8E">
          <w:rPr>
            <w:b/>
          </w:rPr>
          <w:delText>_</w:delText>
        </w:r>
      </w:del>
      <w:r w:rsidRPr="007856DF">
        <w:rPr>
          <w:b/>
        </w:rPr>
        <w:t>Data_Class</w:t>
      </w:r>
      <w:proofErr w:type="spellEnd"/>
      <w:r>
        <w:rPr>
          <w:b/>
        </w:rPr>
        <w:t>.</w:t>
      </w:r>
    </w:p>
    <w:p w:rsidR="00BF1190" w:rsidRDefault="00BF1190" w:rsidP="00BF1190"/>
    <w:p w:rsidR="00BF1190" w:rsidRDefault="00BF1190" w:rsidP="00BF1190">
      <w:pPr>
        <w:pStyle w:val="Paragraphedeliste"/>
        <w:numPr>
          <w:ilvl w:val="0"/>
          <w:numId w:val="29"/>
        </w:numPr>
      </w:pPr>
      <w:r>
        <w:t xml:space="preserve">L’utilisation des Pins nécessite d’avoir une classe </w:t>
      </w:r>
      <w:proofErr w:type="spellStart"/>
      <w:r w:rsidRPr="001D587F">
        <w:rPr>
          <w:b/>
        </w:rPr>
        <w:t>IterationData</w:t>
      </w:r>
      <w:proofErr w:type="spellEnd"/>
      <w:r>
        <w:t xml:space="preserve"> qui </w:t>
      </w:r>
      <w:proofErr w:type="spellStart"/>
      <w:r>
        <w:t>possèdant</w:t>
      </w:r>
      <w:proofErr w:type="spellEnd"/>
      <w:ins w:id="6073" w:author="ghislain.aine" w:date="2015-11-03T14:30:00Z">
        <w:r>
          <w:t xml:space="preserve"> un </w:t>
        </w:r>
      </w:ins>
      <w:del w:id="6074" w:author="ghislain.aine" w:date="2015-11-03T14:30:00Z">
        <w:r w:rsidDel="00B06F8F">
          <w:delText>Pour la génération de l’</w:delText>
        </w:r>
      </w:del>
      <w:r>
        <w:t>UUID (identifiant unique)</w:t>
      </w:r>
      <w:del w:id="6075" w:author="ghislain.aine" w:date="2015-11-03T14:30:00Z">
        <w:r w:rsidDel="00B06F8F">
          <w:delText>,</w:delText>
        </w:r>
      </w:del>
      <w:ins w:id="6076" w:author="ghislain.aine" w:date="2015-11-03T14:30:00Z">
        <w:r>
          <w:t xml:space="preserve">. Pour </w:t>
        </w:r>
      </w:ins>
      <w:r>
        <w:t>l</w:t>
      </w:r>
      <w:ins w:id="6077" w:author="ghislain.aine" w:date="2015-11-03T14:30:00Z">
        <w:r>
          <w:t>a génération</w:t>
        </w:r>
      </w:ins>
      <w:r>
        <w:t xml:space="preserve"> de ce dernier</w:t>
      </w:r>
      <w:ins w:id="6078" w:author="ghislain.aine" w:date="2015-11-03T14:30:00Z">
        <w:r>
          <w:t>,</w:t>
        </w:r>
      </w:ins>
      <w:del w:id="6079" w:author="ghislain.aine" w:date="2015-11-03T14:30:00Z">
        <w:r w:rsidDel="00B06F8F">
          <w:delText xml:space="preserve"> </w:delText>
        </w:r>
      </w:del>
      <w:ins w:id="6080" w:author="ghislain.aine" w:date="2015-11-03T14:30:00Z">
        <w:r>
          <w:t xml:space="preserve"> </w:t>
        </w:r>
      </w:ins>
      <w:r>
        <w:t xml:space="preserve">on utilise la macro SW_DEFINE_UUID. </w:t>
      </w:r>
    </w:p>
    <w:p w:rsidR="00BF1190" w:rsidRDefault="00BF1190" w:rsidP="00BF1190">
      <w:pPr>
        <w:pStyle w:val="Paragraphedeliste"/>
      </w:pPr>
    </w:p>
    <w:p w:rsidR="00BF1190" w:rsidRDefault="00BF1190" w:rsidP="00BF1190">
      <w:pPr>
        <w:pStyle w:val="Paragraphedeliste"/>
        <w:numPr>
          <w:ilvl w:val="0"/>
          <w:numId w:val="29"/>
        </w:numPr>
        <w:rPr>
          <w:ins w:id="6081" w:author="ghislain.aine" w:date="2015-11-03T14:31:00Z"/>
        </w:rPr>
      </w:pPr>
      <w:del w:id="6082" w:author="ghislain.aine" w:date="2015-11-03T14:31:00Z">
        <w:r w:rsidDel="00B06F8F">
          <w:delText>Pour cela o</w:delText>
        </w:r>
      </w:del>
      <w:ins w:id="6083" w:author="ghislain.aine" w:date="2015-11-03T14:31:00Z">
        <w:r>
          <w:t>O</w:t>
        </w:r>
      </w:ins>
      <w:r>
        <w:t>n doit définir une variable globale constante DEMO_</w:t>
      </w:r>
      <w:ins w:id="6084" w:author="ghislain.aine" w:date="2015-11-04T17:55:00Z">
        <w:r>
          <w:t>ITERATION_</w:t>
        </w:r>
      </w:ins>
      <w:r>
        <w:t xml:space="preserve">DATA_CLASS_ID dans le header de la classe </w:t>
      </w:r>
      <w:proofErr w:type="spellStart"/>
      <w:r w:rsidRPr="00D91A43">
        <w:t>IterationData</w:t>
      </w:r>
      <w:proofErr w:type="spellEnd"/>
      <w:r>
        <w:t>.</w:t>
      </w:r>
    </w:p>
    <w:p w:rsidR="00000000" w:rsidRDefault="00D276D8">
      <w:pPr>
        <w:pPrChange w:id="6085" w:author="ghislain.aine" w:date="2015-11-03T14:31:00Z">
          <w:pPr>
            <w:pStyle w:val="Paragraphedeliste"/>
            <w:numPr>
              <w:numId w:val="29"/>
            </w:numPr>
            <w:ind w:hanging="360"/>
          </w:pPr>
        </w:pPrChange>
      </w:pPr>
      <w:ins w:id="6086" w:author="ghislain.aine" w:date="2015-11-03T14:31:00Z">
        <w:r w:rsidR="00C156AC">
          <w:pict>
            <v:shape id="_x0000_s1241" type="#_x0000_t202" style="width:493.45pt;height:19.05pt;mso-height-percent:200;mso-position-horizontal-relative:char;mso-position-vertical-relative:line;mso-height-percent:200;mso-width-relative:margin;mso-height-relative:margin">
              <v:textbox style="mso-next-textbox:#_x0000_s1241;mso-fit-shape-to-text:t">
                <w:txbxContent>
                  <w:p w:rsidR="00BF1190" w:rsidRPr="00D91A43" w:rsidRDefault="00BF1190" w:rsidP="00BF1190">
                    <w:pPr>
                      <w:autoSpaceDE w:val="0"/>
                      <w:autoSpaceDN w:val="0"/>
                      <w:adjustRightInd w:val="0"/>
                      <w:jc w:val="left"/>
                      <w:rPr>
                        <w:rFonts w:ascii="Consolas" w:hAnsi="Consolas" w:cs="Consolas"/>
                        <w:color w:val="000000"/>
                        <w:sz w:val="19"/>
                        <w:szCs w:val="19"/>
                        <w:highlight w:val="white"/>
                        <w:lang w:val="en-US"/>
                      </w:rPr>
                    </w:pPr>
                    <w:r w:rsidRPr="00D91A43">
                      <w:rPr>
                        <w:rFonts w:ascii="Consolas" w:hAnsi="Consolas" w:cs="Consolas"/>
                        <w:color w:val="6F008A"/>
                        <w:sz w:val="19"/>
                        <w:szCs w:val="19"/>
                        <w:highlight w:val="white"/>
                        <w:lang w:val="en-US"/>
                      </w:rPr>
                      <w:t>SW_DECLARE_</w:t>
                    </w:r>
                    <w:proofErr w:type="gramStart"/>
                    <w:r w:rsidRPr="00D91A43">
                      <w:rPr>
                        <w:rFonts w:ascii="Consolas" w:hAnsi="Consolas" w:cs="Consolas"/>
                        <w:color w:val="6F008A"/>
                        <w:sz w:val="19"/>
                        <w:szCs w:val="19"/>
                        <w:highlight w:val="white"/>
                        <w:lang w:val="en-US"/>
                      </w:rPr>
                      <w:t>UUID</w:t>
                    </w:r>
                    <w:r w:rsidRPr="00D91A43">
                      <w:rPr>
                        <w:rFonts w:ascii="Consolas" w:hAnsi="Consolas" w:cs="Consolas"/>
                        <w:color w:val="000000"/>
                        <w:sz w:val="19"/>
                        <w:szCs w:val="19"/>
                        <w:highlight w:val="white"/>
                        <w:lang w:val="en-US"/>
                      </w:rPr>
                      <w:t>(</w:t>
                    </w:r>
                    <w:proofErr w:type="gramEnd"/>
                    <w:r w:rsidRPr="00D91A43">
                      <w:rPr>
                        <w:rFonts w:ascii="Consolas" w:hAnsi="Consolas" w:cs="Consolas"/>
                        <w:color w:val="000080"/>
                        <w:sz w:val="19"/>
                        <w:szCs w:val="19"/>
                        <w:highlight w:val="white"/>
                        <w:lang w:val="en-US"/>
                      </w:rPr>
                      <w:t>DEMO_ITERATION_DATA_CLASS_ID</w:t>
                    </w:r>
                    <w:r>
                      <w:rPr>
                        <w:rFonts w:ascii="Consolas" w:hAnsi="Consolas" w:cs="Consolas"/>
                        <w:color w:val="000000"/>
                        <w:sz w:val="19"/>
                        <w:szCs w:val="19"/>
                        <w:highlight w:val="white"/>
                        <w:lang w:val="en-US"/>
                      </w:rPr>
                      <w:t>)</w:t>
                    </w:r>
                    <w:del w:id="6087" w:author="ghislain.aine" w:date="2015-11-03T14:32:00Z">
                      <w:r w:rsidR="00D276D8" w:rsidRPr="00D276D8">
                        <w:rPr>
                          <w:rFonts w:ascii="Courier New" w:hAnsi="Courier New" w:cs="Courier New"/>
                          <w:color w:val="0000FF"/>
                          <w:sz w:val="20"/>
                          <w:szCs w:val="20"/>
                          <w:highlight w:val="white"/>
                          <w:lang w:val="en-US"/>
                          <w:rPrChange w:id="6088" w:author="ghislain.aine" w:date="2015-11-03T14:32:00Z">
                            <w:rPr>
                              <w:rFonts w:ascii="Courier New" w:hAnsi="Courier New" w:cs="Courier New"/>
                              <w:color w:val="0000FF"/>
                              <w:sz w:val="20"/>
                              <w:szCs w:val="20"/>
                              <w:highlight w:val="white"/>
                            </w:rPr>
                          </w:rPrChange>
                        </w:rPr>
                        <w:delText>&lt;/swmodels&gt;</w:delText>
                      </w:r>
                    </w:del>
                  </w:p>
                </w:txbxContent>
              </v:textbox>
              <w10:wrap type="none"/>
              <w10:anchorlock/>
            </v:shape>
          </w:pict>
        </w:r>
      </w:ins>
    </w:p>
    <w:p w:rsidR="00BF1190" w:rsidRDefault="00BF1190" w:rsidP="00BF1190">
      <w:pPr>
        <w:pStyle w:val="Paragraphedeliste"/>
        <w:rPr>
          <w:lang w:val="en-US"/>
        </w:rPr>
      </w:pPr>
    </w:p>
    <w:p w:rsidR="00BF1190" w:rsidRPr="00D91A43" w:rsidDel="00B06F8F" w:rsidRDefault="00BF1190" w:rsidP="00BF1190">
      <w:pPr>
        <w:pStyle w:val="Code"/>
        <w:rPr>
          <w:del w:id="6089" w:author="ghislain.aine" w:date="2015-11-03T14:32:00Z"/>
        </w:rPr>
      </w:pPr>
      <w:r w:rsidRPr="00D91A43">
        <w:rPr>
          <w:noProof/>
        </w:rPr>
        <w:t xml:space="preserve">Dans le fichier cpp de </w:t>
      </w:r>
      <w:r>
        <w:rPr>
          <w:noProof/>
        </w:rPr>
        <w:t>v</w:t>
      </w:r>
      <w:r w:rsidRPr="00D91A43">
        <w:rPr>
          <w:noProof/>
        </w:rPr>
        <w:t xml:space="preserve">otre classe </w:t>
      </w:r>
      <w:proofErr w:type="spellStart"/>
      <w:r w:rsidRPr="00D91A43">
        <w:t>IterationData</w:t>
      </w:r>
      <w:proofErr w:type="spellEnd"/>
      <w:r>
        <w:t>, utilisez</w:t>
      </w:r>
      <w:r w:rsidRPr="00D91A43" w:rsidDel="00B06F8F">
        <w:rPr>
          <w:noProof/>
        </w:rPr>
        <w:t xml:space="preserve"> </w:t>
      </w:r>
      <w:del w:id="6090" w:author="ghislain.aine" w:date="2015-11-03T14:32:00Z">
        <w:r w:rsidRPr="00D91A43" w:rsidDel="00B06F8F">
          <w:rPr>
            <w:noProof/>
          </w:rPr>
          <w:delText>SW_EXTERN_C Q_DECL_EXPORT const StreamWork::SwCore::SwUUID DEMO_DATA_CLASS_ID;</w:delText>
        </w:r>
      </w:del>
    </w:p>
    <w:p w:rsidR="00BF1190" w:rsidRPr="00D91A43" w:rsidRDefault="00BF1190" w:rsidP="00BF1190">
      <w:pPr>
        <w:pStyle w:val="Paragraphedeliste"/>
        <w:numPr>
          <w:ilvl w:val="0"/>
          <w:numId w:val="29"/>
        </w:numPr>
        <w:rPr>
          <w:ins w:id="6091" w:author="ghislain.aine" w:date="2015-11-03T14:32:00Z"/>
          <w:lang w:val="en-US"/>
        </w:rPr>
      </w:pPr>
      <w:r w:rsidRPr="00D91A43">
        <w:rPr>
          <w:lang w:val="en-US"/>
        </w:rPr>
        <w:t>la macro SW_DEFINE_UUID :</w:t>
      </w:r>
      <w:ins w:id="6092" w:author="ghislain.aine" w:date="2015-11-03T14:32:00Z">
        <w:r w:rsidRPr="00D91A43">
          <w:rPr>
            <w:lang w:val="en-US"/>
          </w:rPr>
          <w:t xml:space="preserve"> </w:t>
        </w:r>
      </w:ins>
    </w:p>
    <w:p w:rsidR="00BF1190" w:rsidRDefault="00D276D8" w:rsidP="00BF1190">
      <w:pPr>
        <w:rPr>
          <w:ins w:id="6093" w:author="ghislain.aine" w:date="2015-11-03T14:33:00Z"/>
        </w:rPr>
      </w:pPr>
      <w:ins w:id="6094" w:author="ghislain.aine" w:date="2015-11-03T14:32:00Z">
        <w:r>
          <w:pict>
            <v:shape id="_x0000_s1240" type="#_x0000_t202" style="width:493.45pt;height:30.2pt;mso-height-percent:200;mso-position-horizontal-relative:char;mso-position-vertical-relative:line;mso-height-percent:200;mso-width-relative:margin;mso-height-relative:margin">
              <v:textbox style="mso-next-textbox:#_x0000_s1240;mso-fit-shape-to-text:t">
                <w:txbxContent>
                  <w:p w:rsidR="00BF1190" w:rsidRPr="00D91A43" w:rsidRDefault="00BF1190" w:rsidP="00BF1190">
                    <w:pPr>
                      <w:autoSpaceDE w:val="0"/>
                      <w:autoSpaceDN w:val="0"/>
                      <w:adjustRightInd w:val="0"/>
                      <w:jc w:val="left"/>
                      <w:rPr>
                        <w:rFonts w:ascii="Consolas" w:hAnsi="Consolas" w:cs="Consolas"/>
                        <w:color w:val="000000"/>
                        <w:sz w:val="19"/>
                        <w:szCs w:val="19"/>
                        <w:highlight w:val="white"/>
                        <w:lang w:val="en-US"/>
                      </w:rPr>
                    </w:pPr>
                    <w:proofErr w:type="gramStart"/>
                    <w:r w:rsidRPr="00D91A43">
                      <w:rPr>
                        <w:rFonts w:ascii="Consolas" w:hAnsi="Consolas" w:cs="Consolas"/>
                        <w:color w:val="0000FF"/>
                        <w:sz w:val="19"/>
                        <w:szCs w:val="19"/>
                        <w:highlight w:val="white"/>
                        <w:lang w:val="en-US"/>
                      </w:rPr>
                      <w:t>using</w:t>
                    </w:r>
                    <w:proofErr w:type="gramEnd"/>
                    <w:r w:rsidRPr="00D91A43">
                      <w:rPr>
                        <w:rFonts w:ascii="Consolas" w:hAnsi="Consolas" w:cs="Consolas"/>
                        <w:color w:val="000000"/>
                        <w:sz w:val="19"/>
                        <w:szCs w:val="19"/>
                        <w:highlight w:val="white"/>
                        <w:lang w:val="en-US"/>
                      </w:rPr>
                      <w:t xml:space="preserve"> </w:t>
                    </w:r>
                    <w:r w:rsidRPr="00D91A43">
                      <w:rPr>
                        <w:rFonts w:ascii="Consolas" w:hAnsi="Consolas" w:cs="Consolas"/>
                        <w:color w:val="0000FF"/>
                        <w:sz w:val="19"/>
                        <w:szCs w:val="19"/>
                        <w:highlight w:val="white"/>
                        <w:lang w:val="en-US"/>
                      </w:rPr>
                      <w:t>namespace</w:t>
                    </w:r>
                    <w:r w:rsidRPr="00D91A43">
                      <w:rPr>
                        <w:rFonts w:ascii="Consolas" w:hAnsi="Consolas" w:cs="Consolas"/>
                        <w:color w:val="000000"/>
                        <w:sz w:val="19"/>
                        <w:szCs w:val="19"/>
                        <w:highlight w:val="white"/>
                        <w:lang w:val="en-US"/>
                      </w:rPr>
                      <w:t xml:space="preserve"> </w:t>
                    </w:r>
                    <w:proofErr w:type="spellStart"/>
                    <w:r w:rsidRPr="00D91A43">
                      <w:rPr>
                        <w:rFonts w:ascii="Consolas" w:hAnsi="Consolas" w:cs="Consolas"/>
                        <w:color w:val="216F85"/>
                        <w:sz w:val="19"/>
                        <w:szCs w:val="19"/>
                        <w:highlight w:val="white"/>
                        <w:lang w:val="en-US"/>
                      </w:rPr>
                      <w:t>StreamWork</w:t>
                    </w:r>
                    <w:proofErr w:type="spellEnd"/>
                    <w:r w:rsidRPr="00D91A43">
                      <w:rPr>
                        <w:rFonts w:ascii="Consolas" w:hAnsi="Consolas" w:cs="Consolas"/>
                        <w:color w:val="000000"/>
                        <w:sz w:val="19"/>
                        <w:szCs w:val="19"/>
                        <w:highlight w:val="white"/>
                        <w:lang w:val="en-US"/>
                      </w:rPr>
                      <w:t>::</w:t>
                    </w:r>
                    <w:proofErr w:type="spellStart"/>
                    <w:r w:rsidRPr="00D91A43">
                      <w:rPr>
                        <w:rFonts w:ascii="Consolas" w:hAnsi="Consolas" w:cs="Consolas"/>
                        <w:color w:val="216F85"/>
                        <w:sz w:val="19"/>
                        <w:szCs w:val="19"/>
                        <w:highlight w:val="white"/>
                        <w:lang w:val="en-US"/>
                      </w:rPr>
                      <w:t>SwCore</w:t>
                    </w:r>
                    <w:proofErr w:type="spellEnd"/>
                    <w:r w:rsidRPr="00D91A43">
                      <w:rPr>
                        <w:rFonts w:ascii="Consolas" w:hAnsi="Consolas" w:cs="Consolas"/>
                        <w:color w:val="000000"/>
                        <w:sz w:val="19"/>
                        <w:szCs w:val="19"/>
                        <w:highlight w:val="white"/>
                        <w:lang w:val="en-US"/>
                      </w:rPr>
                      <w:t>;</w:t>
                    </w:r>
                  </w:p>
                  <w:p w:rsidR="00BF1190" w:rsidRPr="00D91A43" w:rsidRDefault="00BF1190" w:rsidP="00BF1190">
                    <w:pPr>
                      <w:autoSpaceDE w:val="0"/>
                      <w:autoSpaceDN w:val="0"/>
                      <w:adjustRightInd w:val="0"/>
                      <w:jc w:val="left"/>
                      <w:rPr>
                        <w:rFonts w:ascii="Consolas" w:hAnsi="Consolas" w:cs="Consolas"/>
                        <w:color w:val="000000"/>
                        <w:sz w:val="19"/>
                        <w:szCs w:val="19"/>
                        <w:highlight w:val="white"/>
                        <w:lang w:val="en-US"/>
                      </w:rPr>
                    </w:pPr>
                    <w:r w:rsidRPr="00D91A43">
                      <w:rPr>
                        <w:rFonts w:ascii="Consolas" w:hAnsi="Consolas" w:cs="Consolas"/>
                        <w:color w:val="6F008A"/>
                        <w:sz w:val="19"/>
                        <w:szCs w:val="19"/>
                        <w:highlight w:val="white"/>
                        <w:lang w:val="en-US"/>
                      </w:rPr>
                      <w:t>SW_DEFINE_</w:t>
                    </w:r>
                    <w:proofErr w:type="gramStart"/>
                    <w:r w:rsidRPr="00D91A43">
                      <w:rPr>
                        <w:rFonts w:ascii="Consolas" w:hAnsi="Consolas" w:cs="Consolas"/>
                        <w:color w:val="6F008A"/>
                        <w:sz w:val="19"/>
                        <w:szCs w:val="19"/>
                        <w:highlight w:val="white"/>
                        <w:lang w:val="en-US"/>
                      </w:rPr>
                      <w:t>UUID</w:t>
                    </w:r>
                    <w:r w:rsidRPr="00D91A43">
                      <w:rPr>
                        <w:rFonts w:ascii="Consolas" w:hAnsi="Consolas" w:cs="Consolas"/>
                        <w:color w:val="000000"/>
                        <w:sz w:val="19"/>
                        <w:szCs w:val="19"/>
                        <w:highlight w:val="white"/>
                        <w:lang w:val="en-US"/>
                      </w:rPr>
                      <w:t>(</w:t>
                    </w:r>
                    <w:proofErr w:type="gramEnd"/>
                    <w:r w:rsidRPr="00D91A43">
                      <w:rPr>
                        <w:rFonts w:ascii="Consolas" w:hAnsi="Consolas" w:cs="Consolas"/>
                        <w:color w:val="000080"/>
                        <w:sz w:val="19"/>
                        <w:szCs w:val="19"/>
                        <w:highlight w:val="white"/>
                        <w:lang w:val="en-US"/>
                      </w:rPr>
                      <w:t>DEMO_ITERATION_DATA_CLASS_ID</w:t>
                    </w:r>
                    <w:r w:rsidRPr="00D91A43">
                      <w:rPr>
                        <w:rFonts w:ascii="Consolas" w:hAnsi="Consolas" w:cs="Consolas"/>
                        <w:color w:val="000000"/>
                        <w:sz w:val="19"/>
                        <w:szCs w:val="19"/>
                        <w:highlight w:val="white"/>
                        <w:lang w:val="en-US"/>
                      </w:rPr>
                      <w:t>, -65739774245</w:t>
                    </w:r>
                    <w:r>
                      <w:rPr>
                        <w:rFonts w:ascii="Consolas" w:hAnsi="Consolas" w:cs="Consolas"/>
                        <w:color w:val="000000"/>
                        <w:sz w:val="19"/>
                        <w:szCs w:val="19"/>
                        <w:highlight w:val="white"/>
                        <w:lang w:val="en-US"/>
                      </w:rPr>
                      <w:t>51130030, -7431248434299570787)</w:t>
                    </w:r>
                  </w:p>
                </w:txbxContent>
              </v:textbox>
              <w10:wrap type="none"/>
              <w10:anchorlock/>
            </v:shape>
          </w:pict>
        </w:r>
      </w:ins>
    </w:p>
    <w:p w:rsidR="00BF1190" w:rsidRDefault="00BF1190" w:rsidP="00BF1190">
      <w:pPr>
        <w:pStyle w:val="Paragraphedeliste"/>
      </w:pPr>
      <w:r>
        <w:t>Ci-dessus, les nombres permettent d’avoir l’UUID unique, ces derniers doivent être générés aléatoirement et ne doivent pas avoir déjà été utilisés.</w:t>
      </w:r>
    </w:p>
    <w:p w:rsidR="00BF1190" w:rsidRDefault="00BF1190" w:rsidP="00BF1190">
      <w:pPr>
        <w:pStyle w:val="Paragraphedeliste"/>
      </w:pPr>
    </w:p>
    <w:p w:rsidR="00BF1190" w:rsidRDefault="00BF1190" w:rsidP="00BF1190">
      <w:pPr>
        <w:pStyle w:val="Paragraphedeliste"/>
        <w:numPr>
          <w:ilvl w:val="0"/>
          <w:numId w:val="29"/>
        </w:numPr>
        <w:rPr>
          <w:ins w:id="6095" w:author="ghislain.aine" w:date="2015-11-03T14:34:00Z"/>
        </w:rPr>
      </w:pPr>
      <w:ins w:id="6096" w:author="ghislain.aine" w:date="2015-11-03T14:33:00Z">
        <w:r>
          <w:t xml:space="preserve">Ajouter </w:t>
        </w:r>
      </w:ins>
      <w:r>
        <w:t xml:space="preserve">au type de données échangées, ce nom doit être également unique </w:t>
      </w:r>
      <w:ins w:id="6097" w:author="ghislain.aine" w:date="2015-11-03T14:34:00Z">
        <w:r>
          <w:t>:</w:t>
        </w:r>
        <w:r w:rsidRPr="00B550B2">
          <w:t xml:space="preserve"> </w:t>
        </w:r>
      </w:ins>
    </w:p>
    <w:p w:rsidR="00BF1190" w:rsidRDefault="00D276D8" w:rsidP="00BF1190">
      <w:pPr>
        <w:rPr>
          <w:ins w:id="6098" w:author="ghislain.aine" w:date="2015-11-03T14:34:00Z"/>
        </w:rPr>
      </w:pPr>
      <w:ins w:id="6099" w:author="ghislain.aine" w:date="2015-11-03T14:34:00Z">
        <w:r w:rsidR="00C156AC">
          <w:pict>
            <v:shape id="_x0000_s1239" type="#_x0000_t202" style="width:493.45pt;height:19.05pt;mso-height-percent:200;mso-position-horizontal-relative:char;mso-position-vertical-relative:line;mso-height-percent:200;mso-width-relative:margin;mso-height-relative:margin">
              <v:textbox style="mso-next-textbox:#_x0000_s1239;mso-fit-shape-to-text:t">
                <w:txbxContent>
                  <w:p w:rsidR="00BF1190" w:rsidRPr="00B550B2" w:rsidDel="00B550B2" w:rsidRDefault="00D276D8" w:rsidP="00BF1190">
                    <w:pPr>
                      <w:autoSpaceDE w:val="0"/>
                      <w:autoSpaceDN w:val="0"/>
                      <w:adjustRightInd w:val="0"/>
                      <w:jc w:val="left"/>
                      <w:rPr>
                        <w:del w:id="6100" w:author="ghislain.aine" w:date="2015-11-03T14:34:00Z"/>
                        <w:rFonts w:ascii="Consolas" w:hAnsi="Consolas" w:cs="Consolas"/>
                        <w:color w:val="000000"/>
                        <w:sz w:val="19"/>
                        <w:szCs w:val="19"/>
                        <w:highlight w:val="white"/>
                        <w:lang w:val="en-US"/>
                        <w:rPrChange w:id="6101" w:author="ghislain.aine" w:date="2015-11-03T14:34:00Z">
                          <w:rPr>
                            <w:del w:id="6102" w:author="ghislain.aine" w:date="2015-11-03T14:34:00Z"/>
                            <w:rFonts w:ascii="Consolas" w:hAnsi="Consolas" w:cs="Consolas"/>
                            <w:color w:val="000000"/>
                            <w:sz w:val="19"/>
                            <w:szCs w:val="19"/>
                            <w:highlight w:val="white"/>
                          </w:rPr>
                        </w:rPrChange>
                      </w:rPr>
                    </w:pPr>
                    <w:ins w:id="6103" w:author="ghislain.aine" w:date="2015-11-04T17:54:00Z">
                      <w:r w:rsidRPr="00D276D8">
                        <w:rPr>
                          <w:rFonts w:ascii="Consolas" w:hAnsi="Consolas" w:cs="Consolas"/>
                          <w:color w:val="0000FF"/>
                          <w:sz w:val="19"/>
                          <w:szCs w:val="19"/>
                          <w:highlight w:val="white"/>
                          <w:lang w:val="en-US"/>
                          <w:rPrChange w:id="6104" w:author="ghislain.aine" w:date="2015-11-04T17:54:00Z">
                            <w:rPr>
                              <w:rFonts w:ascii="Consolas" w:hAnsi="Consolas" w:cs="Consolas"/>
                              <w:color w:val="0000FF"/>
                              <w:sz w:val="19"/>
                              <w:szCs w:val="19"/>
                              <w:highlight w:val="white"/>
                            </w:rPr>
                          </w:rPrChange>
                        </w:rPr>
                        <w:t>#define</w:t>
                      </w:r>
                      <w:r w:rsidRPr="00D276D8">
                        <w:rPr>
                          <w:rFonts w:ascii="Consolas" w:hAnsi="Consolas" w:cs="Consolas"/>
                          <w:color w:val="000000"/>
                          <w:sz w:val="19"/>
                          <w:szCs w:val="19"/>
                          <w:highlight w:val="white"/>
                          <w:lang w:val="en-US"/>
                          <w:rPrChange w:id="6105" w:author="ghislain.aine" w:date="2015-11-04T17:54:00Z">
                            <w:rPr>
                              <w:rFonts w:ascii="Consolas" w:hAnsi="Consolas" w:cs="Consolas"/>
                              <w:color w:val="000000"/>
                              <w:sz w:val="19"/>
                              <w:szCs w:val="19"/>
                              <w:highlight w:val="white"/>
                            </w:rPr>
                          </w:rPrChange>
                        </w:rPr>
                        <w:t xml:space="preserve"> </w:t>
                      </w:r>
                      <w:r w:rsidRPr="00D276D8">
                        <w:rPr>
                          <w:rFonts w:ascii="Consolas" w:hAnsi="Consolas" w:cs="Consolas"/>
                          <w:color w:val="6F008A"/>
                          <w:sz w:val="19"/>
                          <w:szCs w:val="19"/>
                          <w:highlight w:val="white"/>
                          <w:lang w:val="en-US"/>
                          <w:rPrChange w:id="6106" w:author="ghislain.aine" w:date="2015-11-04T17:54:00Z">
                            <w:rPr>
                              <w:rFonts w:ascii="Consolas" w:hAnsi="Consolas" w:cs="Consolas"/>
                              <w:color w:val="6F008A"/>
                              <w:sz w:val="19"/>
                              <w:szCs w:val="19"/>
                              <w:highlight w:val="white"/>
                            </w:rPr>
                          </w:rPrChange>
                        </w:rPr>
                        <w:t>DEMO_ITERATION_DATA_TYPE</w:t>
                      </w:r>
                      <w:r w:rsidRPr="00D276D8">
                        <w:rPr>
                          <w:rFonts w:ascii="Consolas" w:hAnsi="Consolas" w:cs="Consolas"/>
                          <w:color w:val="000000"/>
                          <w:sz w:val="19"/>
                          <w:szCs w:val="19"/>
                          <w:highlight w:val="white"/>
                          <w:lang w:val="en-US"/>
                          <w:rPrChange w:id="6107" w:author="ghislain.aine" w:date="2015-11-04T17:54:00Z">
                            <w:rPr>
                              <w:rFonts w:ascii="Consolas" w:hAnsi="Consolas" w:cs="Consolas"/>
                              <w:color w:val="000000"/>
                              <w:sz w:val="19"/>
                              <w:szCs w:val="19"/>
                              <w:highlight w:val="white"/>
                            </w:rPr>
                          </w:rPrChange>
                        </w:rPr>
                        <w:t xml:space="preserve"> </w:t>
                      </w:r>
                      <w:r w:rsidRPr="00D276D8">
                        <w:rPr>
                          <w:rFonts w:ascii="Consolas" w:hAnsi="Consolas" w:cs="Consolas"/>
                          <w:color w:val="A31515"/>
                          <w:sz w:val="19"/>
                          <w:szCs w:val="19"/>
                          <w:highlight w:val="white"/>
                          <w:lang w:val="en-US"/>
                          <w:rPrChange w:id="6108" w:author="ghislain.aine" w:date="2015-11-04T17:54:00Z">
                            <w:rPr>
                              <w:rFonts w:ascii="Consolas" w:hAnsi="Consolas" w:cs="Consolas"/>
                              <w:color w:val="A31515"/>
                              <w:sz w:val="19"/>
                              <w:szCs w:val="19"/>
                              <w:highlight w:val="white"/>
                            </w:rPr>
                          </w:rPrChange>
                        </w:rPr>
                        <w:t>"</w:t>
                      </w:r>
                      <w:proofErr w:type="spellStart"/>
                      <w:r w:rsidRPr="00D276D8">
                        <w:rPr>
                          <w:rFonts w:ascii="Consolas" w:hAnsi="Consolas" w:cs="Consolas"/>
                          <w:color w:val="A31515"/>
                          <w:sz w:val="19"/>
                          <w:szCs w:val="19"/>
                          <w:highlight w:val="white"/>
                          <w:lang w:val="en-US"/>
                          <w:rPrChange w:id="6109" w:author="ghislain.aine" w:date="2015-11-04T17:54:00Z">
                            <w:rPr>
                              <w:rFonts w:ascii="Consolas" w:hAnsi="Consolas" w:cs="Consolas"/>
                              <w:color w:val="A31515"/>
                              <w:sz w:val="19"/>
                              <w:szCs w:val="19"/>
                              <w:highlight w:val="white"/>
                            </w:rPr>
                          </w:rPrChange>
                        </w:rPr>
                        <w:t>DemoIterationData</w:t>
                      </w:r>
                      <w:proofErr w:type="spellEnd"/>
                      <w:r w:rsidRPr="00D276D8">
                        <w:rPr>
                          <w:rFonts w:ascii="Consolas" w:hAnsi="Consolas" w:cs="Consolas"/>
                          <w:color w:val="A31515"/>
                          <w:sz w:val="19"/>
                          <w:szCs w:val="19"/>
                          <w:highlight w:val="white"/>
                          <w:lang w:val="en-US"/>
                          <w:rPrChange w:id="6110" w:author="ghislain.aine" w:date="2015-11-04T17:54:00Z">
                            <w:rPr>
                              <w:rFonts w:ascii="Consolas" w:hAnsi="Consolas" w:cs="Consolas"/>
                              <w:color w:val="A31515"/>
                              <w:sz w:val="19"/>
                              <w:szCs w:val="19"/>
                              <w:highlight w:val="white"/>
                            </w:rPr>
                          </w:rPrChange>
                        </w:rPr>
                        <w:t>"</w:t>
                      </w:r>
                    </w:ins>
                    <w:del w:id="6111" w:author="ghislain.aine" w:date="2015-11-03T14:34:00Z">
                      <w:r w:rsidRPr="00D276D8">
                        <w:rPr>
                          <w:rFonts w:ascii="Consolas" w:hAnsi="Consolas" w:cs="Consolas"/>
                          <w:color w:val="0000FF"/>
                          <w:sz w:val="19"/>
                          <w:szCs w:val="19"/>
                          <w:highlight w:val="white"/>
                          <w:lang w:val="en-US"/>
                          <w:rPrChange w:id="6112" w:author="ghislain.aine" w:date="2015-11-03T14:34:00Z">
                            <w:rPr>
                              <w:rFonts w:ascii="Consolas" w:hAnsi="Consolas" w:cs="Consolas"/>
                              <w:color w:val="0000FF"/>
                              <w:sz w:val="19"/>
                              <w:szCs w:val="19"/>
                              <w:highlight w:val="white"/>
                            </w:rPr>
                          </w:rPrChange>
                        </w:rPr>
                        <w:delText>using</w:delText>
                      </w:r>
                      <w:r w:rsidRPr="00D276D8">
                        <w:rPr>
                          <w:rFonts w:ascii="Consolas" w:hAnsi="Consolas" w:cs="Consolas"/>
                          <w:color w:val="000000"/>
                          <w:sz w:val="19"/>
                          <w:szCs w:val="19"/>
                          <w:highlight w:val="white"/>
                          <w:lang w:val="en-US"/>
                          <w:rPrChange w:id="6113" w:author="ghislain.aine" w:date="2015-11-03T14:34:00Z">
                            <w:rPr>
                              <w:rFonts w:ascii="Consolas" w:hAnsi="Consolas" w:cs="Consolas"/>
                              <w:color w:val="000000"/>
                              <w:sz w:val="19"/>
                              <w:szCs w:val="19"/>
                              <w:highlight w:val="white"/>
                            </w:rPr>
                          </w:rPrChange>
                        </w:rPr>
                        <w:delText xml:space="preserve"> </w:delText>
                      </w:r>
                      <w:r w:rsidRPr="00D276D8">
                        <w:rPr>
                          <w:rFonts w:ascii="Consolas" w:hAnsi="Consolas" w:cs="Consolas"/>
                          <w:color w:val="216F85"/>
                          <w:sz w:val="19"/>
                          <w:szCs w:val="19"/>
                          <w:highlight w:val="white"/>
                          <w:lang w:val="en-US"/>
                          <w:rPrChange w:id="6114" w:author="ghislain.aine" w:date="2015-11-03T14:34:00Z">
                            <w:rPr>
                              <w:rFonts w:ascii="Consolas" w:hAnsi="Consolas" w:cs="Consolas"/>
                              <w:color w:val="216F85"/>
                              <w:sz w:val="19"/>
                              <w:szCs w:val="19"/>
                              <w:highlight w:val="white"/>
                            </w:rPr>
                          </w:rPrChange>
                        </w:rPr>
                        <w:delText>StreamWork</w:delText>
                      </w:r>
                      <w:r w:rsidRPr="00D276D8">
                        <w:rPr>
                          <w:rFonts w:ascii="Consolas" w:hAnsi="Consolas" w:cs="Consolas"/>
                          <w:color w:val="000000"/>
                          <w:sz w:val="19"/>
                          <w:szCs w:val="19"/>
                          <w:highlight w:val="white"/>
                          <w:lang w:val="en-US"/>
                          <w:rPrChange w:id="6115" w:author="ghislain.aine" w:date="2015-11-03T14:34:00Z">
                            <w:rPr>
                              <w:rFonts w:ascii="Consolas" w:hAnsi="Consolas" w:cs="Consolas"/>
                              <w:color w:val="000000"/>
                              <w:sz w:val="19"/>
                              <w:szCs w:val="19"/>
                              <w:highlight w:val="white"/>
                            </w:rPr>
                          </w:rPrChange>
                        </w:rPr>
                        <w:delText>::</w:delText>
                      </w:r>
                      <w:r w:rsidRPr="00D276D8">
                        <w:rPr>
                          <w:rFonts w:ascii="Consolas" w:hAnsi="Consolas" w:cs="Consolas"/>
                          <w:color w:val="216F85"/>
                          <w:sz w:val="19"/>
                          <w:szCs w:val="19"/>
                          <w:highlight w:val="white"/>
                          <w:lang w:val="en-US"/>
                          <w:rPrChange w:id="6116" w:author="ghislain.aine" w:date="2015-11-03T14:34:00Z">
                            <w:rPr>
                              <w:rFonts w:ascii="Consolas" w:hAnsi="Consolas" w:cs="Consolas"/>
                              <w:color w:val="216F85"/>
                              <w:sz w:val="19"/>
                              <w:szCs w:val="19"/>
                              <w:highlight w:val="white"/>
                            </w:rPr>
                          </w:rPrChange>
                        </w:rPr>
                        <w:delText>SwCore</w:delText>
                      </w:r>
                      <w:r w:rsidRPr="00D276D8">
                        <w:rPr>
                          <w:rFonts w:ascii="Consolas" w:hAnsi="Consolas" w:cs="Consolas"/>
                          <w:color w:val="000000"/>
                          <w:sz w:val="19"/>
                          <w:szCs w:val="19"/>
                          <w:highlight w:val="white"/>
                          <w:lang w:val="en-US"/>
                          <w:rPrChange w:id="6117" w:author="ghislain.aine" w:date="2015-11-03T14:34:00Z">
                            <w:rPr>
                              <w:rFonts w:ascii="Consolas" w:hAnsi="Consolas" w:cs="Consolas"/>
                              <w:color w:val="000000"/>
                              <w:sz w:val="19"/>
                              <w:szCs w:val="19"/>
                              <w:highlight w:val="white"/>
                            </w:rPr>
                          </w:rPrChange>
                        </w:rPr>
                        <w:delText>::</w:delText>
                      </w:r>
                      <w:r w:rsidRPr="00D276D8">
                        <w:rPr>
                          <w:rFonts w:ascii="Consolas" w:hAnsi="Consolas" w:cs="Consolas"/>
                          <w:color w:val="216F85"/>
                          <w:sz w:val="19"/>
                          <w:szCs w:val="19"/>
                          <w:highlight w:val="white"/>
                          <w:lang w:val="en-US"/>
                          <w:rPrChange w:id="6118" w:author="ghislain.aine" w:date="2015-11-03T14:34:00Z">
                            <w:rPr>
                              <w:rFonts w:ascii="Consolas" w:hAnsi="Consolas" w:cs="Consolas"/>
                              <w:color w:val="216F85"/>
                              <w:sz w:val="19"/>
                              <w:szCs w:val="19"/>
                              <w:highlight w:val="white"/>
                            </w:rPr>
                          </w:rPrChange>
                        </w:rPr>
                        <w:delText>SwUUID</w:delText>
                      </w:r>
                      <w:r w:rsidRPr="00D276D8">
                        <w:rPr>
                          <w:rFonts w:ascii="Consolas" w:hAnsi="Consolas" w:cs="Consolas"/>
                          <w:color w:val="000000"/>
                          <w:sz w:val="19"/>
                          <w:szCs w:val="19"/>
                          <w:highlight w:val="white"/>
                          <w:lang w:val="en-US"/>
                          <w:rPrChange w:id="6119" w:author="ghislain.aine" w:date="2015-11-03T14:34:00Z">
                            <w:rPr>
                              <w:rFonts w:ascii="Consolas" w:hAnsi="Consolas" w:cs="Consolas"/>
                              <w:color w:val="000000"/>
                              <w:sz w:val="19"/>
                              <w:szCs w:val="19"/>
                              <w:highlight w:val="white"/>
                            </w:rPr>
                          </w:rPrChange>
                        </w:rPr>
                        <w:delText>;</w:delText>
                      </w:r>
                    </w:del>
                  </w:p>
                  <w:p w:rsidR="00BF1190" w:rsidRPr="00E71FE0" w:rsidRDefault="00BF1190" w:rsidP="00BF1190">
                    <w:pPr>
                      <w:rPr>
                        <w:lang w:val="en-US"/>
                      </w:rPr>
                    </w:pPr>
                    <w:del w:id="6120" w:author="ghislain.aine" w:date="2015-11-03T14:34:00Z">
                      <w:r w:rsidRPr="00B550B2" w:rsidDel="00B550B2">
                        <w:rPr>
                          <w:rFonts w:ascii="Consolas" w:hAnsi="Consolas" w:cs="Consolas"/>
                          <w:color w:val="6F008A"/>
                          <w:sz w:val="19"/>
                          <w:szCs w:val="19"/>
                          <w:highlight w:val="white"/>
                          <w:lang w:val="en-US"/>
                        </w:rPr>
                        <w:delText>SW_DEFINE_UUID</w:delText>
                      </w:r>
                      <w:r w:rsidRPr="00B550B2" w:rsidDel="00B550B2">
                        <w:rPr>
                          <w:rFonts w:ascii="Consolas" w:hAnsi="Consolas" w:cs="Consolas"/>
                          <w:color w:val="000000"/>
                          <w:sz w:val="19"/>
                          <w:szCs w:val="19"/>
                          <w:highlight w:val="white"/>
                          <w:lang w:val="en-US"/>
                        </w:rPr>
                        <w:delText>(</w:delText>
                      </w:r>
                      <w:r w:rsidRPr="00B550B2" w:rsidDel="00B550B2">
                        <w:rPr>
                          <w:rFonts w:ascii="Consolas" w:hAnsi="Consolas" w:cs="Consolas"/>
                          <w:color w:val="000080"/>
                          <w:sz w:val="19"/>
                          <w:szCs w:val="19"/>
                          <w:highlight w:val="white"/>
                          <w:lang w:val="en-US"/>
                        </w:rPr>
                        <w:delText>DEMO_DATA_CLASS_ID</w:delText>
                      </w:r>
                      <w:r w:rsidRPr="00B550B2" w:rsidDel="00B550B2">
                        <w:rPr>
                          <w:rFonts w:ascii="Consolas" w:hAnsi="Consolas" w:cs="Consolas"/>
                          <w:color w:val="000000"/>
                          <w:sz w:val="19"/>
                          <w:szCs w:val="19"/>
                          <w:highlight w:val="white"/>
                          <w:lang w:val="en-US"/>
                        </w:rPr>
                        <w:delText>, -6573977424551130030, -7431248434299570787)</w:delText>
                      </w:r>
                    </w:del>
                  </w:p>
                </w:txbxContent>
              </v:textbox>
              <w10:wrap type="none"/>
              <w10:anchorlock/>
            </v:shape>
          </w:pict>
        </w:r>
      </w:ins>
    </w:p>
    <w:p w:rsidR="00BF1190" w:rsidRDefault="00BF1190" w:rsidP="00BF1190"/>
    <w:p w:rsidR="00BF1190" w:rsidDel="00B550B2" w:rsidRDefault="00BF1190" w:rsidP="00BF1190">
      <w:pPr>
        <w:rPr>
          <w:del w:id="6121" w:author="ghislain.aine" w:date="2015-11-03T14:32:00Z"/>
        </w:rPr>
      </w:pPr>
    </w:p>
    <w:p w:rsidR="00BF1190" w:rsidRPr="005170F8" w:rsidDel="00B550B2" w:rsidRDefault="00BF1190" w:rsidP="00BF1190">
      <w:pPr>
        <w:rPr>
          <w:del w:id="6122" w:author="ghislain.aine" w:date="2015-11-03T14:32:00Z"/>
          <w:lang w:val="en-US"/>
        </w:rPr>
      </w:pPr>
      <w:del w:id="6123" w:author="ghislain.aine" w:date="2015-11-03T14:32:00Z">
        <w:r w:rsidRPr="005170F8" w:rsidDel="00B550B2">
          <w:rPr>
            <w:noProof/>
            <w:lang w:val="en-US"/>
          </w:rPr>
          <w:delText>SW_DEFINE_UUID(DEMO_DATA_CLASS_ID, -6573977424551130030, -7431248434299570787)</w:delText>
        </w:r>
      </w:del>
    </w:p>
    <w:p w:rsidR="00BF1190" w:rsidRDefault="00BF1190" w:rsidP="00BF1190">
      <w:pPr>
        <w:pStyle w:val="Paragraphedeliste"/>
        <w:numPr>
          <w:ilvl w:val="0"/>
          <w:numId w:val="29"/>
        </w:numPr>
        <w:rPr>
          <w:ins w:id="6124" w:author="ghislain.aine" w:date="2015-11-03T14:34:00Z"/>
        </w:rPr>
      </w:pPr>
      <w:r w:rsidRPr="005170F8">
        <w:t xml:space="preserve">Implémenter les </w:t>
      </w:r>
      <w:r>
        <w:t>mé</w:t>
      </w:r>
      <w:r w:rsidRPr="005170F8">
        <w:t xml:space="preserve">thodes de la classe </w:t>
      </w:r>
      <w:proofErr w:type="spellStart"/>
      <w:r w:rsidRPr="005170F8">
        <w:t>SwData_Class</w:t>
      </w:r>
      <w:proofErr w:type="spellEnd"/>
      <w:r>
        <w:t xml:space="preserve"> : </w:t>
      </w:r>
      <w:proofErr w:type="spellStart"/>
      <w:proofErr w:type="gramStart"/>
      <w:r w:rsidRPr="005170F8">
        <w:t>GetType</w:t>
      </w:r>
      <w:proofErr w:type="spellEnd"/>
      <w:r>
        <w:t>(</w:t>
      </w:r>
      <w:proofErr w:type="gramEnd"/>
      <w:r>
        <w:t xml:space="preserve">) et </w:t>
      </w:r>
      <w:proofErr w:type="spellStart"/>
      <w:r w:rsidRPr="005170F8">
        <w:t>GetTypeId</w:t>
      </w:r>
      <w:proofErr w:type="spellEnd"/>
      <w:r>
        <w:t>()</w:t>
      </w:r>
    </w:p>
    <w:p w:rsidR="00BF1190" w:rsidRDefault="00D276D8" w:rsidP="00BF1190">
      <w:pPr>
        <w:rPr>
          <w:ins w:id="6125" w:author="ghislain.aine" w:date="2015-11-03T14:34:00Z"/>
        </w:rPr>
      </w:pPr>
      <w:ins w:id="6126" w:author="ghislain.aine" w:date="2015-11-03T14:34:00Z">
        <w:r>
          <w:pict>
            <v:shape id="_x0000_s1238" type="#_x0000_t202" style="width:493.45pt;height:108.05pt;mso-height-percent:200;mso-position-horizontal-relative:char;mso-position-vertical-relative:line;mso-height-percent:200;mso-width-relative:margin;mso-height-relative:margin">
              <v:textbox style="mso-next-textbox:#_x0000_s1238;mso-fit-shape-to-text:t">
                <w:txbxContent>
                  <w:p w:rsidR="00BF1190" w:rsidRPr="003742EB" w:rsidRDefault="00D276D8" w:rsidP="00BF1190">
                    <w:pPr>
                      <w:autoSpaceDE w:val="0"/>
                      <w:autoSpaceDN w:val="0"/>
                      <w:adjustRightInd w:val="0"/>
                      <w:jc w:val="left"/>
                      <w:rPr>
                        <w:ins w:id="6127" w:author="ghislain.aine" w:date="2015-11-04T17:54:00Z"/>
                        <w:rFonts w:ascii="Consolas" w:hAnsi="Consolas" w:cs="Consolas"/>
                        <w:color w:val="000000"/>
                        <w:sz w:val="19"/>
                        <w:szCs w:val="19"/>
                        <w:highlight w:val="white"/>
                        <w:lang w:val="en-US"/>
                        <w:rPrChange w:id="6128" w:author="ghislain.aine" w:date="2015-11-04T17:54:00Z">
                          <w:rPr>
                            <w:ins w:id="6129" w:author="ghislain.aine" w:date="2015-11-04T17:54:00Z"/>
                            <w:rFonts w:ascii="Consolas" w:hAnsi="Consolas" w:cs="Consolas"/>
                            <w:color w:val="000000"/>
                            <w:sz w:val="19"/>
                            <w:szCs w:val="19"/>
                            <w:highlight w:val="white"/>
                          </w:rPr>
                        </w:rPrChange>
                      </w:rPr>
                    </w:pPr>
                    <w:proofErr w:type="spellStart"/>
                    <w:ins w:id="6130" w:author="ghislain.aine" w:date="2015-11-04T17:54:00Z">
                      <w:r w:rsidRPr="00D276D8">
                        <w:rPr>
                          <w:rFonts w:ascii="Consolas" w:hAnsi="Consolas" w:cs="Consolas"/>
                          <w:color w:val="216F85"/>
                          <w:sz w:val="19"/>
                          <w:szCs w:val="19"/>
                          <w:highlight w:val="white"/>
                          <w:lang w:val="en-US"/>
                          <w:rPrChange w:id="6131" w:author="ghislain.aine" w:date="2015-11-04T17:54:00Z">
                            <w:rPr>
                              <w:rFonts w:ascii="Consolas" w:hAnsi="Consolas" w:cs="Consolas"/>
                              <w:color w:val="216F85"/>
                              <w:sz w:val="19"/>
                              <w:szCs w:val="19"/>
                              <w:highlight w:val="white"/>
                            </w:rPr>
                          </w:rPrChange>
                        </w:rPr>
                        <w:t>QString</w:t>
                      </w:r>
                      <w:proofErr w:type="spellEnd"/>
                      <w:r w:rsidRPr="00D276D8">
                        <w:rPr>
                          <w:rFonts w:ascii="Consolas" w:hAnsi="Consolas" w:cs="Consolas"/>
                          <w:color w:val="000000"/>
                          <w:sz w:val="19"/>
                          <w:szCs w:val="19"/>
                          <w:highlight w:val="white"/>
                          <w:lang w:val="en-US"/>
                          <w:rPrChange w:id="6132" w:author="ghislain.aine" w:date="2015-11-04T17:54: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133" w:author="ghislain.aine" w:date="2015-11-04T17:54:00Z">
                            <w:rPr>
                              <w:rFonts w:ascii="Consolas" w:hAnsi="Consolas" w:cs="Consolas"/>
                              <w:color w:val="216F85"/>
                              <w:sz w:val="19"/>
                              <w:szCs w:val="19"/>
                              <w:highlight w:val="white"/>
                            </w:rPr>
                          </w:rPrChange>
                        </w:rPr>
                        <w:t>IterationData</w:t>
                      </w:r>
                      <w:proofErr w:type="spellEnd"/>
                      <w:r w:rsidRPr="00D276D8">
                        <w:rPr>
                          <w:rFonts w:ascii="Consolas" w:hAnsi="Consolas" w:cs="Consolas"/>
                          <w:color w:val="000000"/>
                          <w:sz w:val="19"/>
                          <w:szCs w:val="19"/>
                          <w:highlight w:val="white"/>
                          <w:lang w:val="en-US"/>
                          <w:rPrChange w:id="6134" w:author="ghislain.aine" w:date="2015-11-04T17:54:00Z">
                            <w:rPr>
                              <w:rFonts w:ascii="Consolas" w:hAnsi="Consolas" w:cs="Consolas"/>
                              <w:color w:val="000000"/>
                              <w:sz w:val="19"/>
                              <w:szCs w:val="19"/>
                              <w:highlight w:val="white"/>
                            </w:rPr>
                          </w:rPrChange>
                        </w:rPr>
                        <w:t>::</w:t>
                      </w:r>
                      <w:proofErr w:type="spellStart"/>
                      <w:proofErr w:type="gramStart"/>
                      <w:r w:rsidRPr="00D276D8">
                        <w:rPr>
                          <w:rFonts w:ascii="Consolas" w:hAnsi="Consolas" w:cs="Consolas"/>
                          <w:color w:val="880000"/>
                          <w:sz w:val="19"/>
                          <w:szCs w:val="19"/>
                          <w:highlight w:val="white"/>
                          <w:lang w:val="en-US"/>
                          <w:rPrChange w:id="6135" w:author="ghislain.aine" w:date="2015-11-04T17:54:00Z">
                            <w:rPr>
                              <w:rFonts w:ascii="Consolas" w:hAnsi="Consolas" w:cs="Consolas"/>
                              <w:color w:val="880000"/>
                              <w:sz w:val="19"/>
                              <w:szCs w:val="19"/>
                              <w:highlight w:val="white"/>
                            </w:rPr>
                          </w:rPrChange>
                        </w:rPr>
                        <w:t>GetType</w:t>
                      </w:r>
                      <w:proofErr w:type="spellEnd"/>
                      <w:r w:rsidRPr="00D276D8">
                        <w:rPr>
                          <w:rFonts w:ascii="Consolas" w:hAnsi="Consolas" w:cs="Consolas"/>
                          <w:color w:val="000000"/>
                          <w:sz w:val="19"/>
                          <w:szCs w:val="19"/>
                          <w:highlight w:val="white"/>
                          <w:lang w:val="en-US"/>
                          <w:rPrChange w:id="6136" w:author="ghislain.aine" w:date="2015-11-04T17:54:00Z">
                            <w:rPr>
                              <w:rFonts w:ascii="Consolas" w:hAnsi="Consolas" w:cs="Consolas"/>
                              <w:color w:val="000000"/>
                              <w:sz w:val="19"/>
                              <w:szCs w:val="19"/>
                              <w:highlight w:val="white"/>
                            </w:rPr>
                          </w:rPrChange>
                        </w:rPr>
                        <w:t>()</w:t>
                      </w:r>
                      <w:proofErr w:type="gramEnd"/>
                    </w:ins>
                  </w:p>
                  <w:p w:rsidR="00BF1190" w:rsidRPr="003742EB" w:rsidRDefault="00D276D8" w:rsidP="00BF1190">
                    <w:pPr>
                      <w:autoSpaceDE w:val="0"/>
                      <w:autoSpaceDN w:val="0"/>
                      <w:adjustRightInd w:val="0"/>
                      <w:jc w:val="left"/>
                      <w:rPr>
                        <w:ins w:id="6137" w:author="ghislain.aine" w:date="2015-11-04T17:54:00Z"/>
                        <w:rFonts w:ascii="Consolas" w:hAnsi="Consolas" w:cs="Consolas"/>
                        <w:color w:val="000000"/>
                        <w:sz w:val="19"/>
                        <w:szCs w:val="19"/>
                        <w:highlight w:val="white"/>
                        <w:lang w:val="en-US"/>
                        <w:rPrChange w:id="6138" w:author="ghislain.aine" w:date="2015-11-04T17:54:00Z">
                          <w:rPr>
                            <w:ins w:id="6139" w:author="ghislain.aine" w:date="2015-11-04T17:54:00Z"/>
                            <w:rFonts w:ascii="Consolas" w:hAnsi="Consolas" w:cs="Consolas"/>
                            <w:color w:val="000000"/>
                            <w:sz w:val="19"/>
                            <w:szCs w:val="19"/>
                            <w:highlight w:val="white"/>
                          </w:rPr>
                        </w:rPrChange>
                      </w:rPr>
                    </w:pPr>
                    <w:ins w:id="6140" w:author="ghislain.aine" w:date="2015-11-04T17:54:00Z">
                      <w:r w:rsidRPr="00D276D8">
                        <w:rPr>
                          <w:rFonts w:ascii="Consolas" w:hAnsi="Consolas" w:cs="Consolas"/>
                          <w:color w:val="000000"/>
                          <w:sz w:val="19"/>
                          <w:szCs w:val="19"/>
                          <w:highlight w:val="white"/>
                          <w:lang w:val="en-US"/>
                          <w:rPrChange w:id="6141" w:author="ghislain.aine" w:date="2015-11-04T17:54:00Z">
                            <w:rPr>
                              <w:rFonts w:ascii="Consolas" w:hAnsi="Consolas" w:cs="Consolas"/>
                              <w:color w:val="000000"/>
                              <w:sz w:val="19"/>
                              <w:szCs w:val="19"/>
                              <w:highlight w:val="white"/>
                            </w:rPr>
                          </w:rPrChange>
                        </w:rPr>
                        <w:t>{</w:t>
                      </w:r>
                    </w:ins>
                  </w:p>
                  <w:p w:rsidR="00BF1190" w:rsidRPr="003742EB" w:rsidRDefault="00D276D8" w:rsidP="00BF1190">
                    <w:pPr>
                      <w:autoSpaceDE w:val="0"/>
                      <w:autoSpaceDN w:val="0"/>
                      <w:adjustRightInd w:val="0"/>
                      <w:jc w:val="left"/>
                      <w:rPr>
                        <w:ins w:id="6142" w:author="ghislain.aine" w:date="2015-11-04T17:54:00Z"/>
                        <w:rFonts w:ascii="Consolas" w:hAnsi="Consolas" w:cs="Consolas"/>
                        <w:color w:val="000000"/>
                        <w:sz w:val="19"/>
                        <w:szCs w:val="19"/>
                        <w:highlight w:val="white"/>
                        <w:lang w:val="en-US"/>
                        <w:rPrChange w:id="6143" w:author="ghislain.aine" w:date="2015-11-04T17:54:00Z">
                          <w:rPr>
                            <w:ins w:id="6144" w:author="ghislain.aine" w:date="2015-11-04T17:54:00Z"/>
                            <w:rFonts w:ascii="Consolas" w:hAnsi="Consolas" w:cs="Consolas"/>
                            <w:color w:val="000000"/>
                            <w:sz w:val="19"/>
                            <w:szCs w:val="19"/>
                            <w:highlight w:val="white"/>
                          </w:rPr>
                        </w:rPrChange>
                      </w:rPr>
                    </w:pPr>
                    <w:ins w:id="6145" w:author="ghislain.aine" w:date="2015-11-04T17:54:00Z">
                      <w:r w:rsidRPr="00D276D8">
                        <w:rPr>
                          <w:rFonts w:ascii="Consolas" w:hAnsi="Consolas" w:cs="Consolas"/>
                          <w:color w:val="000000"/>
                          <w:sz w:val="19"/>
                          <w:szCs w:val="19"/>
                          <w:highlight w:val="white"/>
                          <w:lang w:val="en-US"/>
                          <w:rPrChange w:id="6146" w:author="ghislain.aine" w:date="2015-11-04T17:54: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6147" w:author="ghislain.aine" w:date="2015-11-04T17:54:00Z">
                            <w:rPr>
                              <w:rFonts w:ascii="Consolas" w:hAnsi="Consolas" w:cs="Consolas"/>
                              <w:color w:val="0000FF"/>
                              <w:sz w:val="19"/>
                              <w:szCs w:val="19"/>
                              <w:highlight w:val="white"/>
                            </w:rPr>
                          </w:rPrChange>
                        </w:rPr>
                        <w:t>return</w:t>
                      </w:r>
                      <w:proofErr w:type="gramEnd"/>
                      <w:r w:rsidRPr="00D276D8">
                        <w:rPr>
                          <w:rFonts w:ascii="Consolas" w:hAnsi="Consolas" w:cs="Consolas"/>
                          <w:color w:val="000000"/>
                          <w:sz w:val="19"/>
                          <w:szCs w:val="19"/>
                          <w:highlight w:val="white"/>
                          <w:lang w:val="en-US"/>
                          <w:rPrChange w:id="6148" w:author="ghislain.aine" w:date="2015-11-04T17:54:00Z">
                            <w:rPr>
                              <w:rFonts w:ascii="Consolas" w:hAnsi="Consolas" w:cs="Consolas"/>
                              <w:color w:val="000000"/>
                              <w:sz w:val="19"/>
                              <w:szCs w:val="19"/>
                              <w:highlight w:val="white"/>
                            </w:rPr>
                          </w:rPrChange>
                        </w:rPr>
                        <w:t xml:space="preserve"> </w:t>
                      </w:r>
                      <w:r w:rsidRPr="00D276D8">
                        <w:rPr>
                          <w:rFonts w:ascii="Consolas" w:hAnsi="Consolas" w:cs="Consolas"/>
                          <w:color w:val="6F008A"/>
                          <w:sz w:val="19"/>
                          <w:szCs w:val="19"/>
                          <w:highlight w:val="white"/>
                          <w:lang w:val="en-US"/>
                          <w:rPrChange w:id="6149" w:author="ghislain.aine" w:date="2015-11-04T17:54:00Z">
                            <w:rPr>
                              <w:rFonts w:ascii="Consolas" w:hAnsi="Consolas" w:cs="Consolas"/>
                              <w:color w:val="6F008A"/>
                              <w:sz w:val="19"/>
                              <w:szCs w:val="19"/>
                              <w:highlight w:val="white"/>
                            </w:rPr>
                          </w:rPrChange>
                        </w:rPr>
                        <w:t>DEMO_ITERATION_DATA_TYPE</w:t>
                      </w:r>
                      <w:r w:rsidRPr="00D276D8">
                        <w:rPr>
                          <w:rFonts w:ascii="Consolas" w:hAnsi="Consolas" w:cs="Consolas"/>
                          <w:color w:val="000000"/>
                          <w:sz w:val="19"/>
                          <w:szCs w:val="19"/>
                          <w:highlight w:val="white"/>
                          <w:lang w:val="en-US"/>
                          <w:rPrChange w:id="6150" w:author="ghislain.aine" w:date="2015-11-04T17:54:00Z">
                            <w:rPr>
                              <w:rFonts w:ascii="Consolas" w:hAnsi="Consolas" w:cs="Consolas"/>
                              <w:color w:val="000000"/>
                              <w:sz w:val="19"/>
                              <w:szCs w:val="19"/>
                              <w:highlight w:val="white"/>
                            </w:rPr>
                          </w:rPrChange>
                        </w:rPr>
                        <w:t>;</w:t>
                      </w:r>
                    </w:ins>
                  </w:p>
                  <w:p w:rsidR="00BF1190" w:rsidRPr="003742EB" w:rsidRDefault="00D276D8" w:rsidP="00BF1190">
                    <w:pPr>
                      <w:autoSpaceDE w:val="0"/>
                      <w:autoSpaceDN w:val="0"/>
                      <w:adjustRightInd w:val="0"/>
                      <w:jc w:val="left"/>
                      <w:rPr>
                        <w:ins w:id="6151" w:author="ghislain.aine" w:date="2015-11-04T17:54:00Z"/>
                        <w:rFonts w:ascii="Consolas" w:hAnsi="Consolas" w:cs="Consolas"/>
                        <w:color w:val="000000"/>
                        <w:sz w:val="19"/>
                        <w:szCs w:val="19"/>
                        <w:highlight w:val="white"/>
                        <w:lang w:val="en-US"/>
                        <w:rPrChange w:id="6152" w:author="ghislain.aine" w:date="2015-11-04T17:54:00Z">
                          <w:rPr>
                            <w:ins w:id="6153" w:author="ghislain.aine" w:date="2015-11-04T17:54:00Z"/>
                            <w:rFonts w:ascii="Consolas" w:hAnsi="Consolas" w:cs="Consolas"/>
                            <w:color w:val="000000"/>
                            <w:sz w:val="19"/>
                            <w:szCs w:val="19"/>
                            <w:highlight w:val="white"/>
                          </w:rPr>
                        </w:rPrChange>
                      </w:rPr>
                    </w:pPr>
                    <w:ins w:id="6154" w:author="ghislain.aine" w:date="2015-11-04T17:54:00Z">
                      <w:r w:rsidRPr="00D276D8">
                        <w:rPr>
                          <w:rFonts w:ascii="Consolas" w:hAnsi="Consolas" w:cs="Consolas"/>
                          <w:color w:val="000000"/>
                          <w:sz w:val="19"/>
                          <w:szCs w:val="19"/>
                          <w:highlight w:val="white"/>
                          <w:lang w:val="en-US"/>
                          <w:rPrChange w:id="6155" w:author="ghislain.aine" w:date="2015-11-04T17:54:00Z">
                            <w:rPr>
                              <w:rFonts w:ascii="Consolas" w:hAnsi="Consolas" w:cs="Consolas"/>
                              <w:color w:val="000000"/>
                              <w:sz w:val="19"/>
                              <w:szCs w:val="19"/>
                              <w:highlight w:val="white"/>
                            </w:rPr>
                          </w:rPrChange>
                        </w:rPr>
                        <w:t>}</w:t>
                      </w:r>
                    </w:ins>
                  </w:p>
                  <w:p w:rsidR="00BF1190" w:rsidRPr="003742EB" w:rsidRDefault="00BF1190" w:rsidP="00BF1190">
                    <w:pPr>
                      <w:autoSpaceDE w:val="0"/>
                      <w:autoSpaceDN w:val="0"/>
                      <w:adjustRightInd w:val="0"/>
                      <w:jc w:val="left"/>
                      <w:rPr>
                        <w:ins w:id="6156" w:author="ghislain.aine" w:date="2015-11-04T17:54:00Z"/>
                        <w:rFonts w:ascii="Consolas" w:hAnsi="Consolas" w:cs="Consolas"/>
                        <w:color w:val="000000"/>
                        <w:sz w:val="19"/>
                        <w:szCs w:val="19"/>
                        <w:highlight w:val="white"/>
                        <w:lang w:val="en-US"/>
                        <w:rPrChange w:id="6157" w:author="ghislain.aine" w:date="2015-11-04T17:54:00Z">
                          <w:rPr>
                            <w:ins w:id="6158" w:author="ghislain.aine" w:date="2015-11-04T17:54:00Z"/>
                            <w:rFonts w:ascii="Consolas" w:hAnsi="Consolas" w:cs="Consolas"/>
                            <w:color w:val="000000"/>
                            <w:sz w:val="19"/>
                            <w:szCs w:val="19"/>
                            <w:highlight w:val="white"/>
                          </w:rPr>
                        </w:rPrChange>
                      </w:rPr>
                    </w:pPr>
                  </w:p>
                  <w:p w:rsidR="00BF1190" w:rsidRPr="003742EB" w:rsidRDefault="00D276D8" w:rsidP="00BF1190">
                    <w:pPr>
                      <w:autoSpaceDE w:val="0"/>
                      <w:autoSpaceDN w:val="0"/>
                      <w:adjustRightInd w:val="0"/>
                      <w:jc w:val="left"/>
                      <w:rPr>
                        <w:ins w:id="6159" w:author="ghislain.aine" w:date="2015-11-04T17:54:00Z"/>
                        <w:rFonts w:ascii="Consolas" w:hAnsi="Consolas" w:cs="Consolas"/>
                        <w:color w:val="000000"/>
                        <w:sz w:val="19"/>
                        <w:szCs w:val="19"/>
                        <w:highlight w:val="white"/>
                        <w:lang w:val="en-US"/>
                        <w:rPrChange w:id="6160" w:author="ghislain.aine" w:date="2015-11-04T17:54:00Z">
                          <w:rPr>
                            <w:ins w:id="6161" w:author="ghislain.aine" w:date="2015-11-04T17:54:00Z"/>
                            <w:rFonts w:ascii="Consolas" w:hAnsi="Consolas" w:cs="Consolas"/>
                            <w:color w:val="000000"/>
                            <w:sz w:val="19"/>
                            <w:szCs w:val="19"/>
                            <w:highlight w:val="white"/>
                          </w:rPr>
                        </w:rPrChange>
                      </w:rPr>
                    </w:pPr>
                    <w:proofErr w:type="spellStart"/>
                    <w:ins w:id="6162" w:author="ghislain.aine" w:date="2015-11-04T17:54:00Z">
                      <w:r w:rsidRPr="00D276D8">
                        <w:rPr>
                          <w:rFonts w:ascii="Consolas" w:hAnsi="Consolas" w:cs="Consolas"/>
                          <w:color w:val="216F85"/>
                          <w:sz w:val="19"/>
                          <w:szCs w:val="19"/>
                          <w:highlight w:val="white"/>
                          <w:lang w:val="en-US"/>
                          <w:rPrChange w:id="6163" w:author="ghislain.aine" w:date="2015-11-04T17:54:00Z">
                            <w:rPr>
                              <w:rFonts w:ascii="Consolas" w:hAnsi="Consolas" w:cs="Consolas"/>
                              <w:color w:val="216F85"/>
                              <w:sz w:val="19"/>
                              <w:szCs w:val="19"/>
                              <w:highlight w:val="white"/>
                            </w:rPr>
                          </w:rPrChange>
                        </w:rPr>
                        <w:t>StreamWork</w:t>
                      </w:r>
                      <w:proofErr w:type="spellEnd"/>
                      <w:r w:rsidRPr="00D276D8">
                        <w:rPr>
                          <w:rFonts w:ascii="Consolas" w:hAnsi="Consolas" w:cs="Consolas"/>
                          <w:color w:val="000000"/>
                          <w:sz w:val="19"/>
                          <w:szCs w:val="19"/>
                          <w:highlight w:val="white"/>
                          <w:lang w:val="en-US"/>
                          <w:rPrChange w:id="6164" w:author="ghislain.aine" w:date="2015-11-04T17:54:00Z">
                            <w:rPr>
                              <w:rFonts w:ascii="Consolas" w:hAnsi="Consolas" w:cs="Consolas"/>
                              <w:color w:val="000000"/>
                              <w:sz w:val="19"/>
                              <w:szCs w:val="19"/>
                              <w:highlight w:val="white"/>
                            </w:rPr>
                          </w:rPrChange>
                        </w:rPr>
                        <w:t>:</w:t>
                      </w:r>
                      <w:proofErr w:type="gramStart"/>
                      <w:r w:rsidRPr="00D276D8">
                        <w:rPr>
                          <w:rFonts w:ascii="Consolas" w:hAnsi="Consolas" w:cs="Consolas"/>
                          <w:color w:val="000000"/>
                          <w:sz w:val="19"/>
                          <w:szCs w:val="19"/>
                          <w:highlight w:val="white"/>
                          <w:lang w:val="en-US"/>
                          <w:rPrChange w:id="6165" w:author="ghislain.aine" w:date="2015-11-04T17:54: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6166" w:author="ghislain.aine" w:date="2015-11-04T17:54:00Z">
                            <w:rPr>
                              <w:rFonts w:ascii="Consolas" w:hAnsi="Consolas" w:cs="Consolas"/>
                              <w:color w:val="216F85"/>
                              <w:sz w:val="19"/>
                              <w:szCs w:val="19"/>
                              <w:highlight w:val="white"/>
                            </w:rPr>
                          </w:rPrChange>
                        </w:rPr>
                        <w:t>SwCore</w:t>
                      </w:r>
                      <w:proofErr w:type="spellEnd"/>
                      <w:proofErr w:type="gramEnd"/>
                      <w:r w:rsidRPr="00D276D8">
                        <w:rPr>
                          <w:rFonts w:ascii="Consolas" w:hAnsi="Consolas" w:cs="Consolas"/>
                          <w:color w:val="000000"/>
                          <w:sz w:val="19"/>
                          <w:szCs w:val="19"/>
                          <w:highlight w:val="white"/>
                          <w:lang w:val="en-US"/>
                          <w:rPrChange w:id="6167" w:author="ghislain.aine" w:date="2015-11-04T17:54: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6168" w:author="ghislain.aine" w:date="2015-11-04T17:54:00Z">
                            <w:rPr>
                              <w:rFonts w:ascii="Consolas" w:hAnsi="Consolas" w:cs="Consolas"/>
                              <w:color w:val="216F85"/>
                              <w:sz w:val="19"/>
                              <w:szCs w:val="19"/>
                              <w:highlight w:val="white"/>
                            </w:rPr>
                          </w:rPrChange>
                        </w:rPr>
                        <w:t>SwUUID</w:t>
                      </w:r>
                      <w:proofErr w:type="spellEnd"/>
                      <w:r w:rsidRPr="00D276D8">
                        <w:rPr>
                          <w:rFonts w:ascii="Consolas" w:hAnsi="Consolas" w:cs="Consolas"/>
                          <w:color w:val="000000"/>
                          <w:sz w:val="19"/>
                          <w:szCs w:val="19"/>
                          <w:highlight w:val="white"/>
                          <w:lang w:val="en-US"/>
                          <w:rPrChange w:id="6169" w:author="ghislain.aine" w:date="2015-11-04T17:54: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170" w:author="ghislain.aine" w:date="2015-11-04T17:54:00Z">
                            <w:rPr>
                              <w:rFonts w:ascii="Consolas" w:hAnsi="Consolas" w:cs="Consolas"/>
                              <w:color w:val="216F85"/>
                              <w:sz w:val="19"/>
                              <w:szCs w:val="19"/>
                              <w:highlight w:val="white"/>
                            </w:rPr>
                          </w:rPrChange>
                        </w:rPr>
                        <w:t>IterationData</w:t>
                      </w:r>
                      <w:proofErr w:type="spellEnd"/>
                      <w:r w:rsidRPr="00D276D8">
                        <w:rPr>
                          <w:rFonts w:ascii="Consolas" w:hAnsi="Consolas" w:cs="Consolas"/>
                          <w:color w:val="000000"/>
                          <w:sz w:val="19"/>
                          <w:szCs w:val="19"/>
                          <w:highlight w:val="white"/>
                          <w:lang w:val="en-US"/>
                          <w:rPrChange w:id="6171" w:author="ghislain.aine" w:date="2015-11-04T17:54:00Z">
                            <w:rPr>
                              <w:rFonts w:ascii="Consolas" w:hAnsi="Consolas" w:cs="Consolas"/>
                              <w:color w:val="000000"/>
                              <w:sz w:val="19"/>
                              <w:szCs w:val="19"/>
                              <w:highlight w:val="white"/>
                            </w:rPr>
                          </w:rPrChange>
                        </w:rPr>
                        <w:t>::</w:t>
                      </w:r>
                      <w:proofErr w:type="spellStart"/>
                      <w:r w:rsidRPr="00D276D8">
                        <w:rPr>
                          <w:rFonts w:ascii="Consolas" w:hAnsi="Consolas" w:cs="Consolas"/>
                          <w:color w:val="880000"/>
                          <w:sz w:val="19"/>
                          <w:szCs w:val="19"/>
                          <w:highlight w:val="white"/>
                          <w:lang w:val="en-US"/>
                          <w:rPrChange w:id="6172" w:author="ghislain.aine" w:date="2015-11-04T17:54:00Z">
                            <w:rPr>
                              <w:rFonts w:ascii="Consolas" w:hAnsi="Consolas" w:cs="Consolas"/>
                              <w:color w:val="880000"/>
                              <w:sz w:val="19"/>
                              <w:szCs w:val="19"/>
                              <w:highlight w:val="white"/>
                            </w:rPr>
                          </w:rPrChange>
                        </w:rPr>
                        <w:t>GetTypeId</w:t>
                      </w:r>
                      <w:proofErr w:type="spellEnd"/>
                      <w:r w:rsidRPr="00D276D8">
                        <w:rPr>
                          <w:rFonts w:ascii="Consolas" w:hAnsi="Consolas" w:cs="Consolas"/>
                          <w:color w:val="000000"/>
                          <w:sz w:val="19"/>
                          <w:szCs w:val="19"/>
                          <w:highlight w:val="white"/>
                          <w:lang w:val="en-US"/>
                          <w:rPrChange w:id="6173" w:author="ghislain.aine" w:date="2015-11-04T17:54:00Z">
                            <w:rPr>
                              <w:rFonts w:ascii="Consolas" w:hAnsi="Consolas" w:cs="Consolas"/>
                              <w:color w:val="000000"/>
                              <w:sz w:val="19"/>
                              <w:szCs w:val="19"/>
                              <w:highlight w:val="white"/>
                            </w:rPr>
                          </w:rPrChange>
                        </w:rPr>
                        <w:t>()</w:t>
                      </w:r>
                    </w:ins>
                  </w:p>
                  <w:p w:rsidR="00BF1190" w:rsidRPr="003742EB" w:rsidRDefault="00D276D8" w:rsidP="00BF1190">
                    <w:pPr>
                      <w:autoSpaceDE w:val="0"/>
                      <w:autoSpaceDN w:val="0"/>
                      <w:adjustRightInd w:val="0"/>
                      <w:jc w:val="left"/>
                      <w:rPr>
                        <w:ins w:id="6174" w:author="ghislain.aine" w:date="2015-11-04T17:54:00Z"/>
                        <w:rFonts w:ascii="Consolas" w:hAnsi="Consolas" w:cs="Consolas"/>
                        <w:color w:val="000000"/>
                        <w:sz w:val="19"/>
                        <w:szCs w:val="19"/>
                        <w:highlight w:val="white"/>
                        <w:lang w:val="en-US"/>
                        <w:rPrChange w:id="6175" w:author="ghislain.aine" w:date="2015-11-04T17:54:00Z">
                          <w:rPr>
                            <w:ins w:id="6176" w:author="ghislain.aine" w:date="2015-11-04T17:54:00Z"/>
                            <w:rFonts w:ascii="Consolas" w:hAnsi="Consolas" w:cs="Consolas"/>
                            <w:color w:val="000000"/>
                            <w:sz w:val="19"/>
                            <w:szCs w:val="19"/>
                            <w:highlight w:val="white"/>
                          </w:rPr>
                        </w:rPrChange>
                      </w:rPr>
                    </w:pPr>
                    <w:ins w:id="6177" w:author="ghislain.aine" w:date="2015-11-04T17:54:00Z">
                      <w:r w:rsidRPr="00D276D8">
                        <w:rPr>
                          <w:rFonts w:ascii="Consolas" w:hAnsi="Consolas" w:cs="Consolas"/>
                          <w:color w:val="000000"/>
                          <w:sz w:val="19"/>
                          <w:szCs w:val="19"/>
                          <w:highlight w:val="white"/>
                          <w:lang w:val="en-US"/>
                          <w:rPrChange w:id="6178" w:author="ghislain.aine" w:date="2015-11-04T17:54:00Z">
                            <w:rPr>
                              <w:rFonts w:ascii="Consolas" w:hAnsi="Consolas" w:cs="Consolas"/>
                              <w:color w:val="000000"/>
                              <w:sz w:val="19"/>
                              <w:szCs w:val="19"/>
                              <w:highlight w:val="white"/>
                            </w:rPr>
                          </w:rPrChange>
                        </w:rPr>
                        <w:t>{</w:t>
                      </w:r>
                    </w:ins>
                  </w:p>
                  <w:p w:rsidR="00BF1190" w:rsidRPr="003742EB" w:rsidRDefault="00D276D8" w:rsidP="00BF1190">
                    <w:pPr>
                      <w:autoSpaceDE w:val="0"/>
                      <w:autoSpaceDN w:val="0"/>
                      <w:adjustRightInd w:val="0"/>
                      <w:jc w:val="left"/>
                      <w:rPr>
                        <w:ins w:id="6179" w:author="ghislain.aine" w:date="2015-11-04T17:54:00Z"/>
                        <w:rFonts w:ascii="Consolas" w:hAnsi="Consolas" w:cs="Consolas"/>
                        <w:color w:val="000000"/>
                        <w:sz w:val="19"/>
                        <w:szCs w:val="19"/>
                        <w:highlight w:val="white"/>
                        <w:lang w:val="en-US"/>
                        <w:rPrChange w:id="6180" w:author="ghislain.aine" w:date="2015-11-04T17:54:00Z">
                          <w:rPr>
                            <w:ins w:id="6181" w:author="ghislain.aine" w:date="2015-11-04T17:54:00Z"/>
                            <w:rFonts w:ascii="Consolas" w:hAnsi="Consolas" w:cs="Consolas"/>
                            <w:color w:val="000000"/>
                            <w:sz w:val="19"/>
                            <w:szCs w:val="19"/>
                            <w:highlight w:val="white"/>
                          </w:rPr>
                        </w:rPrChange>
                      </w:rPr>
                    </w:pPr>
                    <w:ins w:id="6182" w:author="ghislain.aine" w:date="2015-11-04T17:54:00Z">
                      <w:r w:rsidRPr="00D276D8">
                        <w:rPr>
                          <w:rFonts w:ascii="Consolas" w:hAnsi="Consolas" w:cs="Consolas"/>
                          <w:color w:val="000000"/>
                          <w:sz w:val="19"/>
                          <w:szCs w:val="19"/>
                          <w:highlight w:val="white"/>
                          <w:lang w:val="en-US"/>
                          <w:rPrChange w:id="6183" w:author="ghislain.aine" w:date="2015-11-04T17:54: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6184" w:author="ghislain.aine" w:date="2015-11-04T17:54:00Z">
                            <w:rPr>
                              <w:rFonts w:ascii="Consolas" w:hAnsi="Consolas" w:cs="Consolas"/>
                              <w:color w:val="0000FF"/>
                              <w:sz w:val="19"/>
                              <w:szCs w:val="19"/>
                              <w:highlight w:val="white"/>
                            </w:rPr>
                          </w:rPrChange>
                        </w:rPr>
                        <w:t>return</w:t>
                      </w:r>
                      <w:proofErr w:type="gramEnd"/>
                      <w:r w:rsidRPr="00D276D8">
                        <w:rPr>
                          <w:rFonts w:ascii="Consolas" w:hAnsi="Consolas" w:cs="Consolas"/>
                          <w:color w:val="000000"/>
                          <w:sz w:val="19"/>
                          <w:szCs w:val="19"/>
                          <w:highlight w:val="white"/>
                          <w:lang w:val="en-US"/>
                          <w:rPrChange w:id="6185" w:author="ghislain.aine" w:date="2015-11-04T17:54: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6186" w:author="ghislain.aine" w:date="2015-11-04T17:54:00Z">
                            <w:rPr>
                              <w:rFonts w:ascii="Consolas" w:hAnsi="Consolas" w:cs="Consolas"/>
                              <w:color w:val="000080"/>
                              <w:sz w:val="19"/>
                              <w:szCs w:val="19"/>
                              <w:highlight w:val="white"/>
                            </w:rPr>
                          </w:rPrChange>
                        </w:rPr>
                        <w:t>DEMO_ITERATION_DATA_CLASS_ID</w:t>
                      </w:r>
                      <w:r w:rsidRPr="00D276D8">
                        <w:rPr>
                          <w:rFonts w:ascii="Consolas" w:hAnsi="Consolas" w:cs="Consolas"/>
                          <w:color w:val="000000"/>
                          <w:sz w:val="19"/>
                          <w:szCs w:val="19"/>
                          <w:highlight w:val="white"/>
                          <w:lang w:val="en-US"/>
                          <w:rPrChange w:id="6187" w:author="ghislain.aine" w:date="2015-11-04T17:54:00Z">
                            <w:rPr>
                              <w:rFonts w:ascii="Consolas" w:hAnsi="Consolas" w:cs="Consolas"/>
                              <w:color w:val="000000"/>
                              <w:sz w:val="19"/>
                              <w:szCs w:val="19"/>
                              <w:highlight w:val="white"/>
                            </w:rPr>
                          </w:rPrChange>
                        </w:rPr>
                        <w:t>;</w:t>
                      </w:r>
                    </w:ins>
                  </w:p>
                  <w:p w:rsidR="00BF1190" w:rsidRPr="00E71FE0" w:rsidRDefault="00BF1190" w:rsidP="00BF1190">
                    <w:pPr>
                      <w:rPr>
                        <w:lang w:val="en-US"/>
                      </w:rPr>
                    </w:pPr>
                    <w:ins w:id="6188" w:author="ghislain.aine" w:date="2015-11-04T17:54:00Z">
                      <w:r>
                        <w:rPr>
                          <w:rFonts w:ascii="Consolas" w:hAnsi="Consolas" w:cs="Consolas"/>
                          <w:color w:val="000000"/>
                          <w:sz w:val="19"/>
                          <w:szCs w:val="19"/>
                          <w:highlight w:val="white"/>
                        </w:rPr>
                        <w:t>}</w:t>
                      </w:r>
                    </w:ins>
                    <w:del w:id="6189" w:author="ghislain.aine" w:date="2015-11-03T14:35:00Z">
                      <w:r w:rsidR="00D276D8" w:rsidRPr="00D276D8">
                        <w:rPr>
                          <w:rFonts w:ascii="Consolas" w:hAnsi="Consolas" w:cs="Consolas"/>
                          <w:color w:val="0000FF"/>
                          <w:sz w:val="19"/>
                          <w:szCs w:val="19"/>
                          <w:highlight w:val="white"/>
                          <w:lang w:val="en-US"/>
                          <w:rPrChange w:id="6190" w:author="ghislain.aine" w:date="2015-11-03T14:34:00Z">
                            <w:rPr>
                              <w:rFonts w:ascii="Consolas" w:hAnsi="Consolas" w:cs="Consolas"/>
                              <w:color w:val="0000FF"/>
                              <w:sz w:val="19"/>
                              <w:szCs w:val="19"/>
                              <w:highlight w:val="white"/>
                            </w:rPr>
                          </w:rPrChange>
                        </w:rPr>
                        <w:delText>#define</w:delText>
                      </w:r>
                      <w:r w:rsidR="00D276D8" w:rsidRPr="00D276D8">
                        <w:rPr>
                          <w:rFonts w:ascii="Consolas" w:hAnsi="Consolas" w:cs="Consolas"/>
                          <w:color w:val="000000"/>
                          <w:sz w:val="19"/>
                          <w:szCs w:val="19"/>
                          <w:highlight w:val="white"/>
                          <w:lang w:val="en-US"/>
                          <w:rPrChange w:id="6191" w:author="ghislain.aine" w:date="2015-11-03T14:34:00Z">
                            <w:rPr>
                              <w:rFonts w:ascii="Consolas" w:hAnsi="Consolas" w:cs="Consolas"/>
                              <w:color w:val="000000"/>
                              <w:sz w:val="19"/>
                              <w:szCs w:val="19"/>
                              <w:highlight w:val="white"/>
                            </w:rPr>
                          </w:rPrChange>
                        </w:rPr>
                        <w:delText xml:space="preserve"> </w:delText>
                      </w:r>
                      <w:r w:rsidR="00D276D8" w:rsidRPr="00D276D8">
                        <w:rPr>
                          <w:rFonts w:ascii="Consolas" w:hAnsi="Consolas" w:cs="Consolas"/>
                          <w:color w:val="6F008A"/>
                          <w:sz w:val="19"/>
                          <w:szCs w:val="19"/>
                          <w:highlight w:val="white"/>
                          <w:lang w:val="en-US"/>
                          <w:rPrChange w:id="6192" w:author="ghislain.aine" w:date="2015-11-03T14:34:00Z">
                            <w:rPr>
                              <w:rFonts w:ascii="Consolas" w:hAnsi="Consolas" w:cs="Consolas"/>
                              <w:color w:val="6F008A"/>
                              <w:sz w:val="19"/>
                              <w:szCs w:val="19"/>
                              <w:highlight w:val="white"/>
                            </w:rPr>
                          </w:rPrChange>
                        </w:rPr>
                        <w:delText>DEMO_DATA_TYPE</w:delText>
                      </w:r>
                      <w:r w:rsidR="00D276D8" w:rsidRPr="00D276D8">
                        <w:rPr>
                          <w:rFonts w:ascii="Consolas" w:hAnsi="Consolas" w:cs="Consolas"/>
                          <w:color w:val="000000"/>
                          <w:sz w:val="19"/>
                          <w:szCs w:val="19"/>
                          <w:highlight w:val="white"/>
                          <w:lang w:val="en-US"/>
                          <w:rPrChange w:id="6193" w:author="ghislain.aine" w:date="2015-11-03T14:34:00Z">
                            <w:rPr>
                              <w:rFonts w:ascii="Consolas" w:hAnsi="Consolas" w:cs="Consolas"/>
                              <w:color w:val="000000"/>
                              <w:sz w:val="19"/>
                              <w:szCs w:val="19"/>
                              <w:highlight w:val="white"/>
                            </w:rPr>
                          </w:rPrChange>
                        </w:rPr>
                        <w:delText xml:space="preserve"> </w:delText>
                      </w:r>
                      <w:r w:rsidR="00D276D8" w:rsidRPr="00D276D8">
                        <w:rPr>
                          <w:rFonts w:ascii="Consolas" w:hAnsi="Consolas" w:cs="Consolas"/>
                          <w:color w:val="A31515"/>
                          <w:sz w:val="19"/>
                          <w:szCs w:val="19"/>
                          <w:highlight w:val="white"/>
                          <w:lang w:val="en-US"/>
                          <w:rPrChange w:id="6194" w:author="ghislain.aine" w:date="2015-11-03T14:34:00Z">
                            <w:rPr>
                              <w:rFonts w:ascii="Consolas" w:hAnsi="Consolas" w:cs="Consolas"/>
                              <w:color w:val="A31515"/>
                              <w:sz w:val="19"/>
                              <w:szCs w:val="19"/>
                              <w:highlight w:val="white"/>
                            </w:rPr>
                          </w:rPrChange>
                        </w:rPr>
                        <w:delText>"DemoData"</w:delText>
                      </w:r>
                    </w:del>
                  </w:p>
                </w:txbxContent>
              </v:textbox>
              <w10:wrap type="none"/>
              <w10:anchorlock/>
            </v:shape>
          </w:pict>
        </w:r>
      </w:ins>
    </w:p>
    <w:p w:rsidR="00000000" w:rsidRDefault="00EE2A1F">
      <w:pPr>
        <w:rPr>
          <w:del w:id="6195" w:author="ghislain.aine" w:date="2015-11-03T14:34:00Z"/>
        </w:rPr>
        <w:pPrChange w:id="6196" w:author="ghislain.aine" w:date="2015-11-03T14:35:00Z">
          <w:pPr>
            <w:pStyle w:val="Paragraphedeliste"/>
            <w:numPr>
              <w:numId w:val="30"/>
            </w:numPr>
            <w:ind w:hanging="360"/>
          </w:pPr>
        </w:pPrChange>
      </w:pPr>
    </w:p>
    <w:p w:rsidR="00000000" w:rsidRDefault="00EE2A1F">
      <w:pPr>
        <w:rPr>
          <w:ins w:id="6197" w:author="ghislain.aine" w:date="2015-11-03T14:35:00Z"/>
        </w:rPr>
        <w:pPrChange w:id="6198" w:author="ghislain.aine" w:date="2015-11-03T14:35:00Z">
          <w:pPr>
            <w:pStyle w:val="Paragraphedeliste"/>
            <w:numPr>
              <w:numId w:val="29"/>
            </w:numPr>
            <w:ind w:hanging="360"/>
          </w:pPr>
        </w:pPrChange>
      </w:pPr>
    </w:p>
    <w:p w:rsidR="00000000" w:rsidRDefault="00BF1190">
      <w:pPr>
        <w:pStyle w:val="Paragraphedeliste"/>
        <w:numPr>
          <w:ilvl w:val="0"/>
          <w:numId w:val="29"/>
        </w:numPr>
        <w:rPr>
          <w:del w:id="6199" w:author="ghislain.aine" w:date="2015-11-03T14:34:00Z"/>
          <w:noProof/>
          <w:lang w:val="en-US"/>
        </w:rPr>
        <w:pPrChange w:id="6200" w:author="ghislain.aine" w:date="2015-11-03T14:36:00Z">
          <w:pPr>
            <w:pStyle w:val="Code"/>
          </w:pPr>
        </w:pPrChange>
      </w:pPr>
      <w:ins w:id="6201" w:author="ghislain.aine" w:date="2015-11-03T14:36:00Z">
        <w:r>
          <w:rPr>
            <w:noProof/>
            <w:color w:val="17365D" w:themeColor="text2" w:themeShade="BF"/>
          </w:rPr>
          <w:t>C</w:t>
        </w:r>
      </w:ins>
      <w:del w:id="6202" w:author="ghislain.aine" w:date="2015-11-03T14:34:00Z">
        <w:r w:rsidR="00D276D8" w:rsidRPr="00D276D8">
          <w:rPr>
            <w:noProof/>
            <w:color w:val="17365D" w:themeColor="text2" w:themeShade="BF"/>
            <w:rPrChange w:id="6203" w:author="ghislain.aine" w:date="2015-11-03T14:35:00Z">
              <w:rPr>
                <w:noProof/>
                <w:color w:val="0000FF" w:themeColor="hyperlink"/>
                <w:u w:val="single"/>
                <w:lang w:val="en-US"/>
              </w:rPr>
            </w:rPrChange>
          </w:rPr>
          <w:tab/>
        </w:r>
        <w:r w:rsidR="00D276D8" w:rsidRPr="00D276D8">
          <w:rPr>
            <w:noProof/>
            <w:lang w:val="en-US"/>
            <w:rPrChange w:id="6204" w:author="ghislain.aine" w:date="2015-11-03T14:35:00Z">
              <w:rPr>
                <w:noProof/>
                <w:color w:val="0000FF" w:themeColor="hyperlink"/>
                <w:u w:val="single"/>
                <w:lang w:val="en-US"/>
              </w:rPr>
            </w:rPrChange>
          </w:rPr>
          <w:delText>QString DemoData::GetType()</w:delText>
        </w:r>
      </w:del>
    </w:p>
    <w:p w:rsidR="00000000" w:rsidRDefault="00BF1190">
      <w:pPr>
        <w:pStyle w:val="Paragraphedeliste"/>
        <w:numPr>
          <w:ilvl w:val="0"/>
          <w:numId w:val="29"/>
        </w:numPr>
        <w:rPr>
          <w:del w:id="6205" w:author="ghislain.aine" w:date="2015-11-03T14:34:00Z"/>
          <w:noProof/>
          <w:lang w:val="en-US"/>
        </w:rPr>
        <w:pPrChange w:id="6206" w:author="ghislain.aine" w:date="2015-11-03T14:36:00Z">
          <w:pPr>
            <w:pStyle w:val="Code"/>
          </w:pPr>
        </w:pPrChange>
      </w:pPr>
      <w:del w:id="6207" w:author="ghislain.aine" w:date="2015-11-03T14:34:00Z">
        <w:r w:rsidRPr="00FA023F" w:rsidDel="00B550B2">
          <w:rPr>
            <w:noProof/>
            <w:lang w:val="en-US"/>
          </w:rPr>
          <w:tab/>
          <w:delText>{</w:delText>
        </w:r>
      </w:del>
    </w:p>
    <w:p w:rsidR="00000000" w:rsidRDefault="00BF1190">
      <w:pPr>
        <w:pStyle w:val="Paragraphedeliste"/>
        <w:numPr>
          <w:ilvl w:val="0"/>
          <w:numId w:val="29"/>
        </w:numPr>
        <w:rPr>
          <w:del w:id="6208" w:author="ghislain.aine" w:date="2015-11-03T14:34:00Z"/>
          <w:noProof/>
          <w:lang w:val="en-US"/>
        </w:rPr>
        <w:pPrChange w:id="6209" w:author="ghislain.aine" w:date="2015-11-03T14:36:00Z">
          <w:pPr>
            <w:pStyle w:val="Code"/>
          </w:pPr>
        </w:pPrChange>
      </w:pPr>
      <w:del w:id="6210" w:author="ghislain.aine" w:date="2015-11-03T14:34:00Z">
        <w:r w:rsidRPr="00FA023F" w:rsidDel="00B550B2">
          <w:rPr>
            <w:noProof/>
            <w:lang w:val="en-US"/>
          </w:rPr>
          <w:tab/>
        </w:r>
        <w:r w:rsidRPr="00FA023F" w:rsidDel="00B550B2">
          <w:rPr>
            <w:noProof/>
            <w:lang w:val="en-US"/>
          </w:rPr>
          <w:tab/>
          <w:delText>return DEMO_DATA_CLASS;</w:delText>
        </w:r>
      </w:del>
    </w:p>
    <w:p w:rsidR="00000000" w:rsidRDefault="00BF1190">
      <w:pPr>
        <w:pStyle w:val="Paragraphedeliste"/>
        <w:numPr>
          <w:ilvl w:val="0"/>
          <w:numId w:val="29"/>
        </w:numPr>
        <w:rPr>
          <w:del w:id="6211" w:author="ghislain.aine" w:date="2015-11-03T14:34:00Z"/>
          <w:noProof/>
          <w:lang w:val="en-US"/>
        </w:rPr>
        <w:pPrChange w:id="6212" w:author="ghislain.aine" w:date="2015-11-03T14:36:00Z">
          <w:pPr>
            <w:pStyle w:val="Code"/>
          </w:pPr>
        </w:pPrChange>
      </w:pPr>
      <w:del w:id="6213" w:author="ghislain.aine" w:date="2015-11-03T14:34:00Z">
        <w:r w:rsidRPr="00FA023F" w:rsidDel="00B550B2">
          <w:rPr>
            <w:noProof/>
            <w:lang w:val="en-US"/>
          </w:rPr>
          <w:tab/>
          <w:delText>}</w:delText>
        </w:r>
      </w:del>
    </w:p>
    <w:p w:rsidR="00000000" w:rsidRDefault="00EE2A1F">
      <w:pPr>
        <w:pStyle w:val="Paragraphedeliste"/>
        <w:numPr>
          <w:ilvl w:val="0"/>
          <w:numId w:val="29"/>
        </w:numPr>
        <w:rPr>
          <w:del w:id="6214" w:author="ghislain.aine" w:date="2015-11-03T14:34:00Z"/>
          <w:noProof/>
          <w:lang w:val="en-US"/>
        </w:rPr>
        <w:pPrChange w:id="6215" w:author="ghislain.aine" w:date="2015-11-03T14:36:00Z">
          <w:pPr>
            <w:pStyle w:val="Code"/>
          </w:pPr>
        </w:pPrChange>
      </w:pPr>
    </w:p>
    <w:p w:rsidR="00000000" w:rsidRDefault="00BF1190">
      <w:pPr>
        <w:pStyle w:val="Paragraphedeliste"/>
        <w:numPr>
          <w:ilvl w:val="0"/>
          <w:numId w:val="29"/>
        </w:numPr>
        <w:rPr>
          <w:del w:id="6216" w:author="ghislain.aine" w:date="2015-11-03T14:34:00Z"/>
          <w:noProof/>
          <w:lang w:val="en-US"/>
        </w:rPr>
        <w:pPrChange w:id="6217" w:author="ghislain.aine" w:date="2015-11-03T14:36:00Z">
          <w:pPr>
            <w:pStyle w:val="Code"/>
          </w:pPr>
        </w:pPrChange>
      </w:pPr>
      <w:del w:id="6218" w:author="ghislain.aine" w:date="2015-11-03T14:34:00Z">
        <w:r w:rsidRPr="00FA023F" w:rsidDel="00B550B2">
          <w:rPr>
            <w:noProof/>
            <w:lang w:val="en-US"/>
          </w:rPr>
          <w:tab/>
          <w:delText>StreamWork::SwCore::SwUUID DemoData::GetTypeId()</w:delText>
        </w:r>
      </w:del>
    </w:p>
    <w:p w:rsidR="00000000" w:rsidRDefault="00BF1190">
      <w:pPr>
        <w:pStyle w:val="Paragraphedeliste"/>
        <w:numPr>
          <w:ilvl w:val="0"/>
          <w:numId w:val="29"/>
        </w:numPr>
        <w:rPr>
          <w:del w:id="6219" w:author="ghislain.aine" w:date="2015-11-03T14:34:00Z"/>
          <w:noProof/>
          <w:lang w:val="en-US"/>
        </w:rPr>
        <w:pPrChange w:id="6220" w:author="ghislain.aine" w:date="2015-11-03T14:36:00Z">
          <w:pPr>
            <w:pStyle w:val="Code"/>
          </w:pPr>
        </w:pPrChange>
      </w:pPr>
      <w:del w:id="6221" w:author="ghislain.aine" w:date="2015-11-03T14:34:00Z">
        <w:r w:rsidRPr="00FA023F" w:rsidDel="00B550B2">
          <w:rPr>
            <w:noProof/>
            <w:lang w:val="en-US"/>
          </w:rPr>
          <w:tab/>
          <w:delText>{</w:delText>
        </w:r>
      </w:del>
    </w:p>
    <w:p w:rsidR="00000000" w:rsidRDefault="00BF1190">
      <w:pPr>
        <w:pStyle w:val="Paragraphedeliste"/>
        <w:numPr>
          <w:ilvl w:val="0"/>
          <w:numId w:val="29"/>
        </w:numPr>
        <w:rPr>
          <w:del w:id="6222" w:author="ghislain.aine" w:date="2015-11-03T14:34:00Z"/>
          <w:noProof/>
          <w:lang w:val="en-US"/>
        </w:rPr>
        <w:pPrChange w:id="6223" w:author="ghislain.aine" w:date="2015-11-03T14:36:00Z">
          <w:pPr>
            <w:pStyle w:val="Code"/>
          </w:pPr>
        </w:pPrChange>
      </w:pPr>
      <w:del w:id="6224" w:author="ghislain.aine" w:date="2015-11-03T14:34:00Z">
        <w:r w:rsidRPr="00FA023F" w:rsidDel="00B550B2">
          <w:rPr>
            <w:noProof/>
            <w:lang w:val="en-US"/>
          </w:rPr>
          <w:tab/>
        </w:r>
        <w:r w:rsidRPr="00FA023F" w:rsidDel="00B550B2">
          <w:rPr>
            <w:noProof/>
            <w:lang w:val="en-US"/>
          </w:rPr>
          <w:tab/>
          <w:delText>return DEMO_DATA_CLASS_ID;</w:delText>
        </w:r>
      </w:del>
    </w:p>
    <w:p w:rsidR="00000000" w:rsidRDefault="00BF1190">
      <w:pPr>
        <w:pStyle w:val="Paragraphedeliste"/>
        <w:numPr>
          <w:ilvl w:val="0"/>
          <w:numId w:val="29"/>
        </w:numPr>
        <w:rPr>
          <w:del w:id="6225" w:author="ghislain.aine" w:date="2015-11-03T14:34:00Z"/>
        </w:rPr>
        <w:pPrChange w:id="6226" w:author="ghislain.aine" w:date="2015-11-03T14:36:00Z">
          <w:pPr>
            <w:pStyle w:val="Code"/>
          </w:pPr>
        </w:pPrChange>
      </w:pPr>
      <w:del w:id="6227" w:author="ghislain.aine" w:date="2015-11-03T14:34:00Z">
        <w:r w:rsidRPr="00FA023F" w:rsidDel="00B550B2">
          <w:rPr>
            <w:noProof/>
            <w:lang w:val="en-US"/>
          </w:rPr>
          <w:tab/>
        </w:r>
        <w:r w:rsidDel="00B550B2">
          <w:rPr>
            <w:noProof/>
          </w:rPr>
          <w:delText>}</w:delText>
        </w:r>
      </w:del>
    </w:p>
    <w:p w:rsidR="00BF1190" w:rsidRDefault="00BF1190" w:rsidP="00BF1190">
      <w:pPr>
        <w:pStyle w:val="Paragraphedeliste"/>
        <w:numPr>
          <w:ilvl w:val="0"/>
          <w:numId w:val="29"/>
        </w:numPr>
        <w:rPr>
          <w:del w:id="6228" w:author="ghislain.aine" w:date="2015-11-03T14:36:00Z"/>
        </w:rPr>
      </w:pPr>
      <w:del w:id="6229" w:author="ghislain.aine" w:date="2015-11-03T14:36:00Z">
        <w:r w:rsidDel="00B550B2">
          <w:delText>Implémenter la classe en prenant exemple sur la classe "DataTest", présente dans le répertoire "</w:delText>
        </w:r>
        <w:r w:rsidRPr="00A75F59" w:rsidDel="00B550B2">
          <w:delText xml:space="preserve"> </w:delText>
        </w:r>
        <w:r w:rsidRPr="007B3FD6" w:rsidDel="00B550B2">
          <w:delText>C:\projects\Libraries\StreamWork\src</w:delText>
        </w:r>
      </w:del>
      <w:ins w:id="6230" w:author="Giacomo Rombaut" w:date="2015-04-20T16:32:00Z">
        <w:del w:id="6231" w:author="ghislain.aine" w:date="2015-11-03T14:36:00Z">
          <w:r w:rsidDel="00B550B2">
            <w:delText>\OLD</w:delText>
          </w:r>
        </w:del>
      </w:ins>
      <w:del w:id="6232" w:author="ghislain.aine" w:date="2015-11-03T14:36:00Z">
        <w:r w:rsidRPr="007B3FD6" w:rsidDel="00B550B2">
          <w:delText>\TestPlugin</w:delText>
        </w:r>
        <w:r w:rsidDel="00B550B2">
          <w:delText>".</w:delText>
        </w:r>
      </w:del>
    </w:p>
    <w:p w:rsidR="00BF1190" w:rsidRDefault="00BF1190" w:rsidP="00BF1190">
      <w:pPr>
        <w:pStyle w:val="Paragraphedeliste"/>
        <w:numPr>
          <w:ilvl w:val="0"/>
          <w:numId w:val="29"/>
        </w:numPr>
        <w:rPr>
          <w:del w:id="6233" w:author="ghislain.aine" w:date="2015-11-03T14:36:00Z"/>
        </w:rPr>
      </w:pPr>
      <w:del w:id="6234" w:author="ghislain.aine" w:date="2015-11-03T14:36:00Z">
        <w:r w:rsidDel="00B550B2">
          <w:delText>Pour lé génération de l'UUID (identifiant unique), utiliser le générateur "uuidgen.jar" présent dans "</w:delText>
        </w:r>
        <w:r w:rsidRPr="007B3FD6" w:rsidDel="00B550B2">
          <w:delText>C:\projects\Utilities\ClassCppAndUuidGenerator\Stable</w:delText>
        </w:r>
        <w:r w:rsidDel="00B550B2">
          <w:delText>".</w:delText>
        </w:r>
      </w:del>
    </w:p>
    <w:p w:rsidR="00000000" w:rsidRDefault="00BF1190">
      <w:pPr>
        <w:pStyle w:val="Paragraphedeliste"/>
        <w:numPr>
          <w:ilvl w:val="0"/>
          <w:numId w:val="29"/>
        </w:numPr>
        <w:rPr>
          <w:del w:id="6235" w:author="ghislain.aine" w:date="2015-11-03T14:36:00Z"/>
        </w:rPr>
        <w:pPrChange w:id="6236" w:author="ghislain.aine" w:date="2015-11-03T14:36:00Z">
          <w:pPr>
            <w:pStyle w:val="Paragraphedeliste"/>
          </w:pPr>
        </w:pPrChange>
      </w:pPr>
      <w:del w:id="6237" w:author="ghislain.aine" w:date="2015-11-03T14:36:00Z">
        <w:r w:rsidDel="00B550B2">
          <w:delText>Penser à ajouter un include vers le fichier "SxTpTpdemoConstantes.h", et à utiliser la macro "SxTpTpdemo_DECLARE_UUID(SwUUID)"</w:delText>
        </w:r>
      </w:del>
    </w:p>
    <w:p w:rsidR="00000000" w:rsidRDefault="00BF1190">
      <w:pPr>
        <w:pStyle w:val="Paragraphedeliste"/>
        <w:numPr>
          <w:ilvl w:val="0"/>
          <w:numId w:val="29"/>
        </w:numPr>
        <w:pPrChange w:id="6238" w:author="ghislain.aine" w:date="2015-11-03T14:36:00Z">
          <w:pPr>
            <w:pStyle w:val="Paragraphedeliste"/>
            <w:numPr>
              <w:numId w:val="30"/>
            </w:numPr>
            <w:ind w:hanging="360"/>
          </w:pPr>
        </w:pPrChange>
      </w:pPr>
      <w:del w:id="6239" w:author="ghislain.aine" w:date="2015-11-03T14:36:00Z">
        <w:r w:rsidDel="00B550B2">
          <w:delText>C</w:delText>
        </w:r>
      </w:del>
      <w:r>
        <w:t xml:space="preserve">réez </w:t>
      </w:r>
      <w:del w:id="6240" w:author="ghislain.aine" w:date="2015-11-03T14:35:00Z">
        <w:r w:rsidDel="00B550B2">
          <w:delText xml:space="preserve">un </w:delText>
        </w:r>
      </w:del>
      <w:ins w:id="6241" w:author="ghislain.aine" w:date="2015-11-03T14:35:00Z">
        <w:r>
          <w:t xml:space="preserve">le </w:t>
        </w:r>
      </w:ins>
      <w:r w:rsidRPr="007A55DC">
        <w:rPr>
          <w:b/>
        </w:rPr>
        <w:t xml:space="preserve">composant </w:t>
      </w:r>
      <w:proofErr w:type="spellStart"/>
      <w:ins w:id="6242" w:author="ghislain.aine" w:date="2015-11-03T14:36:00Z">
        <w:r w:rsidRPr="007A55DC">
          <w:rPr>
            <w:b/>
          </w:rPr>
          <w:t>PinComponent</w:t>
        </w:r>
        <w:proofErr w:type="spellEnd"/>
        <w:r w:rsidDel="00B550B2">
          <w:t xml:space="preserve"> </w:t>
        </w:r>
      </w:ins>
      <w:del w:id="6243" w:author="ghislain.aine" w:date="2015-11-03T14:36:00Z">
        <w:r w:rsidDel="00B550B2">
          <w:delText xml:space="preserve">(dans un nouveau répertoire, comme pour les précédents) </w:delText>
        </w:r>
      </w:del>
      <w:r>
        <w:t>contenant les mêmes paramètres, avec les accesseurs et mutateurs. Ce composant est celui qui va fournir l</w:t>
      </w:r>
      <w:ins w:id="6244" w:author="Alexandre Blin" w:date="2015-08-10T12:11:00Z">
        <w:r>
          <w:t>e</w:t>
        </w:r>
      </w:ins>
      <w:del w:id="6245" w:author="Alexandre Blin" w:date="2015-08-10T12:11:00Z">
        <w:r w:rsidDel="00F46C9E">
          <w:delText>a</w:delText>
        </w:r>
      </w:del>
      <w:r>
        <w:t xml:space="preserve"> pin utilisé pour transmettre l</w:t>
      </w:r>
      <w:ins w:id="6246" w:author="Alexandre Blin" w:date="2015-08-10T12:11:00Z">
        <w:r>
          <w:t>es</w:t>
        </w:r>
      </w:ins>
      <w:del w:id="6247" w:author="Alexandre Blin" w:date="2015-08-10T12:11:00Z">
        <w:r w:rsidDel="00F46C9E">
          <w:delText>a</w:delText>
        </w:r>
      </w:del>
      <w:r>
        <w:t xml:space="preserve"> donnée</w:t>
      </w:r>
      <w:ins w:id="6248" w:author="Alexandre Blin" w:date="2015-08-10T12:11:00Z">
        <w:r>
          <w:t>s</w:t>
        </w:r>
      </w:ins>
      <w:r>
        <w:t xml:space="preserve"> à </w:t>
      </w:r>
      <w:proofErr w:type="spellStart"/>
      <w:r>
        <w:t>CoreComponent</w:t>
      </w:r>
      <w:proofErr w:type="spellEnd"/>
      <w:r>
        <w:t xml:space="preserve">. Puisque </w:t>
      </w:r>
      <w:proofErr w:type="spellStart"/>
      <w:r>
        <w:t>PinComponent</w:t>
      </w:r>
      <w:proofErr w:type="spellEnd"/>
      <w:r>
        <w:t xml:space="preserve"> est un composant, n’oubliez pas d’hériter de </w:t>
      </w:r>
      <w:proofErr w:type="spellStart"/>
      <w:r w:rsidRPr="00EF2098">
        <w:t>SwAssistedComponent</w:t>
      </w:r>
      <w:proofErr w:type="spellEnd"/>
      <w:r>
        <w:t xml:space="preserve"> et de </w:t>
      </w:r>
      <w:proofErr w:type="spellStart"/>
      <w:r>
        <w:t>surchager</w:t>
      </w:r>
      <w:proofErr w:type="spellEnd"/>
      <w:r>
        <w:t xml:space="preserve"> la méthode </w:t>
      </w:r>
      <w:proofErr w:type="spellStart"/>
      <w:r w:rsidRPr="00EF2098">
        <w:t>initializeComponent</w:t>
      </w:r>
      <w:proofErr w:type="spellEnd"/>
      <w:r>
        <w:t>.</w:t>
      </w:r>
    </w:p>
    <w:p w:rsidR="00BF1190" w:rsidRDefault="00BF1190" w:rsidP="00BF1190">
      <w:pPr>
        <w:pStyle w:val="Paragraphedeliste"/>
      </w:pPr>
    </w:p>
    <w:p w:rsidR="00BF1190" w:rsidRDefault="00BF1190" w:rsidP="00BF1190">
      <w:pPr>
        <w:pStyle w:val="Paragraphedeliste"/>
        <w:numPr>
          <w:ilvl w:val="0"/>
          <w:numId w:val="29"/>
        </w:numPr>
        <w:rPr>
          <w:ins w:id="6249" w:author="ghislain.aine" w:date="2015-11-03T14:36:00Z"/>
        </w:rPr>
      </w:pPr>
      <w:del w:id="6250" w:author="ghislain.aine" w:date="2015-11-03T14:36:00Z">
        <w:r w:rsidRPr="00EF2098" w:rsidDel="00B550B2">
          <w:rPr>
            <w:b/>
          </w:rPr>
          <w:delText>A</w:delText>
        </w:r>
      </w:del>
      <w:r w:rsidRPr="00EF2098">
        <w:rPr>
          <w:b/>
        </w:rPr>
        <w:t>Ajoutez un</w:t>
      </w:r>
      <w:del w:id="6251" w:author="Alexandre Blin" w:date="2015-08-10T12:13:00Z">
        <w:r w:rsidRPr="00EF2098" w:rsidDel="00F55867">
          <w:rPr>
            <w:b/>
          </w:rPr>
          <w:delText>e</w:delText>
        </w:r>
      </w:del>
      <w:r w:rsidRPr="00EF2098">
        <w:rPr>
          <w:b/>
        </w:rPr>
        <w:t xml:space="preserve"> pin</w:t>
      </w:r>
      <w:r>
        <w:t xml:space="preserve"> en tant que membre à la classe </w:t>
      </w:r>
      <w:proofErr w:type="spellStart"/>
      <w:r>
        <w:t>PinComponent</w:t>
      </w:r>
      <w:proofErr w:type="spellEnd"/>
      <w:r>
        <w:t xml:space="preserve"> :</w:t>
      </w:r>
    </w:p>
    <w:p w:rsidR="00BF1190" w:rsidRDefault="00D276D8" w:rsidP="00BF1190">
      <w:pPr>
        <w:rPr>
          <w:ins w:id="6252" w:author="ghislain.aine" w:date="2015-11-03T14:36:00Z"/>
        </w:rPr>
      </w:pPr>
      <w:ins w:id="6253" w:author="ghislain.aine" w:date="2015-11-03T14:36:00Z">
        <w:r>
          <w:pict>
            <v:shape id="_x0000_s1237" type="#_x0000_t202" style="width:493.45pt;height:19.05pt;mso-height-percent:200;mso-position-horizontal-relative:char;mso-position-vertical-relative:line;mso-height-percent:200;mso-width-relative:margin;mso-height-relative:margin">
              <v:textbox style="mso-next-textbox:#_x0000_s1237;mso-fit-shape-to-text:t">
                <w:txbxContent>
                  <w:p w:rsidR="00BF1190" w:rsidRPr="00E71FE0" w:rsidRDefault="00BF1190" w:rsidP="00BF1190">
                    <w:pPr>
                      <w:rPr>
                        <w:lang w:val="en-US"/>
                      </w:rPr>
                    </w:pPr>
                    <w:proofErr w:type="spellStart"/>
                    <w:ins w:id="6254" w:author="ghislain.aine" w:date="2015-11-03T14:36:00Z">
                      <w:r>
                        <w:rPr>
                          <w:rFonts w:ascii="Consolas" w:hAnsi="Consolas" w:cs="Consolas"/>
                          <w:color w:val="216F85"/>
                          <w:sz w:val="19"/>
                          <w:szCs w:val="19"/>
                          <w:highlight w:val="white"/>
                        </w:rPr>
                        <w:t>SwPin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80"/>
                          <w:sz w:val="19"/>
                          <w:szCs w:val="19"/>
                          <w:highlight w:val="white"/>
                        </w:rPr>
                        <w:t>_pin</w:t>
                      </w:r>
                      <w:proofErr w:type="spellEnd"/>
                      <w:r>
                        <w:rPr>
                          <w:rFonts w:ascii="Consolas" w:hAnsi="Consolas" w:cs="Consolas"/>
                          <w:color w:val="000000"/>
                          <w:sz w:val="19"/>
                          <w:szCs w:val="19"/>
                          <w:highlight w:val="white"/>
                        </w:rPr>
                        <w:t>;</w:t>
                      </w:r>
                    </w:ins>
                    <w:del w:id="6255" w:author="ghislain.aine" w:date="2015-11-03T14:36:00Z">
                      <w:r w:rsidR="00D276D8" w:rsidRPr="00D276D8">
                        <w:rPr>
                          <w:rFonts w:ascii="Consolas" w:hAnsi="Consolas" w:cs="Consolas"/>
                          <w:color w:val="0000FF"/>
                          <w:sz w:val="19"/>
                          <w:szCs w:val="19"/>
                          <w:highlight w:val="white"/>
                          <w:lang w:val="en-US"/>
                          <w:rPrChange w:id="6256" w:author="ghislain.aine" w:date="2015-11-03T14:36:00Z">
                            <w:rPr>
                              <w:rFonts w:ascii="Consolas" w:hAnsi="Consolas" w:cs="Consolas"/>
                              <w:color w:val="0000FF"/>
                              <w:sz w:val="19"/>
                              <w:szCs w:val="19"/>
                              <w:highlight w:val="white"/>
                            </w:rPr>
                          </w:rPrChange>
                        </w:rPr>
                        <w:delText>#define</w:delText>
                      </w:r>
                      <w:r w:rsidR="00D276D8" w:rsidRPr="00D276D8">
                        <w:rPr>
                          <w:rFonts w:ascii="Consolas" w:hAnsi="Consolas" w:cs="Consolas"/>
                          <w:color w:val="000000"/>
                          <w:sz w:val="19"/>
                          <w:szCs w:val="19"/>
                          <w:highlight w:val="white"/>
                          <w:lang w:val="en-US"/>
                          <w:rPrChange w:id="6257" w:author="ghislain.aine" w:date="2015-11-03T14:36:00Z">
                            <w:rPr>
                              <w:rFonts w:ascii="Consolas" w:hAnsi="Consolas" w:cs="Consolas"/>
                              <w:color w:val="000000"/>
                              <w:sz w:val="19"/>
                              <w:szCs w:val="19"/>
                              <w:highlight w:val="white"/>
                            </w:rPr>
                          </w:rPrChange>
                        </w:rPr>
                        <w:delText xml:space="preserve"> </w:delText>
                      </w:r>
                      <w:r w:rsidR="00D276D8" w:rsidRPr="00D276D8">
                        <w:rPr>
                          <w:rFonts w:ascii="Consolas" w:hAnsi="Consolas" w:cs="Consolas"/>
                          <w:color w:val="6F008A"/>
                          <w:sz w:val="19"/>
                          <w:szCs w:val="19"/>
                          <w:highlight w:val="white"/>
                          <w:lang w:val="en-US"/>
                          <w:rPrChange w:id="6258" w:author="ghislain.aine" w:date="2015-11-03T14:36:00Z">
                            <w:rPr>
                              <w:rFonts w:ascii="Consolas" w:hAnsi="Consolas" w:cs="Consolas"/>
                              <w:color w:val="6F008A"/>
                              <w:sz w:val="19"/>
                              <w:szCs w:val="19"/>
                              <w:highlight w:val="white"/>
                            </w:rPr>
                          </w:rPrChange>
                        </w:rPr>
                        <w:delText>DEMO_DATA_TYPE</w:delText>
                      </w:r>
                      <w:r w:rsidR="00D276D8" w:rsidRPr="00D276D8">
                        <w:rPr>
                          <w:rFonts w:ascii="Consolas" w:hAnsi="Consolas" w:cs="Consolas"/>
                          <w:color w:val="000000"/>
                          <w:sz w:val="19"/>
                          <w:szCs w:val="19"/>
                          <w:highlight w:val="white"/>
                          <w:lang w:val="en-US"/>
                          <w:rPrChange w:id="6259" w:author="ghislain.aine" w:date="2015-11-03T14:36:00Z">
                            <w:rPr>
                              <w:rFonts w:ascii="Consolas" w:hAnsi="Consolas" w:cs="Consolas"/>
                              <w:color w:val="000000"/>
                              <w:sz w:val="19"/>
                              <w:szCs w:val="19"/>
                              <w:highlight w:val="white"/>
                            </w:rPr>
                          </w:rPrChange>
                        </w:rPr>
                        <w:delText xml:space="preserve"> </w:delText>
                      </w:r>
                      <w:r w:rsidR="00D276D8" w:rsidRPr="00D276D8">
                        <w:rPr>
                          <w:rFonts w:ascii="Consolas" w:hAnsi="Consolas" w:cs="Consolas"/>
                          <w:color w:val="A31515"/>
                          <w:sz w:val="19"/>
                          <w:szCs w:val="19"/>
                          <w:highlight w:val="white"/>
                          <w:lang w:val="en-US"/>
                          <w:rPrChange w:id="6260" w:author="ghislain.aine" w:date="2015-11-03T14:36:00Z">
                            <w:rPr>
                              <w:rFonts w:ascii="Consolas" w:hAnsi="Consolas" w:cs="Consolas"/>
                              <w:color w:val="A31515"/>
                              <w:sz w:val="19"/>
                              <w:szCs w:val="19"/>
                              <w:highlight w:val="white"/>
                            </w:rPr>
                          </w:rPrChange>
                        </w:rPr>
                        <w:delText>"DemoData"</w:delText>
                      </w:r>
                    </w:del>
                  </w:p>
                </w:txbxContent>
              </v:textbox>
              <w10:wrap type="none"/>
              <w10:anchorlock/>
            </v:shape>
          </w:pict>
        </w:r>
      </w:ins>
    </w:p>
    <w:p w:rsidR="00BF1190" w:rsidRDefault="00BF1190" w:rsidP="00BF1190"/>
    <w:p w:rsidR="00000000" w:rsidRDefault="00EE2A1F">
      <w:pPr>
        <w:rPr>
          <w:del w:id="6261" w:author="ghislain.aine" w:date="2015-11-03T14:36:00Z"/>
        </w:rPr>
        <w:pPrChange w:id="6262" w:author="ghislain.aine" w:date="2015-11-03T14:36:00Z">
          <w:pPr>
            <w:pStyle w:val="Paragraphedeliste"/>
            <w:numPr>
              <w:numId w:val="30"/>
            </w:numPr>
            <w:ind w:hanging="360"/>
          </w:pPr>
        </w:pPrChange>
      </w:pPr>
    </w:p>
    <w:p w:rsidR="00BF1190" w:rsidDel="00B550B2" w:rsidRDefault="00BF1190" w:rsidP="00BF1190">
      <w:pPr>
        <w:rPr>
          <w:del w:id="6263" w:author="ghislain.aine" w:date="2015-11-03T14:36:00Z"/>
        </w:rPr>
      </w:pPr>
      <w:del w:id="6264" w:author="ghislain.aine" w:date="2015-11-03T14:36:00Z">
        <w:r w:rsidRPr="00142492" w:rsidDel="00B550B2">
          <w:rPr>
            <w:noProof/>
          </w:rPr>
          <w:delText>SwPin * _pin;</w:delText>
        </w:r>
      </w:del>
    </w:p>
    <w:p w:rsidR="00BF1190" w:rsidRPr="00EF2098" w:rsidRDefault="00BF1190" w:rsidP="00BF1190">
      <w:pPr>
        <w:pStyle w:val="Paragraphedeliste"/>
        <w:numPr>
          <w:ilvl w:val="0"/>
          <w:numId w:val="29"/>
        </w:numPr>
      </w:pPr>
      <w:r>
        <w:t xml:space="preserve">Dans le constructeur, activez le service de pin : </w:t>
      </w:r>
    </w:p>
    <w:p w:rsidR="00BF1190" w:rsidRPr="00EF2098" w:rsidRDefault="00D276D8" w:rsidP="00BF1190">
      <w:pPr>
        <w:autoSpaceDE w:val="0"/>
        <w:autoSpaceDN w:val="0"/>
        <w:adjustRightInd w:val="0"/>
        <w:jc w:val="left"/>
        <w:rPr>
          <w:rFonts w:ascii="Consolas" w:hAnsi="Consolas" w:cs="Consolas"/>
          <w:color w:val="000000"/>
          <w:sz w:val="19"/>
          <w:szCs w:val="19"/>
          <w:highlight w:val="white"/>
          <w:lang w:val="en-US"/>
        </w:rPr>
      </w:pPr>
      <w:ins w:id="6265" w:author="ghislain.aine" w:date="2015-11-03T14:36:00Z">
        <w:r w:rsidRPr="00D276D8">
          <w:pict>
            <v:shape id="_x0000_s1236" type="#_x0000_t202" style="width:493.45pt;height:19.05pt;mso-height-percent:200;mso-position-horizontal-relative:char;mso-position-vertical-relative:line;mso-height-percent:200;mso-width-relative:margin;mso-height-relative:margin">
              <v:textbox style="mso-next-textbox:#_x0000_s1236;mso-fit-shape-to-text:t">
                <w:txbxContent>
                  <w:p w:rsidR="00BF1190" w:rsidRPr="00EF2098" w:rsidRDefault="00BF1190" w:rsidP="00BF1190">
                    <w:proofErr w:type="spellStart"/>
                    <w:proofErr w:type="gramStart"/>
                    <w:r>
                      <w:rPr>
                        <w:rFonts w:ascii="Consolas" w:hAnsi="Consolas" w:cs="Consolas"/>
                        <w:color w:val="880000"/>
                        <w:sz w:val="19"/>
                        <w:szCs w:val="19"/>
                        <w:highlight w:val="white"/>
                      </w:rPr>
                      <w:t>setPinServiceAvaibility</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true</w:t>
                    </w:r>
                    <w:proofErr w:type="spellEnd"/>
                    <w:r>
                      <w:rPr>
                        <w:rFonts w:ascii="Consolas" w:hAnsi="Consolas" w:cs="Consolas"/>
                        <w:color w:val="000000"/>
                        <w:sz w:val="19"/>
                        <w:szCs w:val="19"/>
                        <w:highlight w:val="white"/>
                      </w:rPr>
                      <w:t>);</w:t>
                    </w:r>
                  </w:p>
                </w:txbxContent>
              </v:textbox>
              <w10:wrap type="none"/>
              <w10:anchorlock/>
            </v:shape>
          </w:pict>
        </w:r>
      </w:ins>
    </w:p>
    <w:p w:rsidR="00BF1190" w:rsidRPr="00EF2098" w:rsidRDefault="00BF1190" w:rsidP="00BF1190">
      <w:pPr>
        <w:pStyle w:val="Paragraphedeliste"/>
        <w:ind w:left="360"/>
        <w:rPr>
          <w:ins w:id="6266" w:author="Camille VACCALUT" w:date="2015-12-07T17:26:00Z"/>
          <w:lang w:val="en-US"/>
        </w:rPr>
      </w:pPr>
    </w:p>
    <w:p w:rsidR="00BF1190" w:rsidDel="00D16A8E" w:rsidRDefault="00BF1190" w:rsidP="00BF1190">
      <w:pPr>
        <w:pStyle w:val="Paragraphedeliste"/>
        <w:numPr>
          <w:ilvl w:val="0"/>
          <w:numId w:val="31"/>
        </w:numPr>
        <w:rPr>
          <w:del w:id="6267" w:author="Camille VACCALUT" w:date="2015-12-07T17:26:00Z"/>
        </w:rPr>
      </w:pPr>
      <w:del w:id="6268" w:author="Camille VACCALUT" w:date="2015-12-07T17:26:00Z">
        <w:r w:rsidDel="00D16A8E">
          <w:delText>Le supprimer dans le destructeur</w:delText>
        </w:r>
      </w:del>
      <w:ins w:id="6269" w:author="ghislain.aine" w:date="2015-11-03T14:36:00Z">
        <w:del w:id="6270" w:author="Camille VACCALUT" w:date="2015-12-07T17:26:00Z">
          <w:r w:rsidDel="00D16A8E">
            <w:delText>.</w:delText>
          </w:r>
        </w:del>
      </w:ins>
    </w:p>
    <w:p w:rsidR="00BF1190" w:rsidRDefault="00BF1190" w:rsidP="00BF1190">
      <w:pPr>
        <w:pStyle w:val="Paragraphedeliste"/>
        <w:numPr>
          <w:ilvl w:val="0"/>
          <w:numId w:val="29"/>
        </w:numPr>
      </w:pPr>
      <w:r>
        <w:t>Enregistrer l</w:t>
      </w:r>
      <w:ins w:id="6271" w:author="Alexandre Blin" w:date="2015-08-10T16:05:00Z">
        <w:r>
          <w:t>e</w:t>
        </w:r>
      </w:ins>
      <w:del w:id="6272" w:author="Alexandre Blin" w:date="2015-08-10T16:05:00Z">
        <w:r w:rsidDel="00770728">
          <w:delText>a</w:delText>
        </w:r>
      </w:del>
      <w:r>
        <w:t xml:space="preserve"> pin dans l'initialisation</w:t>
      </w:r>
      <w:ins w:id="6273" w:author="ghislain.aine" w:date="2015-11-04T17:58:00Z">
        <w:r>
          <w:t>.</w:t>
        </w:r>
        <w:r w:rsidRPr="00C05090">
          <w:t xml:space="preserve"> </w:t>
        </w:r>
      </w:ins>
    </w:p>
    <w:p w:rsidR="00BF1190" w:rsidRDefault="00D276D8" w:rsidP="00BF1190">
      <w:ins w:id="6274" w:author="ghislain.aine" w:date="2015-11-03T14:36:00Z">
        <w:r w:rsidR="00C156AC">
          <w:pict>
            <v:shape id="_x0000_s1235" type="#_x0000_t202" style="width:493.45pt;height:19.05pt;mso-height-percent:200;mso-position-horizontal-relative:char;mso-position-vertical-relative:line;mso-height-percent:200;mso-width-relative:margin;mso-height-relative:margin">
              <v:textbox style="mso-next-textbox:#_x0000_s1235;mso-fit-shape-to-text:t">
                <w:txbxContent>
                  <w:p w:rsidR="00BF1190" w:rsidRPr="00E71FE0" w:rsidRDefault="00BF1190" w:rsidP="00BF1190">
                    <w:pPr>
                      <w:rPr>
                        <w:lang w:val="en-US"/>
                      </w:rPr>
                    </w:pPr>
                    <w:r w:rsidRPr="00EF2098">
                      <w:rPr>
                        <w:rFonts w:ascii="Consolas" w:hAnsi="Consolas" w:cs="Consolas"/>
                        <w:color w:val="000080"/>
                        <w:sz w:val="19"/>
                        <w:szCs w:val="19"/>
                        <w:highlight w:val="white"/>
                        <w:lang w:val="en-US"/>
                      </w:rPr>
                      <w:t>_pin</w:t>
                    </w:r>
                    <w:r w:rsidRPr="00EF2098">
                      <w:rPr>
                        <w:rFonts w:ascii="Consolas" w:hAnsi="Consolas" w:cs="Consolas"/>
                        <w:color w:val="000000"/>
                        <w:sz w:val="19"/>
                        <w:szCs w:val="19"/>
                        <w:highlight w:val="white"/>
                        <w:lang w:val="en-US"/>
                      </w:rPr>
                      <w:t xml:space="preserve"> = </w:t>
                    </w:r>
                    <w:proofErr w:type="spellStart"/>
                    <w:proofErr w:type="gramStart"/>
                    <w:r w:rsidRPr="00EF2098">
                      <w:rPr>
                        <w:rFonts w:ascii="Consolas" w:hAnsi="Consolas" w:cs="Consolas"/>
                        <w:color w:val="880000"/>
                        <w:sz w:val="19"/>
                        <w:szCs w:val="19"/>
                        <w:highlight w:val="white"/>
                        <w:lang w:val="en-US"/>
                      </w:rPr>
                      <w:t>registerPin</w:t>
                    </w:r>
                    <w:proofErr w:type="spellEnd"/>
                    <w:r w:rsidRPr="00EF2098">
                      <w:rPr>
                        <w:rFonts w:ascii="Consolas" w:hAnsi="Consolas" w:cs="Consolas"/>
                        <w:color w:val="000000"/>
                        <w:sz w:val="19"/>
                        <w:szCs w:val="19"/>
                        <w:highlight w:val="white"/>
                        <w:lang w:val="en-US"/>
                      </w:rPr>
                      <w:t>(</w:t>
                    </w:r>
                    <w:proofErr w:type="gramEnd"/>
                    <w:r w:rsidRPr="00EF2098">
                      <w:rPr>
                        <w:rFonts w:ascii="Consolas" w:hAnsi="Consolas" w:cs="Consolas"/>
                        <w:color w:val="A31515"/>
                        <w:sz w:val="19"/>
                        <w:szCs w:val="19"/>
                        <w:highlight w:val="white"/>
                        <w:lang w:val="en-US"/>
                      </w:rPr>
                      <w:t>"</w:t>
                    </w:r>
                    <w:proofErr w:type="spellStart"/>
                    <w:r w:rsidRPr="00EF2098">
                      <w:rPr>
                        <w:rFonts w:ascii="Consolas" w:hAnsi="Consolas" w:cs="Consolas"/>
                        <w:color w:val="A31515"/>
                        <w:sz w:val="19"/>
                        <w:szCs w:val="19"/>
                        <w:highlight w:val="white"/>
                        <w:lang w:val="en-US"/>
                      </w:rPr>
                      <w:t>Mon_Pin</w:t>
                    </w:r>
                    <w:proofErr w:type="spellEnd"/>
                    <w:r w:rsidRPr="00EF2098">
                      <w:rPr>
                        <w:rFonts w:ascii="Consolas" w:hAnsi="Consolas" w:cs="Consolas"/>
                        <w:color w:val="A31515"/>
                        <w:sz w:val="19"/>
                        <w:szCs w:val="19"/>
                        <w:highlight w:val="white"/>
                        <w:lang w:val="en-US"/>
                      </w:rPr>
                      <w:t>"</w:t>
                    </w:r>
                    <w:r w:rsidRPr="00EF2098">
                      <w:rPr>
                        <w:rFonts w:ascii="Consolas" w:hAnsi="Consolas" w:cs="Consolas"/>
                        <w:color w:val="000000"/>
                        <w:sz w:val="19"/>
                        <w:szCs w:val="19"/>
                        <w:highlight w:val="white"/>
                        <w:lang w:val="en-US"/>
                      </w:rPr>
                      <w:t xml:space="preserve">, </w:t>
                    </w:r>
                    <w:r w:rsidRPr="00EF2098">
                      <w:rPr>
                        <w:rFonts w:ascii="Consolas" w:hAnsi="Consolas" w:cs="Consolas"/>
                        <w:color w:val="6F008A"/>
                        <w:sz w:val="19"/>
                        <w:szCs w:val="19"/>
                        <w:highlight w:val="white"/>
                        <w:lang w:val="en-US"/>
                      </w:rPr>
                      <w:t>DEMO_ITERATION_DATA_TYPE</w:t>
                    </w:r>
                    <w:r w:rsidRPr="00EF2098">
                      <w:rPr>
                        <w:rFonts w:ascii="Consolas" w:hAnsi="Consolas" w:cs="Consolas"/>
                        <w:color w:val="000000"/>
                        <w:sz w:val="19"/>
                        <w:szCs w:val="19"/>
                        <w:highlight w:val="white"/>
                        <w:lang w:val="en-US"/>
                      </w:rPr>
                      <w:t xml:space="preserve">, </w:t>
                    </w:r>
                    <w:r w:rsidRPr="00EF2098">
                      <w:rPr>
                        <w:rFonts w:ascii="Consolas" w:hAnsi="Consolas" w:cs="Consolas"/>
                        <w:color w:val="0000FF"/>
                        <w:sz w:val="19"/>
                        <w:szCs w:val="19"/>
                        <w:highlight w:val="white"/>
                        <w:lang w:val="en-US"/>
                      </w:rPr>
                      <w:t>false</w:t>
                    </w:r>
                    <w:r w:rsidRPr="00EF2098">
                      <w:rPr>
                        <w:rFonts w:ascii="Consolas" w:hAnsi="Consolas" w:cs="Consolas"/>
                        <w:color w:val="000000"/>
                        <w:sz w:val="19"/>
                        <w:szCs w:val="19"/>
                        <w:highlight w:val="white"/>
                        <w:lang w:val="en-US"/>
                      </w:rPr>
                      <w:t>);</w:t>
                    </w:r>
                    <w:r w:rsidRPr="00EF2098">
                      <w:rPr>
                        <w:lang w:val="en-US"/>
                      </w:rPr>
                      <w:t xml:space="preserve"> </w:t>
                    </w:r>
                    <w:del w:id="6275" w:author="ghislain.aine" w:date="2015-11-03T14:36:00Z">
                      <w:r w:rsidR="00D276D8" w:rsidRPr="00D276D8">
                        <w:rPr>
                          <w:rFonts w:ascii="Consolas" w:hAnsi="Consolas" w:cs="Consolas"/>
                          <w:color w:val="0000FF"/>
                          <w:sz w:val="19"/>
                          <w:szCs w:val="19"/>
                          <w:highlight w:val="white"/>
                          <w:lang w:val="en-US"/>
                          <w:rPrChange w:id="6276" w:author="ghislain.aine" w:date="2015-11-03T14:36:00Z">
                            <w:rPr>
                              <w:rFonts w:ascii="Consolas" w:hAnsi="Consolas" w:cs="Consolas"/>
                              <w:color w:val="0000FF"/>
                              <w:sz w:val="19"/>
                              <w:szCs w:val="19"/>
                              <w:highlight w:val="white"/>
                            </w:rPr>
                          </w:rPrChange>
                        </w:rPr>
                        <w:delText>#define</w:delText>
                      </w:r>
                      <w:r w:rsidR="00D276D8" w:rsidRPr="00D276D8">
                        <w:rPr>
                          <w:rFonts w:ascii="Consolas" w:hAnsi="Consolas" w:cs="Consolas"/>
                          <w:color w:val="000000"/>
                          <w:sz w:val="19"/>
                          <w:szCs w:val="19"/>
                          <w:highlight w:val="white"/>
                          <w:lang w:val="en-US"/>
                          <w:rPrChange w:id="6277" w:author="ghislain.aine" w:date="2015-11-03T14:36:00Z">
                            <w:rPr>
                              <w:rFonts w:ascii="Consolas" w:hAnsi="Consolas" w:cs="Consolas"/>
                              <w:color w:val="000000"/>
                              <w:sz w:val="19"/>
                              <w:szCs w:val="19"/>
                              <w:highlight w:val="white"/>
                            </w:rPr>
                          </w:rPrChange>
                        </w:rPr>
                        <w:delText xml:space="preserve"> </w:delText>
                      </w:r>
                      <w:r w:rsidR="00D276D8" w:rsidRPr="00D276D8">
                        <w:rPr>
                          <w:rFonts w:ascii="Consolas" w:hAnsi="Consolas" w:cs="Consolas"/>
                          <w:color w:val="6F008A"/>
                          <w:sz w:val="19"/>
                          <w:szCs w:val="19"/>
                          <w:highlight w:val="white"/>
                          <w:lang w:val="en-US"/>
                          <w:rPrChange w:id="6278" w:author="ghislain.aine" w:date="2015-11-03T14:36:00Z">
                            <w:rPr>
                              <w:rFonts w:ascii="Consolas" w:hAnsi="Consolas" w:cs="Consolas"/>
                              <w:color w:val="6F008A"/>
                              <w:sz w:val="19"/>
                              <w:szCs w:val="19"/>
                              <w:highlight w:val="white"/>
                            </w:rPr>
                          </w:rPrChange>
                        </w:rPr>
                        <w:delText>DEMO_DATA_TYPE</w:delText>
                      </w:r>
                      <w:r w:rsidR="00D276D8" w:rsidRPr="00D276D8">
                        <w:rPr>
                          <w:rFonts w:ascii="Consolas" w:hAnsi="Consolas" w:cs="Consolas"/>
                          <w:color w:val="000000"/>
                          <w:sz w:val="19"/>
                          <w:szCs w:val="19"/>
                          <w:highlight w:val="white"/>
                          <w:lang w:val="en-US"/>
                          <w:rPrChange w:id="6279" w:author="ghislain.aine" w:date="2015-11-03T14:36:00Z">
                            <w:rPr>
                              <w:rFonts w:ascii="Consolas" w:hAnsi="Consolas" w:cs="Consolas"/>
                              <w:color w:val="000000"/>
                              <w:sz w:val="19"/>
                              <w:szCs w:val="19"/>
                              <w:highlight w:val="white"/>
                            </w:rPr>
                          </w:rPrChange>
                        </w:rPr>
                        <w:delText xml:space="preserve"> </w:delText>
                      </w:r>
                      <w:r w:rsidR="00D276D8" w:rsidRPr="00D276D8">
                        <w:rPr>
                          <w:rFonts w:ascii="Consolas" w:hAnsi="Consolas" w:cs="Consolas"/>
                          <w:color w:val="A31515"/>
                          <w:sz w:val="19"/>
                          <w:szCs w:val="19"/>
                          <w:highlight w:val="white"/>
                          <w:lang w:val="en-US"/>
                          <w:rPrChange w:id="6280" w:author="ghislain.aine" w:date="2015-11-03T14:36:00Z">
                            <w:rPr>
                              <w:rFonts w:ascii="Consolas" w:hAnsi="Consolas" w:cs="Consolas"/>
                              <w:color w:val="A31515"/>
                              <w:sz w:val="19"/>
                              <w:szCs w:val="19"/>
                              <w:highlight w:val="white"/>
                            </w:rPr>
                          </w:rPrChange>
                        </w:rPr>
                        <w:delText>"DemoData"</w:delText>
                      </w:r>
                    </w:del>
                  </w:p>
                </w:txbxContent>
              </v:textbox>
              <w10:wrap type="none"/>
              <w10:anchorlock/>
            </v:shape>
          </w:pict>
        </w:r>
      </w:ins>
    </w:p>
    <w:p w:rsidR="00BF1190" w:rsidRDefault="00BF1190" w:rsidP="00BF1190">
      <w:pPr>
        <w:pStyle w:val="Paragraphedeliste"/>
        <w:rPr>
          <w:ins w:id="6281" w:author="ghislain.aine" w:date="2015-11-04T17:58:00Z"/>
        </w:rPr>
      </w:pPr>
    </w:p>
    <w:p w:rsidR="00BF1190" w:rsidRDefault="00BF1190" w:rsidP="00BF1190">
      <w:pPr>
        <w:pStyle w:val="Paragraphedeliste"/>
        <w:numPr>
          <w:ilvl w:val="0"/>
          <w:numId w:val="29"/>
        </w:numPr>
        <w:rPr>
          <w:ins w:id="6282" w:author="ghislain.aine" w:date="2015-11-04T17:58:00Z"/>
        </w:rPr>
      </w:pPr>
      <w:ins w:id="6283" w:author="ghislain.aine" w:date="2015-11-04T17:58:00Z">
        <w:r>
          <w:t>Crée</w:t>
        </w:r>
      </w:ins>
      <w:ins w:id="6284" w:author="ghislain.aine" w:date="2015-11-05T09:28:00Z">
        <w:r>
          <w:t>r</w:t>
        </w:r>
      </w:ins>
      <w:ins w:id="6285" w:author="ghislain.aine" w:date="2015-11-04T17:58:00Z">
        <w:r>
          <w:t xml:space="preserve"> un</w:t>
        </w:r>
      </w:ins>
      <w:ins w:id="6286" w:author="ghislain.aine" w:date="2015-11-05T09:28:00Z">
        <w:r>
          <w:t>e</w:t>
        </w:r>
      </w:ins>
      <w:ins w:id="6287" w:author="Camille VACCALUT" w:date="2015-12-08T13:59:00Z">
        <w:r>
          <w:t xml:space="preserve"> </w:t>
        </w:r>
      </w:ins>
      <w:ins w:id="6288" w:author="ghislain.aine" w:date="2015-11-04T17:58:00Z">
        <w:del w:id="6289" w:author="Camille VACCALUT" w:date="2015-12-08T13:59:00Z">
          <w:r w:rsidDel="00AC6FAC">
            <w:delText xml:space="preserve"> petite </w:delText>
          </w:r>
        </w:del>
        <w:r>
          <w:t xml:space="preserve">méthode privée </w:t>
        </w:r>
      </w:ins>
      <w:ins w:id="6290" w:author="ghislain.aine" w:date="2015-11-05T09:29:00Z">
        <w:r>
          <w:t xml:space="preserve">qui génère un objet de type </w:t>
        </w:r>
        <w:proofErr w:type="spellStart"/>
        <w:r>
          <w:t>IterationData</w:t>
        </w:r>
        <w:proofErr w:type="spellEnd"/>
        <w:r>
          <w:t>, et l'envoi</w:t>
        </w:r>
      </w:ins>
      <w:ins w:id="6291" w:author="Camille VACCALUT" w:date="2015-12-08T13:59:00Z">
        <w:r>
          <w:t>e</w:t>
        </w:r>
      </w:ins>
      <w:ins w:id="6292" w:author="ghislain.aine" w:date="2015-11-05T09:29:00Z">
        <w:r>
          <w:t xml:space="preserve"> </w:t>
        </w:r>
      </w:ins>
      <w:ins w:id="6293" w:author="ghislain.aine" w:date="2015-11-04T17:58:00Z">
        <w:r>
          <w:t>sur le pin :</w:t>
        </w:r>
      </w:ins>
    </w:p>
    <w:p w:rsidR="00BF1190" w:rsidRDefault="00D276D8" w:rsidP="00BF1190">
      <w:pPr>
        <w:rPr>
          <w:ins w:id="6294" w:author="ghislain.aine" w:date="2015-11-04T17:58:00Z"/>
        </w:rPr>
      </w:pPr>
      <w:ins w:id="6295" w:author="ghislain.aine" w:date="2015-11-04T17:58:00Z">
        <w:r>
          <w:pict>
            <v:shape id="_x0000_s1234" type="#_x0000_t202" style="width:493.45pt;height:52.45pt;mso-height-percent:200;mso-position-horizontal-relative:char;mso-position-vertical-relative:line;mso-height-percent:200;mso-width-relative:margin;mso-height-relative:margin">
              <v:textbox style="mso-next-textbox:#_x0000_s1234;mso-fit-shape-to-text:t">
                <w:txbxContent>
                  <w:p w:rsidR="00BF1190" w:rsidRPr="00C05090" w:rsidRDefault="00BF1190" w:rsidP="00BF1190">
                    <w:pPr>
                      <w:autoSpaceDE w:val="0"/>
                      <w:autoSpaceDN w:val="0"/>
                      <w:adjustRightInd w:val="0"/>
                      <w:jc w:val="left"/>
                      <w:rPr>
                        <w:ins w:id="6296" w:author="ghislain.aine" w:date="2015-11-04T17:58:00Z"/>
                        <w:rFonts w:ascii="Consolas" w:hAnsi="Consolas" w:cs="Consolas"/>
                        <w:color w:val="000000"/>
                        <w:sz w:val="19"/>
                        <w:szCs w:val="19"/>
                        <w:highlight w:val="white"/>
                        <w:lang w:val="en-US"/>
                        <w:rPrChange w:id="6297" w:author="ghislain.aine" w:date="2015-11-04T17:58:00Z">
                          <w:rPr>
                            <w:ins w:id="6298" w:author="ghislain.aine" w:date="2015-11-04T17:58:00Z"/>
                            <w:rFonts w:ascii="Consolas" w:hAnsi="Consolas" w:cs="Consolas"/>
                            <w:color w:val="000000"/>
                            <w:sz w:val="19"/>
                            <w:szCs w:val="19"/>
                            <w:highlight w:val="white"/>
                          </w:rPr>
                        </w:rPrChange>
                      </w:rPr>
                    </w:pPr>
                    <w:ins w:id="6299" w:author="ghislain.aine" w:date="2015-11-04T17:58:00Z">
                      <w:r>
                        <w:rPr>
                          <w:rFonts w:ascii="Consolas" w:hAnsi="Consolas" w:cs="Consolas"/>
                          <w:color w:val="000000"/>
                          <w:sz w:val="19"/>
                          <w:szCs w:val="19"/>
                          <w:highlight w:val="white"/>
                        </w:rPr>
                        <w:tab/>
                      </w:r>
                      <w:proofErr w:type="gramStart"/>
                      <w:r w:rsidR="00D276D8" w:rsidRPr="00D276D8">
                        <w:rPr>
                          <w:rFonts w:ascii="Consolas" w:hAnsi="Consolas" w:cs="Consolas"/>
                          <w:color w:val="0000FF"/>
                          <w:sz w:val="19"/>
                          <w:szCs w:val="19"/>
                          <w:highlight w:val="white"/>
                          <w:lang w:val="en-US"/>
                          <w:rPrChange w:id="6300" w:author="ghislain.aine" w:date="2015-11-04T17:58:00Z">
                            <w:rPr>
                              <w:rFonts w:ascii="Consolas" w:hAnsi="Consolas" w:cs="Consolas"/>
                              <w:color w:val="0000FF"/>
                              <w:sz w:val="19"/>
                              <w:szCs w:val="19"/>
                              <w:highlight w:val="white"/>
                            </w:rPr>
                          </w:rPrChange>
                        </w:rPr>
                        <w:t>void</w:t>
                      </w:r>
                      <w:proofErr w:type="gramEnd"/>
                      <w:r w:rsidR="00D276D8" w:rsidRPr="00D276D8">
                        <w:rPr>
                          <w:rFonts w:ascii="Consolas" w:hAnsi="Consolas" w:cs="Consolas"/>
                          <w:color w:val="000000"/>
                          <w:sz w:val="19"/>
                          <w:szCs w:val="19"/>
                          <w:highlight w:val="white"/>
                          <w:lang w:val="en-US"/>
                          <w:rPrChange w:id="6301" w:author="ghislain.aine" w:date="2015-11-04T17:58:00Z">
                            <w:rPr>
                              <w:rFonts w:ascii="Consolas" w:hAnsi="Consolas" w:cs="Consolas"/>
                              <w:color w:val="000000"/>
                              <w:sz w:val="19"/>
                              <w:szCs w:val="19"/>
                              <w:highlight w:val="white"/>
                            </w:rPr>
                          </w:rPrChange>
                        </w:rPr>
                        <w:t xml:space="preserve"> </w:t>
                      </w:r>
                      <w:proofErr w:type="spellStart"/>
                      <w:r w:rsidR="00D276D8" w:rsidRPr="00D276D8">
                        <w:rPr>
                          <w:rFonts w:ascii="Consolas" w:hAnsi="Consolas" w:cs="Consolas"/>
                          <w:color w:val="216F85"/>
                          <w:sz w:val="19"/>
                          <w:szCs w:val="19"/>
                          <w:highlight w:val="white"/>
                          <w:lang w:val="en-US"/>
                          <w:rPrChange w:id="6302" w:author="ghislain.aine" w:date="2015-11-04T17:58:00Z">
                            <w:rPr>
                              <w:rFonts w:ascii="Consolas" w:hAnsi="Consolas" w:cs="Consolas"/>
                              <w:color w:val="216F85"/>
                              <w:sz w:val="19"/>
                              <w:szCs w:val="19"/>
                              <w:highlight w:val="white"/>
                            </w:rPr>
                          </w:rPrChange>
                        </w:rPr>
                        <w:t>PinComponent</w:t>
                      </w:r>
                      <w:proofErr w:type="spellEnd"/>
                      <w:r w:rsidR="00D276D8" w:rsidRPr="00D276D8">
                        <w:rPr>
                          <w:rFonts w:ascii="Consolas" w:hAnsi="Consolas" w:cs="Consolas"/>
                          <w:color w:val="000000"/>
                          <w:sz w:val="19"/>
                          <w:szCs w:val="19"/>
                          <w:highlight w:val="white"/>
                          <w:lang w:val="en-US"/>
                          <w:rPrChange w:id="6303" w:author="ghislain.aine" w:date="2015-11-04T17:58:00Z">
                            <w:rPr>
                              <w:rFonts w:ascii="Consolas" w:hAnsi="Consolas" w:cs="Consolas"/>
                              <w:color w:val="000000"/>
                              <w:sz w:val="19"/>
                              <w:szCs w:val="19"/>
                              <w:highlight w:val="white"/>
                            </w:rPr>
                          </w:rPrChange>
                        </w:rPr>
                        <w:t>::</w:t>
                      </w:r>
                      <w:proofErr w:type="spellStart"/>
                      <w:r w:rsidR="00D276D8" w:rsidRPr="00D276D8">
                        <w:rPr>
                          <w:rFonts w:ascii="Consolas" w:hAnsi="Consolas" w:cs="Consolas"/>
                          <w:color w:val="880000"/>
                          <w:sz w:val="19"/>
                          <w:szCs w:val="19"/>
                          <w:highlight w:val="white"/>
                          <w:lang w:val="en-US"/>
                          <w:rPrChange w:id="6304" w:author="ghislain.aine" w:date="2015-11-04T17:58:00Z">
                            <w:rPr>
                              <w:rFonts w:ascii="Consolas" w:hAnsi="Consolas" w:cs="Consolas"/>
                              <w:color w:val="880000"/>
                              <w:sz w:val="19"/>
                              <w:szCs w:val="19"/>
                              <w:highlight w:val="white"/>
                            </w:rPr>
                          </w:rPrChange>
                        </w:rPr>
                        <w:t>sendDataToPin</w:t>
                      </w:r>
                      <w:proofErr w:type="spellEnd"/>
                      <w:r w:rsidR="00D276D8" w:rsidRPr="00D276D8">
                        <w:rPr>
                          <w:rFonts w:ascii="Consolas" w:hAnsi="Consolas" w:cs="Consolas"/>
                          <w:color w:val="000000"/>
                          <w:sz w:val="19"/>
                          <w:szCs w:val="19"/>
                          <w:highlight w:val="white"/>
                          <w:lang w:val="en-US"/>
                          <w:rPrChange w:id="6305" w:author="ghislain.aine" w:date="2015-11-04T17:58:00Z">
                            <w:rPr>
                              <w:rFonts w:ascii="Consolas" w:hAnsi="Consolas" w:cs="Consolas"/>
                              <w:color w:val="000000"/>
                              <w:sz w:val="19"/>
                              <w:szCs w:val="19"/>
                              <w:highlight w:val="white"/>
                            </w:rPr>
                          </w:rPrChange>
                        </w:rPr>
                        <w:t>()</w:t>
                      </w:r>
                    </w:ins>
                  </w:p>
                  <w:p w:rsidR="00BF1190" w:rsidRPr="00C05090" w:rsidRDefault="00D276D8" w:rsidP="00BF1190">
                    <w:pPr>
                      <w:autoSpaceDE w:val="0"/>
                      <w:autoSpaceDN w:val="0"/>
                      <w:adjustRightInd w:val="0"/>
                      <w:jc w:val="left"/>
                      <w:rPr>
                        <w:ins w:id="6306" w:author="ghislain.aine" w:date="2015-11-04T17:58:00Z"/>
                        <w:rFonts w:ascii="Consolas" w:hAnsi="Consolas" w:cs="Consolas"/>
                        <w:color w:val="000000"/>
                        <w:sz w:val="19"/>
                        <w:szCs w:val="19"/>
                        <w:highlight w:val="white"/>
                        <w:lang w:val="en-US"/>
                        <w:rPrChange w:id="6307" w:author="ghislain.aine" w:date="2015-11-04T17:58:00Z">
                          <w:rPr>
                            <w:ins w:id="6308" w:author="ghislain.aine" w:date="2015-11-04T17:58:00Z"/>
                            <w:rFonts w:ascii="Consolas" w:hAnsi="Consolas" w:cs="Consolas"/>
                            <w:color w:val="000000"/>
                            <w:sz w:val="19"/>
                            <w:szCs w:val="19"/>
                            <w:highlight w:val="white"/>
                          </w:rPr>
                        </w:rPrChange>
                      </w:rPr>
                    </w:pPr>
                    <w:ins w:id="6309" w:author="ghislain.aine" w:date="2015-11-04T17:58:00Z">
                      <w:r w:rsidRPr="00D276D8">
                        <w:rPr>
                          <w:rFonts w:ascii="Consolas" w:hAnsi="Consolas" w:cs="Consolas"/>
                          <w:color w:val="000000"/>
                          <w:sz w:val="19"/>
                          <w:szCs w:val="19"/>
                          <w:highlight w:val="white"/>
                          <w:lang w:val="en-US"/>
                          <w:rPrChange w:id="6310" w:author="ghislain.aine" w:date="2015-11-04T17:58:00Z">
                            <w:rPr>
                              <w:rFonts w:ascii="Consolas" w:hAnsi="Consolas" w:cs="Consolas"/>
                              <w:color w:val="000000"/>
                              <w:sz w:val="19"/>
                              <w:szCs w:val="19"/>
                              <w:highlight w:val="white"/>
                            </w:rPr>
                          </w:rPrChange>
                        </w:rPr>
                        <w:tab/>
                        <w:t>{</w:t>
                      </w:r>
                    </w:ins>
                  </w:p>
                  <w:p w:rsidR="00BF1190" w:rsidRPr="00C05090" w:rsidRDefault="00D276D8" w:rsidP="00BF1190">
                    <w:pPr>
                      <w:autoSpaceDE w:val="0"/>
                      <w:autoSpaceDN w:val="0"/>
                      <w:adjustRightInd w:val="0"/>
                      <w:jc w:val="left"/>
                      <w:rPr>
                        <w:ins w:id="6311" w:author="ghislain.aine" w:date="2015-11-04T17:58:00Z"/>
                        <w:rFonts w:ascii="Consolas" w:hAnsi="Consolas" w:cs="Consolas"/>
                        <w:color w:val="000000"/>
                        <w:sz w:val="19"/>
                        <w:szCs w:val="19"/>
                        <w:highlight w:val="white"/>
                        <w:lang w:val="en-US"/>
                        <w:rPrChange w:id="6312" w:author="ghislain.aine" w:date="2015-11-04T17:58:00Z">
                          <w:rPr>
                            <w:ins w:id="6313" w:author="ghislain.aine" w:date="2015-11-04T17:58:00Z"/>
                            <w:rFonts w:ascii="Consolas" w:hAnsi="Consolas" w:cs="Consolas"/>
                            <w:color w:val="000000"/>
                            <w:sz w:val="19"/>
                            <w:szCs w:val="19"/>
                            <w:highlight w:val="white"/>
                          </w:rPr>
                        </w:rPrChange>
                      </w:rPr>
                    </w:pPr>
                    <w:ins w:id="6314" w:author="ghislain.aine" w:date="2015-11-04T17:58:00Z">
                      <w:r w:rsidRPr="00D276D8">
                        <w:rPr>
                          <w:rFonts w:ascii="Consolas" w:hAnsi="Consolas" w:cs="Consolas"/>
                          <w:color w:val="000000"/>
                          <w:sz w:val="19"/>
                          <w:szCs w:val="19"/>
                          <w:highlight w:val="white"/>
                          <w:lang w:val="en-US"/>
                          <w:rPrChange w:id="6315" w:author="ghislain.aine" w:date="2015-11-04T17:58: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316" w:author="ghislain.aine" w:date="2015-11-04T17:58: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6317" w:author="ghislain.aine" w:date="2015-11-04T17:58:00Z">
                            <w:rPr>
                              <w:rFonts w:ascii="Consolas" w:hAnsi="Consolas" w:cs="Consolas"/>
                              <w:color w:val="000080"/>
                              <w:sz w:val="19"/>
                              <w:szCs w:val="19"/>
                              <w:highlight w:val="white"/>
                            </w:rPr>
                          </w:rPrChange>
                        </w:rPr>
                        <w:t>_pin</w:t>
                      </w:r>
                      <w:r w:rsidRPr="00D276D8">
                        <w:rPr>
                          <w:rFonts w:ascii="Consolas" w:hAnsi="Consolas" w:cs="Consolas"/>
                          <w:color w:val="000000"/>
                          <w:sz w:val="19"/>
                          <w:szCs w:val="19"/>
                          <w:highlight w:val="white"/>
                          <w:lang w:val="en-US"/>
                          <w:rPrChange w:id="6318" w:author="ghislain.aine" w:date="2015-11-04T17:58:00Z">
                            <w:rPr>
                              <w:rFonts w:ascii="Consolas" w:hAnsi="Consolas" w:cs="Consolas"/>
                              <w:color w:val="000000"/>
                              <w:sz w:val="19"/>
                              <w:szCs w:val="19"/>
                              <w:highlight w:val="white"/>
                            </w:rPr>
                          </w:rPrChange>
                        </w:rPr>
                        <w:t>-&gt;</w:t>
                      </w:r>
                      <w:proofErr w:type="spellStart"/>
                      <w:proofErr w:type="gramStart"/>
                      <w:r w:rsidRPr="00D276D8">
                        <w:rPr>
                          <w:rFonts w:ascii="Consolas" w:hAnsi="Consolas" w:cs="Consolas"/>
                          <w:color w:val="880000"/>
                          <w:sz w:val="19"/>
                          <w:szCs w:val="19"/>
                          <w:highlight w:val="white"/>
                          <w:lang w:val="en-US"/>
                          <w:rPrChange w:id="6319" w:author="ghislain.aine" w:date="2015-11-04T17:58:00Z">
                            <w:rPr>
                              <w:rFonts w:ascii="Consolas" w:hAnsi="Consolas" w:cs="Consolas"/>
                              <w:color w:val="880000"/>
                              <w:sz w:val="19"/>
                              <w:szCs w:val="19"/>
                              <w:highlight w:val="white"/>
                            </w:rPr>
                          </w:rPrChange>
                        </w:rPr>
                        <w:t>SendData</w:t>
                      </w:r>
                      <w:proofErr w:type="spellEnd"/>
                      <w:r w:rsidRPr="00D276D8">
                        <w:rPr>
                          <w:rFonts w:ascii="Consolas" w:hAnsi="Consolas" w:cs="Consolas"/>
                          <w:color w:val="000000"/>
                          <w:sz w:val="19"/>
                          <w:szCs w:val="19"/>
                          <w:highlight w:val="white"/>
                          <w:lang w:val="en-US"/>
                          <w:rPrChange w:id="6320" w:author="ghislain.aine" w:date="2015-11-04T17:58:00Z">
                            <w:rPr>
                              <w:rFonts w:ascii="Consolas" w:hAnsi="Consolas" w:cs="Consolas"/>
                              <w:color w:val="000000"/>
                              <w:sz w:val="19"/>
                              <w:szCs w:val="19"/>
                              <w:highlight w:val="white"/>
                            </w:rPr>
                          </w:rPrChange>
                        </w:rPr>
                        <w:t>(</w:t>
                      </w:r>
                      <w:proofErr w:type="gramEnd"/>
                      <w:r w:rsidRPr="00D276D8">
                        <w:rPr>
                          <w:rFonts w:ascii="Consolas" w:hAnsi="Consolas" w:cs="Consolas"/>
                          <w:color w:val="0000FF"/>
                          <w:sz w:val="19"/>
                          <w:szCs w:val="19"/>
                          <w:highlight w:val="white"/>
                          <w:lang w:val="en-US"/>
                          <w:rPrChange w:id="6321" w:author="ghislain.aine" w:date="2015-11-04T17:58:00Z">
                            <w:rPr>
                              <w:rFonts w:ascii="Consolas" w:hAnsi="Consolas" w:cs="Consolas"/>
                              <w:color w:val="0000FF"/>
                              <w:sz w:val="19"/>
                              <w:szCs w:val="19"/>
                              <w:highlight w:val="white"/>
                            </w:rPr>
                          </w:rPrChange>
                        </w:rPr>
                        <w:t>new</w:t>
                      </w:r>
                      <w:r w:rsidRPr="00D276D8">
                        <w:rPr>
                          <w:rFonts w:ascii="Consolas" w:hAnsi="Consolas" w:cs="Consolas"/>
                          <w:color w:val="000000"/>
                          <w:sz w:val="19"/>
                          <w:szCs w:val="19"/>
                          <w:highlight w:val="white"/>
                          <w:lang w:val="en-US"/>
                          <w:rPrChange w:id="6322" w:author="ghislain.aine" w:date="2015-11-04T17:5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323" w:author="ghislain.aine" w:date="2015-11-04T17:58:00Z">
                            <w:rPr>
                              <w:rFonts w:ascii="Consolas" w:hAnsi="Consolas" w:cs="Consolas"/>
                              <w:color w:val="216F85"/>
                              <w:sz w:val="19"/>
                              <w:szCs w:val="19"/>
                              <w:highlight w:val="white"/>
                            </w:rPr>
                          </w:rPrChange>
                        </w:rPr>
                        <w:t>IterationData</w:t>
                      </w:r>
                      <w:proofErr w:type="spellEnd"/>
                      <w:r w:rsidRPr="00D276D8">
                        <w:rPr>
                          <w:rFonts w:ascii="Consolas" w:hAnsi="Consolas" w:cs="Consolas"/>
                          <w:color w:val="000000"/>
                          <w:sz w:val="19"/>
                          <w:szCs w:val="19"/>
                          <w:highlight w:val="white"/>
                          <w:lang w:val="en-US"/>
                          <w:rPrChange w:id="6324" w:author="ghislain.aine" w:date="2015-11-04T17:58:00Z">
                            <w:rPr>
                              <w:rFonts w:ascii="Consolas" w:hAnsi="Consolas" w:cs="Consolas"/>
                              <w:color w:val="000000"/>
                              <w:sz w:val="19"/>
                              <w:szCs w:val="19"/>
                              <w:highlight w:val="white"/>
                            </w:rPr>
                          </w:rPrChange>
                        </w:rPr>
                        <w:t>(</w:t>
                      </w:r>
                      <w:r w:rsidRPr="00D276D8">
                        <w:rPr>
                          <w:rFonts w:ascii="Consolas" w:hAnsi="Consolas" w:cs="Consolas"/>
                          <w:color w:val="000080"/>
                          <w:sz w:val="19"/>
                          <w:szCs w:val="19"/>
                          <w:highlight w:val="white"/>
                          <w:lang w:val="en-US"/>
                          <w:rPrChange w:id="6325" w:author="ghislain.aine" w:date="2015-11-04T17:58:00Z">
                            <w:rPr>
                              <w:rFonts w:ascii="Consolas" w:hAnsi="Consolas" w:cs="Consolas"/>
                              <w:color w:val="000080"/>
                              <w:sz w:val="19"/>
                              <w:szCs w:val="19"/>
                              <w:highlight w:val="white"/>
                            </w:rPr>
                          </w:rPrChange>
                        </w:rPr>
                        <w:t>_step</w:t>
                      </w:r>
                      <w:r w:rsidRPr="00D276D8">
                        <w:rPr>
                          <w:rFonts w:ascii="Consolas" w:hAnsi="Consolas" w:cs="Consolas"/>
                          <w:color w:val="000000"/>
                          <w:sz w:val="19"/>
                          <w:szCs w:val="19"/>
                          <w:highlight w:val="white"/>
                          <w:lang w:val="en-US"/>
                          <w:rPrChange w:id="6326" w:author="ghislain.aine" w:date="2015-11-04T17:58: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6327" w:author="ghislain.aine" w:date="2015-11-04T17:58:00Z">
                            <w:rPr>
                              <w:rFonts w:ascii="Consolas" w:hAnsi="Consolas" w:cs="Consolas"/>
                              <w:color w:val="000080"/>
                              <w:sz w:val="19"/>
                              <w:szCs w:val="19"/>
                              <w:highlight w:val="white"/>
                            </w:rPr>
                          </w:rPrChange>
                        </w:rPr>
                        <w:t>_period</w:t>
                      </w:r>
                      <w:r w:rsidRPr="00D276D8">
                        <w:rPr>
                          <w:rFonts w:ascii="Consolas" w:hAnsi="Consolas" w:cs="Consolas"/>
                          <w:color w:val="000000"/>
                          <w:sz w:val="19"/>
                          <w:szCs w:val="19"/>
                          <w:highlight w:val="white"/>
                          <w:lang w:val="en-US"/>
                          <w:rPrChange w:id="6328" w:author="ghislain.aine" w:date="2015-11-04T17:58:00Z">
                            <w:rPr>
                              <w:rFonts w:ascii="Consolas" w:hAnsi="Consolas" w:cs="Consolas"/>
                              <w:color w:val="000000"/>
                              <w:sz w:val="19"/>
                              <w:szCs w:val="19"/>
                              <w:highlight w:val="white"/>
                            </w:rPr>
                          </w:rPrChange>
                        </w:rPr>
                        <w:t>));</w:t>
                      </w:r>
                    </w:ins>
                  </w:p>
                  <w:p w:rsidR="00000000" w:rsidRDefault="00D276D8">
                    <w:pPr>
                      <w:autoSpaceDE w:val="0"/>
                      <w:autoSpaceDN w:val="0"/>
                      <w:adjustRightInd w:val="0"/>
                      <w:jc w:val="left"/>
                      <w:rPr>
                        <w:lang w:val="en-US"/>
                      </w:rPr>
                      <w:pPrChange w:id="6329" w:author="ghislain.aine" w:date="2015-11-04T17:59:00Z">
                        <w:pPr/>
                      </w:pPrChange>
                    </w:pPr>
                    <w:ins w:id="6330" w:author="ghislain.aine" w:date="2015-11-04T17:58:00Z">
                      <w:r w:rsidRPr="00D276D8">
                        <w:rPr>
                          <w:rFonts w:ascii="Consolas" w:hAnsi="Consolas" w:cs="Consolas"/>
                          <w:color w:val="000000"/>
                          <w:sz w:val="19"/>
                          <w:szCs w:val="19"/>
                          <w:highlight w:val="white"/>
                          <w:lang w:val="en-US"/>
                          <w:rPrChange w:id="6331" w:author="ghislain.aine" w:date="2015-11-04T17:58:00Z">
                            <w:rPr>
                              <w:rFonts w:ascii="Consolas" w:hAnsi="Consolas" w:cs="Consolas"/>
                              <w:color w:val="000000"/>
                              <w:sz w:val="19"/>
                              <w:szCs w:val="19"/>
                              <w:highlight w:val="white"/>
                            </w:rPr>
                          </w:rPrChange>
                        </w:rPr>
                        <w:tab/>
                      </w:r>
                      <w:r w:rsidR="00BF1190">
                        <w:rPr>
                          <w:rFonts w:ascii="Consolas" w:hAnsi="Consolas" w:cs="Consolas"/>
                          <w:color w:val="000000"/>
                          <w:sz w:val="19"/>
                          <w:szCs w:val="19"/>
                          <w:highlight w:val="white"/>
                        </w:rPr>
                        <w:t>}</w:t>
                      </w:r>
                    </w:ins>
                    <w:del w:id="6332" w:author="ghislain.aine" w:date="2015-11-04T17:58:00Z">
                      <w:r w:rsidR="00BF1190" w:rsidDel="00C05090">
                        <w:rPr>
                          <w:rFonts w:ascii="Consolas" w:hAnsi="Consolas" w:cs="Consolas"/>
                          <w:color w:val="216F85"/>
                          <w:sz w:val="19"/>
                          <w:szCs w:val="19"/>
                          <w:highlight w:val="white"/>
                        </w:rPr>
                        <w:delText>SwPin</w:delText>
                      </w:r>
                      <w:r w:rsidR="00BF1190" w:rsidDel="00C05090">
                        <w:rPr>
                          <w:rFonts w:ascii="Consolas" w:hAnsi="Consolas" w:cs="Consolas"/>
                          <w:color w:val="000000"/>
                          <w:sz w:val="19"/>
                          <w:szCs w:val="19"/>
                          <w:highlight w:val="white"/>
                        </w:rPr>
                        <w:delText xml:space="preserve">* </w:delText>
                      </w:r>
                      <w:r w:rsidR="00BF1190" w:rsidDel="00C05090">
                        <w:rPr>
                          <w:rFonts w:ascii="Consolas" w:hAnsi="Consolas" w:cs="Consolas"/>
                          <w:color w:val="000080"/>
                          <w:sz w:val="19"/>
                          <w:szCs w:val="19"/>
                          <w:highlight w:val="white"/>
                        </w:rPr>
                        <w:delText>_pin</w:delText>
                      </w:r>
                      <w:r w:rsidR="00BF1190" w:rsidDel="00C05090">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 w:rsidR="00BF1190" w:rsidDel="00C05090" w:rsidRDefault="00BF1190" w:rsidP="00BF1190">
      <w:pPr>
        <w:rPr>
          <w:del w:id="6333" w:author="ghislain.aine" w:date="2015-11-04T17:58:00Z"/>
        </w:rPr>
      </w:pPr>
    </w:p>
    <w:p w:rsidR="00BF1190" w:rsidRDefault="00BF1190" w:rsidP="00BF1190">
      <w:pPr>
        <w:pStyle w:val="Paragraphedeliste"/>
        <w:numPr>
          <w:ilvl w:val="0"/>
          <w:numId w:val="29"/>
        </w:numPr>
        <w:rPr>
          <w:ins w:id="6334" w:author="ghislain.aine" w:date="2015-11-03T14:38:00Z"/>
        </w:rPr>
      </w:pPr>
      <w:r>
        <w:t xml:space="preserve">Dans les mutateurs, </w:t>
      </w:r>
      <w:ins w:id="6335" w:author="ghislain.aine" w:date="2015-11-05T09:29:00Z">
        <w:r>
          <w:t>utiliser cette méthode pour envoyer les nouvelles données :</w:t>
        </w:r>
      </w:ins>
      <w:del w:id="6336" w:author="ghislain.aine" w:date="2015-11-05T09:29:00Z">
        <w:r w:rsidDel="00E17FB3">
          <w:delText xml:space="preserve">créer une donnée de type </w:delText>
        </w:r>
      </w:del>
      <w:del w:id="6337" w:author="ghislain.aine" w:date="2015-11-05T09:28:00Z">
        <w:r w:rsidDel="00E17FB3">
          <w:delText>"</w:delText>
        </w:r>
      </w:del>
      <w:del w:id="6338" w:author="ghislain.aine" w:date="2015-11-04T17:55:00Z">
        <w:r w:rsidDel="003742EB">
          <w:delText>DemoData</w:delText>
        </w:r>
      </w:del>
      <w:del w:id="6339" w:author="ghislain.aine" w:date="2015-11-05T09:28:00Z">
        <w:r w:rsidDel="00E17FB3">
          <w:delText>"</w:delText>
        </w:r>
      </w:del>
      <w:del w:id="6340" w:author="ghislain.aine" w:date="2015-11-05T09:29:00Z">
        <w:r w:rsidDel="00E17FB3">
          <w:delText>, et l'envoyer sur l</w:delText>
        </w:r>
      </w:del>
      <w:ins w:id="6341" w:author="Alexandre Blin" w:date="2015-08-10T16:16:00Z">
        <w:del w:id="6342" w:author="ghislain.aine" w:date="2015-11-05T09:29:00Z">
          <w:r w:rsidDel="00E17FB3">
            <w:delText>e</w:delText>
          </w:r>
        </w:del>
      </w:ins>
      <w:del w:id="6343" w:author="ghislain.aine" w:date="2015-11-05T09:29:00Z">
        <w:r w:rsidDel="00E17FB3">
          <w:delText xml:space="preserve">a pin avec la fonction </w:delText>
        </w:r>
      </w:del>
      <w:del w:id="6344" w:author="ghislain.aine" w:date="2015-11-05T09:28:00Z">
        <w:r w:rsidDel="00E17FB3">
          <w:delText>"</w:delText>
        </w:r>
      </w:del>
      <w:del w:id="6345" w:author="ghislain.aine" w:date="2015-11-05T09:29:00Z">
        <w:r w:rsidDel="00E17FB3">
          <w:delText>SendData</w:delText>
        </w:r>
      </w:del>
      <w:del w:id="6346" w:author="ghislain.aine" w:date="2015-11-05T09:28:00Z">
        <w:r w:rsidDel="00E17FB3">
          <w:delText>"</w:delText>
        </w:r>
      </w:del>
    </w:p>
    <w:p w:rsidR="00BF1190" w:rsidRDefault="00D276D8" w:rsidP="00BF1190">
      <w:pPr>
        <w:rPr>
          <w:ins w:id="6347" w:author="ghislain.aine" w:date="2015-11-03T14:38:00Z"/>
        </w:rPr>
      </w:pPr>
      <w:ins w:id="6348" w:author="ghislain.aine" w:date="2015-11-03T14:38:00Z">
        <w:r>
          <w:pict>
            <v:shape id="_x0000_s1233" type="#_x0000_t202" style="width:493.45pt;height:63.55pt;mso-height-percent:200;mso-position-horizontal-relative:char;mso-position-vertical-relative:line;mso-height-percent:200;mso-width-relative:margin;mso-height-relative:margin">
              <v:textbox style="mso-next-textbox:#_x0000_s1233;mso-fit-shape-to-text:t">
                <w:txbxContent>
                  <w:p w:rsidR="00BF1190" w:rsidRPr="00C05090" w:rsidRDefault="00BF1190" w:rsidP="00BF1190">
                    <w:pPr>
                      <w:autoSpaceDE w:val="0"/>
                      <w:autoSpaceDN w:val="0"/>
                      <w:adjustRightInd w:val="0"/>
                      <w:jc w:val="left"/>
                      <w:rPr>
                        <w:ins w:id="6349" w:author="ghislain.aine" w:date="2015-11-04T17:59:00Z"/>
                        <w:rFonts w:ascii="Consolas" w:hAnsi="Consolas" w:cs="Consolas"/>
                        <w:color w:val="000000"/>
                        <w:sz w:val="19"/>
                        <w:szCs w:val="19"/>
                        <w:highlight w:val="white"/>
                        <w:lang w:val="en-US"/>
                        <w:rPrChange w:id="6350" w:author="ghislain.aine" w:date="2015-11-04T17:59:00Z">
                          <w:rPr>
                            <w:ins w:id="6351" w:author="ghislain.aine" w:date="2015-11-04T17:59:00Z"/>
                            <w:rFonts w:ascii="Consolas" w:hAnsi="Consolas" w:cs="Consolas"/>
                            <w:color w:val="000000"/>
                            <w:sz w:val="19"/>
                            <w:szCs w:val="19"/>
                            <w:highlight w:val="white"/>
                          </w:rPr>
                        </w:rPrChange>
                      </w:rPr>
                    </w:pPr>
                    <w:proofErr w:type="gramStart"/>
                    <w:ins w:id="6352" w:author="ghislain.aine" w:date="2015-11-04T17:59:00Z">
                      <w:r>
                        <w:rPr>
                          <w:rFonts w:ascii="Consolas" w:hAnsi="Consolas" w:cs="Consolas"/>
                          <w:color w:val="0000FF"/>
                          <w:sz w:val="19"/>
                          <w:szCs w:val="19"/>
                          <w:highlight w:val="white"/>
                          <w:lang w:val="en-US"/>
                        </w:rPr>
                        <w:t>v</w:t>
                      </w:r>
                      <w:r w:rsidR="00D276D8" w:rsidRPr="00D276D8">
                        <w:rPr>
                          <w:rFonts w:ascii="Consolas" w:hAnsi="Consolas" w:cs="Consolas"/>
                          <w:color w:val="0000FF"/>
                          <w:sz w:val="19"/>
                          <w:szCs w:val="19"/>
                          <w:highlight w:val="white"/>
                          <w:lang w:val="en-US"/>
                          <w:rPrChange w:id="6353" w:author="ghislain.aine" w:date="2015-11-04T17:59:00Z">
                            <w:rPr>
                              <w:rFonts w:ascii="Consolas" w:hAnsi="Consolas" w:cs="Consolas"/>
                              <w:color w:val="0000FF"/>
                              <w:sz w:val="19"/>
                              <w:szCs w:val="19"/>
                              <w:highlight w:val="white"/>
                            </w:rPr>
                          </w:rPrChange>
                        </w:rPr>
                        <w:t>oid</w:t>
                      </w:r>
                      <w:proofErr w:type="gramEnd"/>
                      <w:r w:rsidR="00D276D8" w:rsidRPr="00D276D8">
                        <w:rPr>
                          <w:rFonts w:ascii="Consolas" w:hAnsi="Consolas" w:cs="Consolas"/>
                          <w:color w:val="000000"/>
                          <w:sz w:val="19"/>
                          <w:szCs w:val="19"/>
                          <w:highlight w:val="white"/>
                          <w:lang w:val="en-US"/>
                          <w:rPrChange w:id="6354" w:author="ghislain.aine" w:date="2015-11-04T17:59:00Z">
                            <w:rPr>
                              <w:rFonts w:ascii="Consolas" w:hAnsi="Consolas" w:cs="Consolas"/>
                              <w:color w:val="000000"/>
                              <w:sz w:val="19"/>
                              <w:szCs w:val="19"/>
                              <w:highlight w:val="white"/>
                            </w:rPr>
                          </w:rPrChange>
                        </w:rPr>
                        <w:t xml:space="preserve"> </w:t>
                      </w:r>
                      <w:proofErr w:type="spellStart"/>
                      <w:r w:rsidR="00D276D8" w:rsidRPr="00D276D8">
                        <w:rPr>
                          <w:rFonts w:ascii="Consolas" w:hAnsi="Consolas" w:cs="Consolas"/>
                          <w:color w:val="216F85"/>
                          <w:sz w:val="19"/>
                          <w:szCs w:val="19"/>
                          <w:highlight w:val="white"/>
                          <w:lang w:val="en-US"/>
                          <w:rPrChange w:id="6355" w:author="ghislain.aine" w:date="2015-11-04T17:59:00Z">
                            <w:rPr>
                              <w:rFonts w:ascii="Consolas" w:hAnsi="Consolas" w:cs="Consolas"/>
                              <w:color w:val="216F85"/>
                              <w:sz w:val="19"/>
                              <w:szCs w:val="19"/>
                              <w:highlight w:val="white"/>
                            </w:rPr>
                          </w:rPrChange>
                        </w:rPr>
                        <w:t>PinComponent</w:t>
                      </w:r>
                      <w:proofErr w:type="spellEnd"/>
                      <w:r w:rsidR="00D276D8" w:rsidRPr="00D276D8">
                        <w:rPr>
                          <w:rFonts w:ascii="Consolas" w:hAnsi="Consolas" w:cs="Consolas"/>
                          <w:color w:val="000000"/>
                          <w:sz w:val="19"/>
                          <w:szCs w:val="19"/>
                          <w:highlight w:val="white"/>
                          <w:lang w:val="en-US"/>
                          <w:rPrChange w:id="6356" w:author="ghislain.aine" w:date="2015-11-04T17:59:00Z">
                            <w:rPr>
                              <w:rFonts w:ascii="Consolas" w:hAnsi="Consolas" w:cs="Consolas"/>
                              <w:color w:val="000000"/>
                              <w:sz w:val="19"/>
                              <w:szCs w:val="19"/>
                              <w:highlight w:val="white"/>
                            </w:rPr>
                          </w:rPrChange>
                        </w:rPr>
                        <w:t>::</w:t>
                      </w:r>
                      <w:proofErr w:type="spellStart"/>
                      <w:r w:rsidR="00D276D8" w:rsidRPr="00D276D8">
                        <w:rPr>
                          <w:rFonts w:ascii="Consolas" w:hAnsi="Consolas" w:cs="Consolas"/>
                          <w:color w:val="880000"/>
                          <w:sz w:val="19"/>
                          <w:szCs w:val="19"/>
                          <w:highlight w:val="white"/>
                          <w:lang w:val="en-US"/>
                          <w:rPrChange w:id="6357" w:author="ghislain.aine" w:date="2015-11-04T17:59:00Z">
                            <w:rPr>
                              <w:rFonts w:ascii="Consolas" w:hAnsi="Consolas" w:cs="Consolas"/>
                              <w:color w:val="880000"/>
                              <w:sz w:val="19"/>
                              <w:szCs w:val="19"/>
                              <w:highlight w:val="white"/>
                            </w:rPr>
                          </w:rPrChange>
                        </w:rPr>
                        <w:t>setStep</w:t>
                      </w:r>
                      <w:proofErr w:type="spellEnd"/>
                      <w:r w:rsidR="00D276D8" w:rsidRPr="00D276D8">
                        <w:rPr>
                          <w:rFonts w:ascii="Consolas" w:hAnsi="Consolas" w:cs="Consolas"/>
                          <w:color w:val="000000"/>
                          <w:sz w:val="19"/>
                          <w:szCs w:val="19"/>
                          <w:highlight w:val="white"/>
                          <w:lang w:val="en-US"/>
                          <w:rPrChange w:id="6358" w:author="ghislain.aine" w:date="2015-11-04T17:59:00Z">
                            <w:rPr>
                              <w:rFonts w:ascii="Consolas" w:hAnsi="Consolas" w:cs="Consolas"/>
                              <w:color w:val="000000"/>
                              <w:sz w:val="19"/>
                              <w:szCs w:val="19"/>
                              <w:highlight w:val="white"/>
                            </w:rPr>
                          </w:rPrChange>
                        </w:rPr>
                        <w:t>(</w:t>
                      </w:r>
                      <w:proofErr w:type="spellStart"/>
                      <w:r w:rsidR="00D276D8" w:rsidRPr="00D276D8">
                        <w:rPr>
                          <w:rFonts w:ascii="Consolas" w:hAnsi="Consolas" w:cs="Consolas"/>
                          <w:color w:val="0000FF"/>
                          <w:sz w:val="19"/>
                          <w:szCs w:val="19"/>
                          <w:highlight w:val="white"/>
                          <w:lang w:val="en-US"/>
                          <w:rPrChange w:id="6359" w:author="ghislain.aine" w:date="2015-11-04T17:59:00Z">
                            <w:rPr>
                              <w:rFonts w:ascii="Consolas" w:hAnsi="Consolas" w:cs="Consolas"/>
                              <w:color w:val="0000FF"/>
                              <w:sz w:val="19"/>
                              <w:szCs w:val="19"/>
                              <w:highlight w:val="white"/>
                            </w:rPr>
                          </w:rPrChange>
                        </w:rPr>
                        <w:t>int</w:t>
                      </w:r>
                      <w:proofErr w:type="spellEnd"/>
                      <w:r w:rsidR="00D276D8" w:rsidRPr="00D276D8">
                        <w:rPr>
                          <w:rFonts w:ascii="Consolas" w:hAnsi="Consolas" w:cs="Consolas"/>
                          <w:color w:val="000000"/>
                          <w:sz w:val="19"/>
                          <w:szCs w:val="19"/>
                          <w:highlight w:val="white"/>
                          <w:lang w:val="en-US"/>
                          <w:rPrChange w:id="6360" w:author="ghislain.aine" w:date="2015-11-04T17:59:00Z">
                            <w:rPr>
                              <w:rFonts w:ascii="Consolas" w:hAnsi="Consolas" w:cs="Consolas"/>
                              <w:color w:val="000000"/>
                              <w:sz w:val="19"/>
                              <w:szCs w:val="19"/>
                              <w:highlight w:val="white"/>
                            </w:rPr>
                          </w:rPrChange>
                        </w:rPr>
                        <w:t xml:space="preserve"> </w:t>
                      </w:r>
                      <w:r w:rsidR="00D276D8" w:rsidRPr="00D276D8">
                        <w:rPr>
                          <w:rFonts w:ascii="Consolas" w:hAnsi="Consolas" w:cs="Consolas"/>
                          <w:color w:val="000080"/>
                          <w:sz w:val="19"/>
                          <w:szCs w:val="19"/>
                          <w:highlight w:val="white"/>
                          <w:lang w:val="en-US"/>
                          <w:rPrChange w:id="6361" w:author="ghislain.aine" w:date="2015-11-04T17:59:00Z">
                            <w:rPr>
                              <w:rFonts w:ascii="Consolas" w:hAnsi="Consolas" w:cs="Consolas"/>
                              <w:color w:val="000080"/>
                              <w:sz w:val="19"/>
                              <w:szCs w:val="19"/>
                              <w:highlight w:val="white"/>
                            </w:rPr>
                          </w:rPrChange>
                        </w:rPr>
                        <w:t>step</w:t>
                      </w:r>
                      <w:r w:rsidR="00D276D8" w:rsidRPr="00D276D8">
                        <w:rPr>
                          <w:rFonts w:ascii="Consolas" w:hAnsi="Consolas" w:cs="Consolas"/>
                          <w:color w:val="000000"/>
                          <w:sz w:val="19"/>
                          <w:szCs w:val="19"/>
                          <w:highlight w:val="white"/>
                          <w:lang w:val="en-US"/>
                          <w:rPrChange w:id="6362" w:author="ghislain.aine" w:date="2015-11-04T17:59:00Z">
                            <w:rPr>
                              <w:rFonts w:ascii="Consolas" w:hAnsi="Consolas" w:cs="Consolas"/>
                              <w:color w:val="000000"/>
                              <w:sz w:val="19"/>
                              <w:szCs w:val="19"/>
                              <w:highlight w:val="white"/>
                            </w:rPr>
                          </w:rPrChange>
                        </w:rPr>
                        <w:t>)</w:t>
                      </w:r>
                    </w:ins>
                  </w:p>
                  <w:p w:rsidR="00BF1190" w:rsidRDefault="00BF1190" w:rsidP="00BF1190">
                    <w:pPr>
                      <w:autoSpaceDE w:val="0"/>
                      <w:autoSpaceDN w:val="0"/>
                      <w:adjustRightInd w:val="0"/>
                      <w:jc w:val="left"/>
                      <w:rPr>
                        <w:ins w:id="6363" w:author="ghislain.aine" w:date="2015-11-04T17:59:00Z"/>
                        <w:rFonts w:ascii="Consolas" w:hAnsi="Consolas" w:cs="Consolas"/>
                        <w:color w:val="000000"/>
                        <w:sz w:val="19"/>
                        <w:szCs w:val="19"/>
                        <w:highlight w:val="white"/>
                      </w:rPr>
                    </w:pPr>
                    <w:ins w:id="6364" w:author="ghislain.aine" w:date="2015-11-04T17:59:00Z">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6365" w:author="ghislain.aine" w:date="2015-11-04T17:59:00Z"/>
                        <w:rFonts w:ascii="Consolas" w:hAnsi="Consolas" w:cs="Consolas"/>
                        <w:color w:val="000000"/>
                        <w:sz w:val="19"/>
                        <w:szCs w:val="19"/>
                        <w:highlight w:val="white"/>
                      </w:rPr>
                    </w:pPr>
                    <w:ins w:id="6366" w:author="ghislain.aine" w:date="2015-11-04T17:59:00Z">
                      <w:r>
                        <w:rPr>
                          <w:rFonts w:ascii="Consolas" w:hAnsi="Consolas" w:cs="Consolas"/>
                          <w:color w:val="000000"/>
                          <w:sz w:val="19"/>
                          <w:szCs w:val="19"/>
                          <w:highlight w:val="white"/>
                        </w:rPr>
                        <w:tab/>
                      </w:r>
                      <w:proofErr w:type="spellStart"/>
                      <w:r>
                        <w:rPr>
                          <w:rFonts w:ascii="Consolas" w:hAnsi="Consolas" w:cs="Consolas"/>
                          <w:color w:val="000080"/>
                          <w:sz w:val="19"/>
                          <w:szCs w:val="19"/>
                          <w:highlight w:val="white"/>
                        </w:rPr>
                        <w:t>_step</w:t>
                      </w:r>
                      <w:proofErr w:type="spellEnd"/>
                      <w:r>
                        <w:rPr>
                          <w:rFonts w:ascii="Consolas" w:hAnsi="Consolas" w:cs="Consolas"/>
                          <w:color w:val="000000"/>
                          <w:sz w:val="19"/>
                          <w:szCs w:val="19"/>
                          <w:highlight w:val="white"/>
                        </w:rPr>
                        <w:t xml:space="preserve"> = </w:t>
                      </w:r>
                      <w:proofErr w:type="spellStart"/>
                      <w:r>
                        <w:rPr>
                          <w:rFonts w:ascii="Consolas" w:hAnsi="Consolas" w:cs="Consolas"/>
                          <w:color w:val="000080"/>
                          <w:sz w:val="19"/>
                          <w:szCs w:val="19"/>
                          <w:highlight w:val="white"/>
                        </w:rPr>
                        <w:t>step</w:t>
                      </w:r>
                      <w:proofErr w:type="spellEnd"/>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6367" w:author="ghislain.aine" w:date="2015-11-04T17:59:00Z"/>
                        <w:rFonts w:ascii="Consolas" w:hAnsi="Consolas" w:cs="Consolas"/>
                        <w:color w:val="000000"/>
                        <w:sz w:val="19"/>
                        <w:szCs w:val="19"/>
                        <w:highlight w:val="white"/>
                      </w:rPr>
                    </w:pPr>
                    <w:ins w:id="6368" w:author="ghislain.aine" w:date="2015-11-04T17:59:00Z">
                      <w:r>
                        <w:rPr>
                          <w:rFonts w:ascii="Consolas" w:hAnsi="Consolas" w:cs="Consolas"/>
                          <w:color w:val="000000"/>
                          <w:sz w:val="19"/>
                          <w:szCs w:val="19"/>
                          <w:highlight w:val="white"/>
                        </w:rPr>
                        <w:tab/>
                      </w:r>
                      <w:proofErr w:type="spellStart"/>
                      <w:proofErr w:type="gramStart"/>
                      <w:r>
                        <w:rPr>
                          <w:rFonts w:ascii="Consolas" w:hAnsi="Consolas" w:cs="Consolas"/>
                          <w:color w:val="880000"/>
                          <w:sz w:val="19"/>
                          <w:szCs w:val="19"/>
                          <w:highlight w:val="white"/>
                        </w:rPr>
                        <w:t>sendDataToPin</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ins>
                  </w:p>
                  <w:p w:rsidR="00BF1190" w:rsidRPr="00E71FE0" w:rsidRDefault="00BF1190" w:rsidP="00BF1190">
                    <w:pPr>
                      <w:rPr>
                        <w:lang w:val="en-US"/>
                      </w:rPr>
                    </w:pPr>
                    <w:ins w:id="6369" w:author="ghislain.aine" w:date="2015-11-04T17:59:00Z">
                      <w:r>
                        <w:rPr>
                          <w:rFonts w:ascii="Consolas" w:hAnsi="Consolas" w:cs="Consolas"/>
                          <w:color w:val="000000"/>
                          <w:sz w:val="19"/>
                          <w:szCs w:val="19"/>
                          <w:highlight w:val="white"/>
                        </w:rPr>
                        <w:t>}</w:t>
                      </w:r>
                    </w:ins>
                    <w:del w:id="6370" w:author="ghislain.aine" w:date="2015-11-03T14:39:00Z">
                      <w:r w:rsidDel="00B550B2">
                        <w:rPr>
                          <w:rFonts w:ascii="Consolas" w:hAnsi="Consolas" w:cs="Consolas"/>
                          <w:color w:val="216F85"/>
                          <w:sz w:val="19"/>
                          <w:szCs w:val="19"/>
                          <w:highlight w:val="white"/>
                        </w:rPr>
                        <w:delText>SwPin</w:delText>
                      </w:r>
                      <w:r w:rsidDel="00B550B2">
                        <w:rPr>
                          <w:rFonts w:ascii="Consolas" w:hAnsi="Consolas" w:cs="Consolas"/>
                          <w:color w:val="000000"/>
                          <w:sz w:val="19"/>
                          <w:szCs w:val="19"/>
                          <w:highlight w:val="white"/>
                        </w:rPr>
                        <w:delText xml:space="preserve">* </w:delText>
                      </w:r>
                      <w:r w:rsidDel="00B550B2">
                        <w:rPr>
                          <w:rFonts w:ascii="Consolas" w:hAnsi="Consolas" w:cs="Consolas"/>
                          <w:color w:val="000080"/>
                          <w:sz w:val="19"/>
                          <w:szCs w:val="19"/>
                          <w:highlight w:val="white"/>
                        </w:rPr>
                        <w:delText>_pin</w:delText>
                      </w:r>
                      <w:r w:rsidDel="00B550B2">
                        <w:rPr>
                          <w:rFonts w:ascii="Consolas" w:hAnsi="Consolas" w:cs="Consolas"/>
                          <w:color w:val="000000"/>
                          <w:sz w:val="19"/>
                          <w:szCs w:val="19"/>
                          <w:highlight w:val="white"/>
                        </w:rPr>
                        <w:delText>;</w:delText>
                      </w:r>
                    </w:del>
                  </w:p>
                </w:txbxContent>
              </v:textbox>
              <w10:wrap type="none"/>
              <w10:anchorlock/>
            </v:shape>
          </w:pict>
        </w:r>
      </w:ins>
    </w:p>
    <w:p w:rsidR="00BF1190" w:rsidRPr="00142492" w:rsidDel="00B550B2" w:rsidRDefault="00BF1190" w:rsidP="00BF1190">
      <w:pPr>
        <w:pStyle w:val="Paragraphedeliste"/>
        <w:numPr>
          <w:ilvl w:val="0"/>
          <w:numId w:val="31"/>
        </w:numPr>
        <w:rPr>
          <w:del w:id="6371" w:author="ghislain.aine" w:date="2015-11-03T14:39:00Z"/>
          <w:rFonts w:ascii="Courier New" w:hAnsi="Courier New" w:cs="Courier New"/>
          <w:noProof/>
          <w:sz w:val="20"/>
          <w:szCs w:val="20"/>
        </w:rPr>
      </w:pPr>
    </w:p>
    <w:p w:rsidR="00BF1190" w:rsidDel="00B550B2" w:rsidRDefault="00BF1190" w:rsidP="00BF1190">
      <w:pPr>
        <w:pStyle w:val="Code"/>
        <w:rPr>
          <w:del w:id="6372" w:author="ghislain.aine" w:date="2015-11-03T14:39:00Z"/>
          <w:noProof/>
          <w:lang w:val="en-US"/>
        </w:rPr>
      </w:pPr>
      <w:del w:id="6373" w:author="ghislain.aine" w:date="2015-11-03T14:39:00Z">
        <w:r w:rsidRPr="008879A4" w:rsidDel="00B550B2">
          <w:rPr>
            <w:noProof/>
            <w:lang w:val="en-US"/>
          </w:rPr>
          <w:delText xml:space="preserve">DemoData * data = </w:delText>
        </w:r>
        <w:r w:rsidRPr="008879A4" w:rsidDel="00B550B2">
          <w:rPr>
            <w:noProof/>
            <w:color w:val="0000FF"/>
            <w:lang w:val="en-US"/>
          </w:rPr>
          <w:delText>new</w:delText>
        </w:r>
        <w:r w:rsidRPr="008879A4" w:rsidDel="00B550B2">
          <w:rPr>
            <w:noProof/>
            <w:lang w:val="en-US"/>
          </w:rPr>
          <w:delText xml:space="preserve"> DemoData(_periode, _step);</w:delText>
        </w:r>
      </w:del>
    </w:p>
    <w:p w:rsidR="00BF1190" w:rsidDel="00B550B2" w:rsidRDefault="00BF1190" w:rsidP="00BF1190">
      <w:pPr>
        <w:pStyle w:val="Code"/>
        <w:rPr>
          <w:del w:id="6374" w:author="ghislain.aine" w:date="2015-11-03T14:39:00Z"/>
          <w:noProof/>
          <w:lang w:val="en-US"/>
        </w:rPr>
      </w:pPr>
      <w:del w:id="6375" w:author="ghislain.aine" w:date="2015-11-03T14:39:00Z">
        <w:r w:rsidRPr="00DE6450" w:rsidDel="00B550B2">
          <w:rPr>
            <w:noProof/>
            <w:lang w:val="en-US"/>
          </w:rPr>
          <w:delText>_pin-&gt;SendData(data);</w:delText>
        </w:r>
      </w:del>
    </w:p>
    <w:p w:rsidR="00BF1190" w:rsidRDefault="00BF1190" w:rsidP="00BF1190">
      <w:pPr>
        <w:pStyle w:val="Paragraphedeliste"/>
        <w:numPr>
          <w:ilvl w:val="0"/>
          <w:numId w:val="32"/>
        </w:numPr>
      </w:pPr>
      <w:r>
        <w:t>Ajouter un</w:t>
      </w:r>
      <w:del w:id="6376" w:author="Alexandre Blin" w:date="2015-08-10T16:22:00Z">
        <w:r w:rsidDel="004873CB">
          <w:delText>e</w:delText>
        </w:r>
      </w:del>
      <w:r>
        <w:t xml:space="preserve"> pin au composant </w:t>
      </w:r>
      <w:del w:id="6377" w:author="ghislain.aine" w:date="2015-11-04T16:56:00Z">
        <w:r w:rsidDel="0049323F">
          <w:delText>DemoCoreComponent</w:delText>
        </w:r>
      </w:del>
      <w:proofErr w:type="spellStart"/>
      <w:ins w:id="6378" w:author="ghislain.aine" w:date="2015-11-04T16:56:00Z">
        <w:r>
          <w:t>CoreComponent</w:t>
        </w:r>
      </w:ins>
      <w:proofErr w:type="spellEnd"/>
      <w:r>
        <w:t>. Ajoutez en tant que membre le pin :</w:t>
      </w:r>
    </w:p>
    <w:p w:rsidR="00BF1190" w:rsidRDefault="00D276D8" w:rsidP="00BF1190">
      <w:pPr>
        <w:pStyle w:val="Paragraphedeliste"/>
        <w:ind w:left="0"/>
      </w:pPr>
      <w:ins w:id="6379" w:author="ghislain.aine" w:date="2015-11-03T14:40:00Z">
        <w:r>
          <w:pict>
            <v:shape id="_x0000_s1232" type="#_x0000_t202" style="width:493.45pt;height:19.05pt;mso-height-percent:200;mso-position-horizontal-relative:char;mso-position-vertical-relative:line;mso-height-percent:200;mso-width-relative:margin;mso-height-relative:margin">
              <v:textbox style="mso-next-textbox:#_x0000_s1232;mso-fit-shape-to-text:t">
                <w:txbxContent>
                  <w:p w:rsidR="00BF1190" w:rsidRPr="00EF2098" w:rsidRDefault="00BF1190" w:rsidP="00BF1190">
                    <w:proofErr w:type="spellStart"/>
                    <w:r>
                      <w:rPr>
                        <w:rFonts w:ascii="Consolas" w:hAnsi="Consolas" w:cs="Consolas"/>
                        <w:color w:val="216F85"/>
                        <w:sz w:val="19"/>
                        <w:szCs w:val="19"/>
                        <w:highlight w:val="white"/>
                      </w:rPr>
                      <w:t>SwPin</w:t>
                    </w:r>
                    <w:proofErr w:type="spellEnd"/>
                    <w:r>
                      <w:rPr>
                        <w:rFonts w:ascii="Consolas" w:hAnsi="Consolas" w:cs="Consolas"/>
                        <w:color w:val="000000"/>
                        <w:sz w:val="19"/>
                        <w:szCs w:val="19"/>
                        <w:highlight w:val="white"/>
                      </w:rPr>
                      <w:t xml:space="preserve">* </w:t>
                    </w:r>
                    <w:proofErr w:type="spellStart"/>
                    <w:r>
                      <w:rPr>
                        <w:rFonts w:ascii="Consolas" w:hAnsi="Consolas" w:cs="Consolas"/>
                        <w:color w:val="000080"/>
                        <w:sz w:val="19"/>
                        <w:szCs w:val="19"/>
                        <w:highlight w:val="white"/>
                      </w:rPr>
                      <w:t>_pin</w:t>
                    </w:r>
                    <w:proofErr w:type="spellEnd"/>
                    <w:r>
                      <w:rPr>
                        <w:rFonts w:ascii="Consolas" w:hAnsi="Consolas" w:cs="Consolas"/>
                        <w:color w:val="000000"/>
                        <w:sz w:val="19"/>
                        <w:szCs w:val="19"/>
                        <w:highlight w:val="white"/>
                      </w:rPr>
                      <w:t>;</w:t>
                    </w:r>
                  </w:p>
                </w:txbxContent>
              </v:textbox>
              <w10:wrap type="none"/>
              <w10:anchorlock/>
            </v:shape>
          </w:pict>
        </w:r>
      </w:ins>
    </w:p>
    <w:p w:rsidR="00BF1190" w:rsidRDefault="00BF1190" w:rsidP="00BF1190">
      <w:pPr>
        <w:pStyle w:val="Paragraphedeliste"/>
        <w:ind w:left="0"/>
      </w:pPr>
    </w:p>
    <w:p w:rsidR="00BF1190" w:rsidRDefault="00BF1190" w:rsidP="00BF1190">
      <w:pPr>
        <w:pStyle w:val="Paragraphedeliste"/>
        <w:ind w:left="0"/>
      </w:pPr>
      <w:r>
        <w:t>Et le rendre disponible (</w:t>
      </w:r>
      <w:proofErr w:type="spellStart"/>
      <w:r>
        <w:t>available</w:t>
      </w:r>
      <w:proofErr w:type="spellEnd"/>
      <w:r>
        <w:t>) à l’intérieur du constructeur (</w:t>
      </w:r>
      <w:proofErr w:type="spellStart"/>
      <w:r w:rsidRPr="0047523F">
        <w:t>setPinServiceAvaibility</w:t>
      </w:r>
      <w:proofErr w:type="spellEnd"/>
      <w:r w:rsidRPr="0047523F">
        <w:t>)</w:t>
      </w:r>
      <w:r>
        <w:t> ;</w:t>
      </w:r>
    </w:p>
    <w:p w:rsidR="00BF1190" w:rsidRDefault="00BF1190" w:rsidP="00BF1190">
      <w:pPr>
        <w:pStyle w:val="Paragraphedeliste"/>
        <w:ind w:left="0"/>
      </w:pPr>
    </w:p>
    <w:p w:rsidR="00BF1190" w:rsidRDefault="00BF1190" w:rsidP="00BF1190">
      <w:pPr>
        <w:pStyle w:val="Paragraphedeliste"/>
        <w:numPr>
          <w:ilvl w:val="0"/>
          <w:numId w:val="32"/>
        </w:numPr>
      </w:pPr>
      <w:r>
        <w:t xml:space="preserve">Dans </w:t>
      </w:r>
      <w:r w:rsidRPr="00EF2098">
        <w:rPr>
          <w:rFonts w:ascii="Courier New" w:hAnsi="Courier New" w:cs="Courier New"/>
          <w:noProof/>
          <w:sz w:val="20"/>
          <w:szCs w:val="20"/>
        </w:rPr>
        <w:t>initializecomponent</w:t>
      </w:r>
      <w:r>
        <w:t xml:space="preserve"> de </w:t>
      </w:r>
      <w:proofErr w:type="spellStart"/>
      <w:r>
        <w:t>CoreComponent</w:t>
      </w:r>
      <w:proofErr w:type="spellEnd"/>
      <w:r>
        <w:t>, enregistrer le pin :</w:t>
      </w:r>
    </w:p>
    <w:p w:rsidR="00BF1190" w:rsidRDefault="00D276D8" w:rsidP="00BF1190">
      <w:pPr>
        <w:pStyle w:val="Paragraphedeliste"/>
        <w:ind w:left="0"/>
      </w:pPr>
      <w:ins w:id="6380" w:author="ghislain.aine" w:date="2015-11-03T14:40:00Z">
        <w:r>
          <w:pict>
            <v:shape id="_x0000_s1231" type="#_x0000_t202" style="width:493.45pt;height:19.05pt;mso-height-percent:200;mso-position-horizontal-relative:char;mso-position-vertical-relative:line;mso-height-percent:200;mso-width-relative:margin;mso-height-relative:margin">
              <v:textbox style="mso-next-textbox:#_x0000_s1231;mso-fit-shape-to-text:t">
                <w:txbxContent>
                  <w:p w:rsidR="00BF1190" w:rsidRPr="00EF2098" w:rsidRDefault="00BF1190" w:rsidP="00BF1190">
                    <w:pPr>
                      <w:autoSpaceDE w:val="0"/>
                      <w:autoSpaceDN w:val="0"/>
                      <w:adjustRightInd w:val="0"/>
                      <w:jc w:val="left"/>
                      <w:rPr>
                        <w:rFonts w:ascii="Consolas" w:hAnsi="Consolas" w:cs="Consolas"/>
                        <w:color w:val="000000"/>
                        <w:sz w:val="19"/>
                        <w:szCs w:val="19"/>
                        <w:highlight w:val="white"/>
                        <w:lang w:val="en-US"/>
                      </w:rPr>
                    </w:pPr>
                    <w:r w:rsidRPr="00EF2098">
                      <w:rPr>
                        <w:rFonts w:ascii="Consolas" w:hAnsi="Consolas" w:cs="Consolas"/>
                        <w:color w:val="000080"/>
                        <w:sz w:val="19"/>
                        <w:szCs w:val="19"/>
                        <w:highlight w:val="white"/>
                        <w:lang w:val="en-US"/>
                      </w:rPr>
                      <w:t>_pin</w:t>
                    </w:r>
                    <w:r w:rsidRPr="00EF2098">
                      <w:rPr>
                        <w:rFonts w:ascii="Consolas" w:hAnsi="Consolas" w:cs="Consolas"/>
                        <w:color w:val="000000"/>
                        <w:sz w:val="19"/>
                        <w:szCs w:val="19"/>
                        <w:highlight w:val="white"/>
                        <w:lang w:val="en-US"/>
                      </w:rPr>
                      <w:t xml:space="preserve"> = </w:t>
                    </w:r>
                    <w:proofErr w:type="spellStart"/>
                    <w:proofErr w:type="gramStart"/>
                    <w:r w:rsidRPr="00EF2098">
                      <w:rPr>
                        <w:rFonts w:ascii="Consolas" w:hAnsi="Consolas" w:cs="Consolas"/>
                        <w:color w:val="880000"/>
                        <w:sz w:val="19"/>
                        <w:szCs w:val="19"/>
                        <w:highlight w:val="white"/>
                        <w:lang w:val="en-US"/>
                      </w:rPr>
                      <w:t>registerPin</w:t>
                    </w:r>
                    <w:proofErr w:type="spellEnd"/>
                    <w:r w:rsidRPr="00EF2098">
                      <w:rPr>
                        <w:rFonts w:ascii="Consolas" w:hAnsi="Consolas" w:cs="Consolas"/>
                        <w:color w:val="000000"/>
                        <w:sz w:val="19"/>
                        <w:szCs w:val="19"/>
                        <w:highlight w:val="white"/>
                        <w:lang w:val="en-US"/>
                      </w:rPr>
                      <w:t>(</w:t>
                    </w:r>
                    <w:proofErr w:type="gramEnd"/>
                    <w:r w:rsidRPr="00EF2098">
                      <w:rPr>
                        <w:rFonts w:ascii="Consolas" w:hAnsi="Consolas" w:cs="Consolas"/>
                        <w:color w:val="A31515"/>
                        <w:sz w:val="19"/>
                        <w:szCs w:val="19"/>
                        <w:highlight w:val="white"/>
                        <w:lang w:val="en-US"/>
                      </w:rPr>
                      <w:t>"</w:t>
                    </w:r>
                    <w:proofErr w:type="spellStart"/>
                    <w:r w:rsidRPr="00EF2098">
                      <w:rPr>
                        <w:rFonts w:ascii="Consolas" w:hAnsi="Consolas" w:cs="Consolas"/>
                        <w:color w:val="A31515"/>
                        <w:sz w:val="19"/>
                        <w:szCs w:val="19"/>
                        <w:highlight w:val="white"/>
                        <w:lang w:val="en-US"/>
                      </w:rPr>
                      <w:t>MonpinR</w:t>
                    </w:r>
                    <w:r>
                      <w:rPr>
                        <w:rFonts w:ascii="Consolas" w:hAnsi="Consolas" w:cs="Consolas"/>
                        <w:color w:val="A31515"/>
                        <w:sz w:val="19"/>
                        <w:szCs w:val="19"/>
                        <w:highlight w:val="white"/>
                        <w:lang w:val="en-US"/>
                      </w:rPr>
                      <w:t>e</w:t>
                    </w:r>
                    <w:r w:rsidRPr="00EF2098">
                      <w:rPr>
                        <w:rFonts w:ascii="Consolas" w:hAnsi="Consolas" w:cs="Consolas"/>
                        <w:color w:val="A31515"/>
                        <w:sz w:val="19"/>
                        <w:szCs w:val="19"/>
                        <w:highlight w:val="white"/>
                        <w:lang w:val="en-US"/>
                      </w:rPr>
                      <w:t>ception</w:t>
                    </w:r>
                    <w:proofErr w:type="spellEnd"/>
                    <w:r w:rsidRPr="00EF2098">
                      <w:rPr>
                        <w:rFonts w:ascii="Consolas" w:hAnsi="Consolas" w:cs="Consolas"/>
                        <w:color w:val="A31515"/>
                        <w:sz w:val="19"/>
                        <w:szCs w:val="19"/>
                        <w:highlight w:val="white"/>
                        <w:lang w:val="en-US"/>
                      </w:rPr>
                      <w:t>"</w:t>
                    </w:r>
                    <w:r w:rsidRPr="00EF2098">
                      <w:rPr>
                        <w:rFonts w:ascii="Consolas" w:hAnsi="Consolas" w:cs="Consolas"/>
                        <w:color w:val="000000"/>
                        <w:sz w:val="19"/>
                        <w:szCs w:val="19"/>
                        <w:highlight w:val="white"/>
                        <w:lang w:val="en-US"/>
                      </w:rPr>
                      <w:t xml:space="preserve">, </w:t>
                    </w:r>
                    <w:r w:rsidRPr="00EF2098">
                      <w:rPr>
                        <w:rFonts w:ascii="Consolas" w:hAnsi="Consolas" w:cs="Consolas"/>
                        <w:color w:val="6F008A"/>
                        <w:sz w:val="19"/>
                        <w:szCs w:val="19"/>
                        <w:highlight w:val="white"/>
                        <w:lang w:val="en-US"/>
                      </w:rPr>
                      <w:t>DEMO_ITERATION_DATA_TYPE</w:t>
                    </w:r>
                    <w:r w:rsidRPr="00EF2098">
                      <w:rPr>
                        <w:rFonts w:ascii="Consolas" w:hAnsi="Consolas" w:cs="Consolas"/>
                        <w:color w:val="000000"/>
                        <w:sz w:val="19"/>
                        <w:szCs w:val="19"/>
                        <w:highlight w:val="white"/>
                        <w:lang w:val="en-US"/>
                      </w:rPr>
                      <w:t xml:space="preserve">, </w:t>
                    </w:r>
                    <w:r w:rsidRPr="00EF2098">
                      <w:rPr>
                        <w:rFonts w:ascii="Consolas" w:hAnsi="Consolas" w:cs="Consolas"/>
                        <w:color w:val="0000FF"/>
                        <w:sz w:val="19"/>
                        <w:szCs w:val="19"/>
                        <w:highlight w:val="white"/>
                        <w:lang w:val="en-US"/>
                      </w:rPr>
                      <w:t>true</w:t>
                    </w:r>
                    <w:r>
                      <w:rPr>
                        <w:rFonts w:ascii="Consolas" w:hAnsi="Consolas" w:cs="Consolas"/>
                        <w:color w:val="000000"/>
                        <w:sz w:val="19"/>
                        <w:szCs w:val="19"/>
                        <w:highlight w:val="white"/>
                        <w:lang w:val="en-US"/>
                      </w:rPr>
                      <w:t>)</w:t>
                    </w:r>
                  </w:p>
                </w:txbxContent>
              </v:textbox>
              <w10:wrap type="none"/>
              <w10:anchorlock/>
            </v:shape>
          </w:pict>
        </w:r>
      </w:ins>
    </w:p>
    <w:p w:rsidR="00BF1190" w:rsidRDefault="00BF1190" w:rsidP="00BF1190">
      <w:r>
        <w:t xml:space="preserve">Le paramètre </w:t>
      </w:r>
      <w:proofErr w:type="spellStart"/>
      <w:r>
        <w:t>is_listner</w:t>
      </w:r>
      <w:proofErr w:type="spellEnd"/>
      <w:r>
        <w:t xml:space="preserve"> à </w:t>
      </w:r>
      <w:proofErr w:type="spellStart"/>
      <w:r>
        <w:t>true</w:t>
      </w:r>
      <w:proofErr w:type="spellEnd"/>
      <w:r>
        <w:t xml:space="preserve"> ci-dessus permet d’activer </w:t>
      </w:r>
      <w:del w:id="6381" w:author="ghislain.aine" w:date="2015-11-05T09:30:00Z">
        <w:r w:rsidDel="006F6528">
          <w:delText>"</w:delText>
        </w:r>
      </w:del>
      <w:r>
        <w:t>l’</w:t>
      </w:r>
      <w:proofErr w:type="spellStart"/>
      <w:r>
        <w:t>ecoute</w:t>
      </w:r>
      <w:proofErr w:type="spellEnd"/>
      <w:r>
        <w:t>.</w:t>
      </w:r>
    </w:p>
    <w:p w:rsidR="00BF1190" w:rsidRDefault="00BF1190" w:rsidP="00BF1190">
      <w:pPr>
        <w:rPr>
          <w:ins w:id="6382" w:author="ghislain.aine" w:date="2015-11-03T14:40:00Z"/>
        </w:rPr>
      </w:pPr>
      <w:del w:id="6383" w:author="ghislain.aine" w:date="2015-11-05T09:30:00Z">
        <w:r w:rsidDel="006F6528">
          <w:delText>"</w:delText>
        </w:r>
      </w:del>
    </w:p>
    <w:p w:rsidR="00BF1190" w:rsidDel="00B550B2" w:rsidRDefault="00BF1190" w:rsidP="00BF1190">
      <w:pPr>
        <w:pStyle w:val="Paragraphedeliste"/>
        <w:numPr>
          <w:ilvl w:val="0"/>
          <w:numId w:val="32"/>
        </w:numPr>
        <w:rPr>
          <w:del w:id="6384" w:author="ghislain.aine" w:date="2015-11-03T14:41:00Z"/>
        </w:rPr>
      </w:pPr>
    </w:p>
    <w:p w:rsidR="00BF1190" w:rsidRPr="00781A32" w:rsidDel="00B550B2" w:rsidRDefault="00BF1190" w:rsidP="00BF1190">
      <w:pPr>
        <w:pStyle w:val="Code"/>
        <w:rPr>
          <w:del w:id="6385" w:author="ghislain.aine" w:date="2015-11-03T14:41:00Z"/>
          <w:lang w:val="en-US"/>
        </w:rPr>
      </w:pPr>
      <w:del w:id="6386" w:author="ghislain.aine" w:date="2015-11-03T14:41:00Z">
        <w:r w:rsidRPr="00781A32" w:rsidDel="00B550B2">
          <w:rPr>
            <w:noProof/>
            <w:lang w:val="en-US"/>
          </w:rPr>
          <w:delText>_pin = registerPin(</w:delText>
        </w:r>
        <w:r w:rsidRPr="00781A32" w:rsidDel="00B550B2">
          <w:rPr>
            <w:noProof/>
            <w:color w:val="A31515"/>
            <w:lang w:val="en-US"/>
          </w:rPr>
          <w:delText>"data"</w:delText>
        </w:r>
        <w:r w:rsidRPr="00781A32" w:rsidDel="00B550B2">
          <w:rPr>
            <w:noProof/>
            <w:lang w:val="en-US"/>
          </w:rPr>
          <w:delText xml:space="preserve">, CG_DATA, </w:delText>
        </w:r>
        <w:r w:rsidRPr="00781A32" w:rsidDel="00B550B2">
          <w:rPr>
            <w:noProof/>
            <w:color w:val="0000FF"/>
            <w:lang w:val="en-US"/>
          </w:rPr>
          <w:delText>true</w:delText>
        </w:r>
        <w:r w:rsidRPr="00781A32" w:rsidDel="00B550B2">
          <w:rPr>
            <w:noProof/>
            <w:lang w:val="en-US"/>
          </w:rPr>
          <w:delText>);</w:delText>
        </w:r>
      </w:del>
    </w:p>
    <w:p w:rsidR="00BF1190" w:rsidRPr="00142492" w:rsidRDefault="00BF1190" w:rsidP="00BF1190">
      <w:pPr>
        <w:pStyle w:val="Paragraphedeliste"/>
        <w:numPr>
          <w:ilvl w:val="0"/>
          <w:numId w:val="32"/>
        </w:numPr>
        <w:rPr>
          <w:rFonts w:ascii="Courier New" w:hAnsi="Courier New" w:cs="Courier New"/>
          <w:noProof/>
          <w:sz w:val="20"/>
          <w:szCs w:val="20"/>
        </w:rPr>
      </w:pPr>
      <w:r>
        <w:t xml:space="preserve">Ajouter la </w:t>
      </w:r>
      <w:del w:id="6387" w:author="ghislain.aine" w:date="2015-11-03T14:41:00Z">
        <w:r w:rsidDel="00B550B2">
          <w:delText xml:space="preserve">fonction </w:delText>
        </w:r>
      </w:del>
      <w:ins w:id="6388" w:author="ghislain.aine" w:date="2015-11-03T14:41:00Z">
        <w:r>
          <w:t xml:space="preserve">méthode </w:t>
        </w:r>
      </w:ins>
      <w:r>
        <w:t>de réception des datas</w:t>
      </w:r>
      <w:ins w:id="6389" w:author="ghislain.aine" w:date="2015-11-04T18:00:00Z">
        <w:r>
          <w:t xml:space="preserve"> </w:t>
        </w:r>
      </w:ins>
      <w:r>
        <w:t xml:space="preserve">: </w:t>
      </w:r>
      <w:proofErr w:type="spellStart"/>
      <w:r w:rsidRPr="00D324C2">
        <w:t>eventReceiveData</w:t>
      </w:r>
      <w:proofErr w:type="spellEnd"/>
      <w:r>
        <w:t>.</w:t>
      </w:r>
    </w:p>
    <w:p w:rsidR="00BF1190" w:rsidRDefault="00BF1190" w:rsidP="00BF1190">
      <w:pPr>
        <w:pStyle w:val="Paragraphedeliste"/>
        <w:numPr>
          <w:ilvl w:val="0"/>
          <w:numId w:val="29"/>
        </w:numPr>
        <w:rPr>
          <w:ins w:id="6390" w:author="ghislain.aine" w:date="2015-11-03T14:43:00Z"/>
        </w:rPr>
      </w:pPr>
      <w:r>
        <w:t xml:space="preserve">Dans cette </w:t>
      </w:r>
      <w:ins w:id="6391" w:author="ghislain.aine" w:date="2015-11-03T14:41:00Z">
        <w:r>
          <w:t>méthode</w:t>
        </w:r>
      </w:ins>
      <w:del w:id="6392" w:author="ghislain.aine" w:date="2015-11-03T14:41:00Z">
        <w:r w:rsidDel="00B550B2">
          <w:delText>fonction</w:delText>
        </w:r>
      </w:del>
      <w:r>
        <w:t>, si l</w:t>
      </w:r>
      <w:ins w:id="6393" w:author="Alexandre Blin" w:date="2015-08-10T16:24:00Z">
        <w:r>
          <w:t>e</w:t>
        </w:r>
      </w:ins>
      <w:del w:id="6394" w:author="Alexandre Blin" w:date="2015-08-10T16:24:00Z">
        <w:r w:rsidDel="002C100F">
          <w:delText>a</w:delText>
        </w:r>
      </w:del>
      <w:r>
        <w:t xml:space="preserve"> pin de réception est celle configurée et que la data reçue peut être </w:t>
      </w:r>
      <w:proofErr w:type="spellStart"/>
      <w:r>
        <w:t>castée</w:t>
      </w:r>
      <w:proofErr w:type="spellEnd"/>
      <w:r>
        <w:t xml:space="preserve"> en </w:t>
      </w:r>
      <w:proofErr w:type="spellStart"/>
      <w:r>
        <w:t>DemoData</w:t>
      </w:r>
      <w:proofErr w:type="spellEnd"/>
      <w:r>
        <w:t>, alors mettre à jour les données.</w:t>
      </w:r>
      <w:ins w:id="6395" w:author="ghislain.aine" w:date="2015-11-03T14:43:00Z">
        <w:r w:rsidRPr="00574150">
          <w:t xml:space="preserve"> </w:t>
        </w:r>
      </w:ins>
    </w:p>
    <w:p w:rsidR="00BF1190" w:rsidRDefault="00D276D8" w:rsidP="00BF1190">
      <w:pPr>
        <w:rPr>
          <w:ins w:id="6396" w:author="ghislain.aine" w:date="2015-11-03T14:43:00Z"/>
        </w:rPr>
      </w:pPr>
      <w:ins w:id="6397" w:author="ghislain.aine" w:date="2015-11-03T14:43:00Z">
        <w:r>
          <w:pict>
            <v:shape id="_x0000_s1230" type="#_x0000_t202" style="width:493.45pt;height:130.3pt;mso-height-percent:200;mso-position-horizontal-relative:char;mso-position-vertical-relative:line;mso-height-percent:200;mso-width-relative:margin;mso-height-relative:margin">
              <v:textbox style="mso-next-textbox:#_x0000_s1230;mso-fit-shape-to-text:t">
                <w:txbxContent>
                  <w:p w:rsidR="00BF1190" w:rsidRPr="005F1AA2" w:rsidRDefault="00D276D8" w:rsidP="00BF1190">
                    <w:pPr>
                      <w:autoSpaceDE w:val="0"/>
                      <w:autoSpaceDN w:val="0"/>
                      <w:adjustRightInd w:val="0"/>
                      <w:jc w:val="left"/>
                      <w:rPr>
                        <w:ins w:id="6398" w:author="ghislain.aine" w:date="2015-11-04T18:00:00Z"/>
                        <w:rFonts w:ascii="Consolas" w:hAnsi="Consolas" w:cs="Consolas"/>
                        <w:color w:val="000000"/>
                        <w:sz w:val="19"/>
                        <w:szCs w:val="19"/>
                        <w:highlight w:val="white"/>
                        <w:lang w:val="en-US"/>
                        <w:rPrChange w:id="6399" w:author="ghislain.aine" w:date="2015-11-04T18:00:00Z">
                          <w:rPr>
                            <w:ins w:id="6400" w:author="ghislain.aine" w:date="2015-11-04T18:00:00Z"/>
                            <w:rFonts w:ascii="Consolas" w:hAnsi="Consolas" w:cs="Consolas"/>
                            <w:color w:val="000000"/>
                            <w:sz w:val="19"/>
                            <w:szCs w:val="19"/>
                            <w:highlight w:val="white"/>
                          </w:rPr>
                        </w:rPrChange>
                      </w:rPr>
                    </w:pPr>
                    <w:proofErr w:type="gramStart"/>
                    <w:ins w:id="6401" w:author="ghislain.aine" w:date="2015-11-04T18:00:00Z">
                      <w:r w:rsidRPr="00D276D8">
                        <w:rPr>
                          <w:rFonts w:ascii="Consolas" w:hAnsi="Consolas" w:cs="Consolas"/>
                          <w:color w:val="0000FF"/>
                          <w:sz w:val="19"/>
                          <w:szCs w:val="19"/>
                          <w:highlight w:val="white"/>
                          <w:lang w:val="en-US"/>
                          <w:rPrChange w:id="6402" w:author="ghislain.aine" w:date="2015-11-04T18:00:00Z">
                            <w:rPr>
                              <w:rFonts w:ascii="Consolas" w:hAnsi="Consolas" w:cs="Consolas"/>
                              <w:color w:val="0000FF"/>
                              <w:sz w:val="19"/>
                              <w:szCs w:val="19"/>
                              <w:highlight w:val="white"/>
                            </w:rPr>
                          </w:rPrChange>
                        </w:rPr>
                        <w:t>void</w:t>
                      </w:r>
                      <w:proofErr w:type="gramEnd"/>
                      <w:r w:rsidRPr="00D276D8">
                        <w:rPr>
                          <w:rFonts w:ascii="Consolas" w:hAnsi="Consolas" w:cs="Consolas"/>
                          <w:color w:val="000000"/>
                          <w:sz w:val="19"/>
                          <w:szCs w:val="19"/>
                          <w:highlight w:val="white"/>
                          <w:lang w:val="en-US"/>
                          <w:rPrChange w:id="6403" w:author="ghislain.aine" w:date="2015-11-04T18:00: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404" w:author="ghislain.aine" w:date="2015-11-04T18:00:00Z">
                            <w:rPr>
                              <w:rFonts w:ascii="Consolas" w:hAnsi="Consolas" w:cs="Consolas"/>
                              <w:color w:val="216F85"/>
                              <w:sz w:val="19"/>
                              <w:szCs w:val="19"/>
                              <w:highlight w:val="white"/>
                            </w:rPr>
                          </w:rPrChange>
                        </w:rPr>
                        <w:t>CoreComponent</w:t>
                      </w:r>
                      <w:proofErr w:type="spellEnd"/>
                      <w:r w:rsidRPr="00D276D8">
                        <w:rPr>
                          <w:rFonts w:ascii="Consolas" w:hAnsi="Consolas" w:cs="Consolas"/>
                          <w:color w:val="000000"/>
                          <w:sz w:val="19"/>
                          <w:szCs w:val="19"/>
                          <w:highlight w:val="white"/>
                          <w:lang w:val="en-US"/>
                          <w:rPrChange w:id="6405" w:author="ghislain.aine" w:date="2015-11-04T18:00:00Z">
                            <w:rPr>
                              <w:rFonts w:ascii="Consolas" w:hAnsi="Consolas" w:cs="Consolas"/>
                              <w:color w:val="000000"/>
                              <w:sz w:val="19"/>
                              <w:szCs w:val="19"/>
                              <w:highlight w:val="white"/>
                            </w:rPr>
                          </w:rPrChange>
                        </w:rPr>
                        <w:t>::</w:t>
                      </w:r>
                      <w:proofErr w:type="spellStart"/>
                      <w:r w:rsidRPr="00D276D8">
                        <w:rPr>
                          <w:rFonts w:ascii="Consolas" w:hAnsi="Consolas" w:cs="Consolas"/>
                          <w:color w:val="880000"/>
                          <w:sz w:val="19"/>
                          <w:szCs w:val="19"/>
                          <w:highlight w:val="white"/>
                          <w:lang w:val="en-US"/>
                          <w:rPrChange w:id="6406" w:author="ghislain.aine" w:date="2015-11-04T18:00:00Z">
                            <w:rPr>
                              <w:rFonts w:ascii="Consolas" w:hAnsi="Consolas" w:cs="Consolas"/>
                              <w:color w:val="880000"/>
                              <w:sz w:val="19"/>
                              <w:szCs w:val="19"/>
                              <w:highlight w:val="white"/>
                            </w:rPr>
                          </w:rPrChange>
                        </w:rPr>
                        <w:t>eventReceiveData</w:t>
                      </w:r>
                      <w:proofErr w:type="spellEnd"/>
                      <w:r w:rsidRPr="00D276D8">
                        <w:rPr>
                          <w:rFonts w:ascii="Consolas" w:hAnsi="Consolas" w:cs="Consolas"/>
                          <w:color w:val="000000"/>
                          <w:sz w:val="19"/>
                          <w:szCs w:val="19"/>
                          <w:highlight w:val="white"/>
                          <w:lang w:val="en-US"/>
                          <w:rPrChange w:id="6407" w:author="ghislain.aine" w:date="2015-11-04T18:00: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6408" w:author="ghislain.aine" w:date="2015-11-04T18:00:00Z">
                            <w:rPr>
                              <w:rFonts w:ascii="Consolas" w:hAnsi="Consolas" w:cs="Consolas"/>
                              <w:color w:val="216F85"/>
                              <w:sz w:val="19"/>
                              <w:szCs w:val="19"/>
                              <w:highlight w:val="white"/>
                            </w:rPr>
                          </w:rPrChange>
                        </w:rPr>
                        <w:t>SwPin</w:t>
                      </w:r>
                      <w:proofErr w:type="spellEnd"/>
                      <w:r w:rsidRPr="00D276D8">
                        <w:rPr>
                          <w:rFonts w:ascii="Consolas" w:hAnsi="Consolas" w:cs="Consolas"/>
                          <w:color w:val="000000"/>
                          <w:sz w:val="19"/>
                          <w:szCs w:val="19"/>
                          <w:highlight w:val="white"/>
                          <w:lang w:val="en-US"/>
                          <w:rPrChange w:id="6409" w:author="ghislain.aine" w:date="2015-11-04T18:00:00Z">
                            <w:rPr>
                              <w:rFonts w:ascii="Consolas" w:hAnsi="Consolas" w:cs="Consolas"/>
                              <w:color w:val="000000"/>
                              <w:sz w:val="19"/>
                              <w:szCs w:val="19"/>
                              <w:highlight w:val="white"/>
                            </w:rPr>
                          </w:rPrChange>
                        </w:rPr>
                        <w:t xml:space="preserve"> * </w:t>
                      </w:r>
                      <w:proofErr w:type="spellStart"/>
                      <w:r w:rsidRPr="00D276D8">
                        <w:rPr>
                          <w:rFonts w:ascii="Consolas" w:hAnsi="Consolas" w:cs="Consolas"/>
                          <w:color w:val="000080"/>
                          <w:sz w:val="19"/>
                          <w:szCs w:val="19"/>
                          <w:highlight w:val="white"/>
                          <w:lang w:val="en-US"/>
                          <w:rPrChange w:id="6410" w:author="ghislain.aine" w:date="2015-11-04T18:00:00Z">
                            <w:rPr>
                              <w:rFonts w:ascii="Consolas" w:hAnsi="Consolas" w:cs="Consolas"/>
                              <w:color w:val="000080"/>
                              <w:sz w:val="19"/>
                              <w:szCs w:val="19"/>
                              <w:highlight w:val="white"/>
                            </w:rPr>
                          </w:rPrChange>
                        </w:rPr>
                        <w:t>src</w:t>
                      </w:r>
                      <w:proofErr w:type="spellEnd"/>
                      <w:r w:rsidRPr="00D276D8">
                        <w:rPr>
                          <w:rFonts w:ascii="Consolas" w:hAnsi="Consolas" w:cs="Consolas"/>
                          <w:color w:val="000000"/>
                          <w:sz w:val="19"/>
                          <w:szCs w:val="19"/>
                          <w:highlight w:val="white"/>
                          <w:lang w:val="en-US"/>
                          <w:rPrChange w:id="6411" w:author="ghislain.aine" w:date="2015-11-04T18:00: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412" w:author="ghislain.aine" w:date="2015-11-04T18:00:00Z">
                            <w:rPr>
                              <w:rFonts w:ascii="Consolas" w:hAnsi="Consolas" w:cs="Consolas"/>
                              <w:color w:val="216F85"/>
                              <w:sz w:val="19"/>
                              <w:szCs w:val="19"/>
                              <w:highlight w:val="white"/>
                            </w:rPr>
                          </w:rPrChange>
                        </w:rPr>
                        <w:t>SwData_Class</w:t>
                      </w:r>
                      <w:proofErr w:type="spellEnd"/>
                      <w:r w:rsidRPr="00D276D8">
                        <w:rPr>
                          <w:rFonts w:ascii="Consolas" w:hAnsi="Consolas" w:cs="Consolas"/>
                          <w:color w:val="000000"/>
                          <w:sz w:val="19"/>
                          <w:szCs w:val="19"/>
                          <w:highlight w:val="white"/>
                          <w:lang w:val="en-US"/>
                          <w:rPrChange w:id="6413" w:author="ghislain.aine" w:date="2015-11-04T18:00: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6414" w:author="ghislain.aine" w:date="2015-11-04T18:00:00Z">
                            <w:rPr>
                              <w:rFonts w:ascii="Consolas" w:hAnsi="Consolas" w:cs="Consolas"/>
                              <w:color w:val="000080"/>
                              <w:sz w:val="19"/>
                              <w:szCs w:val="19"/>
                              <w:highlight w:val="white"/>
                            </w:rPr>
                          </w:rPrChange>
                        </w:rPr>
                        <w:t>data</w:t>
                      </w:r>
                      <w:r w:rsidRPr="00D276D8">
                        <w:rPr>
                          <w:rFonts w:ascii="Consolas" w:hAnsi="Consolas" w:cs="Consolas"/>
                          <w:color w:val="000000"/>
                          <w:sz w:val="19"/>
                          <w:szCs w:val="19"/>
                          <w:highlight w:val="white"/>
                          <w:lang w:val="en-US"/>
                          <w:rPrChange w:id="6415" w:author="ghislain.aine" w:date="2015-11-04T18:00:00Z">
                            <w:rPr>
                              <w:rFonts w:ascii="Consolas" w:hAnsi="Consolas" w:cs="Consolas"/>
                              <w:color w:val="000000"/>
                              <w:sz w:val="19"/>
                              <w:szCs w:val="19"/>
                              <w:highlight w:val="white"/>
                            </w:rPr>
                          </w:rPrChange>
                        </w:rPr>
                        <w:t>)</w:t>
                      </w:r>
                    </w:ins>
                  </w:p>
                  <w:p w:rsidR="00BF1190" w:rsidRPr="005F1AA2" w:rsidRDefault="00D276D8" w:rsidP="00BF1190">
                    <w:pPr>
                      <w:autoSpaceDE w:val="0"/>
                      <w:autoSpaceDN w:val="0"/>
                      <w:adjustRightInd w:val="0"/>
                      <w:jc w:val="left"/>
                      <w:rPr>
                        <w:ins w:id="6416" w:author="ghislain.aine" w:date="2015-11-04T18:00:00Z"/>
                        <w:rFonts w:ascii="Consolas" w:hAnsi="Consolas" w:cs="Consolas"/>
                        <w:color w:val="000000"/>
                        <w:sz w:val="19"/>
                        <w:szCs w:val="19"/>
                        <w:highlight w:val="white"/>
                        <w:lang w:val="en-US"/>
                        <w:rPrChange w:id="6417" w:author="ghislain.aine" w:date="2015-11-04T18:00:00Z">
                          <w:rPr>
                            <w:ins w:id="6418" w:author="ghislain.aine" w:date="2015-11-04T18:00:00Z"/>
                            <w:rFonts w:ascii="Consolas" w:hAnsi="Consolas" w:cs="Consolas"/>
                            <w:color w:val="000000"/>
                            <w:sz w:val="19"/>
                            <w:szCs w:val="19"/>
                            <w:highlight w:val="white"/>
                          </w:rPr>
                        </w:rPrChange>
                      </w:rPr>
                    </w:pPr>
                    <w:ins w:id="6419" w:author="ghislain.aine" w:date="2015-11-04T18:00:00Z">
                      <w:r w:rsidRPr="00D276D8">
                        <w:rPr>
                          <w:rFonts w:ascii="Consolas" w:hAnsi="Consolas" w:cs="Consolas"/>
                          <w:color w:val="000000"/>
                          <w:sz w:val="19"/>
                          <w:szCs w:val="19"/>
                          <w:highlight w:val="white"/>
                          <w:lang w:val="en-US"/>
                          <w:rPrChange w:id="6420" w:author="ghislain.aine" w:date="2015-11-04T18:00:00Z">
                            <w:rPr>
                              <w:rFonts w:ascii="Consolas" w:hAnsi="Consolas" w:cs="Consolas"/>
                              <w:color w:val="000000"/>
                              <w:sz w:val="19"/>
                              <w:szCs w:val="19"/>
                              <w:highlight w:val="white"/>
                            </w:rPr>
                          </w:rPrChange>
                        </w:rPr>
                        <w:t>{</w:t>
                      </w:r>
                    </w:ins>
                  </w:p>
                  <w:p w:rsidR="00BF1190" w:rsidRPr="005F1AA2" w:rsidRDefault="00D276D8" w:rsidP="00BF1190">
                    <w:pPr>
                      <w:autoSpaceDE w:val="0"/>
                      <w:autoSpaceDN w:val="0"/>
                      <w:adjustRightInd w:val="0"/>
                      <w:jc w:val="left"/>
                      <w:rPr>
                        <w:ins w:id="6421" w:author="ghislain.aine" w:date="2015-11-04T18:00:00Z"/>
                        <w:rFonts w:ascii="Consolas" w:hAnsi="Consolas" w:cs="Consolas"/>
                        <w:color w:val="000000"/>
                        <w:sz w:val="19"/>
                        <w:szCs w:val="19"/>
                        <w:highlight w:val="white"/>
                        <w:lang w:val="en-US"/>
                        <w:rPrChange w:id="6422" w:author="ghislain.aine" w:date="2015-11-04T18:00:00Z">
                          <w:rPr>
                            <w:ins w:id="6423" w:author="ghislain.aine" w:date="2015-11-04T18:00:00Z"/>
                            <w:rFonts w:ascii="Consolas" w:hAnsi="Consolas" w:cs="Consolas"/>
                            <w:color w:val="000000"/>
                            <w:sz w:val="19"/>
                            <w:szCs w:val="19"/>
                            <w:highlight w:val="white"/>
                          </w:rPr>
                        </w:rPrChange>
                      </w:rPr>
                    </w:pPr>
                    <w:ins w:id="6424" w:author="ghislain.aine" w:date="2015-11-04T18:00:00Z">
                      <w:r w:rsidRPr="00D276D8">
                        <w:rPr>
                          <w:rFonts w:ascii="Consolas" w:hAnsi="Consolas" w:cs="Consolas"/>
                          <w:color w:val="000000"/>
                          <w:sz w:val="19"/>
                          <w:szCs w:val="19"/>
                          <w:highlight w:val="white"/>
                          <w:lang w:val="en-US"/>
                          <w:rPrChange w:id="6425" w:author="ghislain.aine" w:date="2015-11-04T18:00: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6426" w:author="ghislain.aine" w:date="2015-11-04T18:00: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6427" w:author="ghislain.aine" w:date="2015-11-04T18:00: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6428" w:author="ghislain.aine" w:date="2015-11-04T18:00:00Z">
                            <w:rPr>
                              <w:rFonts w:ascii="Consolas" w:hAnsi="Consolas" w:cs="Consolas"/>
                              <w:color w:val="000080"/>
                              <w:sz w:val="19"/>
                              <w:szCs w:val="19"/>
                              <w:highlight w:val="white"/>
                            </w:rPr>
                          </w:rPrChange>
                        </w:rPr>
                        <w:t>src</w:t>
                      </w:r>
                      <w:proofErr w:type="spellEnd"/>
                      <w:r w:rsidRPr="00D276D8">
                        <w:rPr>
                          <w:rFonts w:ascii="Consolas" w:hAnsi="Consolas" w:cs="Consolas"/>
                          <w:color w:val="000000"/>
                          <w:sz w:val="19"/>
                          <w:szCs w:val="19"/>
                          <w:highlight w:val="white"/>
                          <w:lang w:val="en-US"/>
                          <w:rPrChange w:id="6429" w:author="ghislain.aine" w:date="2015-11-04T18:00: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6430" w:author="ghislain.aine" w:date="2015-11-04T18:00:00Z">
                            <w:rPr>
                              <w:rFonts w:ascii="Consolas" w:hAnsi="Consolas" w:cs="Consolas"/>
                              <w:color w:val="000080"/>
                              <w:sz w:val="19"/>
                              <w:szCs w:val="19"/>
                              <w:highlight w:val="white"/>
                            </w:rPr>
                          </w:rPrChange>
                        </w:rPr>
                        <w:t>_pin</w:t>
                      </w:r>
                      <w:r w:rsidRPr="00D276D8">
                        <w:rPr>
                          <w:rFonts w:ascii="Consolas" w:hAnsi="Consolas" w:cs="Consolas"/>
                          <w:color w:val="000000"/>
                          <w:sz w:val="19"/>
                          <w:szCs w:val="19"/>
                          <w:highlight w:val="white"/>
                          <w:lang w:val="en-US"/>
                          <w:rPrChange w:id="6431" w:author="ghislain.aine" w:date="2015-11-04T18:00:00Z">
                            <w:rPr>
                              <w:rFonts w:ascii="Consolas" w:hAnsi="Consolas" w:cs="Consolas"/>
                              <w:color w:val="000000"/>
                              <w:sz w:val="19"/>
                              <w:szCs w:val="19"/>
                              <w:highlight w:val="white"/>
                            </w:rPr>
                          </w:rPrChange>
                        </w:rPr>
                        <w:t>)</w:t>
                      </w:r>
                    </w:ins>
                  </w:p>
                  <w:p w:rsidR="00BF1190" w:rsidRPr="005F1AA2" w:rsidRDefault="00D276D8" w:rsidP="00BF1190">
                    <w:pPr>
                      <w:autoSpaceDE w:val="0"/>
                      <w:autoSpaceDN w:val="0"/>
                      <w:adjustRightInd w:val="0"/>
                      <w:jc w:val="left"/>
                      <w:rPr>
                        <w:ins w:id="6432" w:author="ghislain.aine" w:date="2015-11-04T18:00:00Z"/>
                        <w:rFonts w:ascii="Consolas" w:hAnsi="Consolas" w:cs="Consolas"/>
                        <w:color w:val="000000"/>
                        <w:sz w:val="19"/>
                        <w:szCs w:val="19"/>
                        <w:highlight w:val="white"/>
                        <w:lang w:val="en-US"/>
                        <w:rPrChange w:id="6433" w:author="ghislain.aine" w:date="2015-11-04T18:00:00Z">
                          <w:rPr>
                            <w:ins w:id="6434" w:author="ghislain.aine" w:date="2015-11-04T18:00:00Z"/>
                            <w:rFonts w:ascii="Consolas" w:hAnsi="Consolas" w:cs="Consolas"/>
                            <w:color w:val="000000"/>
                            <w:sz w:val="19"/>
                            <w:szCs w:val="19"/>
                            <w:highlight w:val="white"/>
                          </w:rPr>
                        </w:rPrChange>
                      </w:rPr>
                    </w:pPr>
                    <w:ins w:id="6435" w:author="ghislain.aine" w:date="2015-11-04T18:00:00Z">
                      <w:r w:rsidRPr="00D276D8">
                        <w:rPr>
                          <w:rFonts w:ascii="Consolas" w:hAnsi="Consolas" w:cs="Consolas"/>
                          <w:color w:val="000000"/>
                          <w:sz w:val="19"/>
                          <w:szCs w:val="19"/>
                          <w:highlight w:val="white"/>
                          <w:lang w:val="en-US"/>
                          <w:rPrChange w:id="6436" w:author="ghislain.aine" w:date="2015-11-04T18:00:00Z">
                            <w:rPr>
                              <w:rFonts w:ascii="Consolas" w:hAnsi="Consolas" w:cs="Consolas"/>
                              <w:color w:val="000000"/>
                              <w:sz w:val="19"/>
                              <w:szCs w:val="19"/>
                              <w:highlight w:val="white"/>
                            </w:rPr>
                          </w:rPrChange>
                        </w:rPr>
                        <w:tab/>
                        <w:t>{</w:t>
                      </w:r>
                    </w:ins>
                  </w:p>
                  <w:p w:rsidR="00BF1190" w:rsidRPr="005F1AA2" w:rsidRDefault="00D276D8" w:rsidP="00BF1190">
                    <w:pPr>
                      <w:autoSpaceDE w:val="0"/>
                      <w:autoSpaceDN w:val="0"/>
                      <w:adjustRightInd w:val="0"/>
                      <w:jc w:val="left"/>
                      <w:rPr>
                        <w:ins w:id="6437" w:author="ghislain.aine" w:date="2015-11-04T18:00:00Z"/>
                        <w:rFonts w:ascii="Consolas" w:hAnsi="Consolas" w:cs="Consolas"/>
                        <w:color w:val="000000"/>
                        <w:sz w:val="19"/>
                        <w:szCs w:val="19"/>
                        <w:highlight w:val="white"/>
                        <w:lang w:val="en-US"/>
                        <w:rPrChange w:id="6438" w:author="ghislain.aine" w:date="2015-11-04T18:00:00Z">
                          <w:rPr>
                            <w:ins w:id="6439" w:author="ghislain.aine" w:date="2015-11-04T18:00:00Z"/>
                            <w:rFonts w:ascii="Consolas" w:hAnsi="Consolas" w:cs="Consolas"/>
                            <w:color w:val="000000"/>
                            <w:sz w:val="19"/>
                            <w:szCs w:val="19"/>
                            <w:highlight w:val="white"/>
                          </w:rPr>
                        </w:rPrChange>
                      </w:rPr>
                    </w:pPr>
                    <w:ins w:id="6440" w:author="ghislain.aine" w:date="2015-11-04T18:00:00Z">
                      <w:r w:rsidRPr="00D276D8">
                        <w:rPr>
                          <w:rFonts w:ascii="Consolas" w:hAnsi="Consolas" w:cs="Consolas"/>
                          <w:color w:val="000000"/>
                          <w:sz w:val="19"/>
                          <w:szCs w:val="19"/>
                          <w:highlight w:val="white"/>
                          <w:lang w:val="en-US"/>
                          <w:rPrChange w:id="6441" w:author="ghislain.aine" w:date="2015-11-04T18:00: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442" w:author="ghislain.aine" w:date="2015-11-04T18:00:00Z">
                            <w:rPr>
                              <w:rFonts w:ascii="Consolas" w:hAnsi="Consolas" w:cs="Consolas"/>
                              <w:color w:val="000000"/>
                              <w:sz w:val="19"/>
                              <w:szCs w:val="19"/>
                              <w:highlight w:val="white"/>
                            </w:rPr>
                          </w:rPrChange>
                        </w:rPr>
                        <w:tab/>
                      </w:r>
                      <w:proofErr w:type="spellStart"/>
                      <w:r w:rsidRPr="00D276D8">
                        <w:rPr>
                          <w:rFonts w:ascii="Consolas" w:hAnsi="Consolas" w:cs="Consolas"/>
                          <w:color w:val="216F85"/>
                          <w:sz w:val="19"/>
                          <w:szCs w:val="19"/>
                          <w:highlight w:val="white"/>
                          <w:lang w:val="en-US"/>
                          <w:rPrChange w:id="6443" w:author="ghislain.aine" w:date="2015-11-04T18:00:00Z">
                            <w:rPr>
                              <w:rFonts w:ascii="Consolas" w:hAnsi="Consolas" w:cs="Consolas"/>
                              <w:color w:val="216F85"/>
                              <w:sz w:val="19"/>
                              <w:szCs w:val="19"/>
                              <w:highlight w:val="white"/>
                            </w:rPr>
                          </w:rPrChange>
                        </w:rPr>
                        <w:t>IterationData</w:t>
                      </w:r>
                      <w:proofErr w:type="spellEnd"/>
                      <w:r w:rsidRPr="00D276D8">
                        <w:rPr>
                          <w:rFonts w:ascii="Consolas" w:hAnsi="Consolas" w:cs="Consolas"/>
                          <w:color w:val="000000"/>
                          <w:sz w:val="19"/>
                          <w:szCs w:val="19"/>
                          <w:highlight w:val="white"/>
                          <w:lang w:val="en-US"/>
                          <w:rPrChange w:id="6444" w:author="ghislain.aine" w:date="2015-11-04T18:00: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6445" w:author="ghislain.aine" w:date="2015-11-04T18:00:00Z">
                            <w:rPr>
                              <w:rFonts w:ascii="Consolas" w:hAnsi="Consolas" w:cs="Consolas"/>
                              <w:color w:val="000080"/>
                              <w:sz w:val="19"/>
                              <w:szCs w:val="19"/>
                              <w:highlight w:val="white"/>
                            </w:rPr>
                          </w:rPrChange>
                        </w:rPr>
                        <w:t>dt</w:t>
                      </w:r>
                      <w:proofErr w:type="spellEnd"/>
                      <w:r w:rsidRPr="00D276D8">
                        <w:rPr>
                          <w:rFonts w:ascii="Consolas" w:hAnsi="Consolas" w:cs="Consolas"/>
                          <w:color w:val="000000"/>
                          <w:sz w:val="19"/>
                          <w:szCs w:val="19"/>
                          <w:highlight w:val="white"/>
                          <w:lang w:val="en-US"/>
                          <w:rPrChange w:id="6446" w:author="ghislain.aine" w:date="2015-11-04T18:00:00Z">
                            <w:rPr>
                              <w:rFonts w:ascii="Consolas" w:hAnsi="Consolas" w:cs="Consolas"/>
                              <w:color w:val="000000"/>
                              <w:sz w:val="19"/>
                              <w:szCs w:val="19"/>
                              <w:highlight w:val="white"/>
                            </w:rPr>
                          </w:rPrChange>
                        </w:rPr>
                        <w:t xml:space="preserve"> = </w:t>
                      </w:r>
                      <w:proofErr w:type="spellStart"/>
                      <w:r w:rsidRPr="00D276D8">
                        <w:rPr>
                          <w:rFonts w:ascii="Consolas" w:hAnsi="Consolas" w:cs="Consolas"/>
                          <w:color w:val="0000FF"/>
                          <w:sz w:val="19"/>
                          <w:szCs w:val="19"/>
                          <w:highlight w:val="white"/>
                          <w:lang w:val="en-US"/>
                          <w:rPrChange w:id="6447" w:author="ghislain.aine" w:date="2015-11-04T18:00:00Z">
                            <w:rPr>
                              <w:rFonts w:ascii="Consolas" w:hAnsi="Consolas" w:cs="Consolas"/>
                              <w:color w:val="0000FF"/>
                              <w:sz w:val="19"/>
                              <w:szCs w:val="19"/>
                              <w:highlight w:val="white"/>
                            </w:rPr>
                          </w:rPrChange>
                        </w:rPr>
                        <w:t>dynamic_cast</w:t>
                      </w:r>
                      <w:proofErr w:type="spellEnd"/>
                      <w:r w:rsidRPr="00D276D8">
                        <w:rPr>
                          <w:rFonts w:ascii="Consolas" w:hAnsi="Consolas" w:cs="Consolas"/>
                          <w:color w:val="000000"/>
                          <w:sz w:val="19"/>
                          <w:szCs w:val="19"/>
                          <w:highlight w:val="white"/>
                          <w:lang w:val="en-US"/>
                          <w:rPrChange w:id="6448" w:author="ghislain.aine" w:date="2015-11-04T18:00:00Z">
                            <w:rPr>
                              <w:rFonts w:ascii="Consolas" w:hAnsi="Consolas" w:cs="Consolas"/>
                              <w:color w:val="000000"/>
                              <w:sz w:val="19"/>
                              <w:szCs w:val="19"/>
                              <w:highlight w:val="white"/>
                            </w:rPr>
                          </w:rPrChange>
                        </w:rPr>
                        <w:t>&lt;</w:t>
                      </w:r>
                      <w:proofErr w:type="spellStart"/>
                      <w:r w:rsidRPr="00D276D8">
                        <w:rPr>
                          <w:rFonts w:ascii="Consolas" w:hAnsi="Consolas" w:cs="Consolas"/>
                          <w:color w:val="216F85"/>
                          <w:sz w:val="19"/>
                          <w:szCs w:val="19"/>
                          <w:highlight w:val="white"/>
                          <w:lang w:val="en-US"/>
                          <w:rPrChange w:id="6449" w:author="ghislain.aine" w:date="2015-11-04T18:00:00Z">
                            <w:rPr>
                              <w:rFonts w:ascii="Consolas" w:hAnsi="Consolas" w:cs="Consolas"/>
                              <w:color w:val="216F85"/>
                              <w:sz w:val="19"/>
                              <w:szCs w:val="19"/>
                              <w:highlight w:val="white"/>
                            </w:rPr>
                          </w:rPrChange>
                        </w:rPr>
                        <w:t>IterationData</w:t>
                      </w:r>
                      <w:proofErr w:type="spellEnd"/>
                      <w:r w:rsidRPr="00D276D8">
                        <w:rPr>
                          <w:rFonts w:ascii="Consolas" w:hAnsi="Consolas" w:cs="Consolas"/>
                          <w:color w:val="000000"/>
                          <w:sz w:val="19"/>
                          <w:szCs w:val="19"/>
                          <w:highlight w:val="white"/>
                          <w:lang w:val="en-US"/>
                          <w:rPrChange w:id="6450" w:author="ghislain.aine" w:date="2015-11-04T18:00:00Z">
                            <w:rPr>
                              <w:rFonts w:ascii="Consolas" w:hAnsi="Consolas" w:cs="Consolas"/>
                              <w:color w:val="000000"/>
                              <w:sz w:val="19"/>
                              <w:szCs w:val="19"/>
                              <w:highlight w:val="white"/>
                            </w:rPr>
                          </w:rPrChange>
                        </w:rPr>
                        <w:t>*</w:t>
                      </w:r>
                      <w:proofErr w:type="gramStart"/>
                      <w:r w:rsidRPr="00D276D8">
                        <w:rPr>
                          <w:rFonts w:ascii="Consolas" w:hAnsi="Consolas" w:cs="Consolas"/>
                          <w:color w:val="000000"/>
                          <w:sz w:val="19"/>
                          <w:szCs w:val="19"/>
                          <w:highlight w:val="white"/>
                          <w:lang w:val="en-US"/>
                          <w:rPrChange w:id="6451" w:author="ghislain.aine" w:date="2015-11-04T18:00:00Z">
                            <w:rPr>
                              <w:rFonts w:ascii="Consolas" w:hAnsi="Consolas" w:cs="Consolas"/>
                              <w:color w:val="000000"/>
                              <w:sz w:val="19"/>
                              <w:szCs w:val="19"/>
                              <w:highlight w:val="white"/>
                            </w:rPr>
                          </w:rPrChange>
                        </w:rPr>
                        <w:t>&gt;(</w:t>
                      </w:r>
                      <w:proofErr w:type="gramEnd"/>
                      <w:r w:rsidRPr="00D276D8">
                        <w:rPr>
                          <w:rFonts w:ascii="Consolas" w:hAnsi="Consolas" w:cs="Consolas"/>
                          <w:color w:val="000080"/>
                          <w:sz w:val="19"/>
                          <w:szCs w:val="19"/>
                          <w:highlight w:val="white"/>
                          <w:lang w:val="en-US"/>
                          <w:rPrChange w:id="6452" w:author="ghislain.aine" w:date="2015-11-04T18:00:00Z">
                            <w:rPr>
                              <w:rFonts w:ascii="Consolas" w:hAnsi="Consolas" w:cs="Consolas"/>
                              <w:color w:val="000080"/>
                              <w:sz w:val="19"/>
                              <w:szCs w:val="19"/>
                              <w:highlight w:val="white"/>
                            </w:rPr>
                          </w:rPrChange>
                        </w:rPr>
                        <w:t>data</w:t>
                      </w:r>
                      <w:r w:rsidRPr="00D276D8">
                        <w:rPr>
                          <w:rFonts w:ascii="Consolas" w:hAnsi="Consolas" w:cs="Consolas"/>
                          <w:color w:val="000000"/>
                          <w:sz w:val="19"/>
                          <w:szCs w:val="19"/>
                          <w:highlight w:val="white"/>
                          <w:lang w:val="en-US"/>
                          <w:rPrChange w:id="6453" w:author="ghislain.aine" w:date="2015-11-04T18:00:00Z">
                            <w:rPr>
                              <w:rFonts w:ascii="Consolas" w:hAnsi="Consolas" w:cs="Consolas"/>
                              <w:color w:val="000000"/>
                              <w:sz w:val="19"/>
                              <w:szCs w:val="19"/>
                              <w:highlight w:val="white"/>
                            </w:rPr>
                          </w:rPrChange>
                        </w:rPr>
                        <w:t>);</w:t>
                      </w:r>
                    </w:ins>
                  </w:p>
                  <w:p w:rsidR="00BF1190" w:rsidRPr="005F1AA2" w:rsidRDefault="00D276D8" w:rsidP="00BF1190">
                    <w:pPr>
                      <w:autoSpaceDE w:val="0"/>
                      <w:autoSpaceDN w:val="0"/>
                      <w:adjustRightInd w:val="0"/>
                      <w:jc w:val="left"/>
                      <w:rPr>
                        <w:ins w:id="6454" w:author="ghislain.aine" w:date="2015-11-04T18:00:00Z"/>
                        <w:rFonts w:ascii="Consolas" w:hAnsi="Consolas" w:cs="Consolas"/>
                        <w:color w:val="000000"/>
                        <w:sz w:val="19"/>
                        <w:szCs w:val="19"/>
                        <w:highlight w:val="white"/>
                        <w:lang w:val="en-US"/>
                        <w:rPrChange w:id="6455" w:author="ghislain.aine" w:date="2015-11-04T18:00:00Z">
                          <w:rPr>
                            <w:ins w:id="6456" w:author="ghislain.aine" w:date="2015-11-04T18:00:00Z"/>
                            <w:rFonts w:ascii="Consolas" w:hAnsi="Consolas" w:cs="Consolas"/>
                            <w:color w:val="000000"/>
                            <w:sz w:val="19"/>
                            <w:szCs w:val="19"/>
                            <w:highlight w:val="white"/>
                          </w:rPr>
                        </w:rPrChange>
                      </w:rPr>
                    </w:pPr>
                    <w:ins w:id="6457" w:author="ghislain.aine" w:date="2015-11-04T18:00:00Z">
                      <w:r w:rsidRPr="00D276D8">
                        <w:rPr>
                          <w:rFonts w:ascii="Consolas" w:hAnsi="Consolas" w:cs="Consolas"/>
                          <w:color w:val="000000"/>
                          <w:sz w:val="19"/>
                          <w:szCs w:val="19"/>
                          <w:highlight w:val="white"/>
                          <w:lang w:val="en-US"/>
                          <w:rPrChange w:id="6458" w:author="ghislain.aine" w:date="2015-11-04T18:00: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459" w:author="ghislain.aine" w:date="2015-11-04T18:00: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6460" w:author="ghislain.aine" w:date="2015-11-04T18:00: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6461" w:author="ghislain.aine" w:date="2015-11-04T18:00: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6462" w:author="ghislain.aine" w:date="2015-11-04T18:00:00Z">
                            <w:rPr>
                              <w:rFonts w:ascii="Consolas" w:hAnsi="Consolas" w:cs="Consolas"/>
                              <w:color w:val="000080"/>
                              <w:sz w:val="19"/>
                              <w:szCs w:val="19"/>
                              <w:highlight w:val="white"/>
                            </w:rPr>
                          </w:rPrChange>
                        </w:rPr>
                        <w:t>dt</w:t>
                      </w:r>
                      <w:proofErr w:type="spellEnd"/>
                      <w:r w:rsidRPr="00D276D8">
                        <w:rPr>
                          <w:rFonts w:ascii="Consolas" w:hAnsi="Consolas" w:cs="Consolas"/>
                          <w:color w:val="000000"/>
                          <w:sz w:val="19"/>
                          <w:szCs w:val="19"/>
                          <w:highlight w:val="white"/>
                          <w:lang w:val="en-US"/>
                          <w:rPrChange w:id="6463" w:author="ghislain.aine" w:date="2015-11-04T18:00:00Z">
                            <w:rPr>
                              <w:rFonts w:ascii="Consolas" w:hAnsi="Consolas" w:cs="Consolas"/>
                              <w:color w:val="000000"/>
                              <w:sz w:val="19"/>
                              <w:szCs w:val="19"/>
                              <w:highlight w:val="white"/>
                            </w:rPr>
                          </w:rPrChange>
                        </w:rPr>
                        <w:t>) {</w:t>
                      </w:r>
                    </w:ins>
                  </w:p>
                  <w:p w:rsidR="00BF1190" w:rsidRPr="005F1AA2" w:rsidRDefault="00D276D8" w:rsidP="00BF1190">
                    <w:pPr>
                      <w:autoSpaceDE w:val="0"/>
                      <w:autoSpaceDN w:val="0"/>
                      <w:adjustRightInd w:val="0"/>
                      <w:jc w:val="left"/>
                      <w:rPr>
                        <w:ins w:id="6464" w:author="ghislain.aine" w:date="2015-11-04T18:00:00Z"/>
                        <w:rFonts w:ascii="Consolas" w:hAnsi="Consolas" w:cs="Consolas"/>
                        <w:color w:val="000000"/>
                        <w:sz w:val="19"/>
                        <w:szCs w:val="19"/>
                        <w:highlight w:val="white"/>
                        <w:lang w:val="en-US"/>
                        <w:rPrChange w:id="6465" w:author="ghislain.aine" w:date="2015-11-04T18:00:00Z">
                          <w:rPr>
                            <w:ins w:id="6466" w:author="ghislain.aine" w:date="2015-11-04T18:00:00Z"/>
                            <w:rFonts w:ascii="Consolas" w:hAnsi="Consolas" w:cs="Consolas"/>
                            <w:color w:val="000000"/>
                            <w:sz w:val="19"/>
                            <w:szCs w:val="19"/>
                            <w:highlight w:val="white"/>
                          </w:rPr>
                        </w:rPrChange>
                      </w:rPr>
                    </w:pPr>
                    <w:ins w:id="6467" w:author="ghislain.aine" w:date="2015-11-04T18:00:00Z">
                      <w:r w:rsidRPr="00D276D8">
                        <w:rPr>
                          <w:rFonts w:ascii="Consolas" w:hAnsi="Consolas" w:cs="Consolas"/>
                          <w:color w:val="000000"/>
                          <w:sz w:val="19"/>
                          <w:szCs w:val="19"/>
                          <w:highlight w:val="white"/>
                          <w:lang w:val="en-US"/>
                          <w:rPrChange w:id="6468" w:author="ghislain.aine" w:date="2015-11-04T18:00: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469" w:author="ghislain.aine" w:date="2015-11-04T18:00: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470" w:author="ghislain.aine" w:date="2015-11-04T18:00:00Z">
                            <w:rPr>
                              <w:rFonts w:ascii="Consolas" w:hAnsi="Consolas" w:cs="Consolas"/>
                              <w:color w:val="000000"/>
                              <w:sz w:val="19"/>
                              <w:szCs w:val="19"/>
                              <w:highlight w:val="white"/>
                            </w:rPr>
                          </w:rPrChange>
                        </w:rPr>
                        <w:tab/>
                      </w:r>
                      <w:proofErr w:type="spellStart"/>
                      <w:proofErr w:type="gramStart"/>
                      <w:r w:rsidRPr="00D276D8">
                        <w:rPr>
                          <w:rFonts w:ascii="Consolas" w:hAnsi="Consolas" w:cs="Consolas"/>
                          <w:color w:val="880000"/>
                          <w:sz w:val="19"/>
                          <w:szCs w:val="19"/>
                          <w:highlight w:val="white"/>
                          <w:lang w:val="en-US"/>
                          <w:rPrChange w:id="6471" w:author="ghislain.aine" w:date="2015-11-04T18:00:00Z">
                            <w:rPr>
                              <w:rFonts w:ascii="Consolas" w:hAnsi="Consolas" w:cs="Consolas"/>
                              <w:color w:val="880000"/>
                              <w:sz w:val="19"/>
                              <w:szCs w:val="19"/>
                              <w:highlight w:val="white"/>
                            </w:rPr>
                          </w:rPrChange>
                        </w:rPr>
                        <w:t>setStep</w:t>
                      </w:r>
                      <w:proofErr w:type="spellEnd"/>
                      <w:r w:rsidRPr="00D276D8">
                        <w:rPr>
                          <w:rFonts w:ascii="Consolas" w:hAnsi="Consolas" w:cs="Consolas"/>
                          <w:color w:val="000000"/>
                          <w:sz w:val="19"/>
                          <w:szCs w:val="19"/>
                          <w:highlight w:val="white"/>
                          <w:lang w:val="en-US"/>
                          <w:rPrChange w:id="6472" w:author="ghislain.aine" w:date="2015-11-04T18:00:00Z">
                            <w:rPr>
                              <w:rFonts w:ascii="Consolas" w:hAnsi="Consolas" w:cs="Consolas"/>
                              <w:color w:val="000000"/>
                              <w:sz w:val="19"/>
                              <w:szCs w:val="19"/>
                              <w:highlight w:val="white"/>
                            </w:rPr>
                          </w:rPrChange>
                        </w:rPr>
                        <w:t>(</w:t>
                      </w:r>
                      <w:proofErr w:type="spellStart"/>
                      <w:proofErr w:type="gramEnd"/>
                      <w:r w:rsidRPr="00D276D8">
                        <w:rPr>
                          <w:rFonts w:ascii="Consolas" w:hAnsi="Consolas" w:cs="Consolas"/>
                          <w:color w:val="000080"/>
                          <w:sz w:val="19"/>
                          <w:szCs w:val="19"/>
                          <w:highlight w:val="white"/>
                          <w:lang w:val="en-US"/>
                          <w:rPrChange w:id="6473" w:author="ghislain.aine" w:date="2015-11-04T18:00:00Z">
                            <w:rPr>
                              <w:rFonts w:ascii="Consolas" w:hAnsi="Consolas" w:cs="Consolas"/>
                              <w:color w:val="000080"/>
                              <w:sz w:val="19"/>
                              <w:szCs w:val="19"/>
                              <w:highlight w:val="white"/>
                            </w:rPr>
                          </w:rPrChange>
                        </w:rPr>
                        <w:t>dt</w:t>
                      </w:r>
                      <w:proofErr w:type="spellEnd"/>
                      <w:r w:rsidRPr="00D276D8">
                        <w:rPr>
                          <w:rFonts w:ascii="Consolas" w:hAnsi="Consolas" w:cs="Consolas"/>
                          <w:color w:val="000000"/>
                          <w:sz w:val="19"/>
                          <w:szCs w:val="19"/>
                          <w:highlight w:val="white"/>
                          <w:lang w:val="en-US"/>
                          <w:rPrChange w:id="6474" w:author="ghislain.aine" w:date="2015-11-04T18:00:00Z">
                            <w:rPr>
                              <w:rFonts w:ascii="Consolas" w:hAnsi="Consolas" w:cs="Consolas"/>
                              <w:color w:val="000000"/>
                              <w:sz w:val="19"/>
                              <w:szCs w:val="19"/>
                              <w:highlight w:val="white"/>
                            </w:rPr>
                          </w:rPrChange>
                        </w:rPr>
                        <w:t>-&gt;</w:t>
                      </w:r>
                      <w:proofErr w:type="spellStart"/>
                      <w:r w:rsidRPr="00D276D8">
                        <w:rPr>
                          <w:rFonts w:ascii="Consolas" w:hAnsi="Consolas" w:cs="Consolas"/>
                          <w:color w:val="880000"/>
                          <w:sz w:val="19"/>
                          <w:szCs w:val="19"/>
                          <w:highlight w:val="white"/>
                          <w:lang w:val="en-US"/>
                          <w:rPrChange w:id="6475" w:author="ghislain.aine" w:date="2015-11-04T18:00:00Z">
                            <w:rPr>
                              <w:rFonts w:ascii="Consolas" w:hAnsi="Consolas" w:cs="Consolas"/>
                              <w:color w:val="880000"/>
                              <w:sz w:val="19"/>
                              <w:szCs w:val="19"/>
                              <w:highlight w:val="white"/>
                            </w:rPr>
                          </w:rPrChange>
                        </w:rPr>
                        <w:t>getStep</w:t>
                      </w:r>
                      <w:proofErr w:type="spellEnd"/>
                      <w:r w:rsidRPr="00D276D8">
                        <w:rPr>
                          <w:rFonts w:ascii="Consolas" w:hAnsi="Consolas" w:cs="Consolas"/>
                          <w:color w:val="000000"/>
                          <w:sz w:val="19"/>
                          <w:szCs w:val="19"/>
                          <w:highlight w:val="white"/>
                          <w:lang w:val="en-US"/>
                          <w:rPrChange w:id="6476" w:author="ghislain.aine" w:date="2015-11-04T18:00:00Z">
                            <w:rPr>
                              <w:rFonts w:ascii="Consolas" w:hAnsi="Consolas" w:cs="Consolas"/>
                              <w:color w:val="000000"/>
                              <w:sz w:val="19"/>
                              <w:szCs w:val="19"/>
                              <w:highlight w:val="white"/>
                            </w:rPr>
                          </w:rPrChange>
                        </w:rPr>
                        <w:t>());</w:t>
                      </w:r>
                    </w:ins>
                  </w:p>
                  <w:p w:rsidR="00BF1190" w:rsidRDefault="00D276D8" w:rsidP="00BF1190">
                    <w:pPr>
                      <w:autoSpaceDE w:val="0"/>
                      <w:autoSpaceDN w:val="0"/>
                      <w:adjustRightInd w:val="0"/>
                      <w:jc w:val="left"/>
                      <w:rPr>
                        <w:ins w:id="6477" w:author="ghislain.aine" w:date="2015-11-04T18:00:00Z"/>
                        <w:rFonts w:ascii="Consolas" w:hAnsi="Consolas" w:cs="Consolas"/>
                        <w:color w:val="000000"/>
                        <w:sz w:val="19"/>
                        <w:szCs w:val="19"/>
                        <w:highlight w:val="white"/>
                      </w:rPr>
                    </w:pPr>
                    <w:ins w:id="6478" w:author="ghislain.aine" w:date="2015-11-04T18:00:00Z">
                      <w:r w:rsidRPr="00D276D8">
                        <w:rPr>
                          <w:rFonts w:ascii="Consolas" w:hAnsi="Consolas" w:cs="Consolas"/>
                          <w:color w:val="000000"/>
                          <w:sz w:val="19"/>
                          <w:szCs w:val="19"/>
                          <w:highlight w:val="white"/>
                          <w:lang w:val="en-US"/>
                          <w:rPrChange w:id="6479" w:author="ghislain.aine" w:date="2015-11-04T18:00: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480" w:author="ghislain.aine" w:date="2015-11-04T18:00: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481" w:author="ghislain.aine" w:date="2015-11-04T18:00:00Z">
                            <w:rPr>
                              <w:rFonts w:ascii="Consolas" w:hAnsi="Consolas" w:cs="Consolas"/>
                              <w:color w:val="000000"/>
                              <w:sz w:val="19"/>
                              <w:szCs w:val="19"/>
                              <w:highlight w:val="white"/>
                            </w:rPr>
                          </w:rPrChange>
                        </w:rPr>
                        <w:tab/>
                      </w:r>
                      <w:proofErr w:type="spellStart"/>
                      <w:proofErr w:type="gramStart"/>
                      <w:r w:rsidR="00BF1190">
                        <w:rPr>
                          <w:rFonts w:ascii="Consolas" w:hAnsi="Consolas" w:cs="Consolas"/>
                          <w:color w:val="880000"/>
                          <w:sz w:val="19"/>
                          <w:szCs w:val="19"/>
                          <w:highlight w:val="white"/>
                        </w:rPr>
                        <w:t>setPeriod</w:t>
                      </w:r>
                      <w:proofErr w:type="spellEnd"/>
                      <w:r w:rsidR="00BF1190">
                        <w:rPr>
                          <w:rFonts w:ascii="Consolas" w:hAnsi="Consolas" w:cs="Consolas"/>
                          <w:color w:val="000000"/>
                          <w:sz w:val="19"/>
                          <w:szCs w:val="19"/>
                          <w:highlight w:val="white"/>
                        </w:rPr>
                        <w:t>(</w:t>
                      </w:r>
                      <w:proofErr w:type="spellStart"/>
                      <w:proofErr w:type="gramEnd"/>
                      <w:r w:rsidR="00BF1190">
                        <w:rPr>
                          <w:rFonts w:ascii="Consolas" w:hAnsi="Consolas" w:cs="Consolas"/>
                          <w:color w:val="000080"/>
                          <w:sz w:val="19"/>
                          <w:szCs w:val="19"/>
                          <w:highlight w:val="white"/>
                        </w:rPr>
                        <w:t>dt</w:t>
                      </w:r>
                      <w:proofErr w:type="spellEnd"/>
                      <w:r w:rsidR="00BF1190">
                        <w:rPr>
                          <w:rFonts w:ascii="Consolas" w:hAnsi="Consolas" w:cs="Consolas"/>
                          <w:color w:val="000000"/>
                          <w:sz w:val="19"/>
                          <w:szCs w:val="19"/>
                          <w:highlight w:val="white"/>
                        </w:rPr>
                        <w:t>-&gt;</w:t>
                      </w:r>
                      <w:proofErr w:type="spellStart"/>
                      <w:r w:rsidR="00BF1190">
                        <w:rPr>
                          <w:rFonts w:ascii="Consolas" w:hAnsi="Consolas" w:cs="Consolas"/>
                          <w:color w:val="880000"/>
                          <w:sz w:val="19"/>
                          <w:szCs w:val="19"/>
                          <w:highlight w:val="white"/>
                        </w:rPr>
                        <w:t>getPeriod</w:t>
                      </w:r>
                      <w:proofErr w:type="spellEnd"/>
                      <w:r w:rsidR="00BF1190">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6482" w:author="ghislain.aine" w:date="2015-11-04T18:00:00Z"/>
                        <w:rFonts w:ascii="Consolas" w:hAnsi="Consolas" w:cs="Consolas"/>
                        <w:color w:val="000000"/>
                        <w:sz w:val="19"/>
                        <w:szCs w:val="19"/>
                        <w:highlight w:val="white"/>
                      </w:rPr>
                    </w:pPr>
                    <w:ins w:id="6483" w:author="ghislain.aine" w:date="2015-11-04T18:00:00Z">
                      <w:r>
                        <w:rPr>
                          <w:rFonts w:ascii="Consolas" w:hAnsi="Consolas" w:cs="Consolas"/>
                          <w:color w:val="000000"/>
                          <w:sz w:val="19"/>
                          <w:szCs w:val="19"/>
                          <w:highlight w:val="white"/>
                        </w:rPr>
                        <w:tab/>
                      </w:r>
                      <w:r>
                        <w:rPr>
                          <w:rFonts w:ascii="Consolas" w:hAnsi="Consolas" w:cs="Consolas"/>
                          <w:color w:val="000000"/>
                          <w:sz w:val="19"/>
                          <w:szCs w:val="19"/>
                          <w:highlight w:val="white"/>
                        </w:rPr>
                        <w:tab/>
                        <w:t>}</w:t>
                      </w:r>
                    </w:ins>
                  </w:p>
                  <w:p w:rsidR="00BF1190" w:rsidRDefault="00BF1190" w:rsidP="00BF1190">
                    <w:pPr>
                      <w:autoSpaceDE w:val="0"/>
                      <w:autoSpaceDN w:val="0"/>
                      <w:adjustRightInd w:val="0"/>
                      <w:jc w:val="left"/>
                      <w:rPr>
                        <w:ins w:id="6484" w:author="ghislain.aine" w:date="2015-11-04T18:00:00Z"/>
                        <w:rFonts w:ascii="Consolas" w:hAnsi="Consolas" w:cs="Consolas"/>
                        <w:color w:val="000000"/>
                        <w:sz w:val="19"/>
                        <w:szCs w:val="19"/>
                        <w:highlight w:val="white"/>
                      </w:rPr>
                    </w:pPr>
                    <w:ins w:id="6485" w:author="ghislain.aine" w:date="2015-11-04T18:00:00Z">
                      <w:r>
                        <w:rPr>
                          <w:rFonts w:ascii="Consolas" w:hAnsi="Consolas" w:cs="Consolas"/>
                          <w:color w:val="000000"/>
                          <w:sz w:val="19"/>
                          <w:szCs w:val="19"/>
                          <w:highlight w:val="white"/>
                        </w:rPr>
                        <w:tab/>
                        <w:t>}</w:t>
                      </w:r>
                    </w:ins>
                  </w:p>
                  <w:p w:rsidR="00BF1190" w:rsidRPr="00E71FE0" w:rsidRDefault="00BF1190" w:rsidP="00BF1190">
                    <w:pPr>
                      <w:rPr>
                        <w:lang w:val="en-US"/>
                      </w:rPr>
                    </w:pPr>
                    <w:ins w:id="6486" w:author="ghislain.aine" w:date="2015-11-04T18:00:00Z">
                      <w:r>
                        <w:rPr>
                          <w:rFonts w:ascii="Consolas" w:hAnsi="Consolas" w:cs="Consolas"/>
                          <w:color w:val="000000"/>
                          <w:sz w:val="19"/>
                          <w:szCs w:val="19"/>
                          <w:highlight w:val="white"/>
                        </w:rPr>
                        <w:t>}</w:t>
                      </w:r>
                    </w:ins>
                    <w:del w:id="6487" w:author="ghislain.aine" w:date="2015-11-03T14:43:00Z">
                      <w:r w:rsidRPr="00B550B2" w:rsidDel="00574150">
                        <w:rPr>
                          <w:rFonts w:ascii="Consolas" w:hAnsi="Consolas" w:cs="Consolas"/>
                          <w:color w:val="000080"/>
                          <w:sz w:val="19"/>
                          <w:szCs w:val="19"/>
                          <w:highlight w:val="white"/>
                          <w:lang w:val="en-US"/>
                        </w:rPr>
                        <w:delText>_pin</w:delText>
                      </w:r>
                      <w:r w:rsidRPr="00B550B2" w:rsidDel="00574150">
                        <w:rPr>
                          <w:rFonts w:ascii="Consolas" w:hAnsi="Consolas" w:cs="Consolas"/>
                          <w:color w:val="000000"/>
                          <w:sz w:val="19"/>
                          <w:szCs w:val="19"/>
                          <w:highlight w:val="white"/>
                          <w:lang w:val="en-US"/>
                        </w:rPr>
                        <w:delText xml:space="preserve"> = </w:delText>
                      </w:r>
                      <w:r w:rsidRPr="00B550B2" w:rsidDel="00574150">
                        <w:rPr>
                          <w:rFonts w:ascii="Consolas" w:hAnsi="Consolas" w:cs="Consolas"/>
                          <w:color w:val="880000"/>
                          <w:sz w:val="19"/>
                          <w:szCs w:val="19"/>
                          <w:highlight w:val="white"/>
                          <w:lang w:val="en-US"/>
                        </w:rPr>
                        <w:delText>registerPin</w:delText>
                      </w:r>
                      <w:r w:rsidRPr="00B550B2" w:rsidDel="00574150">
                        <w:rPr>
                          <w:rFonts w:ascii="Consolas" w:hAnsi="Consolas" w:cs="Consolas"/>
                          <w:color w:val="000000"/>
                          <w:sz w:val="19"/>
                          <w:szCs w:val="19"/>
                          <w:highlight w:val="white"/>
                          <w:lang w:val="en-US"/>
                        </w:rPr>
                        <w:delText>(</w:delText>
                      </w:r>
                      <w:r w:rsidRPr="00B550B2" w:rsidDel="00574150">
                        <w:rPr>
                          <w:rFonts w:ascii="Consolas" w:hAnsi="Consolas" w:cs="Consolas"/>
                          <w:color w:val="6F008A"/>
                          <w:sz w:val="19"/>
                          <w:szCs w:val="19"/>
                          <w:highlight w:val="white"/>
                          <w:lang w:val="en-US"/>
                        </w:rPr>
                        <w:delText>DEMO_DATA_TYPE</w:delText>
                      </w:r>
                      <w:r w:rsidRPr="00B550B2" w:rsidDel="00574150">
                        <w:rPr>
                          <w:rFonts w:ascii="Consolas" w:hAnsi="Consolas" w:cs="Consolas"/>
                          <w:color w:val="000000"/>
                          <w:sz w:val="19"/>
                          <w:szCs w:val="19"/>
                          <w:highlight w:val="white"/>
                          <w:lang w:val="en-US"/>
                        </w:rPr>
                        <w:delText xml:space="preserve">, </w:delText>
                      </w:r>
                      <w:r w:rsidRPr="00B550B2" w:rsidDel="00574150">
                        <w:rPr>
                          <w:rFonts w:ascii="Consolas" w:hAnsi="Consolas" w:cs="Consolas"/>
                          <w:color w:val="6F008A"/>
                          <w:sz w:val="19"/>
                          <w:szCs w:val="19"/>
                          <w:highlight w:val="white"/>
                          <w:lang w:val="en-US"/>
                        </w:rPr>
                        <w:delText>DEMO_DATA_TYPE</w:delText>
                      </w:r>
                      <w:r w:rsidRPr="00B550B2" w:rsidDel="00574150">
                        <w:rPr>
                          <w:rFonts w:ascii="Consolas" w:hAnsi="Consolas" w:cs="Consolas"/>
                          <w:color w:val="000000"/>
                          <w:sz w:val="19"/>
                          <w:szCs w:val="19"/>
                          <w:highlight w:val="white"/>
                          <w:lang w:val="en-US"/>
                        </w:rPr>
                        <w:delText xml:space="preserve">, </w:delText>
                      </w:r>
                      <w:r w:rsidRPr="00B550B2" w:rsidDel="00574150">
                        <w:rPr>
                          <w:rFonts w:ascii="Consolas" w:hAnsi="Consolas" w:cs="Consolas"/>
                          <w:color w:val="0000FF"/>
                          <w:sz w:val="19"/>
                          <w:szCs w:val="19"/>
                          <w:highlight w:val="white"/>
                          <w:lang w:val="en-US"/>
                        </w:rPr>
                        <w:delText>true</w:delText>
                      </w:r>
                      <w:r w:rsidRPr="00B550B2" w:rsidDel="00574150">
                        <w:rPr>
                          <w:rFonts w:ascii="Consolas" w:hAnsi="Consolas" w:cs="Consolas"/>
                          <w:color w:val="000000"/>
                          <w:sz w:val="19"/>
                          <w:szCs w:val="19"/>
                          <w:highlight w:val="white"/>
                          <w:lang w:val="en-US"/>
                        </w:rPr>
                        <w:delText>);</w:delText>
                      </w:r>
                    </w:del>
                  </w:p>
                </w:txbxContent>
              </v:textbox>
              <w10:wrap type="none"/>
              <w10:anchorlock/>
            </v:shape>
          </w:pict>
        </w:r>
      </w:ins>
    </w:p>
    <w:p w:rsidR="00BF1190" w:rsidRPr="00142492" w:rsidDel="00574150" w:rsidRDefault="00BF1190" w:rsidP="00BF1190">
      <w:pPr>
        <w:pStyle w:val="Paragraphedeliste"/>
        <w:rPr>
          <w:del w:id="6488" w:author="ghislain.aine" w:date="2015-11-03T14:44:00Z"/>
          <w:rFonts w:ascii="Courier New" w:hAnsi="Courier New" w:cs="Courier New"/>
          <w:noProof/>
          <w:sz w:val="20"/>
          <w:szCs w:val="20"/>
        </w:rPr>
      </w:pPr>
    </w:p>
    <w:p w:rsidR="00BF1190" w:rsidDel="00574150" w:rsidRDefault="00BF1190" w:rsidP="00BF1190">
      <w:pPr>
        <w:pStyle w:val="Code"/>
        <w:rPr>
          <w:del w:id="6489" w:author="ghislain.aine" w:date="2015-11-03T14:44:00Z"/>
          <w:noProof/>
          <w:lang w:val="en-US"/>
        </w:rPr>
      </w:pPr>
      <w:del w:id="6490" w:author="ghislain.aine" w:date="2015-11-03T14:44:00Z">
        <w:r w:rsidRPr="008879A4" w:rsidDel="00574150">
          <w:rPr>
            <w:noProof/>
            <w:color w:val="0000FF"/>
            <w:lang w:val="en-US"/>
          </w:rPr>
          <w:delText>void</w:delText>
        </w:r>
        <w:r w:rsidRPr="008879A4" w:rsidDel="00574150">
          <w:rPr>
            <w:noProof/>
            <w:lang w:val="en-US"/>
          </w:rPr>
          <w:delText xml:space="preserve"> DemoCoreComponent::eventReceiveData(SwPin * src,SwData_Class * data)</w:delText>
        </w:r>
        <w:r w:rsidDel="00574150">
          <w:rPr>
            <w:noProof/>
            <w:lang w:val="en-US"/>
          </w:rPr>
          <w:delText xml:space="preserve"> </w:delText>
        </w:r>
        <w:r w:rsidRPr="00DE6450" w:rsidDel="00574150">
          <w:rPr>
            <w:noProof/>
            <w:lang w:val="en-US"/>
          </w:rPr>
          <w:delText>{</w:delText>
        </w:r>
      </w:del>
    </w:p>
    <w:p w:rsidR="00BF1190" w:rsidDel="00574150" w:rsidRDefault="00BF1190" w:rsidP="00BF1190">
      <w:pPr>
        <w:pStyle w:val="Code"/>
        <w:rPr>
          <w:del w:id="6491" w:author="ghislain.aine" w:date="2015-11-03T14:44:00Z"/>
          <w:noProof/>
          <w:lang w:val="en-US"/>
        </w:rPr>
      </w:pPr>
      <w:del w:id="6492" w:author="ghislain.aine" w:date="2015-11-03T14:44:00Z">
        <w:r w:rsidDel="00574150">
          <w:rPr>
            <w:noProof/>
            <w:lang w:val="en-US"/>
          </w:rPr>
          <w:tab/>
        </w:r>
        <w:r w:rsidRPr="00DE6450" w:rsidDel="00574150">
          <w:rPr>
            <w:noProof/>
            <w:color w:val="0000FF"/>
            <w:lang w:val="en-US"/>
          </w:rPr>
          <w:delText>if</w:delText>
        </w:r>
        <w:r w:rsidRPr="00DE6450" w:rsidDel="00574150">
          <w:rPr>
            <w:noProof/>
            <w:lang w:val="en-US"/>
          </w:rPr>
          <w:delText xml:space="preserve"> (src == _pin) {</w:delText>
        </w:r>
      </w:del>
    </w:p>
    <w:p w:rsidR="00BF1190" w:rsidDel="00574150" w:rsidRDefault="00BF1190" w:rsidP="00BF1190">
      <w:pPr>
        <w:pStyle w:val="Code"/>
        <w:rPr>
          <w:del w:id="6493" w:author="ghislain.aine" w:date="2015-11-03T14:44:00Z"/>
          <w:noProof/>
          <w:lang w:val="en-US"/>
        </w:rPr>
      </w:pPr>
      <w:del w:id="6494" w:author="ghislain.aine" w:date="2015-11-03T14:44:00Z">
        <w:r w:rsidDel="00574150">
          <w:rPr>
            <w:noProof/>
            <w:lang w:val="en-US"/>
          </w:rPr>
          <w:tab/>
        </w:r>
        <w:r w:rsidDel="00574150">
          <w:rPr>
            <w:noProof/>
            <w:lang w:val="en-US"/>
          </w:rPr>
          <w:tab/>
        </w:r>
        <w:r w:rsidRPr="00DE6450" w:rsidDel="00574150">
          <w:rPr>
            <w:noProof/>
            <w:lang w:val="en-US"/>
          </w:rPr>
          <w:delText xml:space="preserve">DemoData * dt = </w:delText>
        </w:r>
        <w:r w:rsidRPr="00DE6450" w:rsidDel="00574150">
          <w:rPr>
            <w:noProof/>
            <w:color w:val="0000FF"/>
            <w:lang w:val="en-US"/>
          </w:rPr>
          <w:delText>dynamic_cast</w:delText>
        </w:r>
        <w:r w:rsidRPr="00DE6450" w:rsidDel="00574150">
          <w:rPr>
            <w:noProof/>
            <w:lang w:val="en-US"/>
          </w:rPr>
          <w:delText>&lt;DemoData*&gt;(data);</w:delText>
        </w:r>
      </w:del>
    </w:p>
    <w:p w:rsidR="00BF1190" w:rsidDel="00574150" w:rsidRDefault="00BF1190" w:rsidP="00BF1190">
      <w:pPr>
        <w:pStyle w:val="Code"/>
        <w:rPr>
          <w:del w:id="6495" w:author="ghislain.aine" w:date="2015-11-03T14:44:00Z"/>
          <w:noProof/>
          <w:lang w:val="en-US"/>
        </w:rPr>
      </w:pPr>
      <w:del w:id="6496" w:author="ghislain.aine" w:date="2015-11-03T14:44:00Z">
        <w:r w:rsidDel="00574150">
          <w:rPr>
            <w:noProof/>
            <w:lang w:val="en-US"/>
          </w:rPr>
          <w:tab/>
        </w:r>
        <w:r w:rsidDel="00574150">
          <w:rPr>
            <w:noProof/>
            <w:lang w:val="en-US"/>
          </w:rPr>
          <w:tab/>
        </w:r>
        <w:r w:rsidRPr="00DE6450" w:rsidDel="00574150">
          <w:rPr>
            <w:noProof/>
            <w:color w:val="0000FF"/>
            <w:lang w:val="en-US"/>
          </w:rPr>
          <w:delText>if</w:delText>
        </w:r>
        <w:r w:rsidRPr="00DE6450" w:rsidDel="00574150">
          <w:rPr>
            <w:noProof/>
            <w:lang w:val="en-US"/>
          </w:rPr>
          <w:delText xml:space="preserve"> (dt) {</w:delText>
        </w:r>
      </w:del>
    </w:p>
    <w:p w:rsidR="00BF1190" w:rsidDel="00574150" w:rsidRDefault="00BF1190" w:rsidP="00BF1190">
      <w:pPr>
        <w:pStyle w:val="Code"/>
        <w:rPr>
          <w:del w:id="6497" w:author="ghislain.aine" w:date="2015-11-03T14:44:00Z"/>
          <w:noProof/>
          <w:lang w:val="en-US"/>
        </w:rPr>
      </w:pPr>
      <w:del w:id="6498" w:author="ghislain.aine" w:date="2015-11-03T14:44:00Z">
        <w:r w:rsidDel="00574150">
          <w:rPr>
            <w:noProof/>
            <w:lang w:val="en-US"/>
          </w:rPr>
          <w:tab/>
        </w:r>
        <w:r w:rsidDel="00574150">
          <w:rPr>
            <w:noProof/>
            <w:lang w:val="en-US"/>
          </w:rPr>
          <w:tab/>
        </w:r>
        <w:r w:rsidDel="00574150">
          <w:rPr>
            <w:noProof/>
            <w:lang w:val="en-US"/>
          </w:rPr>
          <w:tab/>
        </w:r>
        <w:r w:rsidRPr="00DE6450" w:rsidDel="00574150">
          <w:rPr>
            <w:noProof/>
            <w:lang w:val="en-US"/>
          </w:rPr>
          <w:delText>set</w:delText>
        </w:r>
        <w:r w:rsidDel="00574150">
          <w:rPr>
            <w:noProof/>
            <w:lang w:val="en-US"/>
          </w:rPr>
          <w:delText>Step</w:delText>
        </w:r>
        <w:r w:rsidRPr="00DE6450" w:rsidDel="00574150">
          <w:rPr>
            <w:noProof/>
            <w:lang w:val="en-US"/>
          </w:rPr>
          <w:delText>(dt-&gt;get</w:delText>
        </w:r>
        <w:r w:rsidDel="00574150">
          <w:rPr>
            <w:noProof/>
            <w:lang w:val="en-US"/>
          </w:rPr>
          <w:delText>Step</w:delText>
        </w:r>
        <w:r w:rsidRPr="00DE6450" w:rsidDel="00574150">
          <w:rPr>
            <w:noProof/>
            <w:lang w:val="en-US"/>
          </w:rPr>
          <w:delText>());</w:delText>
        </w:r>
      </w:del>
    </w:p>
    <w:p w:rsidR="00BF1190" w:rsidDel="00574150" w:rsidRDefault="00BF1190" w:rsidP="00BF1190">
      <w:pPr>
        <w:pStyle w:val="Code"/>
        <w:rPr>
          <w:del w:id="6499" w:author="ghislain.aine" w:date="2015-11-03T14:44:00Z"/>
          <w:noProof/>
          <w:lang w:val="en-US"/>
        </w:rPr>
      </w:pPr>
      <w:del w:id="6500" w:author="ghislain.aine" w:date="2015-11-03T14:44:00Z">
        <w:r w:rsidDel="00574150">
          <w:rPr>
            <w:noProof/>
            <w:lang w:val="en-US"/>
          </w:rPr>
          <w:tab/>
        </w:r>
        <w:r w:rsidDel="00574150">
          <w:rPr>
            <w:noProof/>
            <w:lang w:val="en-US"/>
          </w:rPr>
          <w:tab/>
        </w:r>
        <w:r w:rsidDel="00574150">
          <w:rPr>
            <w:noProof/>
            <w:lang w:val="en-US"/>
          </w:rPr>
          <w:tab/>
        </w:r>
        <w:r w:rsidRPr="008879A4" w:rsidDel="00574150">
          <w:rPr>
            <w:noProof/>
            <w:lang w:val="en-US"/>
          </w:rPr>
          <w:delText>setPeriode(dt-&gt;getPeriode());</w:delText>
        </w:r>
      </w:del>
    </w:p>
    <w:p w:rsidR="00BF1190" w:rsidDel="00574150" w:rsidRDefault="00BF1190" w:rsidP="00BF1190">
      <w:pPr>
        <w:pStyle w:val="Code"/>
        <w:rPr>
          <w:del w:id="6501" w:author="ghislain.aine" w:date="2015-11-03T14:44:00Z"/>
          <w:noProof/>
        </w:rPr>
      </w:pPr>
      <w:del w:id="6502" w:author="ghislain.aine" w:date="2015-11-03T14:44:00Z">
        <w:r w:rsidDel="00574150">
          <w:rPr>
            <w:noProof/>
            <w:lang w:val="en-US"/>
          </w:rPr>
          <w:tab/>
        </w:r>
        <w:r w:rsidDel="00574150">
          <w:rPr>
            <w:noProof/>
            <w:lang w:val="en-US"/>
          </w:rPr>
          <w:tab/>
        </w:r>
        <w:r w:rsidDel="00574150">
          <w:rPr>
            <w:noProof/>
          </w:rPr>
          <w:delText>}</w:delText>
        </w:r>
      </w:del>
    </w:p>
    <w:p w:rsidR="00BF1190" w:rsidDel="00574150" w:rsidRDefault="00BF1190" w:rsidP="00BF1190">
      <w:pPr>
        <w:pStyle w:val="Code"/>
        <w:rPr>
          <w:del w:id="6503" w:author="ghislain.aine" w:date="2015-11-03T14:44:00Z"/>
          <w:noProof/>
        </w:rPr>
      </w:pPr>
      <w:del w:id="6504" w:author="ghislain.aine" w:date="2015-11-03T14:44:00Z">
        <w:r w:rsidDel="00574150">
          <w:rPr>
            <w:noProof/>
          </w:rPr>
          <w:tab/>
          <w:delText>}</w:delText>
        </w:r>
      </w:del>
    </w:p>
    <w:p w:rsidR="00BF1190" w:rsidRPr="00DE6450" w:rsidDel="00574150" w:rsidRDefault="00BF1190" w:rsidP="00BF1190">
      <w:pPr>
        <w:pStyle w:val="Code"/>
        <w:rPr>
          <w:del w:id="6505" w:author="ghislain.aine" w:date="2015-11-03T14:44:00Z"/>
        </w:rPr>
      </w:pPr>
      <w:del w:id="6506" w:author="ghislain.aine" w:date="2015-11-03T14:44:00Z">
        <w:r w:rsidDel="00574150">
          <w:rPr>
            <w:noProof/>
          </w:rPr>
          <w:delText>}</w:delText>
        </w:r>
      </w:del>
    </w:p>
    <w:p w:rsidR="00BF1190" w:rsidRDefault="00BF1190" w:rsidP="00BF1190">
      <w:pPr>
        <w:pStyle w:val="Paragraphedeliste"/>
        <w:numPr>
          <w:ilvl w:val="0"/>
          <w:numId w:val="33"/>
        </w:numPr>
      </w:pPr>
      <w:ins w:id="6507" w:author="ghislain.aine" w:date="2015-11-03T14:42:00Z">
        <w:r>
          <w:t>Note</w:t>
        </w:r>
      </w:ins>
      <w:ins w:id="6508" w:author="ghislain.aine" w:date="2015-11-03T14:43:00Z">
        <w:r>
          <w:t xml:space="preserve"> </w:t>
        </w:r>
      </w:ins>
      <w:ins w:id="6509" w:author="ghislain.aine" w:date="2015-11-03T14:42:00Z">
        <w:r>
          <w:t>: pe</w:t>
        </w:r>
      </w:ins>
      <w:ins w:id="6510" w:author="ghislain.aine" w:date="2015-11-03T14:43:00Z">
        <w:r>
          <w:t>nse</w:t>
        </w:r>
      </w:ins>
      <w:ins w:id="6511" w:author="ghislain.aine" w:date="2015-11-03T14:42:00Z">
        <w:r>
          <w:t>r à ré-ex</w:t>
        </w:r>
      </w:ins>
      <w:ins w:id="6512" w:author="ghislain.aine" w:date="2015-11-03T14:43:00Z">
        <w:r>
          <w:t>é</w:t>
        </w:r>
      </w:ins>
      <w:ins w:id="6513" w:author="ghislain.aine" w:date="2015-11-03T14:42:00Z">
        <w:r>
          <w:t xml:space="preserve">cuter le fichier </w:t>
        </w:r>
      </w:ins>
      <w:ins w:id="6514" w:author="ghislain.aine" w:date="2015-11-04T18:01:00Z">
        <w:r>
          <w:t>_</w:t>
        </w:r>
      </w:ins>
      <w:ins w:id="6515" w:author="ghislain.aine" w:date="2015-11-03T14:42:00Z">
        <w:r>
          <w:t>project.dgx</w:t>
        </w:r>
      </w:ins>
      <w:del w:id="6516" w:author="ghislain.aine" w:date="2015-11-03T14:43:00Z">
        <w:r w:rsidDel="00574150">
          <w:delText>Mettre à jour le fichier "plugin_files.pri"</w:delText>
        </w:r>
      </w:del>
    </w:p>
    <w:p w:rsidR="00BF1190" w:rsidRDefault="00BF1190" w:rsidP="00BF1190">
      <w:pPr>
        <w:pStyle w:val="Paragraphedeliste"/>
        <w:numPr>
          <w:ilvl w:val="0"/>
          <w:numId w:val="33"/>
        </w:numPr>
      </w:pPr>
      <w:r>
        <w:t>Ajoutez</w:t>
      </w:r>
      <w:r w:rsidRPr="00DE6450">
        <w:t xml:space="preserve"> le composant</w:t>
      </w:r>
      <w:ins w:id="6517" w:author="ghislain.aine" w:date="2015-11-03T14:44:00Z">
        <w:r>
          <w:t xml:space="preserve"> </w:t>
        </w:r>
        <w:proofErr w:type="spellStart"/>
        <w:r>
          <w:t>PinComponent</w:t>
        </w:r>
      </w:ins>
      <w:proofErr w:type="spellEnd"/>
      <w:r w:rsidRPr="00DE6450">
        <w:t xml:space="preserve"> dans la </w:t>
      </w:r>
      <w:proofErr w:type="spellStart"/>
      <w:r w:rsidRPr="00DE6450">
        <w:t>factory</w:t>
      </w:r>
      <w:proofErr w:type="spellEnd"/>
    </w:p>
    <w:p w:rsidR="00BF1190" w:rsidRDefault="00BF1190" w:rsidP="00BF1190">
      <w:pPr>
        <w:pStyle w:val="Paragraphedeliste"/>
        <w:numPr>
          <w:ilvl w:val="0"/>
          <w:numId w:val="33"/>
        </w:numPr>
      </w:pPr>
      <w:r>
        <w:t>Ajouter l'utilisation d</w:t>
      </w:r>
      <w:del w:id="6518" w:author="Alexandre Blin" w:date="2015-08-10T16:39:00Z">
        <w:r w:rsidDel="00845B80">
          <w:delText>e la</w:delText>
        </w:r>
      </w:del>
      <w:ins w:id="6519" w:author="Alexandre Blin" w:date="2015-08-10T16:39:00Z">
        <w:r>
          <w:t>u</w:t>
        </w:r>
      </w:ins>
      <w:r>
        <w:t xml:space="preserve"> pin dans la </w:t>
      </w:r>
      <w:proofErr w:type="spellStart"/>
      <w:r>
        <w:t>factory</w:t>
      </w:r>
      <w:proofErr w:type="spellEnd"/>
    </w:p>
    <w:p w:rsidR="00BF1190" w:rsidRDefault="00BF1190" w:rsidP="00BF1190">
      <w:pPr>
        <w:pStyle w:val="Paragraphedeliste"/>
        <w:numPr>
          <w:ilvl w:val="1"/>
          <w:numId w:val="33"/>
        </w:numPr>
        <w:rPr>
          <w:ins w:id="6520" w:author="ghislain.aine" w:date="2015-11-03T14:47:00Z"/>
          <w:rFonts w:ascii="Courier New" w:hAnsi="Courier New" w:cs="Courier New"/>
          <w:noProof/>
          <w:sz w:val="20"/>
          <w:szCs w:val="20"/>
        </w:rPr>
      </w:pPr>
      <w:r>
        <w:t xml:space="preserve">Enregistrer la </w:t>
      </w:r>
      <w:del w:id="6521" w:author="ghislain.aine" w:date="2015-11-03T14:44:00Z">
        <w:r w:rsidDel="008200BD">
          <w:delText xml:space="preserve">pin </w:delText>
        </w:r>
      </w:del>
      <w:ins w:id="6522" w:author="ghislain.aine" w:date="2015-11-03T14:44:00Z">
        <w:r>
          <w:t xml:space="preserve">classe de données </w:t>
        </w:r>
      </w:ins>
      <w:r>
        <w:t xml:space="preserve">dans l'initialisation avec la fonction </w:t>
      </w:r>
      <w:del w:id="6523" w:author="ghislain.aine" w:date="2015-11-05T09:30:00Z">
        <w:r w:rsidDel="006F6528">
          <w:delText>"</w:delText>
        </w:r>
      </w:del>
      <w:proofErr w:type="spellStart"/>
      <w:r>
        <w:t>RegisterData</w:t>
      </w:r>
      <w:proofErr w:type="spellEnd"/>
      <w:del w:id="6524" w:author="ghislain.aine" w:date="2015-11-05T09:30:00Z">
        <w:r w:rsidDel="006F6528">
          <w:delText>"</w:delText>
        </w:r>
      </w:del>
    </w:p>
    <w:p w:rsidR="00000000" w:rsidRDefault="00D276D8">
      <w:pPr>
        <w:pStyle w:val="Paragraphedeliste"/>
        <w:ind w:left="0"/>
        <w:rPr>
          <w:ins w:id="6525" w:author="ghislain.aine" w:date="2015-11-03T14:47:00Z"/>
        </w:rPr>
        <w:pPrChange w:id="6526" w:author="ghislain.aine" w:date="2015-11-03T14:47:00Z">
          <w:pPr>
            <w:pStyle w:val="Paragraphedeliste"/>
            <w:numPr>
              <w:numId w:val="33"/>
            </w:numPr>
            <w:ind w:hanging="360"/>
          </w:pPr>
        </w:pPrChange>
      </w:pPr>
      <w:ins w:id="6527" w:author="ghislain.aine" w:date="2015-11-03T14:47:00Z">
        <w:r w:rsidR="00C156AC">
          <w:pict>
            <v:shape id="_x0000_s1229" type="#_x0000_t202" style="width:493.45pt;height:19.05pt;mso-height-percent:200;mso-position-horizontal-relative:char;mso-position-vertical-relative:line;mso-height-percent:200;mso-width-relative:margin;mso-height-relative:margin">
              <v:textbox style="mso-next-textbox:#_x0000_s1229;mso-fit-shape-to-text:t">
                <w:txbxContent>
                  <w:p w:rsidR="00BF1190" w:rsidRPr="00574150" w:rsidDel="008200BD" w:rsidRDefault="00D276D8" w:rsidP="00BF1190">
                    <w:pPr>
                      <w:autoSpaceDE w:val="0"/>
                      <w:autoSpaceDN w:val="0"/>
                      <w:adjustRightInd w:val="0"/>
                      <w:jc w:val="left"/>
                      <w:rPr>
                        <w:del w:id="6528" w:author="ghislain.aine" w:date="2015-11-03T14:48:00Z"/>
                        <w:rFonts w:ascii="Consolas" w:hAnsi="Consolas" w:cs="Consolas"/>
                        <w:color w:val="000000"/>
                        <w:sz w:val="19"/>
                        <w:szCs w:val="19"/>
                        <w:highlight w:val="white"/>
                        <w:lang w:val="en-US"/>
                      </w:rPr>
                    </w:pPr>
                    <w:proofErr w:type="spellStart"/>
                    <w:proofErr w:type="gramStart"/>
                    <w:ins w:id="6529" w:author="ghislain.aine" w:date="2015-11-04T18:01:00Z">
                      <w:r w:rsidRPr="00D276D8">
                        <w:rPr>
                          <w:rFonts w:ascii="Consolas" w:hAnsi="Consolas" w:cs="Consolas"/>
                          <w:color w:val="880000"/>
                          <w:sz w:val="19"/>
                          <w:szCs w:val="19"/>
                          <w:highlight w:val="white"/>
                          <w:lang w:val="en-US"/>
                          <w:rPrChange w:id="6530" w:author="ghislain.aine" w:date="2015-11-04T18:01:00Z">
                            <w:rPr>
                              <w:rFonts w:ascii="Consolas" w:hAnsi="Consolas" w:cs="Consolas"/>
                              <w:color w:val="880000"/>
                              <w:sz w:val="19"/>
                              <w:szCs w:val="19"/>
                              <w:highlight w:val="white"/>
                            </w:rPr>
                          </w:rPrChange>
                        </w:rPr>
                        <w:t>RegisterData</w:t>
                      </w:r>
                      <w:proofErr w:type="spellEnd"/>
                      <w:r w:rsidRPr="00D276D8">
                        <w:rPr>
                          <w:rFonts w:ascii="Consolas" w:hAnsi="Consolas" w:cs="Consolas"/>
                          <w:color w:val="000000"/>
                          <w:sz w:val="19"/>
                          <w:szCs w:val="19"/>
                          <w:highlight w:val="white"/>
                          <w:lang w:val="en-US"/>
                          <w:rPrChange w:id="6531" w:author="ghislain.aine" w:date="2015-11-04T18:01:00Z">
                            <w:rPr>
                              <w:rFonts w:ascii="Consolas" w:hAnsi="Consolas" w:cs="Consolas"/>
                              <w:color w:val="000000"/>
                              <w:sz w:val="19"/>
                              <w:szCs w:val="19"/>
                              <w:highlight w:val="white"/>
                            </w:rPr>
                          </w:rPrChange>
                        </w:rPr>
                        <w:t>(</w:t>
                      </w:r>
                      <w:proofErr w:type="gramEnd"/>
                      <w:r w:rsidRPr="00D276D8">
                        <w:rPr>
                          <w:rFonts w:ascii="Consolas" w:hAnsi="Consolas" w:cs="Consolas"/>
                          <w:color w:val="000080"/>
                          <w:sz w:val="19"/>
                          <w:szCs w:val="19"/>
                          <w:highlight w:val="white"/>
                          <w:lang w:val="en-US"/>
                          <w:rPrChange w:id="6532" w:author="ghislain.aine" w:date="2015-11-04T18:01:00Z">
                            <w:rPr>
                              <w:rFonts w:ascii="Consolas" w:hAnsi="Consolas" w:cs="Consolas"/>
                              <w:color w:val="000080"/>
                              <w:sz w:val="19"/>
                              <w:szCs w:val="19"/>
                              <w:highlight w:val="white"/>
                            </w:rPr>
                          </w:rPrChange>
                        </w:rPr>
                        <w:t>DEMO_ITERATION_DATA_CLASS_ID</w:t>
                      </w:r>
                      <w:r w:rsidRPr="00D276D8">
                        <w:rPr>
                          <w:rFonts w:ascii="Consolas" w:hAnsi="Consolas" w:cs="Consolas"/>
                          <w:color w:val="000000"/>
                          <w:sz w:val="19"/>
                          <w:szCs w:val="19"/>
                          <w:highlight w:val="white"/>
                          <w:lang w:val="en-US"/>
                          <w:rPrChange w:id="6533" w:author="ghislain.aine" w:date="2015-11-04T18:01:00Z">
                            <w:rPr>
                              <w:rFonts w:ascii="Consolas" w:hAnsi="Consolas" w:cs="Consolas"/>
                              <w:color w:val="000000"/>
                              <w:sz w:val="19"/>
                              <w:szCs w:val="19"/>
                              <w:highlight w:val="white"/>
                            </w:rPr>
                          </w:rPrChange>
                        </w:rPr>
                        <w:t xml:space="preserve">, </w:t>
                      </w:r>
                      <w:r w:rsidRPr="00D276D8">
                        <w:rPr>
                          <w:rFonts w:ascii="Consolas" w:hAnsi="Consolas" w:cs="Consolas"/>
                          <w:color w:val="6F008A"/>
                          <w:sz w:val="19"/>
                          <w:szCs w:val="19"/>
                          <w:highlight w:val="white"/>
                          <w:lang w:val="en-US"/>
                          <w:rPrChange w:id="6534" w:author="ghislain.aine" w:date="2015-11-04T18:01:00Z">
                            <w:rPr>
                              <w:rFonts w:ascii="Consolas" w:hAnsi="Consolas" w:cs="Consolas"/>
                              <w:color w:val="6F008A"/>
                              <w:sz w:val="19"/>
                              <w:szCs w:val="19"/>
                              <w:highlight w:val="white"/>
                            </w:rPr>
                          </w:rPrChange>
                        </w:rPr>
                        <w:t>DEMO_ITERATION_DATA_TYPE</w:t>
                      </w:r>
                      <w:r w:rsidRPr="00D276D8">
                        <w:rPr>
                          <w:rFonts w:ascii="Consolas" w:hAnsi="Consolas" w:cs="Consolas"/>
                          <w:color w:val="000000"/>
                          <w:sz w:val="19"/>
                          <w:szCs w:val="19"/>
                          <w:highlight w:val="white"/>
                          <w:lang w:val="en-US"/>
                          <w:rPrChange w:id="6535" w:author="ghislain.aine" w:date="2015-11-04T18:01:00Z">
                            <w:rPr>
                              <w:rFonts w:ascii="Consolas" w:hAnsi="Consolas" w:cs="Consolas"/>
                              <w:color w:val="000000"/>
                              <w:sz w:val="19"/>
                              <w:szCs w:val="19"/>
                              <w:highlight w:val="white"/>
                            </w:rPr>
                          </w:rPrChange>
                        </w:rPr>
                        <w:t>);</w:t>
                      </w:r>
                    </w:ins>
                    <w:del w:id="6536" w:author="ghislain.aine" w:date="2015-11-03T14:48:00Z">
                      <w:r w:rsidR="00BF1190" w:rsidRPr="00574150" w:rsidDel="008200BD">
                        <w:rPr>
                          <w:rFonts w:ascii="Consolas" w:hAnsi="Consolas" w:cs="Consolas"/>
                          <w:color w:val="0000FF"/>
                          <w:sz w:val="19"/>
                          <w:szCs w:val="19"/>
                          <w:highlight w:val="white"/>
                          <w:lang w:val="en-US"/>
                        </w:rPr>
                        <w:delText>void</w:delText>
                      </w:r>
                      <w:r w:rsidR="00BF1190" w:rsidRPr="00574150" w:rsidDel="008200BD">
                        <w:rPr>
                          <w:rFonts w:ascii="Consolas" w:hAnsi="Consolas" w:cs="Consolas"/>
                          <w:color w:val="000000"/>
                          <w:sz w:val="19"/>
                          <w:szCs w:val="19"/>
                          <w:highlight w:val="white"/>
                          <w:lang w:val="en-US"/>
                        </w:rPr>
                        <w:delText xml:space="preserve"> </w:delText>
                      </w:r>
                      <w:r w:rsidR="00BF1190" w:rsidRPr="00574150" w:rsidDel="008200BD">
                        <w:rPr>
                          <w:rFonts w:ascii="Consolas" w:hAnsi="Consolas" w:cs="Consolas"/>
                          <w:color w:val="216F85"/>
                          <w:sz w:val="19"/>
                          <w:szCs w:val="19"/>
                          <w:highlight w:val="white"/>
                          <w:lang w:val="en-US"/>
                        </w:rPr>
                        <w:delText>DemoCoreComponent</w:delText>
                      </w:r>
                      <w:r w:rsidR="00BF1190" w:rsidRPr="00574150" w:rsidDel="008200BD">
                        <w:rPr>
                          <w:rFonts w:ascii="Consolas" w:hAnsi="Consolas" w:cs="Consolas"/>
                          <w:color w:val="000000"/>
                          <w:sz w:val="19"/>
                          <w:szCs w:val="19"/>
                          <w:highlight w:val="white"/>
                          <w:lang w:val="en-US"/>
                        </w:rPr>
                        <w:delText>::</w:delText>
                      </w:r>
                      <w:r w:rsidR="00BF1190" w:rsidRPr="00574150" w:rsidDel="008200BD">
                        <w:rPr>
                          <w:rFonts w:ascii="Consolas" w:hAnsi="Consolas" w:cs="Consolas"/>
                          <w:color w:val="880000"/>
                          <w:sz w:val="19"/>
                          <w:szCs w:val="19"/>
                          <w:highlight w:val="white"/>
                          <w:lang w:val="en-US"/>
                        </w:rPr>
                        <w:delText>eventReceiveData</w:delText>
                      </w:r>
                      <w:r w:rsidR="00BF1190" w:rsidRPr="00574150" w:rsidDel="008200BD">
                        <w:rPr>
                          <w:rFonts w:ascii="Consolas" w:hAnsi="Consolas" w:cs="Consolas"/>
                          <w:color w:val="000000"/>
                          <w:sz w:val="19"/>
                          <w:szCs w:val="19"/>
                          <w:highlight w:val="white"/>
                          <w:lang w:val="en-US"/>
                        </w:rPr>
                        <w:delText>(</w:delText>
                      </w:r>
                      <w:r w:rsidR="00BF1190" w:rsidRPr="00574150" w:rsidDel="008200BD">
                        <w:rPr>
                          <w:rFonts w:ascii="Consolas" w:hAnsi="Consolas" w:cs="Consolas"/>
                          <w:color w:val="216F85"/>
                          <w:sz w:val="19"/>
                          <w:szCs w:val="19"/>
                          <w:highlight w:val="white"/>
                          <w:lang w:val="en-US"/>
                        </w:rPr>
                        <w:delText>SwPin</w:delText>
                      </w:r>
                      <w:r w:rsidR="00BF1190" w:rsidRPr="00574150" w:rsidDel="008200BD">
                        <w:rPr>
                          <w:rFonts w:ascii="Consolas" w:hAnsi="Consolas" w:cs="Consolas"/>
                          <w:color w:val="000000"/>
                          <w:sz w:val="19"/>
                          <w:szCs w:val="19"/>
                          <w:highlight w:val="white"/>
                          <w:lang w:val="en-US"/>
                        </w:rPr>
                        <w:delText xml:space="preserve"> * </w:delText>
                      </w:r>
                      <w:r w:rsidR="00BF1190" w:rsidRPr="00574150" w:rsidDel="008200BD">
                        <w:rPr>
                          <w:rFonts w:ascii="Consolas" w:hAnsi="Consolas" w:cs="Consolas"/>
                          <w:color w:val="000080"/>
                          <w:sz w:val="19"/>
                          <w:szCs w:val="19"/>
                          <w:highlight w:val="white"/>
                          <w:lang w:val="en-US"/>
                        </w:rPr>
                        <w:delText>src</w:delText>
                      </w:r>
                      <w:r w:rsidR="00BF1190" w:rsidRPr="00574150" w:rsidDel="008200BD">
                        <w:rPr>
                          <w:rFonts w:ascii="Consolas" w:hAnsi="Consolas" w:cs="Consolas"/>
                          <w:color w:val="000000"/>
                          <w:sz w:val="19"/>
                          <w:szCs w:val="19"/>
                          <w:highlight w:val="white"/>
                          <w:lang w:val="en-US"/>
                        </w:rPr>
                        <w:delText xml:space="preserve">, </w:delText>
                      </w:r>
                      <w:r w:rsidR="00BF1190" w:rsidRPr="00574150" w:rsidDel="008200BD">
                        <w:rPr>
                          <w:rFonts w:ascii="Consolas" w:hAnsi="Consolas" w:cs="Consolas"/>
                          <w:color w:val="216F85"/>
                          <w:sz w:val="19"/>
                          <w:szCs w:val="19"/>
                          <w:highlight w:val="white"/>
                          <w:lang w:val="en-US"/>
                        </w:rPr>
                        <w:delText>SwData_Class</w:delText>
                      </w:r>
                      <w:r w:rsidR="00BF1190" w:rsidRPr="00574150" w:rsidDel="008200BD">
                        <w:rPr>
                          <w:rFonts w:ascii="Consolas" w:hAnsi="Consolas" w:cs="Consolas"/>
                          <w:color w:val="000000"/>
                          <w:sz w:val="19"/>
                          <w:szCs w:val="19"/>
                          <w:highlight w:val="white"/>
                          <w:lang w:val="en-US"/>
                        </w:rPr>
                        <w:delText xml:space="preserve"> * </w:delText>
                      </w:r>
                      <w:r w:rsidR="00BF1190" w:rsidRPr="00574150" w:rsidDel="008200BD">
                        <w:rPr>
                          <w:rFonts w:ascii="Consolas" w:hAnsi="Consolas" w:cs="Consolas"/>
                          <w:color w:val="000080"/>
                          <w:sz w:val="19"/>
                          <w:szCs w:val="19"/>
                          <w:highlight w:val="white"/>
                          <w:lang w:val="en-US"/>
                        </w:rPr>
                        <w:delText>data</w:delText>
                      </w:r>
                      <w:r w:rsidR="00BF1190" w:rsidRPr="00574150" w:rsidDel="008200BD">
                        <w:rPr>
                          <w:rFonts w:ascii="Consolas" w:hAnsi="Consolas" w:cs="Consolas"/>
                          <w:color w:val="000000"/>
                          <w:sz w:val="19"/>
                          <w:szCs w:val="19"/>
                          <w:highlight w:val="white"/>
                          <w:lang w:val="en-US"/>
                        </w:rPr>
                        <w:delText>)</w:delText>
                      </w:r>
                    </w:del>
                  </w:p>
                  <w:p w:rsidR="00BF1190" w:rsidRPr="00574150" w:rsidDel="008200BD" w:rsidRDefault="00BF1190" w:rsidP="00BF1190">
                    <w:pPr>
                      <w:autoSpaceDE w:val="0"/>
                      <w:autoSpaceDN w:val="0"/>
                      <w:adjustRightInd w:val="0"/>
                      <w:jc w:val="left"/>
                      <w:rPr>
                        <w:del w:id="6537" w:author="ghislain.aine" w:date="2015-11-03T14:48:00Z"/>
                        <w:rFonts w:ascii="Consolas" w:hAnsi="Consolas" w:cs="Consolas"/>
                        <w:color w:val="000000"/>
                        <w:sz w:val="19"/>
                        <w:szCs w:val="19"/>
                        <w:highlight w:val="white"/>
                        <w:lang w:val="en-US"/>
                      </w:rPr>
                    </w:pPr>
                    <w:del w:id="6538" w:author="ghislain.aine" w:date="2015-11-03T14:48:00Z">
                      <w:r w:rsidRPr="00574150" w:rsidDel="008200BD">
                        <w:rPr>
                          <w:rFonts w:ascii="Consolas" w:hAnsi="Consolas" w:cs="Consolas"/>
                          <w:color w:val="000000"/>
                          <w:sz w:val="19"/>
                          <w:szCs w:val="19"/>
                          <w:highlight w:val="white"/>
                          <w:lang w:val="en-US"/>
                        </w:rPr>
                        <w:delText>{</w:delText>
                      </w:r>
                    </w:del>
                  </w:p>
                  <w:p w:rsidR="00BF1190" w:rsidRPr="00574150" w:rsidDel="008200BD" w:rsidRDefault="00BF1190" w:rsidP="00BF1190">
                    <w:pPr>
                      <w:autoSpaceDE w:val="0"/>
                      <w:autoSpaceDN w:val="0"/>
                      <w:adjustRightInd w:val="0"/>
                      <w:jc w:val="left"/>
                      <w:rPr>
                        <w:del w:id="6539" w:author="ghislain.aine" w:date="2015-11-03T14:48:00Z"/>
                        <w:rFonts w:ascii="Consolas" w:hAnsi="Consolas" w:cs="Consolas"/>
                        <w:color w:val="000000"/>
                        <w:sz w:val="19"/>
                        <w:szCs w:val="19"/>
                        <w:highlight w:val="white"/>
                        <w:lang w:val="en-US"/>
                      </w:rPr>
                    </w:pPr>
                    <w:del w:id="6540" w:author="ghislain.aine" w:date="2015-11-03T14:48:00Z">
                      <w:r w:rsidDel="008200BD">
                        <w:rPr>
                          <w:rFonts w:ascii="Consolas" w:hAnsi="Consolas" w:cs="Consolas"/>
                          <w:color w:val="000000"/>
                          <w:sz w:val="19"/>
                          <w:szCs w:val="19"/>
                          <w:highlight w:val="white"/>
                          <w:lang w:val="en-US"/>
                        </w:rPr>
                        <w:tab/>
                      </w:r>
                      <w:r w:rsidRPr="00574150" w:rsidDel="008200BD">
                        <w:rPr>
                          <w:rFonts w:ascii="Consolas" w:hAnsi="Consolas" w:cs="Consolas"/>
                          <w:color w:val="0000FF"/>
                          <w:sz w:val="19"/>
                          <w:szCs w:val="19"/>
                          <w:highlight w:val="white"/>
                          <w:lang w:val="en-US"/>
                        </w:rPr>
                        <w:delText>if</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000080"/>
                          <w:sz w:val="19"/>
                          <w:szCs w:val="19"/>
                          <w:highlight w:val="white"/>
                          <w:lang w:val="en-US"/>
                        </w:rPr>
                        <w:delText>src</w:delText>
                      </w:r>
                      <w:r w:rsidRPr="00574150" w:rsidDel="008200BD">
                        <w:rPr>
                          <w:rFonts w:ascii="Consolas" w:hAnsi="Consolas" w:cs="Consolas"/>
                          <w:color w:val="000000"/>
                          <w:sz w:val="19"/>
                          <w:szCs w:val="19"/>
                          <w:highlight w:val="white"/>
                          <w:lang w:val="en-US"/>
                        </w:rPr>
                        <w:delText xml:space="preserve"> == </w:delText>
                      </w:r>
                      <w:r w:rsidRPr="00574150" w:rsidDel="008200BD">
                        <w:rPr>
                          <w:rFonts w:ascii="Consolas" w:hAnsi="Consolas" w:cs="Consolas"/>
                          <w:color w:val="000080"/>
                          <w:sz w:val="19"/>
                          <w:szCs w:val="19"/>
                          <w:highlight w:val="white"/>
                          <w:lang w:val="en-US"/>
                        </w:rPr>
                        <w:delText>_pin</w:delText>
                      </w:r>
                      <w:r w:rsidRPr="00574150" w:rsidDel="008200BD">
                        <w:rPr>
                          <w:rFonts w:ascii="Consolas" w:hAnsi="Consolas" w:cs="Consolas"/>
                          <w:color w:val="000000"/>
                          <w:sz w:val="19"/>
                          <w:szCs w:val="19"/>
                          <w:highlight w:val="white"/>
                          <w:lang w:val="en-US"/>
                        </w:rPr>
                        <w:delText>)</w:delText>
                      </w:r>
                    </w:del>
                  </w:p>
                  <w:p w:rsidR="00BF1190" w:rsidRPr="00574150" w:rsidDel="008200BD" w:rsidRDefault="00BF1190" w:rsidP="00BF1190">
                    <w:pPr>
                      <w:autoSpaceDE w:val="0"/>
                      <w:autoSpaceDN w:val="0"/>
                      <w:adjustRightInd w:val="0"/>
                      <w:jc w:val="left"/>
                      <w:rPr>
                        <w:del w:id="6541" w:author="ghislain.aine" w:date="2015-11-03T14:48:00Z"/>
                        <w:rFonts w:ascii="Consolas" w:hAnsi="Consolas" w:cs="Consolas"/>
                        <w:color w:val="000000"/>
                        <w:sz w:val="19"/>
                        <w:szCs w:val="19"/>
                        <w:highlight w:val="white"/>
                        <w:lang w:val="en-US"/>
                      </w:rPr>
                    </w:pPr>
                    <w:del w:id="6542" w:author="ghislain.aine" w:date="2015-11-03T14:48:00Z">
                      <w:r w:rsidDel="008200BD">
                        <w:rPr>
                          <w:rFonts w:ascii="Consolas" w:hAnsi="Consolas" w:cs="Consolas"/>
                          <w:color w:val="000000"/>
                          <w:sz w:val="19"/>
                          <w:szCs w:val="19"/>
                          <w:highlight w:val="white"/>
                          <w:lang w:val="en-US"/>
                        </w:rPr>
                        <w:tab/>
                      </w:r>
                      <w:r w:rsidRPr="00574150" w:rsidDel="008200BD">
                        <w:rPr>
                          <w:rFonts w:ascii="Consolas" w:hAnsi="Consolas" w:cs="Consolas"/>
                          <w:color w:val="000000"/>
                          <w:sz w:val="19"/>
                          <w:szCs w:val="19"/>
                          <w:highlight w:val="white"/>
                          <w:lang w:val="en-US"/>
                        </w:rPr>
                        <w:delText>{</w:delText>
                      </w:r>
                    </w:del>
                  </w:p>
                  <w:p w:rsidR="00BF1190" w:rsidRPr="00574150" w:rsidDel="008200BD" w:rsidRDefault="00BF1190" w:rsidP="00BF1190">
                    <w:pPr>
                      <w:autoSpaceDE w:val="0"/>
                      <w:autoSpaceDN w:val="0"/>
                      <w:adjustRightInd w:val="0"/>
                      <w:jc w:val="left"/>
                      <w:rPr>
                        <w:del w:id="6543" w:author="ghislain.aine" w:date="2015-11-03T14:48:00Z"/>
                        <w:rFonts w:ascii="Consolas" w:hAnsi="Consolas" w:cs="Consolas"/>
                        <w:color w:val="000000"/>
                        <w:sz w:val="19"/>
                        <w:szCs w:val="19"/>
                        <w:highlight w:val="white"/>
                        <w:lang w:val="en-US"/>
                      </w:rPr>
                    </w:pPr>
                    <w:del w:id="6544"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RPr="00574150" w:rsidDel="008200BD">
                        <w:rPr>
                          <w:rFonts w:ascii="Consolas" w:hAnsi="Consolas" w:cs="Consolas"/>
                          <w:color w:val="216F85"/>
                          <w:sz w:val="19"/>
                          <w:szCs w:val="19"/>
                          <w:highlight w:val="white"/>
                          <w:lang w:val="en-US"/>
                        </w:rPr>
                        <w:delText>DemoData</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000080"/>
                          <w:sz w:val="19"/>
                          <w:szCs w:val="19"/>
                          <w:highlight w:val="white"/>
                          <w:lang w:val="en-US"/>
                        </w:rPr>
                        <w:delText>dt</w:delText>
                      </w:r>
                      <w:r w:rsidRPr="00574150" w:rsidDel="008200BD">
                        <w:rPr>
                          <w:rFonts w:ascii="Consolas" w:hAnsi="Consolas" w:cs="Consolas"/>
                          <w:color w:val="000000"/>
                          <w:sz w:val="19"/>
                          <w:szCs w:val="19"/>
                          <w:highlight w:val="white"/>
                          <w:lang w:val="en-US"/>
                        </w:rPr>
                        <w:delText xml:space="preserve"> = </w:delText>
                      </w:r>
                      <w:r w:rsidRPr="00574150" w:rsidDel="008200BD">
                        <w:rPr>
                          <w:rFonts w:ascii="Consolas" w:hAnsi="Consolas" w:cs="Consolas"/>
                          <w:color w:val="0000FF"/>
                          <w:sz w:val="19"/>
                          <w:szCs w:val="19"/>
                          <w:highlight w:val="white"/>
                          <w:lang w:val="en-US"/>
                        </w:rPr>
                        <w:delText>dynamic_cast</w:delText>
                      </w:r>
                      <w:r w:rsidRPr="00574150" w:rsidDel="008200BD">
                        <w:rPr>
                          <w:rFonts w:ascii="Consolas" w:hAnsi="Consolas" w:cs="Consolas"/>
                          <w:color w:val="000000"/>
                          <w:sz w:val="19"/>
                          <w:szCs w:val="19"/>
                          <w:highlight w:val="white"/>
                          <w:lang w:val="en-US"/>
                        </w:rPr>
                        <w:delText>&lt;</w:delText>
                      </w:r>
                      <w:r w:rsidRPr="00574150" w:rsidDel="008200BD">
                        <w:rPr>
                          <w:rFonts w:ascii="Consolas" w:hAnsi="Consolas" w:cs="Consolas"/>
                          <w:color w:val="216F85"/>
                          <w:sz w:val="19"/>
                          <w:szCs w:val="19"/>
                          <w:highlight w:val="white"/>
                          <w:lang w:val="en-US"/>
                        </w:rPr>
                        <w:delText>DemoData</w:delText>
                      </w:r>
                      <w:r w:rsidRPr="00574150" w:rsidDel="008200BD">
                        <w:rPr>
                          <w:rFonts w:ascii="Consolas" w:hAnsi="Consolas" w:cs="Consolas"/>
                          <w:color w:val="000000"/>
                          <w:sz w:val="19"/>
                          <w:szCs w:val="19"/>
                          <w:highlight w:val="white"/>
                          <w:lang w:val="en-US"/>
                        </w:rPr>
                        <w:delText>*&gt;(</w:delText>
                      </w:r>
                      <w:r w:rsidRPr="00574150" w:rsidDel="008200BD">
                        <w:rPr>
                          <w:rFonts w:ascii="Consolas" w:hAnsi="Consolas" w:cs="Consolas"/>
                          <w:color w:val="000080"/>
                          <w:sz w:val="19"/>
                          <w:szCs w:val="19"/>
                          <w:highlight w:val="white"/>
                          <w:lang w:val="en-US"/>
                        </w:rPr>
                        <w:delText>data</w:delText>
                      </w:r>
                      <w:r w:rsidRPr="00574150" w:rsidDel="008200BD">
                        <w:rPr>
                          <w:rFonts w:ascii="Consolas" w:hAnsi="Consolas" w:cs="Consolas"/>
                          <w:color w:val="000000"/>
                          <w:sz w:val="19"/>
                          <w:szCs w:val="19"/>
                          <w:highlight w:val="white"/>
                          <w:lang w:val="en-US"/>
                        </w:rPr>
                        <w:delText>);</w:delText>
                      </w:r>
                    </w:del>
                  </w:p>
                  <w:p w:rsidR="00BF1190" w:rsidRPr="00574150" w:rsidDel="008200BD" w:rsidRDefault="00BF1190" w:rsidP="00BF1190">
                    <w:pPr>
                      <w:autoSpaceDE w:val="0"/>
                      <w:autoSpaceDN w:val="0"/>
                      <w:adjustRightInd w:val="0"/>
                      <w:jc w:val="left"/>
                      <w:rPr>
                        <w:del w:id="6545" w:author="ghislain.aine" w:date="2015-11-03T14:48:00Z"/>
                        <w:rFonts w:ascii="Consolas" w:hAnsi="Consolas" w:cs="Consolas"/>
                        <w:color w:val="000000"/>
                        <w:sz w:val="19"/>
                        <w:szCs w:val="19"/>
                        <w:highlight w:val="white"/>
                        <w:lang w:val="en-US"/>
                      </w:rPr>
                    </w:pPr>
                    <w:del w:id="6546"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RPr="00574150" w:rsidDel="008200BD">
                        <w:rPr>
                          <w:rFonts w:ascii="Consolas" w:hAnsi="Consolas" w:cs="Consolas"/>
                          <w:color w:val="0000FF"/>
                          <w:sz w:val="19"/>
                          <w:szCs w:val="19"/>
                          <w:highlight w:val="white"/>
                          <w:lang w:val="en-US"/>
                        </w:rPr>
                        <w:delText>if</w:delText>
                      </w:r>
                      <w:r w:rsidRPr="00574150" w:rsidDel="008200BD">
                        <w:rPr>
                          <w:rFonts w:ascii="Consolas" w:hAnsi="Consolas" w:cs="Consolas"/>
                          <w:color w:val="000000"/>
                          <w:sz w:val="19"/>
                          <w:szCs w:val="19"/>
                          <w:highlight w:val="white"/>
                          <w:lang w:val="en-US"/>
                        </w:rPr>
                        <w:delText xml:space="preserve"> (</w:delText>
                      </w:r>
                      <w:r w:rsidRPr="00574150" w:rsidDel="008200BD">
                        <w:rPr>
                          <w:rFonts w:ascii="Consolas" w:hAnsi="Consolas" w:cs="Consolas"/>
                          <w:color w:val="000080"/>
                          <w:sz w:val="19"/>
                          <w:szCs w:val="19"/>
                          <w:highlight w:val="white"/>
                          <w:lang w:val="en-US"/>
                        </w:rPr>
                        <w:delText>dt</w:delText>
                      </w:r>
                      <w:r w:rsidRPr="00574150" w:rsidDel="008200BD">
                        <w:rPr>
                          <w:rFonts w:ascii="Consolas" w:hAnsi="Consolas" w:cs="Consolas"/>
                          <w:color w:val="000000"/>
                          <w:sz w:val="19"/>
                          <w:szCs w:val="19"/>
                          <w:highlight w:val="white"/>
                          <w:lang w:val="en-US"/>
                        </w:rPr>
                        <w:delText>) {</w:delText>
                      </w:r>
                    </w:del>
                  </w:p>
                  <w:p w:rsidR="00BF1190" w:rsidRPr="00574150" w:rsidDel="008200BD" w:rsidRDefault="00BF1190" w:rsidP="00BF1190">
                    <w:pPr>
                      <w:autoSpaceDE w:val="0"/>
                      <w:autoSpaceDN w:val="0"/>
                      <w:adjustRightInd w:val="0"/>
                      <w:jc w:val="left"/>
                      <w:rPr>
                        <w:del w:id="6547" w:author="ghislain.aine" w:date="2015-11-03T14:48:00Z"/>
                        <w:rFonts w:ascii="Consolas" w:hAnsi="Consolas" w:cs="Consolas"/>
                        <w:color w:val="000000"/>
                        <w:sz w:val="19"/>
                        <w:szCs w:val="19"/>
                        <w:highlight w:val="white"/>
                        <w:lang w:val="en-US"/>
                      </w:rPr>
                    </w:pPr>
                    <w:del w:id="6548"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RPr="00574150" w:rsidDel="008200BD">
                        <w:rPr>
                          <w:rFonts w:ascii="Consolas" w:hAnsi="Consolas" w:cs="Consolas"/>
                          <w:color w:val="880000"/>
                          <w:sz w:val="19"/>
                          <w:szCs w:val="19"/>
                          <w:highlight w:val="white"/>
                          <w:lang w:val="en-US"/>
                        </w:rPr>
                        <w:delText>setStep</w:delText>
                      </w:r>
                      <w:r w:rsidRPr="00574150" w:rsidDel="008200BD">
                        <w:rPr>
                          <w:rFonts w:ascii="Consolas" w:hAnsi="Consolas" w:cs="Consolas"/>
                          <w:color w:val="000000"/>
                          <w:sz w:val="19"/>
                          <w:szCs w:val="19"/>
                          <w:highlight w:val="white"/>
                          <w:lang w:val="en-US"/>
                        </w:rPr>
                        <w:delText>(</w:delText>
                      </w:r>
                      <w:r w:rsidRPr="00574150" w:rsidDel="008200BD">
                        <w:rPr>
                          <w:rFonts w:ascii="Consolas" w:hAnsi="Consolas" w:cs="Consolas"/>
                          <w:color w:val="000080"/>
                          <w:sz w:val="19"/>
                          <w:szCs w:val="19"/>
                          <w:highlight w:val="white"/>
                          <w:lang w:val="en-US"/>
                        </w:rPr>
                        <w:delText>dt</w:delText>
                      </w:r>
                      <w:r w:rsidRPr="00574150" w:rsidDel="008200BD">
                        <w:rPr>
                          <w:rFonts w:ascii="Consolas" w:hAnsi="Consolas" w:cs="Consolas"/>
                          <w:color w:val="000000"/>
                          <w:sz w:val="19"/>
                          <w:szCs w:val="19"/>
                          <w:highlight w:val="white"/>
                          <w:lang w:val="en-US"/>
                        </w:rPr>
                        <w:delText>-&gt;</w:delText>
                      </w:r>
                      <w:r w:rsidRPr="00574150" w:rsidDel="008200BD">
                        <w:rPr>
                          <w:rFonts w:ascii="Consolas" w:hAnsi="Consolas" w:cs="Consolas"/>
                          <w:color w:val="880000"/>
                          <w:sz w:val="19"/>
                          <w:szCs w:val="19"/>
                          <w:highlight w:val="white"/>
                          <w:lang w:val="en-US"/>
                        </w:rPr>
                        <w:delText>getStep</w:delText>
                      </w:r>
                      <w:r w:rsidRPr="00574150" w:rsidDel="008200BD">
                        <w:rPr>
                          <w:rFonts w:ascii="Consolas" w:hAnsi="Consolas" w:cs="Consolas"/>
                          <w:color w:val="000000"/>
                          <w:sz w:val="19"/>
                          <w:szCs w:val="19"/>
                          <w:highlight w:val="white"/>
                          <w:lang w:val="en-US"/>
                        </w:rPr>
                        <w:delText>());</w:delText>
                      </w:r>
                    </w:del>
                  </w:p>
                  <w:p w:rsidR="00BF1190" w:rsidDel="008200BD" w:rsidRDefault="00BF1190" w:rsidP="00BF1190">
                    <w:pPr>
                      <w:autoSpaceDE w:val="0"/>
                      <w:autoSpaceDN w:val="0"/>
                      <w:adjustRightInd w:val="0"/>
                      <w:jc w:val="left"/>
                      <w:rPr>
                        <w:del w:id="6549" w:author="ghislain.aine" w:date="2015-11-03T14:48:00Z"/>
                        <w:rFonts w:ascii="Consolas" w:hAnsi="Consolas" w:cs="Consolas"/>
                        <w:color w:val="000000"/>
                        <w:sz w:val="19"/>
                        <w:szCs w:val="19"/>
                        <w:highlight w:val="white"/>
                      </w:rPr>
                    </w:pPr>
                    <w:del w:id="6550" w:author="ghislain.aine" w:date="2015-11-03T14:48:00Z">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Del="008200BD">
                        <w:rPr>
                          <w:rFonts w:ascii="Consolas" w:hAnsi="Consolas" w:cs="Consolas"/>
                          <w:color w:val="000000"/>
                          <w:sz w:val="19"/>
                          <w:szCs w:val="19"/>
                          <w:highlight w:val="white"/>
                          <w:lang w:val="en-US"/>
                        </w:rPr>
                        <w:tab/>
                      </w:r>
                      <w:r w:rsidDel="008200BD">
                        <w:rPr>
                          <w:rFonts w:ascii="Consolas" w:hAnsi="Consolas" w:cs="Consolas"/>
                          <w:color w:val="880000"/>
                          <w:sz w:val="19"/>
                          <w:szCs w:val="19"/>
                          <w:highlight w:val="white"/>
                        </w:rPr>
                        <w:delText>setPeriod</w:delText>
                      </w:r>
                      <w:r w:rsidDel="008200BD">
                        <w:rPr>
                          <w:rFonts w:ascii="Consolas" w:hAnsi="Consolas" w:cs="Consolas"/>
                          <w:color w:val="000000"/>
                          <w:sz w:val="19"/>
                          <w:szCs w:val="19"/>
                          <w:highlight w:val="white"/>
                        </w:rPr>
                        <w:delText>(</w:delText>
                      </w:r>
                      <w:r w:rsidDel="008200BD">
                        <w:rPr>
                          <w:rFonts w:ascii="Consolas" w:hAnsi="Consolas" w:cs="Consolas"/>
                          <w:color w:val="000080"/>
                          <w:sz w:val="19"/>
                          <w:szCs w:val="19"/>
                          <w:highlight w:val="white"/>
                        </w:rPr>
                        <w:delText>dt</w:delText>
                      </w:r>
                      <w:r w:rsidDel="008200BD">
                        <w:rPr>
                          <w:rFonts w:ascii="Consolas" w:hAnsi="Consolas" w:cs="Consolas"/>
                          <w:color w:val="000000"/>
                          <w:sz w:val="19"/>
                          <w:szCs w:val="19"/>
                          <w:highlight w:val="white"/>
                        </w:rPr>
                        <w:delText>-&gt;</w:delText>
                      </w:r>
                      <w:r w:rsidDel="008200BD">
                        <w:rPr>
                          <w:rFonts w:ascii="Consolas" w:hAnsi="Consolas" w:cs="Consolas"/>
                          <w:color w:val="880000"/>
                          <w:sz w:val="19"/>
                          <w:szCs w:val="19"/>
                          <w:highlight w:val="white"/>
                        </w:rPr>
                        <w:delText>getPeriod</w:delText>
                      </w:r>
                      <w:r w:rsidDel="008200BD">
                        <w:rPr>
                          <w:rFonts w:ascii="Consolas" w:hAnsi="Consolas" w:cs="Consolas"/>
                          <w:color w:val="000000"/>
                          <w:sz w:val="19"/>
                          <w:szCs w:val="19"/>
                          <w:highlight w:val="white"/>
                        </w:rPr>
                        <w:delText>());</w:delText>
                      </w:r>
                    </w:del>
                  </w:p>
                  <w:p w:rsidR="00BF1190" w:rsidDel="008200BD" w:rsidRDefault="00BF1190" w:rsidP="00BF1190">
                    <w:pPr>
                      <w:autoSpaceDE w:val="0"/>
                      <w:autoSpaceDN w:val="0"/>
                      <w:adjustRightInd w:val="0"/>
                      <w:jc w:val="left"/>
                      <w:rPr>
                        <w:del w:id="6551" w:author="ghislain.aine" w:date="2015-11-03T14:48:00Z"/>
                        <w:rFonts w:ascii="Consolas" w:hAnsi="Consolas" w:cs="Consolas"/>
                        <w:color w:val="000000"/>
                        <w:sz w:val="19"/>
                        <w:szCs w:val="19"/>
                        <w:highlight w:val="white"/>
                      </w:rPr>
                    </w:pPr>
                    <w:del w:id="6552" w:author="ghislain.aine" w:date="2015-11-03T14:48:00Z">
                      <w:r w:rsidDel="008200BD">
                        <w:rPr>
                          <w:rFonts w:ascii="Consolas" w:hAnsi="Consolas" w:cs="Consolas"/>
                          <w:color w:val="000000"/>
                          <w:sz w:val="19"/>
                          <w:szCs w:val="19"/>
                          <w:highlight w:val="white"/>
                        </w:rPr>
                        <w:tab/>
                      </w:r>
                      <w:r w:rsidDel="008200BD">
                        <w:rPr>
                          <w:rFonts w:ascii="Consolas" w:hAnsi="Consolas" w:cs="Consolas"/>
                          <w:color w:val="000000"/>
                          <w:sz w:val="19"/>
                          <w:szCs w:val="19"/>
                          <w:highlight w:val="white"/>
                        </w:rPr>
                        <w:tab/>
                        <w:delText>}</w:delText>
                      </w:r>
                    </w:del>
                  </w:p>
                  <w:p w:rsidR="00BF1190" w:rsidDel="008200BD" w:rsidRDefault="00BF1190" w:rsidP="00BF1190">
                    <w:pPr>
                      <w:autoSpaceDE w:val="0"/>
                      <w:autoSpaceDN w:val="0"/>
                      <w:adjustRightInd w:val="0"/>
                      <w:jc w:val="left"/>
                      <w:rPr>
                        <w:del w:id="6553" w:author="ghislain.aine" w:date="2015-11-03T14:48:00Z"/>
                        <w:rFonts w:ascii="Consolas" w:hAnsi="Consolas" w:cs="Consolas"/>
                        <w:color w:val="000000"/>
                        <w:sz w:val="19"/>
                        <w:szCs w:val="19"/>
                        <w:highlight w:val="white"/>
                      </w:rPr>
                    </w:pPr>
                    <w:del w:id="6554" w:author="ghislain.aine" w:date="2015-11-03T14:48:00Z">
                      <w:r w:rsidDel="008200BD">
                        <w:rPr>
                          <w:rFonts w:ascii="Consolas" w:hAnsi="Consolas" w:cs="Consolas"/>
                          <w:color w:val="000000"/>
                          <w:sz w:val="19"/>
                          <w:szCs w:val="19"/>
                          <w:highlight w:val="white"/>
                        </w:rPr>
                        <w:tab/>
                        <w:delText>}</w:delText>
                      </w:r>
                    </w:del>
                  </w:p>
                  <w:p w:rsidR="00BF1190" w:rsidRPr="00E71FE0" w:rsidRDefault="00BF1190" w:rsidP="00BF1190">
                    <w:pPr>
                      <w:rPr>
                        <w:lang w:val="en-US"/>
                      </w:rPr>
                    </w:pPr>
                    <w:del w:id="6555" w:author="ghislain.aine" w:date="2015-11-03T14:48:00Z">
                      <w:r w:rsidDel="008200BD">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pStyle w:val="Paragraphedeliste"/>
        <w:numPr>
          <w:ilvl w:val="1"/>
          <w:numId w:val="33"/>
        </w:numPr>
        <w:rPr>
          <w:ins w:id="6556" w:author="ghislain.aine" w:date="2015-11-03T14:48:00Z"/>
          <w:rFonts w:ascii="Courier New" w:hAnsi="Courier New" w:cs="Courier New"/>
          <w:noProof/>
          <w:sz w:val="20"/>
          <w:szCs w:val="20"/>
        </w:rPr>
      </w:pPr>
      <w:ins w:id="6557" w:author="ghislain.aine" w:date="2015-11-03T14:48:00Z">
        <w:r>
          <w:t xml:space="preserve">Ajouter </w:t>
        </w:r>
        <w:proofErr w:type="gramStart"/>
        <w:r>
          <w:t>la</w:t>
        </w:r>
        <w:proofErr w:type="gramEnd"/>
        <w:r>
          <w:t xml:space="preserve"> pin dans la fonction </w:t>
        </w:r>
        <w:proofErr w:type="spellStart"/>
        <w:r>
          <w:t>CreateInstanceOf</w:t>
        </w:r>
        <w:proofErr w:type="spellEnd"/>
      </w:ins>
    </w:p>
    <w:p w:rsidR="00BF1190" w:rsidRDefault="00D276D8" w:rsidP="00BF1190">
      <w:pPr>
        <w:pStyle w:val="Paragraphedeliste"/>
        <w:ind w:left="0"/>
        <w:rPr>
          <w:ins w:id="6558" w:author="ghislain.aine" w:date="2015-11-03T14:48:00Z"/>
        </w:rPr>
      </w:pPr>
      <w:ins w:id="6559" w:author="ghislain.aine" w:date="2015-11-03T14:48:00Z">
        <w:r>
          <w:pict>
            <v:shape id="_x0000_s1228" type="#_x0000_t202" style="width:493.45pt;height:30.2pt;mso-height-percent:200;mso-position-horizontal-relative:char;mso-position-vertical-relative:line;mso-height-percent:200;mso-width-relative:margin;mso-height-relative:margin">
              <v:textbox style="mso-next-textbox:#_x0000_s1228;mso-fit-shape-to-text:t">
                <w:txbxContent>
                  <w:p w:rsidR="00BF1190" w:rsidRPr="005F1AA2" w:rsidRDefault="00D276D8" w:rsidP="00BF1190">
                    <w:pPr>
                      <w:autoSpaceDE w:val="0"/>
                      <w:autoSpaceDN w:val="0"/>
                      <w:adjustRightInd w:val="0"/>
                      <w:jc w:val="left"/>
                      <w:rPr>
                        <w:ins w:id="6560" w:author="ghislain.aine" w:date="2015-11-04T18:01:00Z"/>
                        <w:rFonts w:ascii="Consolas" w:hAnsi="Consolas" w:cs="Consolas"/>
                        <w:color w:val="000000"/>
                        <w:sz w:val="19"/>
                        <w:szCs w:val="19"/>
                        <w:highlight w:val="white"/>
                        <w:lang w:val="en-US"/>
                        <w:rPrChange w:id="6561" w:author="ghislain.aine" w:date="2015-11-04T18:01:00Z">
                          <w:rPr>
                            <w:ins w:id="6562" w:author="ghislain.aine" w:date="2015-11-04T18:01:00Z"/>
                            <w:rFonts w:ascii="Consolas" w:hAnsi="Consolas" w:cs="Consolas"/>
                            <w:color w:val="000000"/>
                            <w:sz w:val="19"/>
                            <w:szCs w:val="19"/>
                            <w:highlight w:val="white"/>
                          </w:rPr>
                        </w:rPrChange>
                      </w:rPr>
                    </w:pPr>
                    <w:proofErr w:type="gramStart"/>
                    <w:ins w:id="6563" w:author="ghislain.aine" w:date="2015-11-04T18:01:00Z">
                      <w:r w:rsidRPr="00D276D8">
                        <w:rPr>
                          <w:rFonts w:ascii="Consolas" w:hAnsi="Consolas" w:cs="Consolas"/>
                          <w:color w:val="0000FF"/>
                          <w:sz w:val="19"/>
                          <w:szCs w:val="19"/>
                          <w:highlight w:val="white"/>
                          <w:lang w:val="en-US"/>
                          <w:rPrChange w:id="6564" w:author="ghislain.aine" w:date="2015-11-04T18:01: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6565" w:author="ghislain.aine" w:date="2015-11-04T18:01: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6566" w:author="ghislain.aine" w:date="2015-11-04T18:01:00Z">
                            <w:rPr>
                              <w:rFonts w:ascii="Consolas" w:hAnsi="Consolas" w:cs="Consolas"/>
                              <w:color w:val="000080"/>
                              <w:sz w:val="19"/>
                              <w:szCs w:val="19"/>
                              <w:highlight w:val="white"/>
                            </w:rPr>
                          </w:rPrChange>
                        </w:rPr>
                        <w:t>type_id</w:t>
                      </w:r>
                      <w:proofErr w:type="spellEnd"/>
                      <w:r w:rsidRPr="00D276D8">
                        <w:rPr>
                          <w:rFonts w:ascii="Consolas" w:hAnsi="Consolas" w:cs="Consolas"/>
                          <w:color w:val="000000"/>
                          <w:sz w:val="19"/>
                          <w:szCs w:val="19"/>
                          <w:highlight w:val="white"/>
                          <w:lang w:val="en-US"/>
                          <w:rPrChange w:id="6567" w:author="ghislain.aine" w:date="2015-11-04T18:01: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6568" w:author="ghislain.aine" w:date="2015-11-04T18:01:00Z">
                            <w:rPr>
                              <w:rFonts w:ascii="Consolas" w:hAnsi="Consolas" w:cs="Consolas"/>
                              <w:color w:val="000080"/>
                              <w:sz w:val="19"/>
                              <w:szCs w:val="19"/>
                              <w:highlight w:val="white"/>
                            </w:rPr>
                          </w:rPrChange>
                        </w:rPr>
                        <w:t>DEMO_ITERATION_DATA_CLASS_ID</w:t>
                      </w:r>
                      <w:r w:rsidRPr="00D276D8">
                        <w:rPr>
                          <w:rFonts w:ascii="Consolas" w:hAnsi="Consolas" w:cs="Consolas"/>
                          <w:color w:val="000000"/>
                          <w:sz w:val="19"/>
                          <w:szCs w:val="19"/>
                          <w:highlight w:val="white"/>
                          <w:lang w:val="en-US"/>
                          <w:rPrChange w:id="6569" w:author="ghislain.aine" w:date="2015-11-04T18:01:00Z">
                            <w:rPr>
                              <w:rFonts w:ascii="Consolas" w:hAnsi="Consolas" w:cs="Consolas"/>
                              <w:color w:val="000000"/>
                              <w:sz w:val="19"/>
                              <w:szCs w:val="19"/>
                              <w:highlight w:val="white"/>
                            </w:rPr>
                          </w:rPrChange>
                        </w:rPr>
                        <w:t>)</w:t>
                      </w:r>
                    </w:ins>
                  </w:p>
                  <w:p w:rsidR="00BF1190" w:rsidRPr="00E71FE0" w:rsidRDefault="00BF1190" w:rsidP="00BF1190">
                    <w:pPr>
                      <w:rPr>
                        <w:lang w:val="en-US"/>
                      </w:rPr>
                    </w:pPr>
                    <w:ins w:id="6570" w:author="ghislain.aine" w:date="2015-11-04T18:01:00Z">
                      <w:r>
                        <w:rPr>
                          <w:rFonts w:ascii="Consolas" w:hAnsi="Consolas" w:cs="Consolas"/>
                          <w:color w:val="000000"/>
                          <w:sz w:val="19"/>
                          <w:szCs w:val="19"/>
                          <w:highlight w:val="white"/>
                          <w:lang w:val="en-US"/>
                        </w:rPr>
                        <w:tab/>
                      </w:r>
                      <w:proofErr w:type="gramStart"/>
                      <w:r>
                        <w:rPr>
                          <w:rFonts w:ascii="Consolas" w:hAnsi="Consolas" w:cs="Consolas"/>
                          <w:color w:val="0000FF"/>
                          <w:sz w:val="19"/>
                          <w:szCs w:val="19"/>
                          <w:highlight w:val="white"/>
                        </w:rPr>
                        <w:t>return</w:t>
                      </w:r>
                      <w:proofErr w:type="gramEnd"/>
                      <w:r>
                        <w:rPr>
                          <w:rFonts w:ascii="Consolas" w:hAnsi="Consolas" w:cs="Consolas"/>
                          <w:color w:val="000000"/>
                          <w:sz w:val="19"/>
                          <w:szCs w:val="19"/>
                          <w:highlight w:val="white"/>
                        </w:rPr>
                        <w:t xml:space="preserve"> </w:t>
                      </w:r>
                      <w:r>
                        <w:rPr>
                          <w:rFonts w:ascii="Consolas" w:hAnsi="Consolas" w:cs="Consolas"/>
                          <w:color w:val="0000FF"/>
                          <w:sz w:val="19"/>
                          <w:szCs w:val="19"/>
                          <w:highlight w:val="white"/>
                        </w:rPr>
                        <w:t>new</w:t>
                      </w:r>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IterationData</w:t>
                      </w:r>
                      <w:proofErr w:type="spellEnd"/>
                      <w:r>
                        <w:rPr>
                          <w:rFonts w:ascii="Consolas" w:hAnsi="Consolas" w:cs="Consolas"/>
                          <w:color w:val="000000"/>
                          <w:sz w:val="19"/>
                          <w:szCs w:val="19"/>
                          <w:highlight w:val="white"/>
                        </w:rPr>
                        <w:t>;</w:t>
                      </w:r>
                    </w:ins>
                    <w:del w:id="6571" w:author="ghislain.aine" w:date="2015-11-03T14:48:00Z">
                      <w:r w:rsidRPr="008200BD" w:rsidDel="008200BD">
                        <w:rPr>
                          <w:rFonts w:ascii="Consolas" w:hAnsi="Consolas" w:cs="Consolas"/>
                          <w:color w:val="880000"/>
                          <w:sz w:val="19"/>
                          <w:szCs w:val="19"/>
                          <w:highlight w:val="white"/>
                          <w:lang w:val="en-US"/>
                        </w:rPr>
                        <w:delText>RegisterData</w:delText>
                      </w:r>
                      <w:r w:rsidRPr="008200BD" w:rsidDel="008200BD">
                        <w:rPr>
                          <w:rFonts w:ascii="Consolas" w:hAnsi="Consolas" w:cs="Consolas"/>
                          <w:color w:val="000000"/>
                          <w:sz w:val="19"/>
                          <w:szCs w:val="19"/>
                          <w:highlight w:val="white"/>
                          <w:lang w:val="en-US"/>
                        </w:rPr>
                        <w:delText>(</w:delText>
                      </w:r>
                      <w:r w:rsidRPr="008200BD" w:rsidDel="008200BD">
                        <w:rPr>
                          <w:rFonts w:ascii="Consolas" w:hAnsi="Consolas" w:cs="Consolas"/>
                          <w:color w:val="000080"/>
                          <w:sz w:val="19"/>
                          <w:szCs w:val="19"/>
                          <w:highlight w:val="white"/>
                          <w:lang w:val="en-US"/>
                        </w:rPr>
                        <w:delText>DEMO_DATA_CLASS_ID</w:delText>
                      </w:r>
                      <w:r w:rsidRPr="008200BD" w:rsidDel="008200BD">
                        <w:rPr>
                          <w:rFonts w:ascii="Consolas" w:hAnsi="Consolas" w:cs="Consolas"/>
                          <w:color w:val="000000"/>
                          <w:sz w:val="19"/>
                          <w:szCs w:val="19"/>
                          <w:highlight w:val="white"/>
                          <w:lang w:val="en-US"/>
                        </w:rPr>
                        <w:delText xml:space="preserve">, </w:delText>
                      </w:r>
                      <w:r w:rsidRPr="008200BD" w:rsidDel="008200BD">
                        <w:rPr>
                          <w:rFonts w:ascii="Consolas" w:hAnsi="Consolas" w:cs="Consolas"/>
                          <w:color w:val="6F008A"/>
                          <w:sz w:val="19"/>
                          <w:szCs w:val="19"/>
                          <w:highlight w:val="white"/>
                          <w:lang w:val="en-US"/>
                        </w:rPr>
                        <w:delText>DEMO_DATA_TYPE</w:delText>
                      </w:r>
                      <w:r w:rsidRPr="008200BD" w:rsidDel="008200BD">
                        <w:rPr>
                          <w:rFonts w:ascii="Consolas" w:hAnsi="Consolas" w:cs="Consolas"/>
                          <w:color w:val="000000"/>
                          <w:sz w:val="19"/>
                          <w:szCs w:val="19"/>
                          <w:highlight w:val="white"/>
                          <w:lang w:val="en-US"/>
                        </w:rPr>
                        <w:delText>);</w:delText>
                      </w:r>
                    </w:del>
                  </w:p>
                </w:txbxContent>
              </v:textbox>
              <w10:wrap type="none"/>
              <w10:anchorlock/>
            </v:shape>
          </w:pict>
        </w:r>
      </w:ins>
    </w:p>
    <w:p w:rsidR="00000000" w:rsidRDefault="00EE2A1F">
      <w:pPr>
        <w:pStyle w:val="Paragraphedeliste"/>
        <w:ind w:left="0"/>
        <w:rPr>
          <w:del w:id="6572" w:author="ghislain.aine" w:date="2015-11-03T14:48:00Z"/>
          <w:rFonts w:ascii="Courier New" w:hAnsi="Courier New" w:cs="Courier New"/>
          <w:noProof/>
          <w:sz w:val="20"/>
          <w:szCs w:val="20"/>
        </w:rPr>
        <w:pPrChange w:id="6573" w:author="ghislain.aine" w:date="2015-11-03T14:47:00Z">
          <w:pPr>
            <w:pStyle w:val="Paragraphedeliste"/>
            <w:numPr>
              <w:ilvl w:val="1"/>
              <w:numId w:val="33"/>
            </w:numPr>
            <w:ind w:left="1440" w:hanging="360"/>
          </w:pPr>
        </w:pPrChange>
      </w:pPr>
    </w:p>
    <w:p w:rsidR="00BF1190" w:rsidRPr="00142492" w:rsidDel="008200BD" w:rsidRDefault="00BF1190" w:rsidP="00BF1190">
      <w:pPr>
        <w:pStyle w:val="Code"/>
        <w:rPr>
          <w:del w:id="6574" w:author="ghislain.aine" w:date="2015-11-03T14:48:00Z"/>
          <w:noProof/>
          <w:lang w:val="en-US"/>
        </w:rPr>
      </w:pPr>
      <w:del w:id="6575" w:author="ghislain.aine" w:date="2015-11-03T14:48:00Z">
        <w:r w:rsidRPr="00142492" w:rsidDel="008200BD">
          <w:rPr>
            <w:noProof/>
            <w:lang w:val="en-US"/>
          </w:rPr>
          <w:delText>RegisterData(CG_DATA_ID,CG_DATA);</w:delText>
        </w:r>
      </w:del>
    </w:p>
    <w:p w:rsidR="00BF1190" w:rsidRPr="00466D05" w:rsidDel="008200BD" w:rsidRDefault="00BF1190" w:rsidP="00BF1190">
      <w:pPr>
        <w:pStyle w:val="Paragraphedeliste"/>
        <w:numPr>
          <w:ilvl w:val="1"/>
          <w:numId w:val="33"/>
        </w:numPr>
        <w:rPr>
          <w:del w:id="6576" w:author="ghislain.aine" w:date="2015-11-03T14:49:00Z"/>
        </w:rPr>
      </w:pPr>
      <w:del w:id="6577" w:author="ghislain.aine" w:date="2015-11-03T14:49:00Z">
        <w:r w:rsidDel="008200BD">
          <w:delText>Ajouter la pin dans la fonction "CreateInstanceOf"</w:delText>
        </w:r>
      </w:del>
    </w:p>
    <w:p w:rsidR="00BF1190" w:rsidDel="008200BD" w:rsidRDefault="00BF1190" w:rsidP="00BF1190">
      <w:pPr>
        <w:pStyle w:val="Code"/>
        <w:rPr>
          <w:del w:id="6578" w:author="ghislain.aine" w:date="2015-11-03T14:49:00Z"/>
          <w:noProof/>
          <w:lang w:val="en-US"/>
        </w:rPr>
      </w:pPr>
      <w:del w:id="6579" w:author="ghislain.aine" w:date="2015-11-03T14:49:00Z">
        <w:r w:rsidRPr="008879A4" w:rsidDel="008200BD">
          <w:rPr>
            <w:noProof/>
            <w:color w:val="0000FF"/>
            <w:lang w:val="en-US"/>
          </w:rPr>
          <w:delText>if</w:delText>
        </w:r>
        <w:r w:rsidRPr="008879A4" w:rsidDel="008200BD">
          <w:rPr>
            <w:noProof/>
            <w:lang w:val="en-US"/>
          </w:rPr>
          <w:delText xml:space="preserve"> (type_id == CG_DATA_ID) {</w:delText>
        </w:r>
      </w:del>
    </w:p>
    <w:p w:rsidR="00BF1190" w:rsidDel="008200BD" w:rsidRDefault="00BF1190" w:rsidP="00BF1190">
      <w:pPr>
        <w:pStyle w:val="Code"/>
        <w:rPr>
          <w:del w:id="6580" w:author="ghislain.aine" w:date="2015-11-03T14:49:00Z"/>
          <w:noProof/>
          <w:lang w:val="en-US"/>
        </w:rPr>
      </w:pPr>
      <w:del w:id="6581" w:author="ghislain.aine" w:date="2015-11-03T14:49:00Z">
        <w:r w:rsidDel="008200BD">
          <w:rPr>
            <w:noProof/>
            <w:lang w:val="en-US"/>
          </w:rPr>
          <w:tab/>
        </w:r>
        <w:r w:rsidRPr="008879A4" w:rsidDel="008200BD">
          <w:rPr>
            <w:noProof/>
            <w:color w:val="0000FF"/>
            <w:lang w:val="en-US"/>
          </w:rPr>
          <w:delText>return</w:delText>
        </w:r>
        <w:r w:rsidRPr="008879A4" w:rsidDel="008200BD">
          <w:rPr>
            <w:noProof/>
            <w:lang w:val="en-US"/>
          </w:rPr>
          <w:delText xml:space="preserve"> </w:delText>
        </w:r>
        <w:r w:rsidRPr="008879A4" w:rsidDel="008200BD">
          <w:rPr>
            <w:noProof/>
            <w:color w:val="0000FF"/>
            <w:lang w:val="en-US"/>
          </w:rPr>
          <w:delText>new</w:delText>
        </w:r>
        <w:r w:rsidRPr="008879A4" w:rsidDel="008200BD">
          <w:rPr>
            <w:noProof/>
            <w:lang w:val="en-US"/>
          </w:rPr>
          <w:delText xml:space="preserve"> sx::tp::tpdemo::DemoData;</w:delText>
        </w:r>
      </w:del>
    </w:p>
    <w:p w:rsidR="00BF1190" w:rsidRPr="00A07DB8" w:rsidDel="008200BD" w:rsidRDefault="00BF1190" w:rsidP="00BF1190">
      <w:pPr>
        <w:pStyle w:val="Code"/>
        <w:rPr>
          <w:del w:id="6582" w:author="ghislain.aine" w:date="2015-11-03T14:49:00Z"/>
        </w:rPr>
      </w:pPr>
      <w:del w:id="6583" w:author="ghislain.aine" w:date="2015-11-03T14:49:00Z">
        <w:r w:rsidDel="008200BD">
          <w:rPr>
            <w:noProof/>
          </w:rPr>
          <w:delText>}</w:delText>
        </w:r>
      </w:del>
    </w:p>
    <w:p w:rsidR="00BF1190" w:rsidRDefault="00BF1190" w:rsidP="00BF1190">
      <w:pPr>
        <w:jc w:val="center"/>
        <w:rPr>
          <w:sz w:val="20"/>
          <w:u w:val="single"/>
        </w:rPr>
      </w:pPr>
    </w:p>
    <w:p w:rsidR="00BF1190" w:rsidRDefault="00EE2A1F" w:rsidP="00BF1190">
      <w:pPr>
        <w:keepNext/>
        <w:jc w:val="center"/>
      </w:pPr>
      <w:ins w:id="6584" w:author="ghislain.aine" w:date="2015-11-04T18:05:00Z">
        <w:r>
          <w:rPr>
            <w:noProof/>
            <w:lang w:eastAsia="fr-FR"/>
            <w:rPrChange w:id="6585">
              <w:rPr>
                <w:noProof/>
                <w:color w:val="0000FF" w:themeColor="hyperlink"/>
                <w:u w:val="single"/>
                <w:lang w:eastAsia="fr-FR"/>
              </w:rPr>
            </w:rPrChange>
          </w:rPr>
          <w:drawing>
            <wp:inline distT="0" distB="0" distL="0" distR="0">
              <wp:extent cx="5693410" cy="2934335"/>
              <wp:effectExtent l="19050" t="0" r="2540" b="0"/>
              <wp:docPr id="125" name="Image 4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pic:cNvPicPr>
                        <a:picLocks noChangeAspect="1" noChangeArrowheads="1"/>
                      </pic:cNvPicPr>
                    </pic:nvPicPr>
                    <pic:blipFill>
                      <a:blip r:embed="rId55" cstate="print"/>
                      <a:srcRect/>
                      <a:stretch>
                        <a:fillRect/>
                      </a:stretch>
                    </pic:blipFill>
                    <pic:spPr bwMode="auto">
                      <a:xfrm>
                        <a:off x="0" y="0"/>
                        <a:ext cx="5693410" cy="2934335"/>
                      </a:xfrm>
                      <a:prstGeom prst="rect">
                        <a:avLst/>
                      </a:prstGeom>
                      <a:noFill/>
                      <a:ln w="9525">
                        <a:noFill/>
                        <a:miter lim="800000"/>
                        <a:headEnd/>
                        <a:tailEnd/>
                      </a:ln>
                    </pic:spPr>
                  </pic:pic>
                </a:graphicData>
              </a:graphic>
            </wp:inline>
          </w:drawing>
        </w:r>
      </w:ins>
      <w:del w:id="6586" w:author="ghislain.aine" w:date="2015-11-04T18:05:00Z">
        <w:r>
          <w:rPr>
            <w:noProof/>
            <w:lang w:eastAsia="fr-FR"/>
            <w:rPrChange w:id="6587">
              <w:rPr>
                <w:noProof/>
                <w:color w:val="0000FF" w:themeColor="hyperlink"/>
                <w:u w:val="single"/>
                <w:lang w:eastAsia="fr-FR"/>
              </w:rPr>
            </w:rPrChange>
          </w:rPr>
          <w:drawing>
            <wp:inline distT="0" distB="0" distL="0" distR="0">
              <wp:extent cx="5391150" cy="2114550"/>
              <wp:effectExtent l="19050" t="0" r="0" b="0"/>
              <wp:docPr id="126" name="Imag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56" cstate="print"/>
                      <a:srcRect/>
                      <a:stretch>
                        <a:fillRect/>
                      </a:stretch>
                    </pic:blipFill>
                    <pic:spPr bwMode="auto">
                      <a:xfrm>
                        <a:off x="0" y="0"/>
                        <a:ext cx="5391150" cy="2114550"/>
                      </a:xfrm>
                      <a:prstGeom prst="rect">
                        <a:avLst/>
                      </a:prstGeom>
                      <a:noFill/>
                      <a:ln w="9525">
                        <a:noFill/>
                        <a:miter lim="800000"/>
                        <a:headEnd/>
                        <a:tailEnd/>
                      </a:ln>
                    </pic:spPr>
                  </pic:pic>
                </a:graphicData>
              </a:graphic>
            </wp:inline>
          </w:drawing>
        </w:r>
      </w:del>
    </w:p>
    <w:p w:rsidR="00BF1190" w:rsidRPr="00204A2D" w:rsidRDefault="00BF1190" w:rsidP="00BF1190">
      <w:pPr>
        <w:pStyle w:val="Lgende"/>
        <w:jc w:val="center"/>
      </w:pPr>
      <w:r>
        <w:t xml:space="preserve">Image </w:t>
      </w:r>
      <w:fldSimple w:instr=" SEQ Image \* ARABIC ">
        <w:r>
          <w:rPr>
            <w:noProof/>
          </w:rPr>
          <w:t>22</w:t>
        </w:r>
      </w:fldSimple>
      <w:r>
        <w:t xml:space="preserve"> : </w:t>
      </w:r>
      <w:r w:rsidRPr="001C45F9">
        <w:t xml:space="preserve">Connexion </w:t>
      </w:r>
      <w:proofErr w:type="gramStart"/>
      <w:r w:rsidRPr="001C45F9">
        <w:t>de la</w:t>
      </w:r>
      <w:proofErr w:type="gramEnd"/>
      <w:r w:rsidRPr="001C45F9">
        <w:t xml:space="preserve"> pin</w:t>
      </w:r>
      <w:r w:rsidRPr="00142492">
        <w:rPr>
          <w:sz w:val="20"/>
          <w:u w:val="single"/>
        </w:rPr>
        <w:t xml:space="preserve"> </w:t>
      </w:r>
    </w:p>
    <w:p w:rsidR="00BF1190" w:rsidRDefault="00BF1190" w:rsidP="00BF1190"/>
    <w:p w:rsidR="00BF1190" w:rsidRDefault="00BF1190" w:rsidP="00BF1190">
      <w:r w:rsidRPr="00204A2D">
        <w:t>Sur modification d'une valeur, le composant</w:t>
      </w:r>
      <w:ins w:id="6588" w:author="ghislain.aine" w:date="2015-11-03T14:49:00Z">
        <w:r>
          <w:t xml:space="preserve"> </w:t>
        </w:r>
        <w:del w:id="6589" w:author="Camille VACCALUT" w:date="2015-12-08T14:01:00Z">
          <w:r w:rsidDel="00140DC8">
            <w:delText>Data</w:delText>
          </w:r>
        </w:del>
      </w:ins>
      <w:proofErr w:type="spellStart"/>
      <w:ins w:id="6590" w:author="Camille VACCALUT" w:date="2015-12-08T14:01:00Z">
        <w:r>
          <w:t>Pin</w:t>
        </w:r>
      </w:ins>
      <w:ins w:id="6591" w:author="ghislain.aine" w:date="2015-11-03T14:49:00Z">
        <w:r>
          <w:t>Component</w:t>
        </w:r>
        <w:proofErr w:type="spellEnd"/>
        <w:r>
          <w:t xml:space="preserve"> </w:t>
        </w:r>
      </w:ins>
      <w:del w:id="6592" w:author="ghislain.aine" w:date="2015-11-03T14:49:00Z">
        <w:r w:rsidRPr="00204A2D" w:rsidDel="008200BD">
          <w:delText xml:space="preserve"> </w:delText>
        </w:r>
      </w:del>
      <w:r w:rsidRPr="00204A2D">
        <w:t>enverra la nouvelle donnée via l</w:t>
      </w:r>
      <w:ins w:id="6593" w:author="Alexandre Blin" w:date="2015-08-10T16:43:00Z">
        <w:r>
          <w:t>e</w:t>
        </w:r>
      </w:ins>
      <w:del w:id="6594" w:author="Alexandre Blin" w:date="2015-08-10T16:43:00Z">
        <w:r w:rsidRPr="00204A2D" w:rsidDel="00694A66">
          <w:delText>a</w:delText>
        </w:r>
      </w:del>
      <w:r w:rsidRPr="00204A2D">
        <w:t xml:space="preserve"> pin. </w:t>
      </w:r>
      <w:r>
        <w:t xml:space="preserve">Le composant connecté, </w:t>
      </w:r>
      <w:del w:id="6595" w:author="ghislain.aine" w:date="2015-11-04T16:56:00Z">
        <w:r w:rsidDel="0049323F">
          <w:delText>DemoCoreComponent</w:delText>
        </w:r>
      </w:del>
      <w:proofErr w:type="spellStart"/>
      <w:ins w:id="6596" w:author="ghislain.aine" w:date="2015-11-04T16:56:00Z">
        <w:r>
          <w:t>CoreComponent</w:t>
        </w:r>
      </w:ins>
      <w:proofErr w:type="spellEnd"/>
      <w:r>
        <w:t>, sera alors notifié du changement de valeur, et les utilisera.</w:t>
      </w:r>
    </w:p>
    <w:p w:rsidR="00BF1190" w:rsidRDefault="00BF1190" w:rsidP="00BF1190"/>
    <w:p w:rsidR="00BF1190" w:rsidRDefault="00BF1190" w:rsidP="00BF1190">
      <w:r>
        <w:t>Il faut pouvoir modifier les valeurs du composant.</w:t>
      </w:r>
    </w:p>
    <w:p w:rsidR="00BF1190" w:rsidRDefault="00BF1190" w:rsidP="00BF1190">
      <w:r>
        <w:t>On va pour cela créer une interface de configuration à l'aide de l'</w:t>
      </w:r>
      <w:proofErr w:type="spellStart"/>
      <w:ins w:id="6597" w:author="ghislain.aine" w:date="2015-11-05T09:31:00Z">
        <w:r>
          <w:t>A</w:t>
        </w:r>
      </w:ins>
      <w:del w:id="6598" w:author="ghislain.aine" w:date="2015-11-05T09:30:00Z">
        <w:r w:rsidDel="006F6528">
          <w:delText>a</w:delText>
        </w:r>
      </w:del>
      <w:r>
        <w:t>dmin</w:t>
      </w:r>
      <w:del w:id="6599" w:author="ghislain.aine" w:date="2015-11-05T09:31:00Z">
        <w:r w:rsidDel="006F6528">
          <w:delText xml:space="preserve"> s</w:delText>
        </w:r>
      </w:del>
      <w:ins w:id="6600" w:author="ghislain.aine" w:date="2015-11-05T09:31:00Z">
        <w:r>
          <w:t>S</w:t>
        </w:r>
      </w:ins>
      <w:r>
        <w:t>etup</w:t>
      </w:r>
      <w:proofErr w:type="spellEnd"/>
      <w:r>
        <w:t>.</w:t>
      </w:r>
    </w:p>
    <w:p w:rsidR="00BF1190" w:rsidRDefault="00BF1190" w:rsidP="00BF1190"/>
    <w:p w:rsidR="00BF1190" w:rsidRPr="00204A2D" w:rsidRDefault="00BF1190" w:rsidP="00BF1190"/>
    <w:p w:rsidR="00BF1190" w:rsidRDefault="00BF1190" w:rsidP="00BF1190">
      <w:pPr>
        <w:pStyle w:val="Titre2"/>
      </w:pPr>
      <w:bookmarkStart w:id="6601" w:name="_Toc462985400"/>
      <w:proofErr w:type="spellStart"/>
      <w:r w:rsidRPr="00244F18">
        <w:t>AdminSetup</w:t>
      </w:r>
      <w:bookmarkEnd w:id="6601"/>
      <w:proofErr w:type="spellEnd"/>
    </w:p>
    <w:p w:rsidR="00BF1190" w:rsidRDefault="00BF1190" w:rsidP="00BF1190"/>
    <w:p w:rsidR="00BF1190" w:rsidRDefault="00BF1190" w:rsidP="00BF1190">
      <w:r>
        <w:lastRenderedPageBreak/>
        <w:t>L'</w:t>
      </w:r>
      <w:proofErr w:type="spellStart"/>
      <w:ins w:id="6602" w:author="ghislain.aine" w:date="2015-11-05T09:31:00Z">
        <w:r>
          <w:t>A</w:t>
        </w:r>
      </w:ins>
      <w:del w:id="6603" w:author="ghislain.aine" w:date="2015-11-05T09:31:00Z">
        <w:r w:rsidDel="006F6528">
          <w:delText>a</w:delText>
        </w:r>
      </w:del>
      <w:r>
        <w:t>dmin</w:t>
      </w:r>
      <w:del w:id="6604" w:author="ghislain.aine" w:date="2015-11-05T09:31:00Z">
        <w:r w:rsidDel="006F6528">
          <w:delText xml:space="preserve"> s</w:delText>
        </w:r>
      </w:del>
      <w:ins w:id="6605" w:author="ghislain.aine" w:date="2015-11-05T09:31:00Z">
        <w:r>
          <w:t>S</w:t>
        </w:r>
      </w:ins>
      <w:r>
        <w:t>etup</w:t>
      </w:r>
      <w:proofErr w:type="spellEnd"/>
      <w:r>
        <w:t xml:space="preserve"> permet d'afficher une fenêtre de paramétrage du composant, comme cela se fait par exemple sur le composant </w:t>
      </w:r>
      <w:proofErr w:type="spellStart"/>
      <w:ins w:id="6606" w:author="ghislain.aine" w:date="2015-11-05T09:31:00Z">
        <w:r>
          <w:t>SwE</w:t>
        </w:r>
      </w:ins>
      <w:del w:id="6607" w:author="ghislain.aine" w:date="2015-11-05T09:31:00Z">
        <w:r w:rsidDel="006F6528">
          <w:delText>"e</w:delText>
        </w:r>
      </w:del>
      <w:r>
        <w:t>xecutor</w:t>
      </w:r>
      <w:proofErr w:type="spellEnd"/>
      <w:del w:id="6608" w:author="ghislain.aine" w:date="2015-11-05T09:31:00Z">
        <w:r w:rsidDel="006F6528">
          <w:delText>"</w:delText>
        </w:r>
      </w:del>
      <w:r>
        <w:t xml:space="preserve">, avec la </w:t>
      </w:r>
      <w:del w:id="6609" w:author="ghislain.aine" w:date="2015-11-05T09:31:00Z">
        <w:r w:rsidDel="006F6528">
          <w:delText xml:space="preserve">fonction </w:delText>
        </w:r>
      </w:del>
      <w:ins w:id="6610" w:author="ghislain.aine" w:date="2015-11-05T09:31:00Z">
        <w:r>
          <w:t xml:space="preserve">méthode </w:t>
        </w:r>
      </w:ins>
      <w:del w:id="6611" w:author="ghislain.aine" w:date="2015-11-05T09:31:00Z">
        <w:r w:rsidDel="006F6528">
          <w:delText>"</w:delText>
        </w:r>
      </w:del>
      <w:r>
        <w:t>setup</w:t>
      </w:r>
      <w:del w:id="6612" w:author="ghislain.aine" w:date="2015-11-05T09:31:00Z">
        <w:r w:rsidDel="006F6528">
          <w:delText>"</w:delText>
        </w:r>
      </w:del>
      <w:r>
        <w:t xml:space="preserve"> vue précédemment.</w:t>
      </w:r>
    </w:p>
    <w:p w:rsidR="00BF1190" w:rsidRDefault="00BF1190" w:rsidP="00BF1190"/>
    <w:p w:rsidR="00BF1190" w:rsidRDefault="00BF1190" w:rsidP="00BF1190">
      <w:r>
        <w:t>Pour rendre un composant paramétrable, il faut créer une interface, puis la rendre accessible.</w:t>
      </w:r>
    </w:p>
    <w:p w:rsidR="00BF1190" w:rsidRDefault="00BF1190" w:rsidP="00BF1190"/>
    <w:p w:rsidR="00BF1190" w:rsidRDefault="00BF1190" w:rsidP="00BF1190">
      <w:pPr>
        <w:pStyle w:val="Paragraphedeliste"/>
        <w:numPr>
          <w:ilvl w:val="0"/>
          <w:numId w:val="34"/>
        </w:numPr>
        <w:ind w:left="709"/>
      </w:pPr>
      <w:r>
        <w:t>Créer une interface de configuration (</w:t>
      </w:r>
      <w:proofErr w:type="spellStart"/>
      <w:del w:id="6613" w:author="ghislain.aine" w:date="2015-11-05T09:31:00Z">
        <w:r w:rsidDel="006F6528">
          <w:delText>DataAdminUI</w:delText>
        </w:r>
      </w:del>
      <w:ins w:id="6614" w:author="ghislain.aine" w:date="2015-11-05T09:31:00Z">
        <w:r>
          <w:t>IterationDataUi</w:t>
        </w:r>
      </w:ins>
      <w:r>
        <w:t>.ui</w:t>
      </w:r>
      <w:proofErr w:type="spellEnd"/>
      <w:r>
        <w:t xml:space="preserve">), de type </w:t>
      </w:r>
      <w:proofErr w:type="spellStart"/>
      <w:r>
        <w:t>QDialog</w:t>
      </w:r>
      <w:proofErr w:type="spellEnd"/>
      <w:r>
        <w:t>. Cette interface permet de configurer le pas et la période, et a un bouton de validation.</w:t>
      </w:r>
    </w:p>
    <w:p w:rsidR="00BF1190" w:rsidRDefault="00BF1190" w:rsidP="00BF1190">
      <w:pPr>
        <w:pStyle w:val="Paragraphedeliste"/>
        <w:ind w:left="709"/>
      </w:pPr>
    </w:p>
    <w:p w:rsidR="00BF1190" w:rsidRDefault="00BF1190" w:rsidP="00BF1190">
      <w:pPr>
        <w:pStyle w:val="Paragraphedeliste"/>
        <w:numPr>
          <w:ilvl w:val="0"/>
          <w:numId w:val="29"/>
        </w:numPr>
        <w:rPr>
          <w:ins w:id="6615" w:author="ghislain.aine" w:date="2015-11-03T15:20:00Z"/>
        </w:rPr>
      </w:pPr>
      <w:r>
        <w:t xml:space="preserve">Créez une classe </w:t>
      </w:r>
      <w:proofErr w:type="spellStart"/>
      <w:ins w:id="6616" w:author="ghislain.aine" w:date="2015-11-05T09:31:00Z">
        <w:r>
          <w:t>IterationDataUi</w:t>
        </w:r>
        <w:proofErr w:type="spellEnd"/>
        <w:r>
          <w:t xml:space="preserve"> </w:t>
        </w:r>
      </w:ins>
      <w:del w:id="6617" w:author="ghislain.aine" w:date="2015-11-05T09:31:00Z">
        <w:r w:rsidDel="006F6528">
          <w:delText xml:space="preserve">DataAdminUI </w:delText>
        </w:r>
      </w:del>
      <w:r>
        <w:t>gérant l'interface, avec des accesseurs pour les valeurs et un accesseur pour le bouton de validation :</w:t>
      </w:r>
    </w:p>
    <w:p w:rsidR="00BF1190" w:rsidRDefault="00D276D8" w:rsidP="00BF1190">
      <w:pPr>
        <w:rPr>
          <w:ins w:id="6618" w:author="ghislain.aine" w:date="2015-11-03T15:20:00Z"/>
        </w:rPr>
      </w:pPr>
      <w:ins w:id="6619" w:author="ghislain.aine" w:date="2015-11-03T15:20:00Z">
        <w:r w:rsidR="00C156AC">
          <w:pict>
            <v:shape id="_x0000_s1227" type="#_x0000_t202" style="width:493.45pt;height:19.05pt;mso-height-percent:200;mso-position-horizontal-relative:char;mso-position-vertical-relative:line;mso-height-percent:200;mso-width-relative:margin;mso-height-relative:margin">
              <v:textbox style="mso-next-textbox:#_x0000_s1227;mso-fit-shape-to-text:t">
                <w:txbxContent>
                  <w:p w:rsidR="00BF1190" w:rsidRPr="00E71FE0" w:rsidRDefault="00BF1190" w:rsidP="00BF1190">
                    <w:pPr>
                      <w:rPr>
                        <w:lang w:val="en-US"/>
                      </w:rPr>
                    </w:pPr>
                    <w:proofErr w:type="spellStart"/>
                    <w:ins w:id="6620" w:author="ghislain.aine" w:date="2015-11-03T15:20:00Z">
                      <w:r>
                        <w:rPr>
                          <w:rFonts w:ascii="Consolas" w:hAnsi="Consolas" w:cs="Consolas"/>
                          <w:color w:val="216F85"/>
                          <w:sz w:val="19"/>
                          <w:szCs w:val="19"/>
                          <w:highlight w:val="white"/>
                        </w:rPr>
                        <w:t>QPushButton</w:t>
                      </w:r>
                      <w:proofErr w:type="spellEnd"/>
                      <w:r>
                        <w:rPr>
                          <w:rFonts w:ascii="Consolas" w:hAnsi="Consolas" w:cs="Consolas"/>
                          <w:color w:val="000000"/>
                          <w:sz w:val="19"/>
                          <w:szCs w:val="19"/>
                          <w:highlight w:val="white"/>
                        </w:rPr>
                        <w:t xml:space="preserve"> * </w:t>
                      </w:r>
                      <w:proofErr w:type="spellStart"/>
                      <w:proofErr w:type="gramStart"/>
                      <w:r>
                        <w:rPr>
                          <w:rFonts w:ascii="Consolas" w:hAnsi="Consolas" w:cs="Consolas"/>
                          <w:color w:val="880000"/>
                          <w:sz w:val="19"/>
                          <w:szCs w:val="19"/>
                          <w:highlight w:val="white"/>
                        </w:rPr>
                        <w:t>getValidButton</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 xml:space="preserve">) </w:t>
                      </w:r>
                      <w:proofErr w:type="spellStart"/>
                      <w:r>
                        <w:rPr>
                          <w:rFonts w:ascii="Consolas" w:hAnsi="Consolas" w:cs="Consolas"/>
                          <w:color w:val="0000FF"/>
                          <w:sz w:val="19"/>
                          <w:szCs w:val="19"/>
                          <w:highlight w:val="white"/>
                        </w:rPr>
                        <w:t>const</w:t>
                      </w:r>
                      <w:proofErr w:type="spellEnd"/>
                      <w:r>
                        <w:rPr>
                          <w:rFonts w:ascii="Consolas" w:hAnsi="Consolas" w:cs="Consolas"/>
                          <w:color w:val="000000"/>
                          <w:sz w:val="19"/>
                          <w:szCs w:val="19"/>
                          <w:highlight w:val="white"/>
                        </w:rPr>
                        <w:t>;</w:t>
                      </w:r>
                    </w:ins>
                    <w:del w:id="6621" w:author="ghislain.aine" w:date="2015-11-03T15:20:00Z">
                      <w:r w:rsidRPr="00B550B2" w:rsidDel="00C86CA8">
                        <w:rPr>
                          <w:rFonts w:ascii="Consolas" w:hAnsi="Consolas" w:cs="Consolas"/>
                          <w:color w:val="000080"/>
                          <w:sz w:val="19"/>
                          <w:szCs w:val="19"/>
                          <w:highlight w:val="white"/>
                          <w:lang w:val="en-US"/>
                        </w:rPr>
                        <w:delText>_pin</w:delText>
                      </w:r>
                      <w:r w:rsidRPr="00B550B2" w:rsidDel="00C86CA8">
                        <w:rPr>
                          <w:rFonts w:ascii="Consolas" w:hAnsi="Consolas" w:cs="Consolas"/>
                          <w:color w:val="000000"/>
                          <w:sz w:val="19"/>
                          <w:szCs w:val="19"/>
                          <w:highlight w:val="white"/>
                          <w:lang w:val="en-US"/>
                        </w:rPr>
                        <w:delText xml:space="preserve"> = </w:delText>
                      </w:r>
                      <w:r w:rsidRPr="00B550B2" w:rsidDel="00C86CA8">
                        <w:rPr>
                          <w:rFonts w:ascii="Consolas" w:hAnsi="Consolas" w:cs="Consolas"/>
                          <w:color w:val="880000"/>
                          <w:sz w:val="19"/>
                          <w:szCs w:val="19"/>
                          <w:highlight w:val="white"/>
                          <w:lang w:val="en-US"/>
                        </w:rPr>
                        <w:delText>registerPin</w:delText>
                      </w:r>
                      <w:r w:rsidRPr="00B550B2" w:rsidDel="00C86CA8">
                        <w:rPr>
                          <w:rFonts w:ascii="Consolas" w:hAnsi="Consolas" w:cs="Consolas"/>
                          <w:color w:val="000000"/>
                          <w:sz w:val="19"/>
                          <w:szCs w:val="19"/>
                          <w:highlight w:val="white"/>
                          <w:lang w:val="en-US"/>
                        </w:rPr>
                        <w:delText>(</w:delText>
                      </w:r>
                      <w:r w:rsidRPr="00B550B2" w:rsidDel="00C86CA8">
                        <w:rPr>
                          <w:rFonts w:ascii="Consolas" w:hAnsi="Consolas" w:cs="Consolas"/>
                          <w:color w:val="6F008A"/>
                          <w:sz w:val="19"/>
                          <w:szCs w:val="19"/>
                          <w:highlight w:val="white"/>
                          <w:lang w:val="en-US"/>
                        </w:rPr>
                        <w:delText>DEMO_DATA_TYPE</w:delText>
                      </w:r>
                      <w:r w:rsidRPr="00B550B2" w:rsidDel="00C86CA8">
                        <w:rPr>
                          <w:rFonts w:ascii="Consolas" w:hAnsi="Consolas" w:cs="Consolas"/>
                          <w:color w:val="000000"/>
                          <w:sz w:val="19"/>
                          <w:szCs w:val="19"/>
                          <w:highlight w:val="white"/>
                          <w:lang w:val="en-US"/>
                        </w:rPr>
                        <w:delText xml:space="preserve">, </w:delText>
                      </w:r>
                      <w:r w:rsidRPr="00B550B2" w:rsidDel="00C86CA8">
                        <w:rPr>
                          <w:rFonts w:ascii="Consolas" w:hAnsi="Consolas" w:cs="Consolas"/>
                          <w:color w:val="6F008A"/>
                          <w:sz w:val="19"/>
                          <w:szCs w:val="19"/>
                          <w:highlight w:val="white"/>
                          <w:lang w:val="en-US"/>
                        </w:rPr>
                        <w:delText>DEMO_DATA_TYPE</w:delText>
                      </w:r>
                      <w:r w:rsidRPr="00B550B2" w:rsidDel="00C86CA8">
                        <w:rPr>
                          <w:rFonts w:ascii="Consolas" w:hAnsi="Consolas" w:cs="Consolas"/>
                          <w:color w:val="000000"/>
                          <w:sz w:val="19"/>
                          <w:szCs w:val="19"/>
                          <w:highlight w:val="white"/>
                          <w:lang w:val="en-US"/>
                        </w:rPr>
                        <w:delText xml:space="preserve">, </w:delText>
                      </w:r>
                      <w:r w:rsidRPr="00B550B2" w:rsidDel="00C86CA8">
                        <w:rPr>
                          <w:rFonts w:ascii="Consolas" w:hAnsi="Consolas" w:cs="Consolas"/>
                          <w:color w:val="0000FF"/>
                          <w:sz w:val="19"/>
                          <w:szCs w:val="19"/>
                          <w:highlight w:val="white"/>
                          <w:lang w:val="en-US"/>
                        </w:rPr>
                        <w:delText>true</w:delText>
                      </w:r>
                      <w:r w:rsidRPr="00B550B2" w:rsidDel="00C86CA8">
                        <w:rPr>
                          <w:rFonts w:ascii="Consolas" w:hAnsi="Consolas" w:cs="Consolas"/>
                          <w:color w:val="000000"/>
                          <w:sz w:val="19"/>
                          <w:szCs w:val="19"/>
                          <w:highlight w:val="white"/>
                          <w:lang w:val="en-US"/>
                        </w:rPr>
                        <w:delText>);</w:delText>
                      </w:r>
                    </w:del>
                  </w:p>
                </w:txbxContent>
              </v:textbox>
              <w10:wrap type="none"/>
              <w10:anchorlock/>
            </v:shape>
          </w:pict>
        </w:r>
      </w:ins>
    </w:p>
    <w:p w:rsidR="00BF1190" w:rsidRDefault="00BF1190" w:rsidP="00BF1190"/>
    <w:p w:rsidR="00BF1190" w:rsidRDefault="00BF1190" w:rsidP="00BF1190">
      <w:pPr>
        <w:rPr>
          <w:del w:id="6622" w:author="ghislain.aine" w:date="2015-11-03T15:20:00Z"/>
        </w:rPr>
      </w:pPr>
    </w:p>
    <w:p w:rsidR="00BF1190" w:rsidDel="00C86CA8" w:rsidRDefault="00BF1190" w:rsidP="00BF1190">
      <w:pPr>
        <w:rPr>
          <w:del w:id="6623" w:author="ghislain.aine" w:date="2015-11-03T15:20:00Z"/>
        </w:rPr>
      </w:pPr>
      <w:del w:id="6624" w:author="ghislain.aine" w:date="2015-11-03T15:20:00Z">
        <w:r w:rsidDel="00C86CA8">
          <w:rPr>
            <w:noProof/>
          </w:rPr>
          <w:delText>QPushButton * getValidButton();</w:delText>
        </w:r>
      </w:del>
    </w:p>
    <w:p w:rsidR="00BF1190" w:rsidRDefault="00BF1190" w:rsidP="00BF1190">
      <w:pPr>
        <w:pStyle w:val="Paragraphedeliste"/>
        <w:numPr>
          <w:ilvl w:val="0"/>
          <w:numId w:val="34"/>
        </w:numPr>
        <w:ind w:left="709"/>
      </w:pPr>
      <w:r>
        <w:t xml:space="preserve">Faites hériter la classe </w:t>
      </w:r>
      <w:del w:id="6625" w:author="Alexandre Blin" w:date="2015-08-11T11:49:00Z">
        <w:r w:rsidDel="006E4DF1">
          <w:delText xml:space="preserve">DemoDataComponent </w:delText>
        </w:r>
      </w:del>
      <w:ins w:id="6626" w:author="Alexandre Blin" w:date="2015-08-11T11:49:00Z">
        <w:del w:id="6627" w:author="ghislain.aine" w:date="2015-11-05T09:32:00Z">
          <w:r w:rsidDel="006F6528">
            <w:delText>Demo</w:delText>
          </w:r>
        </w:del>
        <w:proofErr w:type="spellStart"/>
        <w:r>
          <w:t>PinComponent</w:t>
        </w:r>
        <w:proofErr w:type="spellEnd"/>
        <w:r>
          <w:t xml:space="preserve"> </w:t>
        </w:r>
      </w:ins>
      <w:r>
        <w:t xml:space="preserve">de </w:t>
      </w:r>
      <w:proofErr w:type="spellStart"/>
      <w:r w:rsidRPr="00244F18">
        <w:t>ISwAdminSetup</w:t>
      </w:r>
      <w:proofErr w:type="spellEnd"/>
    </w:p>
    <w:p w:rsidR="00BF1190" w:rsidRDefault="00BF1190" w:rsidP="00BF1190">
      <w:pPr>
        <w:pStyle w:val="Paragraphedeliste"/>
      </w:pPr>
    </w:p>
    <w:p w:rsidR="00BF1190" w:rsidDel="006F6528" w:rsidRDefault="00BF1190" w:rsidP="00BF1190">
      <w:pPr>
        <w:pStyle w:val="Paragraphedeliste"/>
        <w:rPr>
          <w:del w:id="6628" w:author="ghislain.aine" w:date="2015-11-05T09:32:00Z"/>
        </w:rPr>
      </w:pPr>
    </w:p>
    <w:p w:rsidR="00BF1190" w:rsidDel="006F6528" w:rsidRDefault="00BF1190" w:rsidP="00BF1190">
      <w:pPr>
        <w:pStyle w:val="Paragraphedeliste"/>
        <w:rPr>
          <w:del w:id="6629" w:author="ghislain.aine" w:date="2015-11-05T09:32:00Z"/>
        </w:rPr>
      </w:pPr>
    </w:p>
    <w:p w:rsidR="00BF1190" w:rsidRDefault="00BF1190" w:rsidP="00BF1190">
      <w:pPr>
        <w:pStyle w:val="Paragraphedeliste"/>
        <w:numPr>
          <w:ilvl w:val="0"/>
          <w:numId w:val="35"/>
        </w:numPr>
        <w:rPr>
          <w:ins w:id="6630" w:author="ghislain.aine" w:date="2015-11-05T09:32:00Z"/>
        </w:rPr>
      </w:pPr>
      <w:r>
        <w:t xml:space="preserve">Dans la </w:t>
      </w:r>
      <w:del w:id="6631" w:author="ghislain.aine" w:date="2015-11-05T09:32:00Z">
        <w:r w:rsidDel="006F6528">
          <w:delText xml:space="preserve">fonction </w:delText>
        </w:r>
      </w:del>
      <w:ins w:id="6632" w:author="ghislain.aine" w:date="2015-11-05T09:32:00Z">
        <w:r>
          <w:t xml:space="preserve">méthode </w:t>
        </w:r>
      </w:ins>
      <w:r>
        <w:t xml:space="preserve">à implémenter </w:t>
      </w:r>
      <w:r w:rsidRPr="000E1F86">
        <w:t>(</w:t>
      </w:r>
      <w:proofErr w:type="spellStart"/>
      <w:r w:rsidRPr="000E1F86">
        <w:t>AdminSetup</w:t>
      </w:r>
      <w:proofErr w:type="spellEnd"/>
      <w:r w:rsidRPr="000E1F86">
        <w:t>), créer l'UI (déclarée en variable membre),</w:t>
      </w:r>
      <w:r>
        <w:t xml:space="preserve"> connecter le bouton à un slot, puis l'ouvrir</w:t>
      </w:r>
    </w:p>
    <w:p w:rsidR="00000000" w:rsidRDefault="00D276D8">
      <w:pPr>
        <w:pPrChange w:id="6633" w:author="ghislain.aine" w:date="2015-11-05T09:32:00Z">
          <w:pPr>
            <w:pStyle w:val="Paragraphedeliste"/>
            <w:numPr>
              <w:numId w:val="35"/>
            </w:numPr>
            <w:ind w:hanging="360"/>
          </w:pPr>
        </w:pPrChange>
      </w:pPr>
      <w:ins w:id="6634" w:author="ghislain.aine" w:date="2015-11-05T09:32:00Z">
        <w:r>
          <w:pict>
            <v:shape id="_x0000_s1226" type="#_x0000_t202" style="width:493.45pt;height:119.2pt;mso-height-percent:200;mso-position-horizontal-relative:char;mso-position-vertical-relative:line;mso-height-percent:200;mso-width-relative:margin;mso-height-relative:margin">
              <v:textbox style="mso-next-textbox:#_x0000_s1226;mso-fit-shape-to-text:t">
                <w:txbxContent>
                  <w:p w:rsidR="00BF1190" w:rsidRPr="006F6528" w:rsidRDefault="00D276D8" w:rsidP="00BF1190">
                    <w:pPr>
                      <w:autoSpaceDE w:val="0"/>
                      <w:autoSpaceDN w:val="0"/>
                      <w:adjustRightInd w:val="0"/>
                      <w:jc w:val="left"/>
                      <w:rPr>
                        <w:ins w:id="6635" w:author="ghislain.aine" w:date="2015-11-05T09:33:00Z"/>
                        <w:rFonts w:ascii="Consolas" w:hAnsi="Consolas" w:cs="Consolas"/>
                        <w:color w:val="000000"/>
                        <w:sz w:val="19"/>
                        <w:szCs w:val="19"/>
                        <w:highlight w:val="white"/>
                        <w:lang w:val="en-US"/>
                        <w:rPrChange w:id="6636" w:author="ghislain.aine" w:date="2015-11-05T09:33:00Z">
                          <w:rPr>
                            <w:ins w:id="6637" w:author="ghislain.aine" w:date="2015-11-05T09:33:00Z"/>
                            <w:rFonts w:ascii="Consolas" w:hAnsi="Consolas" w:cs="Consolas"/>
                            <w:color w:val="000000"/>
                            <w:sz w:val="19"/>
                            <w:szCs w:val="19"/>
                            <w:highlight w:val="white"/>
                          </w:rPr>
                        </w:rPrChange>
                      </w:rPr>
                    </w:pPr>
                    <w:ins w:id="6638" w:author="ghislain.aine" w:date="2015-11-05T09:33:00Z">
                      <w:r w:rsidRPr="00D276D8">
                        <w:rPr>
                          <w:rFonts w:ascii="Consolas" w:hAnsi="Consolas" w:cs="Consolas"/>
                          <w:color w:val="000080"/>
                          <w:sz w:val="19"/>
                          <w:szCs w:val="19"/>
                          <w:highlight w:val="white"/>
                          <w:lang w:val="en-US"/>
                          <w:rPrChange w:id="6639" w:author="ghislain.aine" w:date="2015-11-05T09:33: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6640" w:author="ghislain.aine" w:date="2015-11-05T09:33:00Z">
                            <w:rPr>
                              <w:rFonts w:ascii="Consolas" w:hAnsi="Consolas" w:cs="Consolas"/>
                              <w:color w:val="000080"/>
                              <w:sz w:val="19"/>
                              <w:szCs w:val="19"/>
                              <w:highlight w:val="white"/>
                            </w:rPr>
                          </w:rPrChange>
                        </w:rPr>
                        <w:t>iteration_data_ui</w:t>
                      </w:r>
                      <w:proofErr w:type="spellEnd"/>
                      <w:r w:rsidRPr="00D276D8">
                        <w:rPr>
                          <w:rFonts w:ascii="Consolas" w:hAnsi="Consolas" w:cs="Consolas"/>
                          <w:color w:val="000000"/>
                          <w:sz w:val="19"/>
                          <w:szCs w:val="19"/>
                          <w:highlight w:val="white"/>
                          <w:lang w:val="en-US"/>
                          <w:rPrChange w:id="6641" w:author="ghislain.aine" w:date="2015-11-05T09:33:00Z">
                            <w:rPr>
                              <w:rFonts w:ascii="Consolas" w:hAnsi="Consolas" w:cs="Consolas"/>
                              <w:color w:val="000000"/>
                              <w:sz w:val="19"/>
                              <w:szCs w:val="19"/>
                              <w:highlight w:val="white"/>
                            </w:rPr>
                          </w:rPrChange>
                        </w:rPr>
                        <w:t xml:space="preserve"> = </w:t>
                      </w:r>
                      <w:r w:rsidRPr="00D276D8">
                        <w:rPr>
                          <w:rFonts w:ascii="Consolas" w:hAnsi="Consolas" w:cs="Consolas"/>
                          <w:color w:val="0000FF"/>
                          <w:sz w:val="19"/>
                          <w:szCs w:val="19"/>
                          <w:highlight w:val="white"/>
                          <w:lang w:val="en-US"/>
                          <w:rPrChange w:id="6642" w:author="ghislain.aine" w:date="2015-11-05T09:33:00Z">
                            <w:rPr>
                              <w:rFonts w:ascii="Consolas" w:hAnsi="Consolas" w:cs="Consolas"/>
                              <w:color w:val="0000FF"/>
                              <w:sz w:val="19"/>
                              <w:szCs w:val="19"/>
                              <w:highlight w:val="white"/>
                            </w:rPr>
                          </w:rPrChange>
                        </w:rPr>
                        <w:t>new</w:t>
                      </w:r>
                      <w:r w:rsidRPr="00D276D8">
                        <w:rPr>
                          <w:rFonts w:ascii="Consolas" w:hAnsi="Consolas" w:cs="Consolas"/>
                          <w:color w:val="000000"/>
                          <w:sz w:val="19"/>
                          <w:szCs w:val="19"/>
                          <w:highlight w:val="white"/>
                          <w:lang w:val="en-US"/>
                          <w:rPrChange w:id="6643" w:author="ghislain.aine" w:date="2015-11-05T09:33:00Z">
                            <w:rPr>
                              <w:rFonts w:ascii="Consolas" w:hAnsi="Consolas" w:cs="Consolas"/>
                              <w:color w:val="000000"/>
                              <w:sz w:val="19"/>
                              <w:szCs w:val="19"/>
                              <w:highlight w:val="white"/>
                            </w:rPr>
                          </w:rPrChange>
                        </w:rPr>
                        <w:t xml:space="preserve"> </w:t>
                      </w:r>
                      <w:proofErr w:type="spellStart"/>
                      <w:proofErr w:type="gramStart"/>
                      <w:r w:rsidRPr="00D276D8">
                        <w:rPr>
                          <w:rFonts w:ascii="Consolas" w:hAnsi="Consolas" w:cs="Consolas"/>
                          <w:color w:val="216F85"/>
                          <w:sz w:val="19"/>
                          <w:szCs w:val="19"/>
                          <w:highlight w:val="white"/>
                          <w:lang w:val="en-US"/>
                          <w:rPrChange w:id="6644" w:author="ghislain.aine" w:date="2015-11-05T09:33:00Z">
                            <w:rPr>
                              <w:rFonts w:ascii="Consolas" w:hAnsi="Consolas" w:cs="Consolas"/>
                              <w:color w:val="216F85"/>
                              <w:sz w:val="19"/>
                              <w:szCs w:val="19"/>
                              <w:highlight w:val="white"/>
                            </w:rPr>
                          </w:rPrChange>
                        </w:rPr>
                        <w:t>IterationDataUi</w:t>
                      </w:r>
                      <w:proofErr w:type="spellEnd"/>
                      <w:r w:rsidRPr="00D276D8">
                        <w:rPr>
                          <w:rFonts w:ascii="Consolas" w:hAnsi="Consolas" w:cs="Consolas"/>
                          <w:color w:val="000000"/>
                          <w:sz w:val="19"/>
                          <w:szCs w:val="19"/>
                          <w:highlight w:val="white"/>
                          <w:lang w:val="en-US"/>
                          <w:rPrChange w:id="6645" w:author="ghislain.aine" w:date="2015-11-05T09:33:00Z">
                            <w:rPr>
                              <w:rFonts w:ascii="Consolas" w:hAnsi="Consolas" w:cs="Consolas"/>
                              <w:color w:val="000000"/>
                              <w:sz w:val="19"/>
                              <w:szCs w:val="19"/>
                              <w:highlight w:val="white"/>
                            </w:rPr>
                          </w:rPrChange>
                        </w:rPr>
                        <w:t>(</w:t>
                      </w:r>
                      <w:proofErr w:type="gramEnd"/>
                      <w:r w:rsidRPr="00D276D8">
                        <w:rPr>
                          <w:rFonts w:ascii="Consolas" w:hAnsi="Consolas" w:cs="Consolas"/>
                          <w:color w:val="000080"/>
                          <w:sz w:val="19"/>
                          <w:szCs w:val="19"/>
                          <w:highlight w:val="white"/>
                          <w:lang w:val="en-US"/>
                          <w:rPrChange w:id="6646" w:author="ghislain.aine" w:date="2015-11-05T09:33:00Z">
                            <w:rPr>
                              <w:rFonts w:ascii="Consolas" w:hAnsi="Consolas" w:cs="Consolas"/>
                              <w:color w:val="000080"/>
                              <w:sz w:val="19"/>
                              <w:szCs w:val="19"/>
                              <w:highlight w:val="white"/>
                            </w:rPr>
                          </w:rPrChange>
                        </w:rPr>
                        <w:t>_step</w:t>
                      </w:r>
                      <w:r w:rsidRPr="00D276D8">
                        <w:rPr>
                          <w:rFonts w:ascii="Consolas" w:hAnsi="Consolas" w:cs="Consolas"/>
                          <w:color w:val="000000"/>
                          <w:sz w:val="19"/>
                          <w:szCs w:val="19"/>
                          <w:highlight w:val="white"/>
                          <w:lang w:val="en-US"/>
                          <w:rPrChange w:id="6647" w:author="ghislain.aine" w:date="2015-11-05T09:33: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6648" w:author="ghislain.aine" w:date="2015-11-05T09:33:00Z">
                            <w:rPr>
                              <w:rFonts w:ascii="Consolas" w:hAnsi="Consolas" w:cs="Consolas"/>
                              <w:color w:val="000080"/>
                              <w:sz w:val="19"/>
                              <w:szCs w:val="19"/>
                              <w:highlight w:val="white"/>
                            </w:rPr>
                          </w:rPrChange>
                        </w:rPr>
                        <w:t>_period</w:t>
                      </w:r>
                      <w:r w:rsidRPr="00D276D8">
                        <w:rPr>
                          <w:rFonts w:ascii="Consolas" w:hAnsi="Consolas" w:cs="Consolas"/>
                          <w:color w:val="000000"/>
                          <w:sz w:val="19"/>
                          <w:szCs w:val="19"/>
                          <w:highlight w:val="white"/>
                          <w:lang w:val="en-US"/>
                          <w:rPrChange w:id="6649" w:author="ghislain.aine" w:date="2015-11-05T09:33:00Z">
                            <w:rPr>
                              <w:rFonts w:ascii="Consolas" w:hAnsi="Consolas" w:cs="Consolas"/>
                              <w:color w:val="000000"/>
                              <w:sz w:val="19"/>
                              <w:szCs w:val="19"/>
                              <w:highlight w:val="white"/>
                            </w:rPr>
                          </w:rPrChange>
                        </w:rPr>
                        <w:t>);</w:t>
                      </w:r>
                    </w:ins>
                  </w:p>
                  <w:p w:rsidR="00BF1190" w:rsidRPr="006F6528" w:rsidRDefault="00BF1190" w:rsidP="00BF1190">
                    <w:pPr>
                      <w:autoSpaceDE w:val="0"/>
                      <w:autoSpaceDN w:val="0"/>
                      <w:adjustRightInd w:val="0"/>
                      <w:jc w:val="left"/>
                      <w:rPr>
                        <w:ins w:id="6650" w:author="ghislain.aine" w:date="2015-11-05T09:33:00Z"/>
                        <w:rFonts w:ascii="Consolas" w:hAnsi="Consolas" w:cs="Consolas"/>
                        <w:color w:val="000000"/>
                        <w:sz w:val="19"/>
                        <w:szCs w:val="19"/>
                        <w:highlight w:val="white"/>
                        <w:lang w:val="en-US"/>
                        <w:rPrChange w:id="6651" w:author="ghislain.aine" w:date="2015-11-05T09:33:00Z">
                          <w:rPr>
                            <w:ins w:id="6652" w:author="ghislain.aine" w:date="2015-11-05T09:33:00Z"/>
                            <w:rFonts w:ascii="Consolas" w:hAnsi="Consolas" w:cs="Consolas"/>
                            <w:color w:val="000000"/>
                            <w:sz w:val="19"/>
                            <w:szCs w:val="19"/>
                            <w:highlight w:val="white"/>
                          </w:rPr>
                        </w:rPrChange>
                      </w:rPr>
                    </w:pPr>
                  </w:p>
                  <w:p w:rsidR="00BF1190" w:rsidRPr="006F6528" w:rsidRDefault="00D276D8" w:rsidP="00BF1190">
                    <w:pPr>
                      <w:autoSpaceDE w:val="0"/>
                      <w:autoSpaceDN w:val="0"/>
                      <w:adjustRightInd w:val="0"/>
                      <w:jc w:val="left"/>
                      <w:rPr>
                        <w:ins w:id="6653" w:author="ghislain.aine" w:date="2015-11-05T09:33:00Z"/>
                        <w:rFonts w:ascii="Consolas" w:hAnsi="Consolas" w:cs="Consolas"/>
                        <w:color w:val="000000"/>
                        <w:sz w:val="19"/>
                        <w:szCs w:val="19"/>
                        <w:highlight w:val="white"/>
                        <w:lang w:val="en-US"/>
                        <w:rPrChange w:id="6654" w:author="ghislain.aine" w:date="2015-11-05T09:33:00Z">
                          <w:rPr>
                            <w:ins w:id="6655" w:author="ghislain.aine" w:date="2015-11-05T09:33:00Z"/>
                            <w:rFonts w:ascii="Consolas" w:hAnsi="Consolas" w:cs="Consolas"/>
                            <w:color w:val="000000"/>
                            <w:sz w:val="19"/>
                            <w:szCs w:val="19"/>
                            <w:highlight w:val="white"/>
                          </w:rPr>
                        </w:rPrChange>
                      </w:rPr>
                    </w:pPr>
                    <w:proofErr w:type="spellStart"/>
                    <w:ins w:id="6656" w:author="ghislain.aine" w:date="2015-11-05T09:33:00Z">
                      <w:r w:rsidRPr="00D276D8">
                        <w:rPr>
                          <w:rFonts w:ascii="Consolas" w:hAnsi="Consolas" w:cs="Consolas"/>
                          <w:color w:val="216F85"/>
                          <w:sz w:val="19"/>
                          <w:szCs w:val="19"/>
                          <w:highlight w:val="white"/>
                          <w:lang w:val="en-US"/>
                          <w:rPrChange w:id="6657" w:author="ghislain.aine" w:date="2015-11-05T09:33:00Z">
                            <w:rPr>
                              <w:rFonts w:ascii="Consolas" w:hAnsi="Consolas" w:cs="Consolas"/>
                              <w:color w:val="216F85"/>
                              <w:sz w:val="19"/>
                              <w:szCs w:val="19"/>
                              <w:highlight w:val="white"/>
                            </w:rPr>
                          </w:rPrChange>
                        </w:rPr>
                        <w:t>QPushButton</w:t>
                      </w:r>
                      <w:proofErr w:type="spellEnd"/>
                      <w:r w:rsidRPr="00D276D8">
                        <w:rPr>
                          <w:rFonts w:ascii="Consolas" w:hAnsi="Consolas" w:cs="Consolas"/>
                          <w:color w:val="000000"/>
                          <w:sz w:val="19"/>
                          <w:szCs w:val="19"/>
                          <w:highlight w:val="white"/>
                          <w:lang w:val="en-US"/>
                          <w:rPrChange w:id="6658" w:author="ghislain.aine" w:date="2015-11-05T09:33: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6659" w:author="ghislain.aine" w:date="2015-11-05T09:33:00Z">
                            <w:rPr>
                              <w:rFonts w:ascii="Consolas" w:hAnsi="Consolas" w:cs="Consolas"/>
                              <w:color w:val="000080"/>
                              <w:sz w:val="19"/>
                              <w:szCs w:val="19"/>
                              <w:highlight w:val="white"/>
                            </w:rPr>
                          </w:rPrChange>
                        </w:rPr>
                        <w:t>button</w:t>
                      </w:r>
                      <w:r w:rsidRPr="00D276D8">
                        <w:rPr>
                          <w:rFonts w:ascii="Consolas" w:hAnsi="Consolas" w:cs="Consolas"/>
                          <w:color w:val="000000"/>
                          <w:sz w:val="19"/>
                          <w:szCs w:val="19"/>
                          <w:highlight w:val="white"/>
                          <w:lang w:val="en-US"/>
                          <w:rPrChange w:id="6660" w:author="ghislain.aine" w:date="2015-11-05T09:33:00Z">
                            <w:rPr>
                              <w:rFonts w:ascii="Consolas" w:hAnsi="Consolas" w:cs="Consolas"/>
                              <w:color w:val="000000"/>
                              <w:sz w:val="19"/>
                              <w:szCs w:val="19"/>
                              <w:highlight w:val="white"/>
                            </w:rPr>
                          </w:rPrChange>
                        </w:rPr>
                        <w:t xml:space="preserve"> = </w:t>
                      </w:r>
                      <w:r w:rsidRPr="00D276D8">
                        <w:rPr>
                          <w:rFonts w:ascii="Consolas" w:hAnsi="Consolas" w:cs="Consolas"/>
                          <w:color w:val="000080"/>
                          <w:sz w:val="19"/>
                          <w:szCs w:val="19"/>
                          <w:highlight w:val="white"/>
                          <w:lang w:val="en-US"/>
                          <w:rPrChange w:id="6661" w:author="ghislain.aine" w:date="2015-11-05T09:33: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6662" w:author="ghislain.aine" w:date="2015-11-05T09:33:00Z">
                            <w:rPr>
                              <w:rFonts w:ascii="Consolas" w:hAnsi="Consolas" w:cs="Consolas"/>
                              <w:color w:val="000080"/>
                              <w:sz w:val="19"/>
                              <w:szCs w:val="19"/>
                              <w:highlight w:val="white"/>
                            </w:rPr>
                          </w:rPrChange>
                        </w:rPr>
                        <w:t>iteration_data_ui</w:t>
                      </w:r>
                      <w:proofErr w:type="spellEnd"/>
                      <w:r w:rsidRPr="00D276D8">
                        <w:rPr>
                          <w:rFonts w:ascii="Consolas" w:hAnsi="Consolas" w:cs="Consolas"/>
                          <w:color w:val="000000"/>
                          <w:sz w:val="19"/>
                          <w:szCs w:val="19"/>
                          <w:highlight w:val="white"/>
                          <w:lang w:val="en-US"/>
                          <w:rPrChange w:id="6663" w:author="ghislain.aine" w:date="2015-11-05T09:33:00Z">
                            <w:rPr>
                              <w:rFonts w:ascii="Consolas" w:hAnsi="Consolas" w:cs="Consolas"/>
                              <w:color w:val="000000"/>
                              <w:sz w:val="19"/>
                              <w:szCs w:val="19"/>
                              <w:highlight w:val="white"/>
                            </w:rPr>
                          </w:rPrChange>
                        </w:rPr>
                        <w:t>-&gt;</w:t>
                      </w:r>
                      <w:proofErr w:type="spellStart"/>
                      <w:proofErr w:type="gramStart"/>
                      <w:r w:rsidRPr="00D276D8">
                        <w:rPr>
                          <w:rFonts w:ascii="Consolas" w:hAnsi="Consolas" w:cs="Consolas"/>
                          <w:color w:val="880000"/>
                          <w:sz w:val="19"/>
                          <w:szCs w:val="19"/>
                          <w:highlight w:val="white"/>
                          <w:lang w:val="en-US"/>
                          <w:rPrChange w:id="6664" w:author="ghislain.aine" w:date="2015-11-05T09:33:00Z">
                            <w:rPr>
                              <w:rFonts w:ascii="Consolas" w:hAnsi="Consolas" w:cs="Consolas"/>
                              <w:color w:val="880000"/>
                              <w:sz w:val="19"/>
                              <w:szCs w:val="19"/>
                              <w:highlight w:val="white"/>
                            </w:rPr>
                          </w:rPrChange>
                        </w:rPr>
                        <w:t>getValidButton</w:t>
                      </w:r>
                      <w:proofErr w:type="spellEnd"/>
                      <w:r w:rsidRPr="00D276D8">
                        <w:rPr>
                          <w:rFonts w:ascii="Consolas" w:hAnsi="Consolas" w:cs="Consolas"/>
                          <w:color w:val="000000"/>
                          <w:sz w:val="19"/>
                          <w:szCs w:val="19"/>
                          <w:highlight w:val="white"/>
                          <w:lang w:val="en-US"/>
                          <w:rPrChange w:id="6665" w:author="ghislain.aine" w:date="2015-11-05T09:33:00Z">
                            <w:rPr>
                              <w:rFonts w:ascii="Consolas" w:hAnsi="Consolas" w:cs="Consolas"/>
                              <w:color w:val="000000"/>
                              <w:sz w:val="19"/>
                              <w:szCs w:val="19"/>
                              <w:highlight w:val="white"/>
                            </w:rPr>
                          </w:rPrChange>
                        </w:rPr>
                        <w:t>(</w:t>
                      </w:r>
                      <w:proofErr w:type="gramEnd"/>
                      <w:r w:rsidRPr="00D276D8">
                        <w:rPr>
                          <w:rFonts w:ascii="Consolas" w:hAnsi="Consolas" w:cs="Consolas"/>
                          <w:color w:val="000000"/>
                          <w:sz w:val="19"/>
                          <w:szCs w:val="19"/>
                          <w:highlight w:val="white"/>
                          <w:lang w:val="en-US"/>
                          <w:rPrChange w:id="6666" w:author="ghislain.aine" w:date="2015-11-05T09:33:00Z">
                            <w:rPr>
                              <w:rFonts w:ascii="Consolas" w:hAnsi="Consolas" w:cs="Consolas"/>
                              <w:color w:val="000000"/>
                              <w:sz w:val="19"/>
                              <w:szCs w:val="19"/>
                              <w:highlight w:val="white"/>
                            </w:rPr>
                          </w:rPrChange>
                        </w:rPr>
                        <w:t>);</w:t>
                      </w:r>
                    </w:ins>
                  </w:p>
                  <w:p w:rsidR="00BF1190" w:rsidRPr="006F6528" w:rsidRDefault="00BF1190" w:rsidP="00BF1190">
                    <w:pPr>
                      <w:autoSpaceDE w:val="0"/>
                      <w:autoSpaceDN w:val="0"/>
                      <w:adjustRightInd w:val="0"/>
                      <w:jc w:val="left"/>
                      <w:rPr>
                        <w:ins w:id="6667" w:author="ghislain.aine" w:date="2015-11-05T09:33:00Z"/>
                        <w:rFonts w:ascii="Consolas" w:hAnsi="Consolas" w:cs="Consolas"/>
                        <w:color w:val="000000"/>
                        <w:sz w:val="19"/>
                        <w:szCs w:val="19"/>
                        <w:highlight w:val="white"/>
                        <w:lang w:val="en-US"/>
                        <w:rPrChange w:id="6668" w:author="ghislain.aine" w:date="2015-11-05T09:33:00Z">
                          <w:rPr>
                            <w:ins w:id="6669" w:author="ghislain.aine" w:date="2015-11-05T09:33:00Z"/>
                            <w:rFonts w:ascii="Consolas" w:hAnsi="Consolas" w:cs="Consolas"/>
                            <w:color w:val="000000"/>
                            <w:sz w:val="19"/>
                            <w:szCs w:val="19"/>
                            <w:highlight w:val="white"/>
                          </w:rPr>
                        </w:rPrChange>
                      </w:rPr>
                    </w:pPr>
                  </w:p>
                  <w:p w:rsidR="00BF1190" w:rsidRPr="006F6528" w:rsidRDefault="00D276D8" w:rsidP="00BF1190">
                    <w:pPr>
                      <w:autoSpaceDE w:val="0"/>
                      <w:autoSpaceDN w:val="0"/>
                      <w:adjustRightInd w:val="0"/>
                      <w:jc w:val="left"/>
                      <w:rPr>
                        <w:ins w:id="6670" w:author="ghislain.aine" w:date="2015-11-05T09:33:00Z"/>
                        <w:rFonts w:ascii="Consolas" w:hAnsi="Consolas" w:cs="Consolas"/>
                        <w:color w:val="000000"/>
                        <w:sz w:val="19"/>
                        <w:szCs w:val="19"/>
                        <w:highlight w:val="white"/>
                        <w:lang w:val="en-US"/>
                        <w:rPrChange w:id="6671" w:author="ghislain.aine" w:date="2015-11-05T09:33:00Z">
                          <w:rPr>
                            <w:ins w:id="6672" w:author="ghislain.aine" w:date="2015-11-05T09:33:00Z"/>
                            <w:rFonts w:ascii="Consolas" w:hAnsi="Consolas" w:cs="Consolas"/>
                            <w:color w:val="000000"/>
                            <w:sz w:val="19"/>
                            <w:szCs w:val="19"/>
                            <w:highlight w:val="white"/>
                          </w:rPr>
                        </w:rPrChange>
                      </w:rPr>
                    </w:pPr>
                    <w:proofErr w:type="gramStart"/>
                    <w:ins w:id="6673" w:author="ghislain.aine" w:date="2015-11-05T09:33:00Z">
                      <w:r w:rsidRPr="00D276D8">
                        <w:rPr>
                          <w:rFonts w:ascii="Consolas" w:hAnsi="Consolas" w:cs="Consolas"/>
                          <w:color w:val="0000FF"/>
                          <w:sz w:val="19"/>
                          <w:szCs w:val="19"/>
                          <w:highlight w:val="white"/>
                          <w:lang w:val="en-US"/>
                          <w:rPrChange w:id="6674" w:author="ghislain.aine" w:date="2015-11-05T09:33: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6675" w:author="ghislain.aine" w:date="2015-11-05T09:33: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6676" w:author="ghislain.aine" w:date="2015-11-05T09:33:00Z">
                            <w:rPr>
                              <w:rFonts w:ascii="Consolas" w:hAnsi="Consolas" w:cs="Consolas"/>
                              <w:color w:val="000080"/>
                              <w:sz w:val="19"/>
                              <w:szCs w:val="19"/>
                              <w:highlight w:val="white"/>
                            </w:rPr>
                          </w:rPrChange>
                        </w:rPr>
                        <w:t>button</w:t>
                      </w:r>
                      <w:r w:rsidRPr="00D276D8">
                        <w:rPr>
                          <w:rFonts w:ascii="Consolas" w:hAnsi="Consolas" w:cs="Consolas"/>
                          <w:color w:val="000000"/>
                          <w:sz w:val="19"/>
                          <w:szCs w:val="19"/>
                          <w:highlight w:val="white"/>
                          <w:lang w:val="en-US"/>
                          <w:rPrChange w:id="6677" w:author="ghislain.aine" w:date="2015-11-05T09:33:00Z">
                            <w:rPr>
                              <w:rFonts w:ascii="Consolas" w:hAnsi="Consolas" w:cs="Consolas"/>
                              <w:color w:val="000000"/>
                              <w:sz w:val="19"/>
                              <w:szCs w:val="19"/>
                              <w:highlight w:val="white"/>
                            </w:rPr>
                          </w:rPrChange>
                        </w:rPr>
                        <w:t>) {</w:t>
                      </w:r>
                    </w:ins>
                  </w:p>
                  <w:p w:rsidR="00BF1190" w:rsidRPr="006F6528" w:rsidRDefault="00BF1190" w:rsidP="00BF1190">
                    <w:pPr>
                      <w:autoSpaceDE w:val="0"/>
                      <w:autoSpaceDN w:val="0"/>
                      <w:adjustRightInd w:val="0"/>
                      <w:jc w:val="left"/>
                      <w:rPr>
                        <w:ins w:id="6678" w:author="ghislain.aine" w:date="2015-11-05T09:33:00Z"/>
                        <w:rFonts w:ascii="Consolas" w:hAnsi="Consolas" w:cs="Consolas"/>
                        <w:color w:val="000000"/>
                        <w:sz w:val="19"/>
                        <w:szCs w:val="19"/>
                        <w:highlight w:val="white"/>
                        <w:lang w:val="en-US"/>
                        <w:rPrChange w:id="6679" w:author="ghislain.aine" w:date="2015-11-05T09:33:00Z">
                          <w:rPr>
                            <w:ins w:id="6680" w:author="ghislain.aine" w:date="2015-11-05T09:33:00Z"/>
                            <w:rFonts w:ascii="Consolas" w:hAnsi="Consolas" w:cs="Consolas"/>
                            <w:color w:val="000000"/>
                            <w:sz w:val="19"/>
                            <w:szCs w:val="19"/>
                            <w:highlight w:val="white"/>
                          </w:rPr>
                        </w:rPrChange>
                      </w:rPr>
                    </w:pPr>
                    <w:ins w:id="6681" w:author="ghislain.aine" w:date="2015-11-05T09:33:00Z">
                      <w:r>
                        <w:rPr>
                          <w:rFonts w:ascii="Consolas" w:hAnsi="Consolas" w:cs="Consolas"/>
                          <w:color w:val="000000"/>
                          <w:sz w:val="19"/>
                          <w:szCs w:val="19"/>
                          <w:highlight w:val="white"/>
                          <w:lang w:val="en-US"/>
                        </w:rPr>
                        <w:tab/>
                      </w:r>
                      <w:proofErr w:type="gramStart"/>
                      <w:r w:rsidR="00D276D8" w:rsidRPr="00D276D8">
                        <w:rPr>
                          <w:rFonts w:ascii="Consolas" w:hAnsi="Consolas" w:cs="Consolas"/>
                          <w:color w:val="880000"/>
                          <w:sz w:val="19"/>
                          <w:szCs w:val="19"/>
                          <w:highlight w:val="white"/>
                          <w:lang w:val="en-US"/>
                          <w:rPrChange w:id="6682" w:author="ghislain.aine" w:date="2015-11-05T09:33:00Z">
                            <w:rPr>
                              <w:rFonts w:ascii="Consolas" w:hAnsi="Consolas" w:cs="Consolas"/>
                              <w:color w:val="880000"/>
                              <w:sz w:val="19"/>
                              <w:szCs w:val="19"/>
                              <w:highlight w:val="white"/>
                            </w:rPr>
                          </w:rPrChange>
                        </w:rPr>
                        <w:t>connect</w:t>
                      </w:r>
                      <w:r w:rsidR="00D276D8" w:rsidRPr="00D276D8">
                        <w:rPr>
                          <w:rFonts w:ascii="Consolas" w:hAnsi="Consolas" w:cs="Consolas"/>
                          <w:color w:val="000000"/>
                          <w:sz w:val="19"/>
                          <w:szCs w:val="19"/>
                          <w:highlight w:val="white"/>
                          <w:lang w:val="en-US"/>
                          <w:rPrChange w:id="6683" w:author="ghislain.aine" w:date="2015-11-05T09:33:00Z">
                            <w:rPr>
                              <w:rFonts w:ascii="Consolas" w:hAnsi="Consolas" w:cs="Consolas"/>
                              <w:color w:val="000000"/>
                              <w:sz w:val="19"/>
                              <w:szCs w:val="19"/>
                              <w:highlight w:val="white"/>
                            </w:rPr>
                          </w:rPrChange>
                        </w:rPr>
                        <w:t>(</w:t>
                      </w:r>
                      <w:proofErr w:type="gramEnd"/>
                      <w:r w:rsidR="00D276D8" w:rsidRPr="00D276D8">
                        <w:rPr>
                          <w:rFonts w:ascii="Consolas" w:hAnsi="Consolas" w:cs="Consolas"/>
                          <w:color w:val="000080"/>
                          <w:sz w:val="19"/>
                          <w:szCs w:val="19"/>
                          <w:highlight w:val="white"/>
                          <w:lang w:val="en-US"/>
                          <w:rPrChange w:id="6684" w:author="ghislain.aine" w:date="2015-11-05T09:33:00Z">
                            <w:rPr>
                              <w:rFonts w:ascii="Consolas" w:hAnsi="Consolas" w:cs="Consolas"/>
                              <w:color w:val="000080"/>
                              <w:sz w:val="19"/>
                              <w:szCs w:val="19"/>
                              <w:highlight w:val="white"/>
                            </w:rPr>
                          </w:rPrChange>
                        </w:rPr>
                        <w:t>button</w:t>
                      </w:r>
                      <w:r w:rsidR="00D276D8" w:rsidRPr="00D276D8">
                        <w:rPr>
                          <w:rFonts w:ascii="Consolas" w:hAnsi="Consolas" w:cs="Consolas"/>
                          <w:color w:val="000000"/>
                          <w:sz w:val="19"/>
                          <w:szCs w:val="19"/>
                          <w:highlight w:val="white"/>
                          <w:lang w:val="en-US"/>
                          <w:rPrChange w:id="6685" w:author="ghislain.aine" w:date="2015-11-05T09:33:00Z">
                            <w:rPr>
                              <w:rFonts w:ascii="Consolas" w:hAnsi="Consolas" w:cs="Consolas"/>
                              <w:color w:val="000000"/>
                              <w:sz w:val="19"/>
                              <w:szCs w:val="19"/>
                              <w:highlight w:val="white"/>
                            </w:rPr>
                          </w:rPrChange>
                        </w:rPr>
                        <w:t>, &amp;</w:t>
                      </w:r>
                      <w:proofErr w:type="spellStart"/>
                      <w:r w:rsidR="00D276D8" w:rsidRPr="00D276D8">
                        <w:rPr>
                          <w:rFonts w:ascii="Consolas" w:hAnsi="Consolas" w:cs="Consolas"/>
                          <w:color w:val="216F85"/>
                          <w:sz w:val="19"/>
                          <w:szCs w:val="19"/>
                          <w:highlight w:val="white"/>
                          <w:lang w:val="en-US"/>
                          <w:rPrChange w:id="6686" w:author="ghislain.aine" w:date="2015-11-05T09:33:00Z">
                            <w:rPr>
                              <w:rFonts w:ascii="Consolas" w:hAnsi="Consolas" w:cs="Consolas"/>
                              <w:color w:val="216F85"/>
                              <w:sz w:val="19"/>
                              <w:szCs w:val="19"/>
                              <w:highlight w:val="white"/>
                            </w:rPr>
                          </w:rPrChange>
                        </w:rPr>
                        <w:t>QPushButton</w:t>
                      </w:r>
                      <w:proofErr w:type="spellEnd"/>
                      <w:r w:rsidR="00D276D8" w:rsidRPr="00D276D8">
                        <w:rPr>
                          <w:rFonts w:ascii="Consolas" w:hAnsi="Consolas" w:cs="Consolas"/>
                          <w:color w:val="000000"/>
                          <w:sz w:val="19"/>
                          <w:szCs w:val="19"/>
                          <w:highlight w:val="white"/>
                          <w:lang w:val="en-US"/>
                          <w:rPrChange w:id="6687" w:author="ghislain.aine" w:date="2015-11-05T09:33:00Z">
                            <w:rPr>
                              <w:rFonts w:ascii="Consolas" w:hAnsi="Consolas" w:cs="Consolas"/>
                              <w:color w:val="000000"/>
                              <w:sz w:val="19"/>
                              <w:szCs w:val="19"/>
                              <w:highlight w:val="white"/>
                            </w:rPr>
                          </w:rPrChange>
                        </w:rPr>
                        <w:t>::</w:t>
                      </w:r>
                      <w:r w:rsidR="00D276D8" w:rsidRPr="00D276D8">
                        <w:rPr>
                          <w:rFonts w:ascii="Consolas" w:hAnsi="Consolas" w:cs="Consolas"/>
                          <w:color w:val="880000"/>
                          <w:sz w:val="19"/>
                          <w:szCs w:val="19"/>
                          <w:highlight w:val="white"/>
                          <w:lang w:val="en-US"/>
                          <w:rPrChange w:id="6688" w:author="ghislain.aine" w:date="2015-11-05T09:33:00Z">
                            <w:rPr>
                              <w:rFonts w:ascii="Consolas" w:hAnsi="Consolas" w:cs="Consolas"/>
                              <w:color w:val="880000"/>
                              <w:sz w:val="19"/>
                              <w:szCs w:val="19"/>
                              <w:highlight w:val="white"/>
                            </w:rPr>
                          </w:rPrChange>
                        </w:rPr>
                        <w:t>clicked</w:t>
                      </w:r>
                      <w:r w:rsidR="00D276D8" w:rsidRPr="00D276D8">
                        <w:rPr>
                          <w:rFonts w:ascii="Consolas" w:hAnsi="Consolas" w:cs="Consolas"/>
                          <w:color w:val="000000"/>
                          <w:sz w:val="19"/>
                          <w:szCs w:val="19"/>
                          <w:highlight w:val="white"/>
                          <w:lang w:val="en-US"/>
                          <w:rPrChange w:id="6689" w:author="ghislain.aine" w:date="2015-11-05T09:33:00Z">
                            <w:rPr>
                              <w:rFonts w:ascii="Consolas" w:hAnsi="Consolas" w:cs="Consolas"/>
                              <w:color w:val="000000"/>
                              <w:sz w:val="19"/>
                              <w:szCs w:val="19"/>
                              <w:highlight w:val="white"/>
                            </w:rPr>
                          </w:rPrChange>
                        </w:rPr>
                        <w:t xml:space="preserve">, </w:t>
                      </w:r>
                      <w:r w:rsidR="00D276D8" w:rsidRPr="00D276D8">
                        <w:rPr>
                          <w:rFonts w:ascii="Consolas" w:hAnsi="Consolas" w:cs="Consolas"/>
                          <w:color w:val="0000FF"/>
                          <w:sz w:val="19"/>
                          <w:szCs w:val="19"/>
                          <w:highlight w:val="white"/>
                          <w:lang w:val="en-US"/>
                          <w:rPrChange w:id="6690" w:author="ghislain.aine" w:date="2015-11-05T09:33:00Z">
                            <w:rPr>
                              <w:rFonts w:ascii="Consolas" w:hAnsi="Consolas" w:cs="Consolas"/>
                              <w:color w:val="0000FF"/>
                              <w:sz w:val="19"/>
                              <w:szCs w:val="19"/>
                              <w:highlight w:val="white"/>
                            </w:rPr>
                          </w:rPrChange>
                        </w:rPr>
                        <w:t>this</w:t>
                      </w:r>
                      <w:r w:rsidR="00D276D8" w:rsidRPr="00D276D8">
                        <w:rPr>
                          <w:rFonts w:ascii="Consolas" w:hAnsi="Consolas" w:cs="Consolas"/>
                          <w:color w:val="000000"/>
                          <w:sz w:val="19"/>
                          <w:szCs w:val="19"/>
                          <w:highlight w:val="white"/>
                          <w:lang w:val="en-US"/>
                          <w:rPrChange w:id="6691" w:author="ghislain.aine" w:date="2015-11-05T09:33:00Z">
                            <w:rPr>
                              <w:rFonts w:ascii="Consolas" w:hAnsi="Consolas" w:cs="Consolas"/>
                              <w:color w:val="000000"/>
                              <w:sz w:val="19"/>
                              <w:szCs w:val="19"/>
                              <w:highlight w:val="white"/>
                            </w:rPr>
                          </w:rPrChange>
                        </w:rPr>
                        <w:t>, &amp;</w:t>
                      </w:r>
                      <w:proofErr w:type="spellStart"/>
                      <w:r w:rsidR="00D276D8" w:rsidRPr="00D276D8">
                        <w:rPr>
                          <w:rFonts w:ascii="Consolas" w:hAnsi="Consolas" w:cs="Consolas"/>
                          <w:color w:val="216F85"/>
                          <w:sz w:val="19"/>
                          <w:szCs w:val="19"/>
                          <w:highlight w:val="white"/>
                          <w:lang w:val="en-US"/>
                          <w:rPrChange w:id="6692" w:author="ghislain.aine" w:date="2015-11-05T09:33:00Z">
                            <w:rPr>
                              <w:rFonts w:ascii="Consolas" w:hAnsi="Consolas" w:cs="Consolas"/>
                              <w:color w:val="216F85"/>
                              <w:sz w:val="19"/>
                              <w:szCs w:val="19"/>
                              <w:highlight w:val="white"/>
                            </w:rPr>
                          </w:rPrChange>
                        </w:rPr>
                        <w:t>PinComponent</w:t>
                      </w:r>
                      <w:proofErr w:type="spellEnd"/>
                      <w:r w:rsidR="00D276D8" w:rsidRPr="00D276D8">
                        <w:rPr>
                          <w:rFonts w:ascii="Consolas" w:hAnsi="Consolas" w:cs="Consolas"/>
                          <w:color w:val="000000"/>
                          <w:sz w:val="19"/>
                          <w:szCs w:val="19"/>
                          <w:highlight w:val="white"/>
                          <w:lang w:val="en-US"/>
                          <w:rPrChange w:id="6693" w:author="ghislain.aine" w:date="2015-11-05T09:33:00Z">
                            <w:rPr>
                              <w:rFonts w:ascii="Consolas" w:hAnsi="Consolas" w:cs="Consolas"/>
                              <w:color w:val="000000"/>
                              <w:sz w:val="19"/>
                              <w:szCs w:val="19"/>
                              <w:highlight w:val="white"/>
                            </w:rPr>
                          </w:rPrChange>
                        </w:rPr>
                        <w:t>::</w:t>
                      </w:r>
                      <w:proofErr w:type="spellStart"/>
                      <w:r w:rsidR="00D276D8" w:rsidRPr="00D276D8">
                        <w:rPr>
                          <w:rFonts w:ascii="Consolas" w:hAnsi="Consolas" w:cs="Consolas"/>
                          <w:color w:val="880000"/>
                          <w:sz w:val="19"/>
                          <w:szCs w:val="19"/>
                          <w:highlight w:val="white"/>
                          <w:lang w:val="en-US"/>
                          <w:rPrChange w:id="6694" w:author="ghislain.aine" w:date="2015-11-05T09:33:00Z">
                            <w:rPr>
                              <w:rFonts w:ascii="Consolas" w:hAnsi="Consolas" w:cs="Consolas"/>
                              <w:color w:val="880000"/>
                              <w:sz w:val="19"/>
                              <w:szCs w:val="19"/>
                              <w:highlight w:val="white"/>
                            </w:rPr>
                          </w:rPrChange>
                        </w:rPr>
                        <w:t>getValuesFromUI</w:t>
                      </w:r>
                      <w:proofErr w:type="spellEnd"/>
                      <w:r w:rsidR="00D276D8" w:rsidRPr="00D276D8">
                        <w:rPr>
                          <w:rFonts w:ascii="Consolas" w:hAnsi="Consolas" w:cs="Consolas"/>
                          <w:color w:val="000000"/>
                          <w:sz w:val="19"/>
                          <w:szCs w:val="19"/>
                          <w:highlight w:val="white"/>
                          <w:lang w:val="en-US"/>
                          <w:rPrChange w:id="6695" w:author="ghislain.aine" w:date="2015-11-05T09:33:00Z">
                            <w:rPr>
                              <w:rFonts w:ascii="Consolas" w:hAnsi="Consolas" w:cs="Consolas"/>
                              <w:color w:val="000000"/>
                              <w:sz w:val="19"/>
                              <w:szCs w:val="19"/>
                              <w:highlight w:val="white"/>
                            </w:rPr>
                          </w:rPrChange>
                        </w:rPr>
                        <w:t>);</w:t>
                      </w:r>
                    </w:ins>
                  </w:p>
                  <w:p w:rsidR="00BF1190" w:rsidRDefault="00BF1190" w:rsidP="00BF1190">
                    <w:pPr>
                      <w:autoSpaceDE w:val="0"/>
                      <w:autoSpaceDN w:val="0"/>
                      <w:adjustRightInd w:val="0"/>
                      <w:jc w:val="left"/>
                      <w:rPr>
                        <w:ins w:id="6696" w:author="ghislain.aine" w:date="2015-11-05T09:34:00Z"/>
                        <w:rFonts w:ascii="Consolas" w:hAnsi="Consolas" w:cs="Consolas"/>
                        <w:color w:val="000000"/>
                        <w:sz w:val="19"/>
                        <w:szCs w:val="19"/>
                        <w:highlight w:val="white"/>
                        <w:lang w:val="en-US"/>
                      </w:rPr>
                    </w:pPr>
                    <w:ins w:id="6697" w:author="ghislain.aine" w:date="2015-11-05T09:33:00Z">
                      <w:r>
                        <w:rPr>
                          <w:rFonts w:ascii="Consolas" w:hAnsi="Consolas" w:cs="Consolas"/>
                          <w:color w:val="000000"/>
                          <w:sz w:val="19"/>
                          <w:szCs w:val="19"/>
                          <w:highlight w:val="white"/>
                          <w:lang w:val="en-US"/>
                        </w:rPr>
                        <w:t>}</w:t>
                      </w:r>
                    </w:ins>
                  </w:p>
                  <w:p w:rsidR="00BF1190" w:rsidRPr="006F6528" w:rsidRDefault="00BF1190" w:rsidP="00BF1190">
                    <w:pPr>
                      <w:autoSpaceDE w:val="0"/>
                      <w:autoSpaceDN w:val="0"/>
                      <w:adjustRightInd w:val="0"/>
                      <w:jc w:val="left"/>
                      <w:rPr>
                        <w:ins w:id="6698" w:author="ghislain.aine" w:date="2015-11-05T09:33:00Z"/>
                        <w:rFonts w:ascii="Consolas" w:hAnsi="Consolas" w:cs="Consolas"/>
                        <w:color w:val="000000"/>
                        <w:sz w:val="19"/>
                        <w:szCs w:val="19"/>
                        <w:highlight w:val="white"/>
                        <w:lang w:val="en-US"/>
                        <w:rPrChange w:id="6699" w:author="ghislain.aine" w:date="2015-11-05T09:34:00Z">
                          <w:rPr>
                            <w:ins w:id="6700" w:author="ghislain.aine" w:date="2015-11-05T09:33:00Z"/>
                            <w:rFonts w:ascii="Consolas" w:hAnsi="Consolas" w:cs="Consolas"/>
                            <w:color w:val="000000"/>
                            <w:sz w:val="19"/>
                            <w:szCs w:val="19"/>
                            <w:highlight w:val="white"/>
                          </w:rPr>
                        </w:rPrChange>
                      </w:rPr>
                    </w:pPr>
                  </w:p>
                  <w:p w:rsidR="00BF1190" w:rsidRPr="006F6528" w:rsidRDefault="00D276D8" w:rsidP="00BF1190">
                    <w:pPr>
                      <w:autoSpaceDE w:val="0"/>
                      <w:autoSpaceDN w:val="0"/>
                      <w:adjustRightInd w:val="0"/>
                      <w:jc w:val="left"/>
                      <w:rPr>
                        <w:ins w:id="6701" w:author="ghislain.aine" w:date="2015-11-05T09:33:00Z"/>
                        <w:rFonts w:ascii="Consolas" w:hAnsi="Consolas" w:cs="Consolas"/>
                        <w:color w:val="000000"/>
                        <w:sz w:val="19"/>
                        <w:szCs w:val="19"/>
                        <w:highlight w:val="white"/>
                        <w:lang w:val="en-US"/>
                        <w:rPrChange w:id="6702" w:author="ghislain.aine" w:date="2015-11-05T09:34:00Z">
                          <w:rPr>
                            <w:ins w:id="6703" w:author="ghislain.aine" w:date="2015-11-05T09:33:00Z"/>
                            <w:rFonts w:ascii="Consolas" w:hAnsi="Consolas" w:cs="Consolas"/>
                            <w:color w:val="000000"/>
                            <w:sz w:val="19"/>
                            <w:szCs w:val="19"/>
                            <w:highlight w:val="white"/>
                          </w:rPr>
                        </w:rPrChange>
                      </w:rPr>
                    </w:pPr>
                    <w:ins w:id="6704" w:author="ghislain.aine" w:date="2015-11-05T09:33:00Z">
                      <w:r w:rsidRPr="00D276D8">
                        <w:rPr>
                          <w:rFonts w:ascii="Consolas" w:hAnsi="Consolas" w:cs="Consolas"/>
                          <w:color w:val="000080"/>
                          <w:sz w:val="19"/>
                          <w:szCs w:val="19"/>
                          <w:highlight w:val="white"/>
                          <w:lang w:val="en-US"/>
                          <w:rPrChange w:id="6705" w:author="ghislain.aine" w:date="2015-11-05T09:34: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6706" w:author="ghislain.aine" w:date="2015-11-05T09:34:00Z">
                            <w:rPr>
                              <w:rFonts w:ascii="Consolas" w:hAnsi="Consolas" w:cs="Consolas"/>
                              <w:color w:val="000080"/>
                              <w:sz w:val="19"/>
                              <w:szCs w:val="19"/>
                              <w:highlight w:val="white"/>
                            </w:rPr>
                          </w:rPrChange>
                        </w:rPr>
                        <w:t>iteration_data_ui</w:t>
                      </w:r>
                      <w:proofErr w:type="spellEnd"/>
                      <w:r w:rsidRPr="00D276D8">
                        <w:rPr>
                          <w:rFonts w:ascii="Consolas" w:hAnsi="Consolas" w:cs="Consolas"/>
                          <w:color w:val="000000"/>
                          <w:sz w:val="19"/>
                          <w:szCs w:val="19"/>
                          <w:highlight w:val="white"/>
                          <w:lang w:val="en-US"/>
                          <w:rPrChange w:id="6707" w:author="ghislain.aine" w:date="2015-11-05T09:34:00Z">
                            <w:rPr>
                              <w:rFonts w:ascii="Consolas" w:hAnsi="Consolas" w:cs="Consolas"/>
                              <w:color w:val="000000"/>
                              <w:sz w:val="19"/>
                              <w:szCs w:val="19"/>
                              <w:highlight w:val="white"/>
                            </w:rPr>
                          </w:rPrChange>
                        </w:rPr>
                        <w:t>-&gt;</w:t>
                      </w:r>
                      <w:proofErr w:type="gramStart"/>
                      <w:r w:rsidRPr="00D276D8">
                        <w:rPr>
                          <w:rFonts w:ascii="Consolas" w:hAnsi="Consolas" w:cs="Consolas"/>
                          <w:color w:val="880000"/>
                          <w:sz w:val="19"/>
                          <w:szCs w:val="19"/>
                          <w:highlight w:val="white"/>
                          <w:lang w:val="en-US"/>
                          <w:rPrChange w:id="6708" w:author="ghislain.aine" w:date="2015-11-05T09:34:00Z">
                            <w:rPr>
                              <w:rFonts w:ascii="Consolas" w:hAnsi="Consolas" w:cs="Consolas"/>
                              <w:color w:val="880000"/>
                              <w:sz w:val="19"/>
                              <w:szCs w:val="19"/>
                              <w:highlight w:val="white"/>
                            </w:rPr>
                          </w:rPrChange>
                        </w:rPr>
                        <w:t>show</w:t>
                      </w:r>
                      <w:r w:rsidRPr="00D276D8">
                        <w:rPr>
                          <w:rFonts w:ascii="Consolas" w:hAnsi="Consolas" w:cs="Consolas"/>
                          <w:color w:val="000000"/>
                          <w:sz w:val="19"/>
                          <w:szCs w:val="19"/>
                          <w:highlight w:val="white"/>
                          <w:lang w:val="en-US"/>
                          <w:rPrChange w:id="6709" w:author="ghislain.aine" w:date="2015-11-05T09:34:00Z">
                            <w:rPr>
                              <w:rFonts w:ascii="Consolas" w:hAnsi="Consolas" w:cs="Consolas"/>
                              <w:color w:val="000000"/>
                              <w:sz w:val="19"/>
                              <w:szCs w:val="19"/>
                              <w:highlight w:val="white"/>
                            </w:rPr>
                          </w:rPrChange>
                        </w:rPr>
                        <w:t>(</w:t>
                      </w:r>
                      <w:proofErr w:type="gramEnd"/>
                      <w:r w:rsidRPr="00D276D8">
                        <w:rPr>
                          <w:rFonts w:ascii="Consolas" w:hAnsi="Consolas" w:cs="Consolas"/>
                          <w:color w:val="000000"/>
                          <w:sz w:val="19"/>
                          <w:szCs w:val="19"/>
                          <w:highlight w:val="white"/>
                          <w:lang w:val="en-US"/>
                          <w:rPrChange w:id="6710" w:author="ghislain.aine" w:date="2015-11-05T09:34:00Z">
                            <w:rPr>
                              <w:rFonts w:ascii="Consolas" w:hAnsi="Consolas" w:cs="Consolas"/>
                              <w:color w:val="000000"/>
                              <w:sz w:val="19"/>
                              <w:szCs w:val="19"/>
                              <w:highlight w:val="white"/>
                            </w:rPr>
                          </w:rPrChange>
                        </w:rPr>
                        <w:t>);</w:t>
                      </w:r>
                    </w:ins>
                  </w:p>
                  <w:p w:rsidR="00BF1190" w:rsidRPr="00E71FE0" w:rsidRDefault="00D276D8" w:rsidP="00BF1190">
                    <w:pPr>
                      <w:rPr>
                        <w:lang w:val="en-US"/>
                      </w:rPr>
                    </w:pPr>
                    <w:ins w:id="6711" w:author="ghislain.aine" w:date="2015-11-05T09:33:00Z">
                      <w:r w:rsidRPr="00D276D8">
                        <w:rPr>
                          <w:rFonts w:ascii="Consolas" w:hAnsi="Consolas" w:cs="Consolas"/>
                          <w:color w:val="000080"/>
                          <w:sz w:val="19"/>
                          <w:szCs w:val="19"/>
                          <w:highlight w:val="white"/>
                          <w:lang w:val="en-US"/>
                          <w:rPrChange w:id="6712" w:author="ghislain.aine" w:date="2015-11-05T09:34:00Z">
                            <w:rPr>
                              <w:rFonts w:ascii="Consolas" w:hAnsi="Consolas" w:cs="Consolas"/>
                              <w:color w:val="000080"/>
                              <w:sz w:val="19"/>
                              <w:szCs w:val="19"/>
                              <w:highlight w:val="white"/>
                            </w:rPr>
                          </w:rPrChange>
                        </w:rPr>
                        <w:t>_</w:t>
                      </w:r>
                      <w:proofErr w:type="spellStart"/>
                      <w:r w:rsidRPr="00D276D8">
                        <w:rPr>
                          <w:rFonts w:ascii="Consolas" w:hAnsi="Consolas" w:cs="Consolas"/>
                          <w:color w:val="000080"/>
                          <w:sz w:val="19"/>
                          <w:szCs w:val="19"/>
                          <w:highlight w:val="white"/>
                          <w:lang w:val="en-US"/>
                          <w:rPrChange w:id="6713" w:author="ghislain.aine" w:date="2015-11-05T09:34:00Z">
                            <w:rPr>
                              <w:rFonts w:ascii="Consolas" w:hAnsi="Consolas" w:cs="Consolas"/>
                              <w:color w:val="000080"/>
                              <w:sz w:val="19"/>
                              <w:szCs w:val="19"/>
                              <w:highlight w:val="white"/>
                            </w:rPr>
                          </w:rPrChange>
                        </w:rPr>
                        <w:t>iteration_data_ui</w:t>
                      </w:r>
                      <w:proofErr w:type="spellEnd"/>
                      <w:r w:rsidRPr="00D276D8">
                        <w:rPr>
                          <w:rFonts w:ascii="Consolas" w:hAnsi="Consolas" w:cs="Consolas"/>
                          <w:color w:val="000000"/>
                          <w:sz w:val="19"/>
                          <w:szCs w:val="19"/>
                          <w:highlight w:val="white"/>
                          <w:lang w:val="en-US"/>
                          <w:rPrChange w:id="6714" w:author="ghislain.aine" w:date="2015-11-05T09:34:00Z">
                            <w:rPr>
                              <w:rFonts w:ascii="Consolas" w:hAnsi="Consolas" w:cs="Consolas"/>
                              <w:color w:val="000000"/>
                              <w:sz w:val="19"/>
                              <w:szCs w:val="19"/>
                              <w:highlight w:val="white"/>
                            </w:rPr>
                          </w:rPrChange>
                        </w:rPr>
                        <w:t>-&gt;</w:t>
                      </w:r>
                      <w:proofErr w:type="gramStart"/>
                      <w:r w:rsidRPr="00D276D8">
                        <w:rPr>
                          <w:rFonts w:ascii="Consolas" w:hAnsi="Consolas" w:cs="Consolas"/>
                          <w:color w:val="880000"/>
                          <w:sz w:val="19"/>
                          <w:szCs w:val="19"/>
                          <w:highlight w:val="white"/>
                          <w:lang w:val="en-US"/>
                          <w:rPrChange w:id="6715" w:author="ghislain.aine" w:date="2015-11-05T09:34:00Z">
                            <w:rPr>
                              <w:rFonts w:ascii="Consolas" w:hAnsi="Consolas" w:cs="Consolas"/>
                              <w:color w:val="880000"/>
                              <w:sz w:val="19"/>
                              <w:szCs w:val="19"/>
                              <w:highlight w:val="white"/>
                            </w:rPr>
                          </w:rPrChange>
                        </w:rPr>
                        <w:t>exec</w:t>
                      </w:r>
                      <w:r w:rsidRPr="00D276D8">
                        <w:rPr>
                          <w:rFonts w:ascii="Consolas" w:hAnsi="Consolas" w:cs="Consolas"/>
                          <w:color w:val="000000"/>
                          <w:sz w:val="19"/>
                          <w:szCs w:val="19"/>
                          <w:highlight w:val="white"/>
                          <w:lang w:val="en-US"/>
                          <w:rPrChange w:id="6716" w:author="ghislain.aine" w:date="2015-11-05T09:34:00Z">
                            <w:rPr>
                              <w:rFonts w:ascii="Consolas" w:hAnsi="Consolas" w:cs="Consolas"/>
                              <w:color w:val="000000"/>
                              <w:sz w:val="19"/>
                              <w:szCs w:val="19"/>
                              <w:highlight w:val="white"/>
                            </w:rPr>
                          </w:rPrChange>
                        </w:rPr>
                        <w:t>(</w:t>
                      </w:r>
                      <w:proofErr w:type="gramEnd"/>
                      <w:r w:rsidRPr="00D276D8">
                        <w:rPr>
                          <w:rFonts w:ascii="Consolas" w:hAnsi="Consolas" w:cs="Consolas"/>
                          <w:color w:val="000000"/>
                          <w:sz w:val="19"/>
                          <w:szCs w:val="19"/>
                          <w:highlight w:val="white"/>
                          <w:lang w:val="en-US"/>
                          <w:rPrChange w:id="6717" w:author="ghislain.aine" w:date="2015-11-05T09:34:00Z">
                            <w:rPr>
                              <w:rFonts w:ascii="Consolas" w:hAnsi="Consolas" w:cs="Consolas"/>
                              <w:color w:val="000000"/>
                              <w:sz w:val="19"/>
                              <w:szCs w:val="19"/>
                              <w:highlight w:val="white"/>
                            </w:rPr>
                          </w:rPrChange>
                        </w:rPr>
                        <w:t>);</w:t>
                      </w:r>
                    </w:ins>
                    <w:del w:id="6718" w:author="ghislain.aine" w:date="2015-11-05T09:33:00Z">
                      <w:r w:rsidRPr="00D276D8">
                        <w:rPr>
                          <w:rFonts w:ascii="Consolas" w:hAnsi="Consolas" w:cs="Consolas"/>
                          <w:color w:val="216F85"/>
                          <w:sz w:val="19"/>
                          <w:szCs w:val="19"/>
                          <w:highlight w:val="white"/>
                          <w:lang w:val="en-US"/>
                          <w:rPrChange w:id="6719" w:author="ghislain.aine" w:date="2015-11-05T09:34:00Z">
                            <w:rPr>
                              <w:rFonts w:ascii="Consolas" w:hAnsi="Consolas" w:cs="Consolas"/>
                              <w:color w:val="216F85"/>
                              <w:sz w:val="19"/>
                              <w:szCs w:val="19"/>
                              <w:highlight w:val="white"/>
                            </w:rPr>
                          </w:rPrChange>
                        </w:rPr>
                        <w:delText>QPushButton</w:delText>
                      </w:r>
                      <w:r w:rsidRPr="00D276D8">
                        <w:rPr>
                          <w:rFonts w:ascii="Consolas" w:hAnsi="Consolas" w:cs="Consolas"/>
                          <w:color w:val="000000"/>
                          <w:sz w:val="19"/>
                          <w:szCs w:val="19"/>
                          <w:highlight w:val="white"/>
                          <w:lang w:val="en-US"/>
                          <w:rPrChange w:id="6720" w:author="ghislain.aine" w:date="2015-11-05T09:34:00Z">
                            <w:rPr>
                              <w:rFonts w:ascii="Consolas" w:hAnsi="Consolas" w:cs="Consolas"/>
                              <w:color w:val="000000"/>
                              <w:sz w:val="19"/>
                              <w:szCs w:val="19"/>
                              <w:highlight w:val="white"/>
                            </w:rPr>
                          </w:rPrChange>
                        </w:rPr>
                        <w:delText xml:space="preserve"> * </w:delText>
                      </w:r>
                      <w:r w:rsidRPr="00D276D8">
                        <w:rPr>
                          <w:rFonts w:ascii="Consolas" w:hAnsi="Consolas" w:cs="Consolas"/>
                          <w:color w:val="880000"/>
                          <w:sz w:val="19"/>
                          <w:szCs w:val="19"/>
                          <w:highlight w:val="white"/>
                          <w:lang w:val="en-US"/>
                          <w:rPrChange w:id="6721" w:author="ghislain.aine" w:date="2015-11-05T09:34:00Z">
                            <w:rPr>
                              <w:rFonts w:ascii="Consolas" w:hAnsi="Consolas" w:cs="Consolas"/>
                              <w:color w:val="880000"/>
                              <w:sz w:val="19"/>
                              <w:szCs w:val="19"/>
                              <w:highlight w:val="white"/>
                            </w:rPr>
                          </w:rPrChange>
                        </w:rPr>
                        <w:delText>getValidButton</w:delText>
                      </w:r>
                      <w:r w:rsidRPr="00D276D8">
                        <w:rPr>
                          <w:rFonts w:ascii="Consolas" w:hAnsi="Consolas" w:cs="Consolas"/>
                          <w:color w:val="000000"/>
                          <w:sz w:val="19"/>
                          <w:szCs w:val="19"/>
                          <w:highlight w:val="white"/>
                          <w:lang w:val="en-US"/>
                          <w:rPrChange w:id="6722" w:author="ghislain.aine" w:date="2015-11-05T09:34:00Z">
                            <w:rPr>
                              <w:rFonts w:ascii="Consolas" w:hAnsi="Consolas" w:cs="Consolas"/>
                              <w:color w:val="000000"/>
                              <w:sz w:val="19"/>
                              <w:szCs w:val="19"/>
                              <w:highlight w:val="white"/>
                            </w:rPr>
                          </w:rPrChange>
                        </w:rPr>
                        <w:delText xml:space="preserve">() </w:delText>
                      </w:r>
                      <w:r w:rsidRPr="00D276D8">
                        <w:rPr>
                          <w:rFonts w:ascii="Consolas" w:hAnsi="Consolas" w:cs="Consolas"/>
                          <w:color w:val="0000FF"/>
                          <w:sz w:val="19"/>
                          <w:szCs w:val="19"/>
                          <w:highlight w:val="white"/>
                          <w:lang w:val="en-US"/>
                          <w:rPrChange w:id="6723" w:author="ghislain.aine" w:date="2015-11-05T09:34:00Z">
                            <w:rPr>
                              <w:rFonts w:ascii="Consolas" w:hAnsi="Consolas" w:cs="Consolas"/>
                              <w:color w:val="0000FF"/>
                              <w:sz w:val="19"/>
                              <w:szCs w:val="19"/>
                              <w:highlight w:val="white"/>
                            </w:rPr>
                          </w:rPrChange>
                        </w:rPr>
                        <w:delText>const</w:delText>
                      </w:r>
                      <w:r w:rsidRPr="00D276D8">
                        <w:rPr>
                          <w:rFonts w:ascii="Consolas" w:hAnsi="Consolas" w:cs="Consolas"/>
                          <w:color w:val="000000"/>
                          <w:sz w:val="19"/>
                          <w:szCs w:val="19"/>
                          <w:highlight w:val="white"/>
                          <w:lang w:val="en-US"/>
                          <w:rPrChange w:id="6724" w:author="ghislain.aine" w:date="2015-11-05T09:34:00Z">
                            <w:rPr>
                              <w:rFonts w:ascii="Consolas" w:hAnsi="Consolas" w:cs="Consolas"/>
                              <w:color w:val="000000"/>
                              <w:sz w:val="19"/>
                              <w:szCs w:val="19"/>
                              <w:highlight w:val="white"/>
                            </w:rPr>
                          </w:rPrChange>
                        </w:rPr>
                        <w:delText>;</w:delText>
                      </w:r>
                    </w:del>
                  </w:p>
                </w:txbxContent>
              </v:textbox>
              <w10:wrap type="none"/>
              <w10:anchorlock/>
            </v:shape>
          </w:pict>
        </w:r>
      </w:ins>
    </w:p>
    <w:p w:rsidR="00BF1190" w:rsidRPr="00D15D51" w:rsidDel="006F6528" w:rsidRDefault="00BF1190" w:rsidP="00BF1190">
      <w:pPr>
        <w:pStyle w:val="Code"/>
        <w:rPr>
          <w:del w:id="6725" w:author="ghislain.aine" w:date="2015-11-05T09:33:00Z"/>
          <w:noProof/>
          <w:color w:val="008000"/>
        </w:rPr>
      </w:pPr>
      <w:del w:id="6726" w:author="ghislain.aine" w:date="2015-11-05T09:33:00Z">
        <w:r w:rsidRPr="00D15D51" w:rsidDel="006F6528">
          <w:rPr>
            <w:noProof/>
            <w:color w:val="008000"/>
          </w:rPr>
          <w:delText>//Chargement de la fenetre de configuration</w:delText>
        </w:r>
      </w:del>
    </w:p>
    <w:p w:rsidR="00BF1190" w:rsidDel="006F6528" w:rsidRDefault="00BF1190" w:rsidP="00BF1190">
      <w:pPr>
        <w:pStyle w:val="Code"/>
        <w:rPr>
          <w:del w:id="6727" w:author="ghislain.aine" w:date="2015-11-05T09:33:00Z"/>
          <w:noProof/>
        </w:rPr>
      </w:pPr>
      <w:del w:id="6728" w:author="ghislain.aine" w:date="2015-11-05T09:33:00Z">
        <w:r w:rsidDel="006F6528">
          <w:rPr>
            <w:noProof/>
          </w:rPr>
          <w:delText xml:space="preserve">_dataAdminUI = </w:delText>
        </w:r>
        <w:r w:rsidDel="006F6528">
          <w:rPr>
            <w:noProof/>
            <w:color w:val="0000FF"/>
          </w:rPr>
          <w:delText>new</w:delText>
        </w:r>
        <w:r w:rsidDel="006F6528">
          <w:rPr>
            <w:noProof/>
          </w:rPr>
          <w:delText xml:space="preserve"> DataAdminUI(_pas, _periode);</w:delText>
        </w:r>
      </w:del>
    </w:p>
    <w:p w:rsidR="00BF1190" w:rsidRPr="00D15D51" w:rsidDel="006F6528" w:rsidRDefault="00BF1190" w:rsidP="00BF1190">
      <w:pPr>
        <w:pStyle w:val="Code"/>
        <w:rPr>
          <w:del w:id="6729" w:author="ghislain.aine" w:date="2015-11-05T09:33:00Z"/>
          <w:noProof/>
          <w:color w:val="008000"/>
        </w:rPr>
      </w:pPr>
      <w:del w:id="6730" w:author="ghislain.aine" w:date="2015-11-05T09:33:00Z">
        <w:r w:rsidRPr="00D15D51" w:rsidDel="006F6528">
          <w:rPr>
            <w:noProof/>
            <w:color w:val="008000"/>
          </w:rPr>
          <w:delText>//Creation de la callback</w:delText>
        </w:r>
      </w:del>
    </w:p>
    <w:p w:rsidR="00BF1190" w:rsidDel="006F6528" w:rsidRDefault="00BF1190" w:rsidP="00BF1190">
      <w:pPr>
        <w:pStyle w:val="Code"/>
        <w:rPr>
          <w:del w:id="6731" w:author="ghislain.aine" w:date="2015-11-05T09:33:00Z"/>
          <w:noProof/>
          <w:lang w:val="en-US"/>
        </w:rPr>
      </w:pPr>
      <w:del w:id="6732" w:author="ghislain.aine" w:date="2015-11-05T09:33:00Z">
        <w:r w:rsidRPr="00204A2D" w:rsidDel="006F6528">
          <w:rPr>
            <w:noProof/>
            <w:lang w:val="en-US"/>
          </w:rPr>
          <w:delText>QPushButton * button = _dataAdminUI-&gt;getValidButton();</w:delText>
        </w:r>
      </w:del>
    </w:p>
    <w:p w:rsidR="00BF1190" w:rsidDel="006F6528" w:rsidRDefault="00BF1190" w:rsidP="00BF1190">
      <w:pPr>
        <w:pStyle w:val="Code"/>
        <w:rPr>
          <w:del w:id="6733" w:author="ghislain.aine" w:date="2015-11-05T09:33:00Z"/>
          <w:noProof/>
          <w:lang w:val="en-US"/>
        </w:rPr>
      </w:pPr>
      <w:del w:id="6734" w:author="ghislain.aine" w:date="2015-11-05T09:33:00Z">
        <w:r w:rsidRPr="00204A2D" w:rsidDel="006F6528">
          <w:rPr>
            <w:noProof/>
            <w:color w:val="0000FF"/>
            <w:lang w:val="en-US"/>
          </w:rPr>
          <w:delText>if</w:delText>
        </w:r>
        <w:r w:rsidRPr="00204A2D" w:rsidDel="006F6528">
          <w:rPr>
            <w:noProof/>
            <w:lang w:val="en-US"/>
          </w:rPr>
          <w:delText xml:space="preserve"> (button) {</w:delText>
        </w:r>
      </w:del>
    </w:p>
    <w:p w:rsidR="00BF1190" w:rsidDel="006F6528" w:rsidRDefault="00BF1190" w:rsidP="00BF1190">
      <w:pPr>
        <w:pStyle w:val="Code"/>
        <w:rPr>
          <w:del w:id="6735" w:author="ghislain.aine" w:date="2015-11-05T09:33:00Z"/>
          <w:noProof/>
          <w:lang w:val="en-US"/>
        </w:rPr>
      </w:pPr>
      <w:del w:id="6736" w:author="ghislain.aine" w:date="2015-11-05T09:33:00Z">
        <w:r w:rsidDel="006F6528">
          <w:rPr>
            <w:noProof/>
            <w:lang w:val="en-US"/>
          </w:rPr>
          <w:tab/>
        </w:r>
        <w:r w:rsidRPr="00204A2D" w:rsidDel="006F6528">
          <w:rPr>
            <w:noProof/>
            <w:lang w:val="en-US"/>
          </w:rPr>
          <w:delText xml:space="preserve">connect(button, </w:delText>
        </w:r>
        <w:r w:rsidRPr="00204A2D" w:rsidDel="006F6528">
          <w:rPr>
            <w:noProof/>
            <w:color w:val="0000FF"/>
            <w:lang w:val="en-US"/>
          </w:rPr>
          <w:delText>SIGNAL</w:delText>
        </w:r>
        <w:r w:rsidRPr="00204A2D" w:rsidDel="006F6528">
          <w:rPr>
            <w:noProof/>
            <w:lang w:val="en-US"/>
          </w:rPr>
          <w:delText>(clicked(</w:delText>
        </w:r>
      </w:del>
      <w:ins w:id="6737" w:author="Alexandre Blin" w:date="2015-08-11T15:22:00Z">
        <w:del w:id="6738" w:author="ghislain.aine" w:date="2015-11-05T09:33:00Z">
          <w:r w:rsidDel="006F6528">
            <w:rPr>
              <w:noProof/>
              <w:lang w:val="en-US"/>
            </w:rPr>
            <w:delText>bool</w:delText>
          </w:r>
        </w:del>
      </w:ins>
      <w:del w:id="6739" w:author="ghislain.aine" w:date="2015-11-05T09:33:00Z">
        <w:r w:rsidRPr="00204A2D" w:rsidDel="006F6528">
          <w:rPr>
            <w:noProof/>
            <w:lang w:val="en-US"/>
          </w:rPr>
          <w:delText xml:space="preserve">)), </w:delText>
        </w:r>
        <w:r w:rsidRPr="00204A2D" w:rsidDel="006F6528">
          <w:rPr>
            <w:noProof/>
            <w:color w:val="0000FF"/>
            <w:lang w:val="en-US"/>
          </w:rPr>
          <w:delText>this</w:delText>
        </w:r>
        <w:r w:rsidRPr="00204A2D" w:rsidDel="006F6528">
          <w:rPr>
            <w:noProof/>
            <w:lang w:val="en-US"/>
          </w:rPr>
          <w:delText xml:space="preserve">, </w:delText>
        </w:r>
        <w:r w:rsidRPr="00204A2D" w:rsidDel="006F6528">
          <w:rPr>
            <w:noProof/>
            <w:color w:val="0000FF"/>
            <w:lang w:val="en-US"/>
          </w:rPr>
          <w:delText>SLOT</w:delText>
        </w:r>
        <w:r w:rsidRPr="00204A2D" w:rsidDel="006F6528">
          <w:rPr>
            <w:noProof/>
            <w:lang w:val="en-US"/>
          </w:rPr>
          <w:delText>(getValuesFromUI()));</w:delText>
        </w:r>
      </w:del>
    </w:p>
    <w:p w:rsidR="00BF1190" w:rsidDel="006F6528" w:rsidRDefault="00BF1190" w:rsidP="00BF1190">
      <w:pPr>
        <w:pStyle w:val="Code"/>
        <w:rPr>
          <w:del w:id="6740" w:author="ghislain.aine" w:date="2015-11-05T09:33:00Z"/>
          <w:noProof/>
        </w:rPr>
      </w:pPr>
      <w:del w:id="6741" w:author="ghislain.aine" w:date="2015-11-05T09:33:00Z">
        <w:r w:rsidDel="006F6528">
          <w:rPr>
            <w:noProof/>
          </w:rPr>
          <w:delText>}</w:delText>
        </w:r>
      </w:del>
    </w:p>
    <w:p w:rsidR="00BF1190" w:rsidRPr="00D15D51" w:rsidDel="006F6528" w:rsidRDefault="00BF1190" w:rsidP="00BF1190">
      <w:pPr>
        <w:pStyle w:val="Code"/>
        <w:rPr>
          <w:del w:id="6742" w:author="ghislain.aine" w:date="2015-11-05T09:33:00Z"/>
          <w:noProof/>
          <w:color w:val="008000"/>
        </w:rPr>
      </w:pPr>
      <w:del w:id="6743" w:author="ghislain.aine" w:date="2015-11-05T09:33:00Z">
        <w:r w:rsidRPr="00D15D51" w:rsidDel="006F6528">
          <w:rPr>
            <w:noProof/>
            <w:color w:val="008000"/>
          </w:rPr>
          <w:delText>//Affichage de la fenetre</w:delText>
        </w:r>
      </w:del>
    </w:p>
    <w:p w:rsidR="00BF1190" w:rsidDel="006F6528" w:rsidRDefault="00BF1190" w:rsidP="00BF1190">
      <w:pPr>
        <w:pStyle w:val="Code"/>
        <w:rPr>
          <w:del w:id="6744" w:author="ghislain.aine" w:date="2015-11-05T09:33:00Z"/>
          <w:noProof/>
        </w:rPr>
      </w:pPr>
      <w:del w:id="6745" w:author="ghislain.aine" w:date="2015-11-05T09:33:00Z">
        <w:r w:rsidDel="006F6528">
          <w:rPr>
            <w:noProof/>
          </w:rPr>
          <w:delText>_dataAdminUI-&gt;exec();</w:delText>
        </w:r>
      </w:del>
    </w:p>
    <w:p w:rsidR="00BF1190" w:rsidRDefault="00BF1190" w:rsidP="00BF1190">
      <w:pPr>
        <w:pStyle w:val="Paragraphedeliste"/>
      </w:pPr>
    </w:p>
    <w:p w:rsidR="00BF1190" w:rsidRDefault="00BF1190" w:rsidP="00BF1190">
      <w:pPr>
        <w:pStyle w:val="Paragraphedeliste"/>
        <w:numPr>
          <w:ilvl w:val="0"/>
          <w:numId w:val="36"/>
        </w:numPr>
        <w:rPr>
          <w:ins w:id="6746" w:author="ghislain.aine" w:date="2015-11-05T09:33:00Z"/>
        </w:rPr>
      </w:pPr>
      <w:r>
        <w:t xml:space="preserve">Créer le slot </w:t>
      </w:r>
      <w:del w:id="6747" w:author="ghislain.aine" w:date="2015-11-05T09:33:00Z">
        <w:r w:rsidDel="006F6528">
          <w:delText>"</w:delText>
        </w:r>
      </w:del>
      <w:proofErr w:type="spellStart"/>
      <w:r w:rsidRPr="00204A2D">
        <w:t>getValuesFromUI</w:t>
      </w:r>
      <w:proofErr w:type="spellEnd"/>
      <w:del w:id="6748" w:author="ghislain.aine" w:date="2015-11-05T09:33:00Z">
        <w:r w:rsidDel="006F6528">
          <w:delText>"</w:delText>
        </w:r>
      </w:del>
      <w:r>
        <w:t xml:space="preserve">. Il récupère les valeurs depuis l'UI et les met à jour. Il ferme ensuite l'UI. Libérer la fenêtre en utilisant la </w:t>
      </w:r>
      <w:del w:id="6749" w:author="ghislain.aine" w:date="2015-11-05T09:33:00Z">
        <w:r w:rsidDel="006F6528">
          <w:delText xml:space="preserve">fonction </w:delText>
        </w:r>
      </w:del>
      <w:ins w:id="6750" w:author="ghislain.aine" w:date="2015-11-05T09:33:00Z">
        <w:r>
          <w:t xml:space="preserve">méthode  </w:t>
        </w:r>
      </w:ins>
      <w:del w:id="6751" w:author="ghislain.aine" w:date="2015-11-05T09:33:00Z">
        <w:r w:rsidDel="006F6528">
          <w:delText>"</w:delText>
        </w:r>
      </w:del>
      <w:proofErr w:type="spellStart"/>
      <w:r>
        <w:t>deleteLater</w:t>
      </w:r>
      <w:proofErr w:type="spellEnd"/>
    </w:p>
    <w:p w:rsidR="00000000" w:rsidRDefault="00D276D8">
      <w:pPr>
        <w:rPr>
          <w:ins w:id="6752" w:author="ghislain.aine" w:date="2015-11-05T09:33:00Z"/>
        </w:rPr>
        <w:pPrChange w:id="6753" w:author="ghislain.aine" w:date="2015-11-05T09:33:00Z">
          <w:pPr>
            <w:pStyle w:val="Paragraphedeliste"/>
            <w:numPr>
              <w:numId w:val="36"/>
            </w:numPr>
            <w:ind w:hanging="360"/>
          </w:pPr>
        </w:pPrChange>
      </w:pPr>
      <w:ins w:id="6754" w:author="ghislain.aine" w:date="2015-11-05T09:33:00Z">
        <w:r w:rsidR="00C156AC">
          <w:pict>
            <v:shape id="_x0000_s1225" type="#_x0000_t202" style="width:493.45pt;height:19.05pt;mso-height-percent:200;mso-position-horizontal-relative:char;mso-position-vertical-relative:line;mso-height-percent:200;mso-width-relative:margin;mso-height-relative:margin">
              <v:textbox style="mso-next-textbox:#_x0000_s1225;mso-fit-shape-to-text:t">
                <w:txbxContent>
                  <w:p w:rsidR="00BF1190" w:rsidRPr="006F6528" w:rsidDel="006F6528" w:rsidRDefault="00BF1190" w:rsidP="00BF1190">
                    <w:pPr>
                      <w:autoSpaceDE w:val="0"/>
                      <w:autoSpaceDN w:val="0"/>
                      <w:adjustRightInd w:val="0"/>
                      <w:jc w:val="left"/>
                      <w:rPr>
                        <w:del w:id="6755" w:author="ghislain.aine" w:date="2015-11-05T09:34:00Z"/>
                        <w:rFonts w:ascii="Consolas" w:hAnsi="Consolas" w:cs="Consolas"/>
                        <w:color w:val="000000"/>
                        <w:sz w:val="19"/>
                        <w:szCs w:val="19"/>
                        <w:highlight w:val="white"/>
                        <w:lang w:val="en-US"/>
                      </w:rPr>
                    </w:pPr>
                    <w:del w:id="6756" w:author="ghislain.aine" w:date="2015-11-05T09:34:00Z">
                      <w:r w:rsidDel="006F6528">
                        <w:rPr>
                          <w:rFonts w:ascii="Consolas" w:hAnsi="Consolas" w:cs="Consolas"/>
                          <w:color w:val="000000"/>
                          <w:sz w:val="19"/>
                          <w:szCs w:val="19"/>
                          <w:highlight w:val="white"/>
                        </w:rPr>
                        <w:tab/>
                      </w:r>
                      <w:r w:rsidDel="006F6528">
                        <w:rPr>
                          <w:rFonts w:ascii="Consolas" w:hAnsi="Consolas" w:cs="Consolas"/>
                          <w:color w:val="000000"/>
                          <w:sz w:val="19"/>
                          <w:szCs w:val="19"/>
                          <w:highlight w:val="white"/>
                        </w:rPr>
                        <w:tab/>
                      </w:r>
                    </w:del>
                    <w:proofErr w:type="spellStart"/>
                    <w:ins w:id="6757" w:author="ghislain.aine" w:date="2015-11-05T09:34:00Z">
                      <w:r>
                        <w:rPr>
                          <w:rFonts w:ascii="Consolas" w:hAnsi="Consolas" w:cs="Consolas"/>
                          <w:color w:val="000080"/>
                          <w:sz w:val="19"/>
                          <w:szCs w:val="19"/>
                          <w:highlight w:val="white"/>
                        </w:rPr>
                        <w:t>_iteration_data_ui</w:t>
                      </w:r>
                      <w:proofErr w:type="spellEnd"/>
                      <w:r>
                        <w:rPr>
                          <w:rFonts w:ascii="Consolas" w:hAnsi="Consolas" w:cs="Consolas"/>
                          <w:color w:val="000000"/>
                          <w:sz w:val="19"/>
                          <w:szCs w:val="19"/>
                          <w:highlight w:val="white"/>
                        </w:rPr>
                        <w:t>-&gt;</w:t>
                      </w:r>
                      <w:proofErr w:type="spellStart"/>
                      <w:proofErr w:type="gramStart"/>
                      <w:r>
                        <w:rPr>
                          <w:rFonts w:ascii="Consolas" w:hAnsi="Consolas" w:cs="Consolas"/>
                          <w:color w:val="880000"/>
                          <w:sz w:val="19"/>
                          <w:szCs w:val="19"/>
                          <w:highlight w:val="white"/>
                        </w:rPr>
                        <w:t>deleteLater</w:t>
                      </w:r>
                      <w:proofErr w:type="spellEnd"/>
                      <w:r>
                        <w:rPr>
                          <w:rFonts w:ascii="Consolas" w:hAnsi="Consolas" w:cs="Consolas"/>
                          <w:color w:val="000000"/>
                          <w:sz w:val="19"/>
                          <w:szCs w:val="19"/>
                          <w:highlight w:val="white"/>
                        </w:rPr>
                        <w:t>(</w:t>
                      </w:r>
                      <w:proofErr w:type="gramEnd"/>
                      <w:r>
                        <w:rPr>
                          <w:rFonts w:ascii="Consolas" w:hAnsi="Consolas" w:cs="Consolas"/>
                          <w:color w:val="000000"/>
                          <w:sz w:val="19"/>
                          <w:szCs w:val="19"/>
                          <w:highlight w:val="white"/>
                        </w:rPr>
                        <w:t>);</w:t>
                      </w:r>
                    </w:ins>
                    <w:del w:id="6758" w:author="ghislain.aine" w:date="2015-11-05T09:34:00Z">
                      <w:r w:rsidRPr="006F6528" w:rsidDel="006F6528">
                        <w:rPr>
                          <w:rFonts w:ascii="Consolas" w:hAnsi="Consolas" w:cs="Consolas"/>
                          <w:color w:val="000080"/>
                          <w:sz w:val="19"/>
                          <w:szCs w:val="19"/>
                          <w:highlight w:val="white"/>
                          <w:lang w:val="en-US"/>
                        </w:rPr>
                        <w:delText>_iteration_data_ui</w:delText>
                      </w:r>
                      <w:r w:rsidRPr="006F6528" w:rsidDel="006F6528">
                        <w:rPr>
                          <w:rFonts w:ascii="Consolas" w:hAnsi="Consolas" w:cs="Consolas"/>
                          <w:color w:val="000000"/>
                          <w:sz w:val="19"/>
                          <w:szCs w:val="19"/>
                          <w:highlight w:val="white"/>
                          <w:lang w:val="en-US"/>
                        </w:rPr>
                        <w:delText xml:space="preserve"> = </w:delText>
                      </w:r>
                      <w:r w:rsidRPr="006F6528" w:rsidDel="006F6528">
                        <w:rPr>
                          <w:rFonts w:ascii="Consolas" w:hAnsi="Consolas" w:cs="Consolas"/>
                          <w:color w:val="0000FF"/>
                          <w:sz w:val="19"/>
                          <w:szCs w:val="19"/>
                          <w:highlight w:val="white"/>
                          <w:lang w:val="en-US"/>
                        </w:rPr>
                        <w:delText>new</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216F85"/>
                          <w:sz w:val="19"/>
                          <w:szCs w:val="19"/>
                          <w:highlight w:val="white"/>
                          <w:lang w:val="en-US"/>
                        </w:rPr>
                        <w:delText>IterationDataUi</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000080"/>
                          <w:sz w:val="19"/>
                          <w:szCs w:val="19"/>
                          <w:highlight w:val="white"/>
                          <w:lang w:val="en-US"/>
                        </w:rPr>
                        <w:delText>_step</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000080"/>
                          <w:sz w:val="19"/>
                          <w:szCs w:val="19"/>
                          <w:highlight w:val="white"/>
                          <w:lang w:val="en-US"/>
                        </w:rPr>
                        <w:delText>_period</w:delText>
                      </w:r>
                      <w:r w:rsidRPr="006F6528" w:rsidDel="006F6528">
                        <w:rPr>
                          <w:rFonts w:ascii="Consolas" w:hAnsi="Consolas" w:cs="Consolas"/>
                          <w:color w:val="000000"/>
                          <w:sz w:val="19"/>
                          <w:szCs w:val="19"/>
                          <w:highlight w:val="white"/>
                          <w:lang w:val="en-US"/>
                        </w:rPr>
                        <w:delText>);</w:delText>
                      </w:r>
                    </w:del>
                  </w:p>
                  <w:p w:rsidR="00BF1190" w:rsidRPr="006F6528" w:rsidDel="006F6528" w:rsidRDefault="00BF1190" w:rsidP="00BF1190">
                    <w:pPr>
                      <w:autoSpaceDE w:val="0"/>
                      <w:autoSpaceDN w:val="0"/>
                      <w:adjustRightInd w:val="0"/>
                      <w:jc w:val="left"/>
                      <w:rPr>
                        <w:del w:id="6759" w:author="ghislain.aine" w:date="2015-11-05T09:34:00Z"/>
                        <w:rFonts w:ascii="Consolas" w:hAnsi="Consolas" w:cs="Consolas"/>
                        <w:color w:val="000000"/>
                        <w:sz w:val="19"/>
                        <w:szCs w:val="19"/>
                        <w:highlight w:val="white"/>
                        <w:lang w:val="en-US"/>
                      </w:rPr>
                    </w:pPr>
                  </w:p>
                  <w:p w:rsidR="00BF1190" w:rsidRPr="006F6528" w:rsidDel="006F6528" w:rsidRDefault="00BF1190" w:rsidP="00BF1190">
                    <w:pPr>
                      <w:autoSpaceDE w:val="0"/>
                      <w:autoSpaceDN w:val="0"/>
                      <w:adjustRightInd w:val="0"/>
                      <w:jc w:val="left"/>
                      <w:rPr>
                        <w:del w:id="6760" w:author="ghislain.aine" w:date="2015-11-05T09:34:00Z"/>
                        <w:rFonts w:ascii="Consolas" w:hAnsi="Consolas" w:cs="Consolas"/>
                        <w:color w:val="000000"/>
                        <w:sz w:val="19"/>
                        <w:szCs w:val="19"/>
                        <w:highlight w:val="white"/>
                        <w:lang w:val="en-US"/>
                      </w:rPr>
                    </w:pPr>
                    <w:del w:id="6761"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216F85"/>
                          <w:sz w:val="19"/>
                          <w:szCs w:val="19"/>
                          <w:highlight w:val="white"/>
                          <w:lang w:val="en-US"/>
                        </w:rPr>
                        <w:delText>QPushButton</w:delText>
                      </w:r>
                      <w:r w:rsidRPr="006F6528" w:rsidDel="006F6528">
                        <w:rPr>
                          <w:rFonts w:ascii="Consolas" w:hAnsi="Consolas" w:cs="Consolas"/>
                          <w:color w:val="000000"/>
                          <w:sz w:val="19"/>
                          <w:szCs w:val="19"/>
                          <w:highlight w:val="white"/>
                          <w:lang w:val="en-US"/>
                        </w:rPr>
                        <w:delText xml:space="preserve"> * </w:delText>
                      </w:r>
                      <w:r w:rsidRPr="006F6528" w:rsidDel="006F6528">
                        <w:rPr>
                          <w:rFonts w:ascii="Consolas" w:hAnsi="Consolas" w:cs="Consolas"/>
                          <w:color w:val="000080"/>
                          <w:sz w:val="19"/>
                          <w:szCs w:val="19"/>
                          <w:highlight w:val="white"/>
                          <w:lang w:val="en-US"/>
                        </w:rPr>
                        <w:delText>button</w:delText>
                      </w:r>
                      <w:r w:rsidRPr="006F6528" w:rsidDel="006F6528">
                        <w:rPr>
                          <w:rFonts w:ascii="Consolas" w:hAnsi="Consolas" w:cs="Consolas"/>
                          <w:color w:val="000000"/>
                          <w:sz w:val="19"/>
                          <w:szCs w:val="19"/>
                          <w:highlight w:val="white"/>
                          <w:lang w:val="en-US"/>
                        </w:rPr>
                        <w:delText xml:space="preserve"> = </w:delText>
                      </w:r>
                      <w:r w:rsidRPr="006F6528" w:rsidDel="006F6528">
                        <w:rPr>
                          <w:rFonts w:ascii="Consolas" w:hAnsi="Consolas" w:cs="Consolas"/>
                          <w:color w:val="000080"/>
                          <w:sz w:val="19"/>
                          <w:szCs w:val="19"/>
                          <w:highlight w:val="white"/>
                          <w:lang w:val="en-US"/>
                        </w:rPr>
                        <w:delText>_iteration_data_ui</w:delText>
                      </w:r>
                      <w:r w:rsidRPr="006F6528" w:rsidDel="006F6528">
                        <w:rPr>
                          <w:rFonts w:ascii="Consolas" w:hAnsi="Consolas" w:cs="Consolas"/>
                          <w:color w:val="000000"/>
                          <w:sz w:val="19"/>
                          <w:szCs w:val="19"/>
                          <w:highlight w:val="white"/>
                          <w:lang w:val="en-US"/>
                        </w:rPr>
                        <w:delText>-&gt;</w:delText>
                      </w:r>
                      <w:r w:rsidRPr="006F6528" w:rsidDel="006F6528">
                        <w:rPr>
                          <w:rFonts w:ascii="Consolas" w:hAnsi="Consolas" w:cs="Consolas"/>
                          <w:color w:val="880000"/>
                          <w:sz w:val="19"/>
                          <w:szCs w:val="19"/>
                          <w:highlight w:val="white"/>
                          <w:lang w:val="en-US"/>
                        </w:rPr>
                        <w:delText>getValidButton</w:delText>
                      </w:r>
                      <w:r w:rsidRPr="006F6528" w:rsidDel="006F6528">
                        <w:rPr>
                          <w:rFonts w:ascii="Consolas" w:hAnsi="Consolas" w:cs="Consolas"/>
                          <w:color w:val="000000"/>
                          <w:sz w:val="19"/>
                          <w:szCs w:val="19"/>
                          <w:highlight w:val="white"/>
                          <w:lang w:val="en-US"/>
                        </w:rPr>
                        <w:delText>();</w:delText>
                      </w:r>
                    </w:del>
                  </w:p>
                  <w:p w:rsidR="00BF1190" w:rsidRPr="006F6528" w:rsidDel="006F6528" w:rsidRDefault="00BF1190" w:rsidP="00BF1190">
                    <w:pPr>
                      <w:autoSpaceDE w:val="0"/>
                      <w:autoSpaceDN w:val="0"/>
                      <w:adjustRightInd w:val="0"/>
                      <w:jc w:val="left"/>
                      <w:rPr>
                        <w:del w:id="6762" w:author="ghislain.aine" w:date="2015-11-05T09:34:00Z"/>
                        <w:rFonts w:ascii="Consolas" w:hAnsi="Consolas" w:cs="Consolas"/>
                        <w:color w:val="000000"/>
                        <w:sz w:val="19"/>
                        <w:szCs w:val="19"/>
                        <w:highlight w:val="white"/>
                        <w:lang w:val="en-US"/>
                      </w:rPr>
                    </w:pPr>
                  </w:p>
                  <w:p w:rsidR="00BF1190" w:rsidRPr="006F6528" w:rsidDel="006F6528" w:rsidRDefault="00BF1190" w:rsidP="00BF1190">
                    <w:pPr>
                      <w:autoSpaceDE w:val="0"/>
                      <w:autoSpaceDN w:val="0"/>
                      <w:adjustRightInd w:val="0"/>
                      <w:jc w:val="left"/>
                      <w:rPr>
                        <w:del w:id="6763" w:author="ghislain.aine" w:date="2015-11-05T09:34:00Z"/>
                        <w:rFonts w:ascii="Consolas" w:hAnsi="Consolas" w:cs="Consolas"/>
                        <w:color w:val="000000"/>
                        <w:sz w:val="19"/>
                        <w:szCs w:val="19"/>
                        <w:highlight w:val="white"/>
                        <w:lang w:val="en-US"/>
                      </w:rPr>
                    </w:pPr>
                    <w:del w:id="6764"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FF"/>
                          <w:sz w:val="19"/>
                          <w:szCs w:val="19"/>
                          <w:highlight w:val="white"/>
                          <w:lang w:val="en-US"/>
                        </w:rPr>
                        <w:delText>if</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000080"/>
                          <w:sz w:val="19"/>
                          <w:szCs w:val="19"/>
                          <w:highlight w:val="white"/>
                          <w:lang w:val="en-US"/>
                        </w:rPr>
                        <w:delText>button</w:delText>
                      </w:r>
                      <w:r w:rsidRPr="006F6528" w:rsidDel="006F6528">
                        <w:rPr>
                          <w:rFonts w:ascii="Consolas" w:hAnsi="Consolas" w:cs="Consolas"/>
                          <w:color w:val="000000"/>
                          <w:sz w:val="19"/>
                          <w:szCs w:val="19"/>
                          <w:highlight w:val="white"/>
                          <w:lang w:val="en-US"/>
                        </w:rPr>
                        <w:delText>) {</w:delText>
                      </w:r>
                    </w:del>
                  </w:p>
                  <w:p w:rsidR="00BF1190" w:rsidRPr="006F6528" w:rsidDel="006F6528" w:rsidRDefault="00BF1190" w:rsidP="00BF1190">
                    <w:pPr>
                      <w:autoSpaceDE w:val="0"/>
                      <w:autoSpaceDN w:val="0"/>
                      <w:adjustRightInd w:val="0"/>
                      <w:jc w:val="left"/>
                      <w:rPr>
                        <w:del w:id="6765" w:author="ghislain.aine" w:date="2015-11-05T09:34:00Z"/>
                        <w:rFonts w:ascii="Consolas" w:hAnsi="Consolas" w:cs="Consolas"/>
                        <w:color w:val="000000"/>
                        <w:sz w:val="19"/>
                        <w:szCs w:val="19"/>
                        <w:highlight w:val="white"/>
                        <w:lang w:val="en-US"/>
                      </w:rPr>
                    </w:pPr>
                    <w:del w:id="6766"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880000"/>
                          <w:sz w:val="19"/>
                          <w:szCs w:val="19"/>
                          <w:highlight w:val="white"/>
                          <w:lang w:val="en-US"/>
                        </w:rPr>
                        <w:delText>connect</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000080"/>
                          <w:sz w:val="19"/>
                          <w:szCs w:val="19"/>
                          <w:highlight w:val="white"/>
                          <w:lang w:val="en-US"/>
                        </w:rPr>
                        <w:delText>button</w:delText>
                      </w:r>
                      <w:r w:rsidRPr="006F6528" w:rsidDel="006F6528">
                        <w:rPr>
                          <w:rFonts w:ascii="Consolas" w:hAnsi="Consolas" w:cs="Consolas"/>
                          <w:color w:val="000000"/>
                          <w:sz w:val="19"/>
                          <w:szCs w:val="19"/>
                          <w:highlight w:val="white"/>
                          <w:lang w:val="en-US"/>
                        </w:rPr>
                        <w:delText>, &amp;</w:delText>
                      </w:r>
                      <w:r w:rsidRPr="006F6528" w:rsidDel="006F6528">
                        <w:rPr>
                          <w:rFonts w:ascii="Consolas" w:hAnsi="Consolas" w:cs="Consolas"/>
                          <w:color w:val="216F85"/>
                          <w:sz w:val="19"/>
                          <w:szCs w:val="19"/>
                          <w:highlight w:val="white"/>
                          <w:lang w:val="en-US"/>
                        </w:rPr>
                        <w:delText>QPushButton</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880000"/>
                          <w:sz w:val="19"/>
                          <w:szCs w:val="19"/>
                          <w:highlight w:val="white"/>
                          <w:lang w:val="en-US"/>
                        </w:rPr>
                        <w:delText>clicked</w:delText>
                      </w:r>
                      <w:r w:rsidRPr="006F6528" w:rsidDel="006F6528">
                        <w:rPr>
                          <w:rFonts w:ascii="Consolas" w:hAnsi="Consolas" w:cs="Consolas"/>
                          <w:color w:val="000000"/>
                          <w:sz w:val="19"/>
                          <w:szCs w:val="19"/>
                          <w:highlight w:val="white"/>
                          <w:lang w:val="en-US"/>
                        </w:rPr>
                        <w:delText xml:space="preserve">, </w:delText>
                      </w:r>
                      <w:r w:rsidRPr="006F6528" w:rsidDel="006F6528">
                        <w:rPr>
                          <w:rFonts w:ascii="Consolas" w:hAnsi="Consolas" w:cs="Consolas"/>
                          <w:color w:val="0000FF"/>
                          <w:sz w:val="19"/>
                          <w:szCs w:val="19"/>
                          <w:highlight w:val="white"/>
                          <w:lang w:val="en-US"/>
                        </w:rPr>
                        <w:delText>this</w:delText>
                      </w:r>
                      <w:r w:rsidRPr="006F6528" w:rsidDel="006F6528">
                        <w:rPr>
                          <w:rFonts w:ascii="Consolas" w:hAnsi="Consolas" w:cs="Consolas"/>
                          <w:color w:val="000000"/>
                          <w:sz w:val="19"/>
                          <w:szCs w:val="19"/>
                          <w:highlight w:val="white"/>
                          <w:lang w:val="en-US"/>
                        </w:rPr>
                        <w:delText>, &amp;</w:delText>
                      </w:r>
                      <w:r w:rsidRPr="006F6528" w:rsidDel="006F6528">
                        <w:rPr>
                          <w:rFonts w:ascii="Consolas" w:hAnsi="Consolas" w:cs="Consolas"/>
                          <w:color w:val="216F85"/>
                          <w:sz w:val="19"/>
                          <w:szCs w:val="19"/>
                          <w:highlight w:val="white"/>
                          <w:lang w:val="en-US"/>
                        </w:rPr>
                        <w:delText>PinComponent</w:delText>
                      </w:r>
                      <w:r w:rsidRPr="006F6528" w:rsidDel="006F6528">
                        <w:rPr>
                          <w:rFonts w:ascii="Consolas" w:hAnsi="Consolas" w:cs="Consolas"/>
                          <w:color w:val="000000"/>
                          <w:sz w:val="19"/>
                          <w:szCs w:val="19"/>
                          <w:highlight w:val="white"/>
                          <w:lang w:val="en-US"/>
                        </w:rPr>
                        <w:delText>::</w:delText>
                      </w:r>
                      <w:r w:rsidRPr="006F6528" w:rsidDel="006F6528">
                        <w:rPr>
                          <w:rFonts w:ascii="Consolas" w:hAnsi="Consolas" w:cs="Consolas"/>
                          <w:color w:val="880000"/>
                          <w:sz w:val="19"/>
                          <w:szCs w:val="19"/>
                          <w:highlight w:val="white"/>
                          <w:lang w:val="en-US"/>
                        </w:rPr>
                        <w:delText>getValuesFromUI</w:delText>
                      </w:r>
                      <w:r w:rsidRPr="006F6528" w:rsidDel="006F6528">
                        <w:rPr>
                          <w:rFonts w:ascii="Consolas" w:hAnsi="Consolas" w:cs="Consolas"/>
                          <w:color w:val="000000"/>
                          <w:sz w:val="19"/>
                          <w:szCs w:val="19"/>
                          <w:highlight w:val="white"/>
                          <w:lang w:val="en-US"/>
                        </w:rPr>
                        <w:delText>);</w:delText>
                      </w:r>
                    </w:del>
                  </w:p>
                  <w:p w:rsidR="00BF1190" w:rsidRPr="006F6528" w:rsidDel="006F6528" w:rsidRDefault="00BF1190" w:rsidP="00BF1190">
                    <w:pPr>
                      <w:autoSpaceDE w:val="0"/>
                      <w:autoSpaceDN w:val="0"/>
                      <w:adjustRightInd w:val="0"/>
                      <w:jc w:val="left"/>
                      <w:rPr>
                        <w:del w:id="6767" w:author="ghislain.aine" w:date="2015-11-05T09:34:00Z"/>
                        <w:rFonts w:ascii="Consolas" w:hAnsi="Consolas" w:cs="Consolas"/>
                        <w:color w:val="000000"/>
                        <w:sz w:val="19"/>
                        <w:szCs w:val="19"/>
                        <w:highlight w:val="white"/>
                        <w:lang w:val="en-US"/>
                        <w:rPrChange w:id="6768" w:author="ghislain.aine" w:date="2015-11-05T09:33:00Z">
                          <w:rPr>
                            <w:del w:id="6769" w:author="ghislain.aine" w:date="2015-11-05T09:34:00Z"/>
                            <w:rFonts w:ascii="Consolas" w:hAnsi="Consolas" w:cs="Consolas"/>
                            <w:color w:val="000000"/>
                            <w:sz w:val="19"/>
                            <w:szCs w:val="19"/>
                            <w:highlight w:val="white"/>
                          </w:rPr>
                        </w:rPrChange>
                      </w:rPr>
                    </w:pPr>
                    <w:del w:id="6770" w:author="ghislain.aine" w:date="2015-11-05T09:34:00Z">
                      <w:r w:rsidRPr="006F6528" w:rsidDel="006F6528">
                        <w:rPr>
                          <w:rFonts w:ascii="Consolas" w:hAnsi="Consolas" w:cs="Consolas"/>
                          <w:color w:val="000000"/>
                          <w:sz w:val="19"/>
                          <w:szCs w:val="19"/>
                          <w:highlight w:val="white"/>
                          <w:lang w:val="en-US"/>
                        </w:rPr>
                        <w:tab/>
                      </w:r>
                      <w:r w:rsidRPr="006F6528" w:rsidDel="006F6528">
                        <w:rPr>
                          <w:rFonts w:ascii="Consolas" w:hAnsi="Consolas" w:cs="Consolas"/>
                          <w:color w:val="000000"/>
                          <w:sz w:val="19"/>
                          <w:szCs w:val="19"/>
                          <w:highlight w:val="white"/>
                          <w:lang w:val="en-US"/>
                        </w:rPr>
                        <w:tab/>
                      </w:r>
                      <w:r w:rsidR="00D276D8" w:rsidRPr="00D276D8">
                        <w:rPr>
                          <w:rFonts w:ascii="Consolas" w:hAnsi="Consolas" w:cs="Consolas"/>
                          <w:color w:val="000000"/>
                          <w:sz w:val="19"/>
                          <w:szCs w:val="19"/>
                          <w:highlight w:val="white"/>
                          <w:lang w:val="en-US"/>
                          <w:rPrChange w:id="6771" w:author="ghislain.aine" w:date="2015-11-05T09:33:00Z">
                            <w:rPr>
                              <w:rFonts w:ascii="Consolas" w:hAnsi="Consolas" w:cs="Consolas"/>
                              <w:color w:val="000000"/>
                              <w:sz w:val="19"/>
                              <w:szCs w:val="19"/>
                              <w:highlight w:val="white"/>
                            </w:rPr>
                          </w:rPrChange>
                        </w:rPr>
                        <w:delText>}</w:delText>
                      </w:r>
                    </w:del>
                  </w:p>
                  <w:p w:rsidR="00BF1190" w:rsidRPr="006F6528" w:rsidDel="006F6528" w:rsidRDefault="00BF1190" w:rsidP="00BF1190">
                    <w:pPr>
                      <w:autoSpaceDE w:val="0"/>
                      <w:autoSpaceDN w:val="0"/>
                      <w:adjustRightInd w:val="0"/>
                      <w:jc w:val="left"/>
                      <w:rPr>
                        <w:del w:id="6772" w:author="ghislain.aine" w:date="2015-11-05T09:34:00Z"/>
                        <w:rFonts w:ascii="Consolas" w:hAnsi="Consolas" w:cs="Consolas"/>
                        <w:color w:val="000000"/>
                        <w:sz w:val="19"/>
                        <w:szCs w:val="19"/>
                        <w:highlight w:val="white"/>
                        <w:lang w:val="en-US"/>
                        <w:rPrChange w:id="6773" w:author="ghislain.aine" w:date="2015-11-05T09:33:00Z">
                          <w:rPr>
                            <w:del w:id="6774" w:author="ghislain.aine" w:date="2015-11-05T09:34:00Z"/>
                            <w:rFonts w:ascii="Consolas" w:hAnsi="Consolas" w:cs="Consolas"/>
                            <w:color w:val="000000"/>
                            <w:sz w:val="19"/>
                            <w:szCs w:val="19"/>
                            <w:highlight w:val="white"/>
                          </w:rPr>
                        </w:rPrChange>
                      </w:rPr>
                    </w:pPr>
                  </w:p>
                  <w:p w:rsidR="00BF1190" w:rsidRPr="006F6528" w:rsidDel="006F6528" w:rsidRDefault="00D276D8" w:rsidP="00BF1190">
                    <w:pPr>
                      <w:autoSpaceDE w:val="0"/>
                      <w:autoSpaceDN w:val="0"/>
                      <w:adjustRightInd w:val="0"/>
                      <w:jc w:val="left"/>
                      <w:rPr>
                        <w:del w:id="6775" w:author="ghislain.aine" w:date="2015-11-05T09:34:00Z"/>
                        <w:rFonts w:ascii="Consolas" w:hAnsi="Consolas" w:cs="Consolas"/>
                        <w:color w:val="000000"/>
                        <w:sz w:val="19"/>
                        <w:szCs w:val="19"/>
                        <w:highlight w:val="white"/>
                        <w:lang w:val="en-US"/>
                        <w:rPrChange w:id="6776" w:author="ghislain.aine" w:date="2015-11-05T09:33:00Z">
                          <w:rPr>
                            <w:del w:id="6777" w:author="ghislain.aine" w:date="2015-11-05T09:34:00Z"/>
                            <w:rFonts w:ascii="Consolas" w:hAnsi="Consolas" w:cs="Consolas"/>
                            <w:color w:val="000000"/>
                            <w:sz w:val="19"/>
                            <w:szCs w:val="19"/>
                            <w:highlight w:val="white"/>
                          </w:rPr>
                        </w:rPrChange>
                      </w:rPr>
                    </w:pPr>
                    <w:del w:id="6778" w:author="ghislain.aine" w:date="2015-11-05T09:34:00Z">
                      <w:r w:rsidRPr="00D276D8">
                        <w:rPr>
                          <w:rFonts w:ascii="Consolas" w:hAnsi="Consolas" w:cs="Consolas"/>
                          <w:color w:val="000000"/>
                          <w:sz w:val="19"/>
                          <w:szCs w:val="19"/>
                          <w:highlight w:val="white"/>
                          <w:lang w:val="en-US"/>
                          <w:rPrChange w:id="6779" w:author="ghislain.aine" w:date="2015-11-05T09:33: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780" w:author="ghislain.aine" w:date="2015-11-05T09:33: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6781" w:author="ghislain.aine" w:date="2015-11-05T09:33:00Z">
                            <w:rPr>
                              <w:rFonts w:ascii="Consolas" w:hAnsi="Consolas" w:cs="Consolas"/>
                              <w:color w:val="000080"/>
                              <w:sz w:val="19"/>
                              <w:szCs w:val="19"/>
                              <w:highlight w:val="white"/>
                            </w:rPr>
                          </w:rPrChange>
                        </w:rPr>
                        <w:delText>_iteration_data_ui</w:delText>
                      </w:r>
                      <w:r w:rsidRPr="00D276D8">
                        <w:rPr>
                          <w:rFonts w:ascii="Consolas" w:hAnsi="Consolas" w:cs="Consolas"/>
                          <w:color w:val="000000"/>
                          <w:sz w:val="19"/>
                          <w:szCs w:val="19"/>
                          <w:highlight w:val="white"/>
                          <w:lang w:val="en-US"/>
                          <w:rPrChange w:id="6782" w:author="ghislain.aine" w:date="2015-11-05T09:33:00Z">
                            <w:rPr>
                              <w:rFonts w:ascii="Consolas" w:hAnsi="Consolas" w:cs="Consolas"/>
                              <w:color w:val="000000"/>
                              <w:sz w:val="19"/>
                              <w:szCs w:val="19"/>
                              <w:highlight w:val="white"/>
                            </w:rPr>
                          </w:rPrChange>
                        </w:rPr>
                        <w:delText>-&gt;</w:delText>
                      </w:r>
                      <w:r w:rsidRPr="00D276D8">
                        <w:rPr>
                          <w:rFonts w:ascii="Consolas" w:hAnsi="Consolas" w:cs="Consolas"/>
                          <w:color w:val="880000"/>
                          <w:sz w:val="19"/>
                          <w:szCs w:val="19"/>
                          <w:highlight w:val="white"/>
                          <w:lang w:val="en-US"/>
                          <w:rPrChange w:id="6783" w:author="ghislain.aine" w:date="2015-11-05T09:33:00Z">
                            <w:rPr>
                              <w:rFonts w:ascii="Consolas" w:hAnsi="Consolas" w:cs="Consolas"/>
                              <w:color w:val="880000"/>
                              <w:sz w:val="19"/>
                              <w:szCs w:val="19"/>
                              <w:highlight w:val="white"/>
                            </w:rPr>
                          </w:rPrChange>
                        </w:rPr>
                        <w:delText>show</w:delText>
                      </w:r>
                      <w:r w:rsidRPr="00D276D8">
                        <w:rPr>
                          <w:rFonts w:ascii="Consolas" w:hAnsi="Consolas" w:cs="Consolas"/>
                          <w:color w:val="000000"/>
                          <w:sz w:val="19"/>
                          <w:szCs w:val="19"/>
                          <w:highlight w:val="white"/>
                          <w:lang w:val="en-US"/>
                          <w:rPrChange w:id="6784" w:author="ghislain.aine" w:date="2015-11-05T09:33:00Z">
                            <w:rPr>
                              <w:rFonts w:ascii="Consolas" w:hAnsi="Consolas" w:cs="Consolas"/>
                              <w:color w:val="000000"/>
                              <w:sz w:val="19"/>
                              <w:szCs w:val="19"/>
                              <w:highlight w:val="white"/>
                            </w:rPr>
                          </w:rPrChange>
                        </w:rPr>
                        <w:delText>();</w:delText>
                      </w:r>
                    </w:del>
                  </w:p>
                  <w:p w:rsidR="00BF1190" w:rsidRPr="00E71FE0" w:rsidRDefault="00D276D8" w:rsidP="00BF1190">
                    <w:pPr>
                      <w:autoSpaceDE w:val="0"/>
                      <w:autoSpaceDN w:val="0"/>
                      <w:adjustRightInd w:val="0"/>
                      <w:jc w:val="left"/>
                      <w:rPr>
                        <w:lang w:val="en-US"/>
                      </w:rPr>
                    </w:pPr>
                    <w:del w:id="6785" w:author="ghislain.aine" w:date="2015-11-05T09:34:00Z">
                      <w:r w:rsidRPr="00D276D8">
                        <w:rPr>
                          <w:rFonts w:ascii="Consolas" w:hAnsi="Consolas" w:cs="Consolas"/>
                          <w:color w:val="000000"/>
                          <w:sz w:val="19"/>
                          <w:szCs w:val="19"/>
                          <w:highlight w:val="white"/>
                          <w:lang w:val="en-US"/>
                          <w:rPrChange w:id="6786" w:author="ghislain.aine" w:date="2015-11-05T09:33: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787" w:author="ghislain.aine" w:date="2015-11-05T09:33: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6788" w:author="ghislain.aine" w:date="2015-11-05T09:33:00Z">
                            <w:rPr>
                              <w:rFonts w:ascii="Consolas" w:hAnsi="Consolas" w:cs="Consolas"/>
                              <w:color w:val="000080"/>
                              <w:sz w:val="19"/>
                              <w:szCs w:val="19"/>
                              <w:highlight w:val="white"/>
                            </w:rPr>
                          </w:rPrChange>
                        </w:rPr>
                        <w:delText>_iteration_data_ui</w:delText>
                      </w:r>
                      <w:r w:rsidRPr="00D276D8">
                        <w:rPr>
                          <w:rFonts w:ascii="Consolas" w:hAnsi="Consolas" w:cs="Consolas"/>
                          <w:color w:val="000000"/>
                          <w:sz w:val="19"/>
                          <w:szCs w:val="19"/>
                          <w:highlight w:val="white"/>
                          <w:lang w:val="en-US"/>
                          <w:rPrChange w:id="6789" w:author="ghislain.aine" w:date="2015-11-05T09:33:00Z">
                            <w:rPr>
                              <w:rFonts w:ascii="Consolas" w:hAnsi="Consolas" w:cs="Consolas"/>
                              <w:color w:val="000000"/>
                              <w:sz w:val="19"/>
                              <w:szCs w:val="19"/>
                              <w:highlight w:val="white"/>
                            </w:rPr>
                          </w:rPrChange>
                        </w:rPr>
                        <w:delText>-&gt;</w:delText>
                      </w:r>
                      <w:r w:rsidRPr="00D276D8">
                        <w:rPr>
                          <w:rFonts w:ascii="Consolas" w:hAnsi="Consolas" w:cs="Consolas"/>
                          <w:color w:val="880000"/>
                          <w:sz w:val="19"/>
                          <w:szCs w:val="19"/>
                          <w:highlight w:val="white"/>
                          <w:lang w:val="en-US"/>
                          <w:rPrChange w:id="6790" w:author="ghislain.aine" w:date="2015-11-05T09:33:00Z">
                            <w:rPr>
                              <w:rFonts w:ascii="Consolas" w:hAnsi="Consolas" w:cs="Consolas"/>
                              <w:color w:val="880000"/>
                              <w:sz w:val="19"/>
                              <w:szCs w:val="19"/>
                              <w:highlight w:val="white"/>
                            </w:rPr>
                          </w:rPrChange>
                        </w:rPr>
                        <w:delText>exec</w:delText>
                      </w:r>
                      <w:r w:rsidRPr="00D276D8">
                        <w:rPr>
                          <w:rFonts w:ascii="Consolas" w:hAnsi="Consolas" w:cs="Consolas"/>
                          <w:color w:val="000000"/>
                          <w:sz w:val="19"/>
                          <w:szCs w:val="19"/>
                          <w:highlight w:val="white"/>
                          <w:lang w:val="en-US"/>
                          <w:rPrChange w:id="6791" w:author="ghislain.aine" w:date="2015-11-05T09:33:00Z">
                            <w:rPr>
                              <w:rFonts w:ascii="Consolas" w:hAnsi="Consolas" w:cs="Consolas"/>
                              <w:color w:val="000000"/>
                              <w:sz w:val="19"/>
                              <w:szCs w:val="19"/>
                              <w:highlight w:val="white"/>
                            </w:rPr>
                          </w:rPrChange>
                        </w:rPr>
                        <w:delText>();</w:delText>
                      </w:r>
                    </w:del>
                  </w:p>
                </w:txbxContent>
              </v:textbox>
              <w10:wrap type="none"/>
              <w10:anchorlock/>
            </v:shape>
          </w:pict>
        </w:r>
      </w:ins>
    </w:p>
    <w:p w:rsidR="00BF1190" w:rsidRPr="00A07DB8" w:rsidDel="006F6528" w:rsidRDefault="00BF1190" w:rsidP="00BF1190">
      <w:pPr>
        <w:pStyle w:val="Paragraphedeliste"/>
        <w:numPr>
          <w:ilvl w:val="0"/>
          <w:numId w:val="36"/>
        </w:numPr>
        <w:rPr>
          <w:del w:id="6792" w:author="ghislain.aine" w:date="2015-11-05T09:34:00Z"/>
        </w:rPr>
      </w:pPr>
      <w:del w:id="6793" w:author="ghislain.aine" w:date="2015-11-05T09:33:00Z">
        <w:r w:rsidDel="006F6528">
          <w:delText>"</w:delText>
        </w:r>
      </w:del>
    </w:p>
    <w:p w:rsidR="00BF1190" w:rsidDel="006F6528" w:rsidRDefault="00BF1190" w:rsidP="00BF1190">
      <w:pPr>
        <w:pStyle w:val="Code"/>
        <w:rPr>
          <w:del w:id="6794" w:author="ghislain.aine" w:date="2015-11-05T09:34:00Z"/>
          <w:noProof/>
        </w:rPr>
      </w:pPr>
      <w:del w:id="6795" w:author="ghislain.aine" w:date="2015-11-05T09:34:00Z">
        <w:r w:rsidDel="006F6528">
          <w:rPr>
            <w:noProof/>
          </w:rPr>
          <w:delText>_dataAdminUI-&gt;deleteLater();</w:delText>
        </w:r>
      </w:del>
    </w:p>
    <w:p w:rsidR="00BF1190" w:rsidRDefault="00BF1190" w:rsidP="00BF1190"/>
    <w:p w:rsidR="00BF1190" w:rsidRDefault="00BF1190" w:rsidP="00BF1190">
      <w:pPr>
        <w:keepNext/>
        <w:jc w:val="center"/>
      </w:pPr>
      <w:r>
        <w:rPr>
          <w:noProof/>
          <w:lang w:eastAsia="fr-FR"/>
        </w:rPr>
        <w:drawing>
          <wp:inline distT="0" distB="0" distL="0" distR="0">
            <wp:extent cx="1857375" cy="1362075"/>
            <wp:effectExtent l="19050" t="0" r="9525" b="0"/>
            <wp:docPr id="127" name="Imag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57" cstate="print"/>
                    <a:srcRect/>
                    <a:stretch>
                      <a:fillRect/>
                    </a:stretch>
                  </pic:blipFill>
                  <pic:spPr bwMode="auto">
                    <a:xfrm>
                      <a:off x="0" y="0"/>
                      <a:ext cx="1857375" cy="1362075"/>
                    </a:xfrm>
                    <a:prstGeom prst="rect">
                      <a:avLst/>
                    </a:prstGeom>
                    <a:noFill/>
                    <a:ln w="9525">
                      <a:noFill/>
                      <a:miter lim="800000"/>
                      <a:headEnd/>
                      <a:tailEnd/>
                    </a:ln>
                  </pic:spPr>
                </pic:pic>
              </a:graphicData>
            </a:graphic>
          </wp:inline>
        </w:drawing>
      </w:r>
    </w:p>
    <w:p w:rsidR="00BF1190" w:rsidRPr="00204A2D" w:rsidRDefault="00BF1190" w:rsidP="00BF1190">
      <w:pPr>
        <w:pStyle w:val="Lgende"/>
        <w:jc w:val="center"/>
      </w:pPr>
      <w:r>
        <w:t xml:space="preserve">Image </w:t>
      </w:r>
      <w:fldSimple w:instr=" SEQ Image \* ARABIC ">
        <w:r>
          <w:rPr>
            <w:noProof/>
          </w:rPr>
          <w:t>23</w:t>
        </w:r>
      </w:fldSimple>
      <w:r>
        <w:t xml:space="preserve"> : </w:t>
      </w:r>
      <w:r w:rsidRPr="00251463">
        <w:t xml:space="preserve">Fenêtre de configuration </w:t>
      </w:r>
      <w:proofErr w:type="spellStart"/>
      <w:r w:rsidRPr="00251463">
        <w:t>Admin</w:t>
      </w:r>
      <w:proofErr w:type="spellEnd"/>
      <w:r w:rsidRPr="00251463">
        <w:t xml:space="preserve"> Setup</w:t>
      </w:r>
      <w:r w:rsidRPr="00142492">
        <w:rPr>
          <w:sz w:val="20"/>
          <w:u w:val="single"/>
        </w:rPr>
        <w:t xml:space="preserve"> </w:t>
      </w:r>
    </w:p>
    <w:p w:rsidR="00BF1190" w:rsidRDefault="00BF1190" w:rsidP="00BF1190"/>
    <w:p w:rsidR="00BF1190" w:rsidRDefault="00BF1190" w:rsidP="00BF1190">
      <w:pPr>
        <w:pStyle w:val="Paragraphedeliste"/>
        <w:numPr>
          <w:ilvl w:val="0"/>
          <w:numId w:val="36"/>
        </w:numPr>
      </w:pPr>
      <w:r>
        <w:t xml:space="preserve">Exécuter le </w:t>
      </w:r>
      <w:proofErr w:type="spellStart"/>
      <w:r>
        <w:t>stream</w:t>
      </w:r>
      <w:proofErr w:type="spellEnd"/>
      <w:r>
        <w:t xml:space="preserve"> en affichant la fenêtre du composant </w:t>
      </w:r>
      <w:del w:id="6796" w:author="ghislain.aine" w:date="2015-11-05T09:35:00Z">
        <w:r w:rsidDel="006F6528">
          <w:delText>streamUI</w:delText>
        </w:r>
      </w:del>
      <w:proofErr w:type="spellStart"/>
      <w:ins w:id="6797" w:author="ghislain.aine" w:date="2015-11-05T09:35:00Z">
        <w:r>
          <w:t>StreamValueUi</w:t>
        </w:r>
      </w:ins>
      <w:proofErr w:type="spellEnd"/>
      <w:r>
        <w:t>. Lors de la modification d'une valeur à partir de l'</w:t>
      </w:r>
      <w:proofErr w:type="spellStart"/>
      <w:del w:id="6798" w:author="ghislain.aine" w:date="2015-11-05T09:35:00Z">
        <w:r w:rsidDel="006F6528">
          <w:delText>a</w:delText>
        </w:r>
      </w:del>
      <w:ins w:id="6799" w:author="ghislain.aine" w:date="2015-11-05T09:35:00Z">
        <w:r>
          <w:t>A</w:t>
        </w:r>
      </w:ins>
      <w:r>
        <w:t>dmin</w:t>
      </w:r>
      <w:del w:id="6800" w:author="ghislain.aine" w:date="2015-11-05T09:35:00Z">
        <w:r w:rsidDel="006F6528">
          <w:delText xml:space="preserve"> s</w:delText>
        </w:r>
      </w:del>
      <w:ins w:id="6801" w:author="ghislain.aine" w:date="2015-11-05T09:35:00Z">
        <w:r>
          <w:t>S</w:t>
        </w:r>
      </w:ins>
      <w:r>
        <w:t>etup</w:t>
      </w:r>
      <w:proofErr w:type="spellEnd"/>
      <w:r>
        <w:t xml:space="preserve"> du composant </w:t>
      </w:r>
      <w:del w:id="6802" w:author="ghislain.aine" w:date="2015-11-05T09:35:00Z">
        <w:r w:rsidDel="006F6528">
          <w:delText>DemoDataComponent</w:delText>
        </w:r>
      </w:del>
      <w:proofErr w:type="spellStart"/>
      <w:ins w:id="6803" w:author="ghislain.aine" w:date="2015-11-05T09:35:00Z">
        <w:r>
          <w:t>PinComponent</w:t>
        </w:r>
      </w:ins>
      <w:proofErr w:type="spellEnd"/>
      <w:r>
        <w:t>, l'incrémentation de la valeur doit changer, en fonction du paramètre modifié</w:t>
      </w:r>
      <w:ins w:id="6804" w:author="ghislain.aine" w:date="2015-11-05T09:35:00Z">
        <w:r>
          <w:t>.</w:t>
        </w:r>
      </w:ins>
    </w:p>
    <w:p w:rsidR="00BF1190" w:rsidRDefault="00BF1190" w:rsidP="00BF1190"/>
    <w:p w:rsidR="00BF1190" w:rsidRDefault="00BF1190" w:rsidP="00BF1190"/>
    <w:p w:rsidR="00BF1190" w:rsidRDefault="00BF1190" w:rsidP="00BF1190">
      <w:pPr>
        <w:pStyle w:val="Titre2"/>
      </w:pPr>
      <w:bookmarkStart w:id="6805" w:name="_Toc462985401"/>
      <w:r>
        <w:t>Sauvegarde de données</w:t>
      </w:r>
      <w:bookmarkEnd w:id="6805"/>
    </w:p>
    <w:p w:rsidR="00BF1190" w:rsidRDefault="00BF1190" w:rsidP="00BF1190"/>
    <w:p w:rsidR="00BF1190" w:rsidRDefault="00BF1190" w:rsidP="00BF1190">
      <w:pPr>
        <w:pStyle w:val="Titre3"/>
      </w:pPr>
      <w:bookmarkStart w:id="6806" w:name="_Toc462985402"/>
      <w:proofErr w:type="spellStart"/>
      <w:r w:rsidRPr="00CD3002">
        <w:lastRenderedPageBreak/>
        <w:t>I</w:t>
      </w:r>
      <w:r>
        <w:t>S</w:t>
      </w:r>
      <w:r w:rsidRPr="00CD3002">
        <w:t>wPersistent</w:t>
      </w:r>
      <w:bookmarkEnd w:id="6806"/>
      <w:proofErr w:type="spellEnd"/>
    </w:p>
    <w:p w:rsidR="00BF1190" w:rsidRPr="00142492" w:rsidRDefault="00BF1190" w:rsidP="00BF1190"/>
    <w:p w:rsidR="00BF1190" w:rsidRDefault="00BF1190" w:rsidP="00BF1190">
      <w:r>
        <w:t>Les propriétés d'un composant sont sauvegardé</w:t>
      </w:r>
      <w:ins w:id="6807" w:author="Alexandre Blin" w:date="2015-08-11T15:24:00Z">
        <w:r>
          <w:t>e</w:t>
        </w:r>
      </w:ins>
      <w:r>
        <w:t xml:space="preserve">s dans le </w:t>
      </w:r>
      <w:proofErr w:type="spellStart"/>
      <w:r>
        <w:t>stream</w:t>
      </w:r>
      <w:proofErr w:type="spellEnd"/>
      <w:r>
        <w:t>. Mais ces propriétés ne peuvent servir que pour des données de type simple.</w:t>
      </w:r>
    </w:p>
    <w:p w:rsidR="00BF1190" w:rsidRDefault="00BF1190" w:rsidP="00BF1190"/>
    <w:p w:rsidR="00BF1190" w:rsidRDefault="00BF1190" w:rsidP="00BF1190">
      <w:r>
        <w:t xml:space="preserve">Pour sauvegarder des données de type complexe, il existe le service </w:t>
      </w:r>
      <w:proofErr w:type="spellStart"/>
      <w:r>
        <w:t>ISwPersistent</w:t>
      </w:r>
      <w:proofErr w:type="spellEnd"/>
      <w:r>
        <w:t>.</w:t>
      </w:r>
      <w:r>
        <w:br/>
        <w:t xml:space="preserve">Ce service permet de sauvegarder des données dans des fichiers </w:t>
      </w:r>
      <w:proofErr w:type="spellStart"/>
      <w:r>
        <w:t>xml</w:t>
      </w:r>
      <w:proofErr w:type="spellEnd"/>
      <w:r>
        <w:t>.</w:t>
      </w:r>
    </w:p>
    <w:p w:rsidR="00BF1190" w:rsidRDefault="00BF1190" w:rsidP="00BF1190"/>
    <w:p w:rsidR="00BF1190" w:rsidRDefault="00BF1190" w:rsidP="00BF1190">
      <w:r>
        <w:t xml:space="preserve">Pour l'exemple, nous allons sauvegarder les paramètres de </w:t>
      </w:r>
      <w:del w:id="6808" w:author="Alexandre Blin" w:date="2015-08-11T15:24:00Z">
        <w:r w:rsidDel="007666F9">
          <w:delText xml:space="preserve">DemoDataComponent </w:delText>
        </w:r>
      </w:del>
      <w:ins w:id="6809" w:author="Alexandre Blin" w:date="2015-08-11T15:24:00Z">
        <w:del w:id="6810" w:author="ghislain.aine" w:date="2015-11-05T09:36:00Z">
          <w:r w:rsidDel="006F6528">
            <w:delText>Demo</w:delText>
          </w:r>
        </w:del>
        <w:proofErr w:type="spellStart"/>
        <w:r>
          <w:t>PinComponent</w:t>
        </w:r>
        <w:proofErr w:type="spellEnd"/>
        <w:r>
          <w:t xml:space="preserve"> </w:t>
        </w:r>
      </w:ins>
      <w:r>
        <w:t>à l'aide de ce service.</w:t>
      </w:r>
    </w:p>
    <w:p w:rsidR="00BF1190" w:rsidRDefault="00BF1190" w:rsidP="00BF1190"/>
    <w:p w:rsidR="00BF1190" w:rsidRDefault="00BF1190" w:rsidP="00BF1190">
      <w:pPr>
        <w:pStyle w:val="Paragraphedeliste"/>
        <w:numPr>
          <w:ilvl w:val="0"/>
          <w:numId w:val="36"/>
        </w:numPr>
        <w:rPr>
          <w:ins w:id="6811" w:author="ghislain.aine" w:date="2015-11-05T09:36:00Z"/>
        </w:rPr>
      </w:pPr>
      <w:r>
        <w:t>Activez le service de sauvegarde dans le constructeur :</w:t>
      </w:r>
    </w:p>
    <w:p w:rsidR="00BF1190" w:rsidRDefault="00D276D8" w:rsidP="00BF1190">
      <w:pPr>
        <w:rPr>
          <w:ins w:id="6812" w:author="ghislain.aine" w:date="2015-11-05T09:36:00Z"/>
        </w:rPr>
      </w:pPr>
      <w:ins w:id="6813" w:author="ghislain.aine" w:date="2015-11-05T09:36:00Z">
        <w:r>
          <w:pict>
            <v:shape id="_x0000_s1224" type="#_x0000_t202" style="width:493.45pt;height:19.05pt;mso-height-percent:200;mso-position-horizontal-relative:char;mso-position-vertical-relative:line;mso-height-percent:200;mso-width-relative:margin;mso-height-relative:margin">
              <v:textbox style="mso-next-textbox:#_x0000_s1224;mso-fit-shape-to-text:t">
                <w:txbxContent>
                  <w:p w:rsidR="00BF1190" w:rsidRPr="00E71FE0" w:rsidRDefault="00BF1190" w:rsidP="00BF1190">
                    <w:pPr>
                      <w:autoSpaceDE w:val="0"/>
                      <w:autoSpaceDN w:val="0"/>
                      <w:adjustRightInd w:val="0"/>
                      <w:jc w:val="left"/>
                      <w:rPr>
                        <w:lang w:val="en-US"/>
                      </w:rPr>
                    </w:pPr>
                    <w:proofErr w:type="spellStart"/>
                    <w:proofErr w:type="gramStart"/>
                    <w:ins w:id="6814" w:author="ghislain.aine" w:date="2015-11-05T09:37:00Z">
                      <w:r>
                        <w:rPr>
                          <w:rFonts w:ascii="Consolas" w:hAnsi="Consolas" w:cs="Consolas"/>
                          <w:color w:val="880000"/>
                          <w:sz w:val="19"/>
                          <w:szCs w:val="19"/>
                          <w:highlight w:val="white"/>
                        </w:rPr>
                        <w:t>setOwnerServiceAvaibility</w:t>
                      </w:r>
                      <w:proofErr w:type="spellEnd"/>
                      <w:r>
                        <w:rPr>
                          <w:rFonts w:ascii="Consolas" w:hAnsi="Consolas" w:cs="Consolas"/>
                          <w:color w:val="000000"/>
                          <w:sz w:val="19"/>
                          <w:szCs w:val="19"/>
                          <w:highlight w:val="white"/>
                        </w:rPr>
                        <w:t>(</w:t>
                      </w:r>
                      <w:proofErr w:type="spellStart"/>
                      <w:proofErr w:type="gramEnd"/>
                      <w:r>
                        <w:rPr>
                          <w:rFonts w:ascii="Consolas" w:hAnsi="Consolas" w:cs="Consolas"/>
                          <w:color w:val="0000FF"/>
                          <w:sz w:val="19"/>
                          <w:szCs w:val="19"/>
                          <w:highlight w:val="white"/>
                        </w:rPr>
                        <w:t>true</w:t>
                      </w:r>
                      <w:proofErr w:type="spellEnd"/>
                      <w:r>
                        <w:rPr>
                          <w:rFonts w:ascii="Consolas" w:hAnsi="Consolas" w:cs="Consolas"/>
                          <w:color w:val="000000"/>
                          <w:sz w:val="19"/>
                          <w:szCs w:val="19"/>
                          <w:highlight w:val="white"/>
                        </w:rPr>
                        <w:t>);</w:t>
                      </w:r>
                    </w:ins>
                    <w:del w:id="6815" w:author="ghislain.aine" w:date="2015-11-05T09:37:00Z">
                      <w:r w:rsidDel="006F6528">
                        <w:rPr>
                          <w:rFonts w:ascii="Consolas" w:hAnsi="Consolas" w:cs="Consolas"/>
                          <w:color w:val="000080"/>
                          <w:sz w:val="19"/>
                          <w:szCs w:val="19"/>
                          <w:highlight w:val="white"/>
                        </w:rPr>
                        <w:delText>_iteration_data_ui</w:delText>
                      </w:r>
                      <w:r w:rsidDel="006F6528">
                        <w:rPr>
                          <w:rFonts w:ascii="Consolas" w:hAnsi="Consolas" w:cs="Consolas"/>
                          <w:color w:val="000000"/>
                          <w:sz w:val="19"/>
                          <w:szCs w:val="19"/>
                          <w:highlight w:val="white"/>
                        </w:rPr>
                        <w:delText>-&gt;</w:delText>
                      </w:r>
                      <w:r w:rsidDel="006F6528">
                        <w:rPr>
                          <w:rFonts w:ascii="Consolas" w:hAnsi="Consolas" w:cs="Consolas"/>
                          <w:color w:val="880000"/>
                          <w:sz w:val="19"/>
                          <w:szCs w:val="19"/>
                          <w:highlight w:val="white"/>
                        </w:rPr>
                        <w:delText>deleteLater</w:delText>
                      </w:r>
                      <w:r w:rsidDel="006F6528">
                        <w:rPr>
                          <w:rFonts w:ascii="Consolas" w:hAnsi="Consolas" w:cs="Consolas"/>
                          <w:color w:val="000000"/>
                          <w:sz w:val="19"/>
                          <w:szCs w:val="19"/>
                          <w:highlight w:val="white"/>
                        </w:rPr>
                        <w:delText>();</w:delText>
                      </w:r>
                    </w:del>
                  </w:p>
                </w:txbxContent>
              </v:textbox>
              <w10:wrap type="none"/>
              <w10:anchorlock/>
            </v:shape>
          </w:pict>
        </w:r>
      </w:ins>
    </w:p>
    <w:p w:rsidR="00000000" w:rsidRDefault="00EE2A1F">
      <w:pPr>
        <w:pPrChange w:id="6816" w:author="ghislain.aine" w:date="2015-11-05T09:36:00Z">
          <w:pPr>
            <w:pStyle w:val="Paragraphedeliste"/>
            <w:numPr>
              <w:numId w:val="36"/>
            </w:numPr>
            <w:ind w:hanging="360"/>
          </w:pPr>
        </w:pPrChange>
      </w:pPr>
    </w:p>
    <w:p w:rsidR="00BF1190" w:rsidRPr="003A1525" w:rsidDel="006F6528" w:rsidRDefault="00BF1190" w:rsidP="00BF1190">
      <w:pPr>
        <w:pStyle w:val="Code"/>
        <w:rPr>
          <w:del w:id="6817" w:author="ghislain.aine" w:date="2015-11-05T09:37:00Z"/>
        </w:rPr>
      </w:pPr>
      <w:del w:id="6818" w:author="ghislain.aine" w:date="2015-11-05T09:37:00Z">
        <w:r w:rsidRPr="003A1525" w:rsidDel="006F6528">
          <w:delText>setOwnerServiceAvaibility(true);</w:delText>
        </w:r>
      </w:del>
    </w:p>
    <w:p w:rsidR="00BF1190" w:rsidRDefault="00BF1190" w:rsidP="00BF1190">
      <w:pPr>
        <w:pStyle w:val="Paragraphedeliste"/>
        <w:numPr>
          <w:ilvl w:val="0"/>
          <w:numId w:val="36"/>
        </w:numPr>
      </w:pPr>
      <w:r>
        <w:t xml:space="preserve">Implémentez les </w:t>
      </w:r>
      <w:del w:id="6819" w:author="ghislain.aine" w:date="2015-11-05T09:37:00Z">
        <w:r w:rsidDel="006F6528">
          <w:delText xml:space="preserve">fonctions </w:delText>
        </w:r>
      </w:del>
      <w:ins w:id="6820" w:author="ghislain.aine" w:date="2015-11-05T09:37:00Z">
        <w:r>
          <w:t xml:space="preserve">méthodes </w:t>
        </w:r>
      </w:ins>
      <w:del w:id="6821" w:author="ghislain.aine" w:date="2015-11-05T09:37:00Z">
        <w:r w:rsidDel="006F6528">
          <w:delText>"l</w:delText>
        </w:r>
      </w:del>
      <w:proofErr w:type="spellStart"/>
      <w:ins w:id="6822" w:author="ghislain.aine" w:date="2015-11-05T09:37:00Z">
        <w:r>
          <w:t>L</w:t>
        </w:r>
      </w:ins>
      <w:r>
        <w:t>oad</w:t>
      </w:r>
      <w:proofErr w:type="spellEnd"/>
      <w:del w:id="6823" w:author="ghislain.aine" w:date="2015-11-05T09:37:00Z">
        <w:r w:rsidDel="006F6528">
          <w:delText>"</w:delText>
        </w:r>
      </w:del>
      <w:r>
        <w:t xml:space="preserve"> et </w:t>
      </w:r>
      <w:del w:id="6824" w:author="ghislain.aine" w:date="2015-11-05T09:37:00Z">
        <w:r w:rsidDel="006F6528">
          <w:delText>s</w:delText>
        </w:r>
      </w:del>
      <w:ins w:id="6825" w:author="ghislain.aine" w:date="2015-11-05T09:37:00Z">
        <w:r>
          <w:t>S</w:t>
        </w:r>
      </w:ins>
      <w:r>
        <w:t>ave</w:t>
      </w:r>
      <w:del w:id="6826" w:author="ghislain.aine" w:date="2015-11-05T09:37:00Z">
        <w:r w:rsidDel="006F6528">
          <w:delText>"</w:delText>
        </w:r>
      </w:del>
      <w:r>
        <w:t xml:space="preserve"> telles que définies dans le </w:t>
      </w:r>
      <w:proofErr w:type="spellStart"/>
      <w:r>
        <w:t>AssistedComponent</w:t>
      </w:r>
      <w:proofErr w:type="spellEnd"/>
      <w:r>
        <w:t>.</w:t>
      </w:r>
    </w:p>
    <w:p w:rsidR="00BF1190" w:rsidRDefault="00BF1190" w:rsidP="00BF1190">
      <w:pPr>
        <w:pStyle w:val="Paragraphedeliste"/>
      </w:pPr>
    </w:p>
    <w:p w:rsidR="00BF1190" w:rsidRDefault="00BF1190" w:rsidP="00BF1190">
      <w:pPr>
        <w:pStyle w:val="Paragraphedeliste"/>
        <w:numPr>
          <w:ilvl w:val="0"/>
          <w:numId w:val="36"/>
        </w:numPr>
        <w:rPr>
          <w:ins w:id="6827" w:author="ghislain.aine" w:date="2015-11-05T09:37:00Z"/>
        </w:rPr>
      </w:pPr>
      <w:r>
        <w:t xml:space="preserve">Dans ces fonctions, implémenter la sauvegarde et le chargement des données au format XML en utilisant les méthodes </w:t>
      </w:r>
      <w:proofErr w:type="spellStart"/>
      <w:r>
        <w:t>Qt</w:t>
      </w:r>
      <w:proofErr w:type="spellEnd"/>
    </w:p>
    <w:p w:rsidR="00BF1190" w:rsidRDefault="00D276D8" w:rsidP="00BF1190">
      <w:pPr>
        <w:rPr>
          <w:ins w:id="6828" w:author="ghislain.aine" w:date="2015-11-05T09:37:00Z"/>
        </w:rPr>
      </w:pPr>
      <w:ins w:id="6829" w:author="ghislain.aine" w:date="2015-11-05T09:37:00Z">
        <w:r>
          <w:pict>
            <v:shape id="_x0000_s1223" type="#_x0000_t202" style="width:493.45pt;height:41.3pt;mso-height-percent:200;mso-position-horizontal-relative:char;mso-position-vertical-relative:line;mso-height-percent:200;mso-width-relative:margin;mso-height-relative:margin">
              <v:textbox style="mso-next-textbox:#_x0000_s1223;mso-fit-shape-to-text:t">
                <w:txbxContent>
                  <w:p w:rsidR="00BF1190" w:rsidRPr="006F6528" w:rsidRDefault="00D276D8" w:rsidP="00BF1190">
                    <w:pPr>
                      <w:autoSpaceDE w:val="0"/>
                      <w:autoSpaceDN w:val="0"/>
                      <w:adjustRightInd w:val="0"/>
                      <w:jc w:val="left"/>
                      <w:rPr>
                        <w:ins w:id="6830" w:author="ghislain.aine" w:date="2015-11-05T09:38:00Z"/>
                        <w:rFonts w:ascii="Consolas" w:hAnsi="Consolas" w:cs="Consolas"/>
                        <w:color w:val="000000"/>
                        <w:sz w:val="19"/>
                        <w:szCs w:val="19"/>
                        <w:highlight w:val="white"/>
                        <w:lang w:val="en-US"/>
                        <w:rPrChange w:id="6831" w:author="ghislain.aine" w:date="2015-11-05T09:38:00Z">
                          <w:rPr>
                            <w:ins w:id="6832" w:author="ghislain.aine" w:date="2015-11-05T09:38:00Z"/>
                            <w:rFonts w:ascii="Consolas" w:hAnsi="Consolas" w:cs="Consolas"/>
                            <w:color w:val="000000"/>
                            <w:sz w:val="19"/>
                            <w:szCs w:val="19"/>
                            <w:highlight w:val="white"/>
                          </w:rPr>
                        </w:rPrChange>
                      </w:rPr>
                    </w:pPr>
                    <w:ins w:id="6833" w:author="ghislain.aine" w:date="2015-11-05T09:38:00Z">
                      <w:r w:rsidRPr="00D276D8">
                        <w:rPr>
                          <w:rFonts w:ascii="Consolas" w:hAnsi="Consolas" w:cs="Consolas"/>
                          <w:color w:val="0000FF"/>
                          <w:sz w:val="19"/>
                          <w:szCs w:val="19"/>
                          <w:highlight w:val="white"/>
                          <w:lang w:val="en-US"/>
                          <w:rPrChange w:id="6834" w:author="ghislain.aine" w:date="2015-11-05T09:38:00Z">
                            <w:rPr>
                              <w:rFonts w:ascii="Consolas" w:hAnsi="Consolas" w:cs="Consolas"/>
                              <w:color w:val="0000FF"/>
                              <w:sz w:val="19"/>
                              <w:szCs w:val="19"/>
                              <w:highlight w:val="white"/>
                            </w:rPr>
                          </w:rPrChange>
                        </w:rPr>
                        <w:t>#define</w:t>
                      </w:r>
                      <w:r w:rsidRPr="00D276D8">
                        <w:rPr>
                          <w:rFonts w:ascii="Consolas" w:hAnsi="Consolas" w:cs="Consolas"/>
                          <w:color w:val="000000"/>
                          <w:sz w:val="19"/>
                          <w:szCs w:val="19"/>
                          <w:highlight w:val="white"/>
                          <w:lang w:val="en-US"/>
                          <w:rPrChange w:id="6835" w:author="ghislain.aine" w:date="2015-11-05T09:38:00Z">
                            <w:rPr>
                              <w:rFonts w:ascii="Consolas" w:hAnsi="Consolas" w:cs="Consolas"/>
                              <w:color w:val="000000"/>
                              <w:sz w:val="19"/>
                              <w:szCs w:val="19"/>
                              <w:highlight w:val="white"/>
                            </w:rPr>
                          </w:rPrChange>
                        </w:rPr>
                        <w:t xml:space="preserve"> </w:t>
                      </w:r>
                      <w:r w:rsidRPr="00D276D8">
                        <w:rPr>
                          <w:rFonts w:ascii="Consolas" w:hAnsi="Consolas" w:cs="Consolas"/>
                          <w:color w:val="6F008A"/>
                          <w:sz w:val="19"/>
                          <w:szCs w:val="19"/>
                          <w:highlight w:val="white"/>
                          <w:lang w:val="en-US"/>
                          <w:rPrChange w:id="6836" w:author="ghislain.aine" w:date="2015-11-05T09:38:00Z">
                            <w:rPr>
                              <w:rFonts w:ascii="Consolas" w:hAnsi="Consolas" w:cs="Consolas"/>
                              <w:color w:val="6F008A"/>
                              <w:sz w:val="19"/>
                              <w:szCs w:val="19"/>
                              <w:highlight w:val="white"/>
                            </w:rPr>
                          </w:rPrChange>
                        </w:rPr>
                        <w:t>DATA_NODE</w:t>
                      </w:r>
                      <w:r w:rsidRPr="00D276D8">
                        <w:rPr>
                          <w:rFonts w:ascii="Consolas" w:hAnsi="Consolas" w:cs="Consolas"/>
                          <w:color w:val="000000"/>
                          <w:sz w:val="19"/>
                          <w:szCs w:val="19"/>
                          <w:highlight w:val="white"/>
                          <w:lang w:val="en-US"/>
                          <w:rPrChange w:id="6837" w:author="ghislain.aine" w:date="2015-11-05T09:38: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838" w:author="ghislain.aine" w:date="2015-11-05T09:38: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839" w:author="ghislain.aine" w:date="2015-11-05T09:38:00Z">
                            <w:rPr>
                              <w:rFonts w:ascii="Consolas" w:hAnsi="Consolas" w:cs="Consolas"/>
                              <w:color w:val="000000"/>
                              <w:sz w:val="19"/>
                              <w:szCs w:val="19"/>
                              <w:highlight w:val="white"/>
                            </w:rPr>
                          </w:rPrChange>
                        </w:rPr>
                        <w:tab/>
                      </w:r>
                      <w:r w:rsidRPr="00D276D8">
                        <w:rPr>
                          <w:rFonts w:ascii="Consolas" w:hAnsi="Consolas" w:cs="Consolas"/>
                          <w:color w:val="A31515"/>
                          <w:sz w:val="19"/>
                          <w:szCs w:val="19"/>
                          <w:highlight w:val="white"/>
                          <w:lang w:val="en-US"/>
                          <w:rPrChange w:id="6840" w:author="ghislain.aine" w:date="2015-11-05T09:38:00Z">
                            <w:rPr>
                              <w:rFonts w:ascii="Consolas" w:hAnsi="Consolas" w:cs="Consolas"/>
                              <w:color w:val="A31515"/>
                              <w:sz w:val="19"/>
                              <w:szCs w:val="19"/>
                              <w:highlight w:val="white"/>
                            </w:rPr>
                          </w:rPrChange>
                        </w:rPr>
                        <w:t>"data"</w:t>
                      </w:r>
                    </w:ins>
                  </w:p>
                  <w:p w:rsidR="00BF1190" w:rsidRPr="006F6528" w:rsidRDefault="00D276D8" w:rsidP="00BF1190">
                    <w:pPr>
                      <w:autoSpaceDE w:val="0"/>
                      <w:autoSpaceDN w:val="0"/>
                      <w:adjustRightInd w:val="0"/>
                      <w:jc w:val="left"/>
                      <w:rPr>
                        <w:ins w:id="6841" w:author="ghislain.aine" w:date="2015-11-05T09:38:00Z"/>
                        <w:rFonts w:ascii="Consolas" w:hAnsi="Consolas" w:cs="Consolas"/>
                        <w:color w:val="000000"/>
                        <w:sz w:val="19"/>
                        <w:szCs w:val="19"/>
                        <w:highlight w:val="white"/>
                        <w:lang w:val="en-US"/>
                        <w:rPrChange w:id="6842" w:author="ghislain.aine" w:date="2015-11-05T09:38:00Z">
                          <w:rPr>
                            <w:ins w:id="6843" w:author="ghislain.aine" w:date="2015-11-05T09:38:00Z"/>
                            <w:rFonts w:ascii="Consolas" w:hAnsi="Consolas" w:cs="Consolas"/>
                            <w:color w:val="000000"/>
                            <w:sz w:val="19"/>
                            <w:szCs w:val="19"/>
                            <w:highlight w:val="white"/>
                          </w:rPr>
                        </w:rPrChange>
                      </w:rPr>
                    </w:pPr>
                    <w:ins w:id="6844" w:author="ghislain.aine" w:date="2015-11-05T09:38:00Z">
                      <w:r w:rsidRPr="00D276D8">
                        <w:rPr>
                          <w:rFonts w:ascii="Consolas" w:hAnsi="Consolas" w:cs="Consolas"/>
                          <w:color w:val="0000FF"/>
                          <w:sz w:val="19"/>
                          <w:szCs w:val="19"/>
                          <w:highlight w:val="white"/>
                          <w:lang w:val="en-US"/>
                          <w:rPrChange w:id="6845" w:author="ghislain.aine" w:date="2015-11-05T09:38:00Z">
                            <w:rPr>
                              <w:rFonts w:ascii="Consolas" w:hAnsi="Consolas" w:cs="Consolas"/>
                              <w:color w:val="0000FF"/>
                              <w:sz w:val="19"/>
                              <w:szCs w:val="19"/>
                              <w:highlight w:val="white"/>
                            </w:rPr>
                          </w:rPrChange>
                        </w:rPr>
                        <w:t>#define</w:t>
                      </w:r>
                      <w:r w:rsidRPr="00D276D8">
                        <w:rPr>
                          <w:rFonts w:ascii="Consolas" w:hAnsi="Consolas" w:cs="Consolas"/>
                          <w:color w:val="000000"/>
                          <w:sz w:val="19"/>
                          <w:szCs w:val="19"/>
                          <w:highlight w:val="white"/>
                          <w:lang w:val="en-US"/>
                          <w:rPrChange w:id="6846" w:author="ghislain.aine" w:date="2015-11-05T09:38:00Z">
                            <w:rPr>
                              <w:rFonts w:ascii="Consolas" w:hAnsi="Consolas" w:cs="Consolas"/>
                              <w:color w:val="000000"/>
                              <w:sz w:val="19"/>
                              <w:szCs w:val="19"/>
                              <w:highlight w:val="white"/>
                            </w:rPr>
                          </w:rPrChange>
                        </w:rPr>
                        <w:t xml:space="preserve"> </w:t>
                      </w:r>
                      <w:r w:rsidRPr="00D276D8">
                        <w:rPr>
                          <w:rFonts w:ascii="Consolas" w:hAnsi="Consolas" w:cs="Consolas"/>
                          <w:color w:val="6F008A"/>
                          <w:sz w:val="19"/>
                          <w:szCs w:val="19"/>
                          <w:highlight w:val="white"/>
                          <w:lang w:val="en-US"/>
                          <w:rPrChange w:id="6847" w:author="ghislain.aine" w:date="2015-11-05T09:38:00Z">
                            <w:rPr>
                              <w:rFonts w:ascii="Consolas" w:hAnsi="Consolas" w:cs="Consolas"/>
                              <w:color w:val="6F008A"/>
                              <w:sz w:val="19"/>
                              <w:szCs w:val="19"/>
                              <w:highlight w:val="white"/>
                            </w:rPr>
                          </w:rPrChange>
                        </w:rPr>
                        <w:t>DATA_NODE_STEP</w:t>
                      </w:r>
                      <w:r w:rsidRPr="00D276D8">
                        <w:rPr>
                          <w:rFonts w:ascii="Consolas" w:hAnsi="Consolas" w:cs="Consolas"/>
                          <w:color w:val="000000"/>
                          <w:sz w:val="19"/>
                          <w:szCs w:val="19"/>
                          <w:highlight w:val="white"/>
                          <w:lang w:val="en-US"/>
                          <w:rPrChange w:id="6848" w:author="ghislain.aine" w:date="2015-11-05T09:38: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849" w:author="ghislain.aine" w:date="2015-11-05T09:38:00Z">
                            <w:rPr>
                              <w:rFonts w:ascii="Consolas" w:hAnsi="Consolas" w:cs="Consolas"/>
                              <w:color w:val="000000"/>
                              <w:sz w:val="19"/>
                              <w:szCs w:val="19"/>
                              <w:highlight w:val="white"/>
                            </w:rPr>
                          </w:rPrChange>
                        </w:rPr>
                        <w:tab/>
                      </w:r>
                      <w:r w:rsidRPr="00D276D8">
                        <w:rPr>
                          <w:rFonts w:ascii="Consolas" w:hAnsi="Consolas" w:cs="Consolas"/>
                          <w:color w:val="A31515"/>
                          <w:sz w:val="19"/>
                          <w:szCs w:val="19"/>
                          <w:highlight w:val="white"/>
                          <w:lang w:val="en-US"/>
                          <w:rPrChange w:id="6850" w:author="ghislain.aine" w:date="2015-11-05T09:38:00Z">
                            <w:rPr>
                              <w:rFonts w:ascii="Consolas" w:hAnsi="Consolas" w:cs="Consolas"/>
                              <w:color w:val="A31515"/>
                              <w:sz w:val="19"/>
                              <w:szCs w:val="19"/>
                              <w:highlight w:val="white"/>
                            </w:rPr>
                          </w:rPrChange>
                        </w:rPr>
                        <w:t>"step"</w:t>
                      </w:r>
                    </w:ins>
                  </w:p>
                  <w:p w:rsidR="00BF1190" w:rsidRPr="00E71FE0" w:rsidRDefault="00BF1190" w:rsidP="00BF1190">
                    <w:pPr>
                      <w:autoSpaceDE w:val="0"/>
                      <w:autoSpaceDN w:val="0"/>
                      <w:adjustRightInd w:val="0"/>
                      <w:jc w:val="left"/>
                      <w:rPr>
                        <w:lang w:val="en-US"/>
                      </w:rPr>
                    </w:pPr>
                    <w:ins w:id="6851" w:author="ghislain.aine" w:date="2015-11-05T09:38:00Z">
                      <w:r>
                        <w:rPr>
                          <w:rFonts w:ascii="Consolas" w:hAnsi="Consolas" w:cs="Consolas"/>
                          <w:color w:val="0000FF"/>
                          <w:sz w:val="19"/>
                          <w:szCs w:val="19"/>
                          <w:highlight w:val="white"/>
                        </w:rPr>
                        <w:t>#</w:t>
                      </w:r>
                      <w:proofErr w:type="spellStart"/>
                      <w:r>
                        <w:rPr>
                          <w:rFonts w:ascii="Consolas" w:hAnsi="Consolas" w:cs="Consolas"/>
                          <w:color w:val="0000FF"/>
                          <w:sz w:val="19"/>
                          <w:szCs w:val="19"/>
                          <w:highlight w:val="white"/>
                        </w:rPr>
                        <w:t>define</w:t>
                      </w:r>
                      <w:proofErr w:type="spellEnd"/>
                      <w:r>
                        <w:rPr>
                          <w:rFonts w:ascii="Consolas" w:hAnsi="Consolas" w:cs="Consolas"/>
                          <w:color w:val="000000"/>
                          <w:sz w:val="19"/>
                          <w:szCs w:val="19"/>
                          <w:highlight w:val="white"/>
                        </w:rPr>
                        <w:t xml:space="preserve"> </w:t>
                      </w:r>
                      <w:r>
                        <w:rPr>
                          <w:rFonts w:ascii="Consolas" w:hAnsi="Consolas" w:cs="Consolas"/>
                          <w:color w:val="6F008A"/>
                          <w:sz w:val="19"/>
                          <w:szCs w:val="19"/>
                          <w:highlight w:val="white"/>
                        </w:rPr>
                        <w:t>DATA_NODE_PERIOD</w:t>
                      </w:r>
                      <w:r>
                        <w:rPr>
                          <w:rFonts w:ascii="Consolas" w:hAnsi="Consolas" w:cs="Consolas"/>
                          <w:color w:val="000000"/>
                          <w:sz w:val="19"/>
                          <w:szCs w:val="19"/>
                          <w:highlight w:val="white"/>
                        </w:rPr>
                        <w:tab/>
                      </w:r>
                      <w:r>
                        <w:rPr>
                          <w:rFonts w:ascii="Consolas" w:hAnsi="Consolas" w:cs="Consolas"/>
                          <w:color w:val="A31515"/>
                          <w:sz w:val="19"/>
                          <w:szCs w:val="19"/>
                          <w:highlight w:val="white"/>
                        </w:rPr>
                        <w:t>"</w:t>
                      </w:r>
                      <w:proofErr w:type="spellStart"/>
                      <w:r>
                        <w:rPr>
                          <w:rFonts w:ascii="Consolas" w:hAnsi="Consolas" w:cs="Consolas"/>
                          <w:color w:val="A31515"/>
                          <w:sz w:val="19"/>
                          <w:szCs w:val="19"/>
                          <w:highlight w:val="white"/>
                        </w:rPr>
                        <w:t>period</w:t>
                      </w:r>
                      <w:proofErr w:type="spellEnd"/>
                      <w:r>
                        <w:rPr>
                          <w:rFonts w:ascii="Consolas" w:hAnsi="Consolas" w:cs="Consolas"/>
                          <w:color w:val="A31515"/>
                          <w:sz w:val="19"/>
                          <w:szCs w:val="19"/>
                          <w:highlight w:val="white"/>
                        </w:rPr>
                        <w:t>"</w:t>
                      </w:r>
                    </w:ins>
                    <w:del w:id="6852" w:author="ghislain.aine" w:date="2015-11-05T09:38:00Z">
                      <w:r w:rsidDel="006F6528">
                        <w:rPr>
                          <w:rFonts w:ascii="Consolas" w:hAnsi="Consolas" w:cs="Consolas"/>
                          <w:color w:val="880000"/>
                          <w:sz w:val="19"/>
                          <w:szCs w:val="19"/>
                          <w:highlight w:val="white"/>
                        </w:rPr>
                        <w:delText>setOwnerServiceAvaibility</w:delText>
                      </w:r>
                      <w:r w:rsidDel="006F6528">
                        <w:rPr>
                          <w:rFonts w:ascii="Consolas" w:hAnsi="Consolas" w:cs="Consolas"/>
                          <w:color w:val="000000"/>
                          <w:sz w:val="19"/>
                          <w:szCs w:val="19"/>
                          <w:highlight w:val="white"/>
                        </w:rPr>
                        <w:delText>(</w:delText>
                      </w:r>
                      <w:r w:rsidDel="006F6528">
                        <w:rPr>
                          <w:rFonts w:ascii="Consolas" w:hAnsi="Consolas" w:cs="Consolas"/>
                          <w:color w:val="0000FF"/>
                          <w:sz w:val="19"/>
                          <w:szCs w:val="19"/>
                          <w:highlight w:val="white"/>
                        </w:rPr>
                        <w:delText>true</w:delText>
                      </w:r>
                      <w:r w:rsidDel="006F6528">
                        <w:rPr>
                          <w:rFonts w:ascii="Consolas" w:hAnsi="Consolas" w:cs="Consolas"/>
                          <w:color w:val="000000"/>
                          <w:sz w:val="19"/>
                          <w:szCs w:val="19"/>
                          <w:highlight w:val="white"/>
                        </w:rPr>
                        <w:delText>);</w:delText>
                      </w:r>
                    </w:del>
                  </w:p>
                </w:txbxContent>
              </v:textbox>
              <w10:wrap type="none"/>
              <w10:anchorlock/>
            </v:shape>
          </w:pict>
        </w:r>
      </w:ins>
    </w:p>
    <w:p w:rsidR="00BF1190" w:rsidRDefault="00D276D8" w:rsidP="00BF1190">
      <w:pPr>
        <w:rPr>
          <w:ins w:id="6853" w:author="ghislain.aine" w:date="2015-11-05T09:37:00Z"/>
        </w:rPr>
      </w:pPr>
      <w:ins w:id="6854" w:author="ghislain.aine" w:date="2015-11-05T09:37:00Z">
        <w:r>
          <w:pict>
            <v:shape id="_x0000_s1222" type="#_x0000_t202" style="width:493.45pt;height:230.4pt;mso-height-percent:200;mso-position-horizontal-relative:char;mso-position-vertical-relative:line;mso-height-percent:200;mso-width-relative:margin;mso-height-relative:margin">
              <v:textbox style="mso-next-textbox:#_x0000_s1222;mso-fit-shape-to-text:t">
                <w:txbxContent>
                  <w:p w:rsidR="00BF1190" w:rsidRPr="006F6528" w:rsidRDefault="00D276D8" w:rsidP="00BF1190">
                    <w:pPr>
                      <w:autoSpaceDE w:val="0"/>
                      <w:autoSpaceDN w:val="0"/>
                      <w:adjustRightInd w:val="0"/>
                      <w:jc w:val="left"/>
                      <w:rPr>
                        <w:ins w:id="6855" w:author="ghislain.aine" w:date="2015-11-05T09:38:00Z"/>
                        <w:rFonts w:ascii="Consolas" w:hAnsi="Consolas" w:cs="Consolas"/>
                        <w:color w:val="000000"/>
                        <w:sz w:val="19"/>
                        <w:szCs w:val="19"/>
                        <w:highlight w:val="white"/>
                        <w:lang w:val="en-US"/>
                        <w:rPrChange w:id="6856" w:author="ghislain.aine" w:date="2015-11-05T09:38:00Z">
                          <w:rPr>
                            <w:ins w:id="6857" w:author="ghislain.aine" w:date="2015-11-05T09:38:00Z"/>
                            <w:rFonts w:ascii="Consolas" w:hAnsi="Consolas" w:cs="Consolas"/>
                            <w:color w:val="000000"/>
                            <w:sz w:val="19"/>
                            <w:szCs w:val="19"/>
                            <w:highlight w:val="white"/>
                          </w:rPr>
                        </w:rPrChange>
                      </w:rPr>
                    </w:pPr>
                    <w:proofErr w:type="gramStart"/>
                    <w:ins w:id="6858" w:author="ghislain.aine" w:date="2015-11-05T09:38:00Z">
                      <w:r w:rsidRPr="00D276D8">
                        <w:rPr>
                          <w:rFonts w:ascii="Consolas" w:hAnsi="Consolas" w:cs="Consolas"/>
                          <w:color w:val="0000FF"/>
                          <w:sz w:val="19"/>
                          <w:szCs w:val="19"/>
                          <w:highlight w:val="white"/>
                          <w:lang w:val="en-US"/>
                          <w:rPrChange w:id="6859" w:author="ghislain.aine" w:date="2015-11-05T09:38:00Z">
                            <w:rPr>
                              <w:rFonts w:ascii="Consolas" w:hAnsi="Consolas" w:cs="Consolas"/>
                              <w:color w:val="0000FF"/>
                              <w:sz w:val="19"/>
                              <w:szCs w:val="19"/>
                              <w:highlight w:val="white"/>
                            </w:rPr>
                          </w:rPrChange>
                        </w:rPr>
                        <w:t>void</w:t>
                      </w:r>
                      <w:proofErr w:type="gramEnd"/>
                      <w:r w:rsidRPr="00D276D8">
                        <w:rPr>
                          <w:rFonts w:ascii="Consolas" w:hAnsi="Consolas" w:cs="Consolas"/>
                          <w:color w:val="000000"/>
                          <w:sz w:val="19"/>
                          <w:szCs w:val="19"/>
                          <w:highlight w:val="white"/>
                          <w:lang w:val="en-US"/>
                          <w:rPrChange w:id="6860" w:author="ghislain.aine" w:date="2015-11-05T09:3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861" w:author="ghislain.aine" w:date="2015-11-05T09:38:00Z">
                            <w:rPr>
                              <w:rFonts w:ascii="Consolas" w:hAnsi="Consolas" w:cs="Consolas"/>
                              <w:color w:val="216F85"/>
                              <w:sz w:val="19"/>
                              <w:szCs w:val="19"/>
                              <w:highlight w:val="white"/>
                            </w:rPr>
                          </w:rPrChange>
                        </w:rPr>
                        <w:t>PinComponent</w:t>
                      </w:r>
                      <w:proofErr w:type="spellEnd"/>
                      <w:r w:rsidRPr="00D276D8">
                        <w:rPr>
                          <w:rFonts w:ascii="Consolas" w:hAnsi="Consolas" w:cs="Consolas"/>
                          <w:color w:val="000000"/>
                          <w:sz w:val="19"/>
                          <w:szCs w:val="19"/>
                          <w:highlight w:val="white"/>
                          <w:lang w:val="en-US"/>
                          <w:rPrChange w:id="6862"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863" w:author="ghislain.aine" w:date="2015-11-05T09:38:00Z">
                            <w:rPr>
                              <w:rFonts w:ascii="Consolas" w:hAnsi="Consolas" w:cs="Consolas"/>
                              <w:color w:val="880000"/>
                              <w:sz w:val="19"/>
                              <w:szCs w:val="19"/>
                              <w:highlight w:val="white"/>
                            </w:rPr>
                          </w:rPrChange>
                        </w:rPr>
                        <w:t>Load</w:t>
                      </w:r>
                      <w:r w:rsidRPr="00D276D8">
                        <w:rPr>
                          <w:rFonts w:ascii="Consolas" w:hAnsi="Consolas" w:cs="Consolas"/>
                          <w:color w:val="000000"/>
                          <w:sz w:val="19"/>
                          <w:szCs w:val="19"/>
                          <w:highlight w:val="white"/>
                          <w:lang w:val="en-US"/>
                          <w:rPrChange w:id="6864" w:author="ghislain.aine" w:date="2015-11-05T09:38:00Z">
                            <w:rPr>
                              <w:rFonts w:ascii="Consolas" w:hAnsi="Consolas" w:cs="Consolas"/>
                              <w:color w:val="000000"/>
                              <w:sz w:val="19"/>
                              <w:szCs w:val="19"/>
                              <w:highlight w:val="white"/>
                            </w:rPr>
                          </w:rPrChange>
                        </w:rPr>
                        <w:t>(</w:t>
                      </w:r>
                      <w:proofErr w:type="spellStart"/>
                      <w:r w:rsidRPr="00D276D8">
                        <w:rPr>
                          <w:rFonts w:ascii="Consolas" w:hAnsi="Consolas" w:cs="Consolas"/>
                          <w:color w:val="216F85"/>
                          <w:sz w:val="19"/>
                          <w:szCs w:val="19"/>
                          <w:highlight w:val="white"/>
                          <w:lang w:val="en-US"/>
                          <w:rPrChange w:id="6865" w:author="ghislain.aine" w:date="2015-11-05T09:38:00Z">
                            <w:rPr>
                              <w:rFonts w:ascii="Consolas" w:hAnsi="Consolas" w:cs="Consolas"/>
                              <w:color w:val="216F85"/>
                              <w:sz w:val="19"/>
                              <w:szCs w:val="19"/>
                              <w:highlight w:val="white"/>
                            </w:rPr>
                          </w:rPrChange>
                        </w:rPr>
                        <w:t>QDomElement</w:t>
                      </w:r>
                      <w:proofErr w:type="spellEnd"/>
                      <w:r w:rsidRPr="00D276D8">
                        <w:rPr>
                          <w:rFonts w:ascii="Consolas" w:hAnsi="Consolas" w:cs="Consolas"/>
                          <w:color w:val="000000"/>
                          <w:sz w:val="19"/>
                          <w:szCs w:val="19"/>
                          <w:highlight w:val="white"/>
                          <w:lang w:val="en-US"/>
                          <w:rPrChange w:id="6866" w:author="ghislain.aine" w:date="2015-11-05T09:38:00Z">
                            <w:rPr>
                              <w:rFonts w:ascii="Consolas" w:hAnsi="Consolas" w:cs="Consolas"/>
                              <w:color w:val="000000"/>
                              <w:sz w:val="19"/>
                              <w:szCs w:val="19"/>
                              <w:highlight w:val="white"/>
                            </w:rPr>
                          </w:rPrChange>
                        </w:rPr>
                        <w:t xml:space="preserve"> &amp; </w:t>
                      </w:r>
                      <w:proofErr w:type="spellStart"/>
                      <w:r w:rsidRPr="00D276D8">
                        <w:rPr>
                          <w:rFonts w:ascii="Consolas" w:hAnsi="Consolas" w:cs="Consolas"/>
                          <w:color w:val="000080"/>
                          <w:sz w:val="19"/>
                          <w:szCs w:val="19"/>
                          <w:highlight w:val="white"/>
                          <w:lang w:val="en-US"/>
                          <w:rPrChange w:id="6867" w:author="ghislain.aine" w:date="2015-11-05T09:38:00Z">
                            <w:rPr>
                              <w:rFonts w:ascii="Consolas" w:hAnsi="Consolas" w:cs="Consolas"/>
                              <w:color w:val="000080"/>
                              <w:sz w:val="19"/>
                              <w:szCs w:val="19"/>
                              <w:highlight w:val="white"/>
                            </w:rPr>
                          </w:rPrChange>
                        </w:rPr>
                        <w:t>elt</w:t>
                      </w:r>
                      <w:proofErr w:type="spellEnd"/>
                      <w:r w:rsidRPr="00D276D8">
                        <w:rPr>
                          <w:rFonts w:ascii="Consolas" w:hAnsi="Consolas" w:cs="Consolas"/>
                          <w:color w:val="000000"/>
                          <w:sz w:val="19"/>
                          <w:szCs w:val="19"/>
                          <w:highlight w:val="white"/>
                          <w:lang w:val="en-US"/>
                          <w:rPrChange w:id="6868" w:author="ghislain.aine" w:date="2015-11-05T09:3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869" w:author="ghislain.aine" w:date="2015-11-05T09:38:00Z">
                            <w:rPr>
                              <w:rFonts w:ascii="Consolas" w:hAnsi="Consolas" w:cs="Consolas"/>
                              <w:color w:val="216F85"/>
                              <w:sz w:val="19"/>
                              <w:szCs w:val="19"/>
                              <w:highlight w:val="white"/>
                            </w:rPr>
                          </w:rPrChange>
                        </w:rPr>
                        <w:t>ISwFinalizerManager</w:t>
                      </w:r>
                      <w:proofErr w:type="spellEnd"/>
                      <w:r w:rsidRPr="00D276D8">
                        <w:rPr>
                          <w:rFonts w:ascii="Consolas" w:hAnsi="Consolas" w:cs="Consolas"/>
                          <w:color w:val="000000"/>
                          <w:sz w:val="19"/>
                          <w:szCs w:val="19"/>
                          <w:highlight w:val="white"/>
                          <w:lang w:val="en-US"/>
                          <w:rPrChange w:id="6870" w:author="ghislain.aine" w:date="2015-11-05T09:38:00Z">
                            <w:rPr>
                              <w:rFonts w:ascii="Consolas" w:hAnsi="Consolas" w:cs="Consolas"/>
                              <w:color w:val="000000"/>
                              <w:sz w:val="19"/>
                              <w:szCs w:val="19"/>
                              <w:highlight w:val="white"/>
                            </w:rPr>
                          </w:rPrChange>
                        </w:rPr>
                        <w:t xml:space="preserve"> &amp; </w:t>
                      </w:r>
                      <w:proofErr w:type="spellStart"/>
                      <w:r w:rsidRPr="00D276D8">
                        <w:rPr>
                          <w:rFonts w:ascii="Consolas" w:hAnsi="Consolas" w:cs="Consolas"/>
                          <w:color w:val="000080"/>
                          <w:sz w:val="19"/>
                          <w:szCs w:val="19"/>
                          <w:highlight w:val="white"/>
                          <w:lang w:val="en-US"/>
                          <w:rPrChange w:id="6871" w:author="ghislain.aine" w:date="2015-11-05T09:38:00Z">
                            <w:rPr>
                              <w:rFonts w:ascii="Consolas" w:hAnsi="Consolas" w:cs="Consolas"/>
                              <w:color w:val="000080"/>
                              <w:sz w:val="19"/>
                              <w:szCs w:val="19"/>
                              <w:highlight w:val="white"/>
                            </w:rPr>
                          </w:rPrChange>
                        </w:rPr>
                        <w:t>finalizer_manager</w:t>
                      </w:r>
                      <w:proofErr w:type="spellEnd"/>
                      <w:r w:rsidRPr="00D276D8">
                        <w:rPr>
                          <w:rFonts w:ascii="Consolas" w:hAnsi="Consolas" w:cs="Consolas"/>
                          <w:color w:val="000000"/>
                          <w:sz w:val="19"/>
                          <w:szCs w:val="19"/>
                          <w:highlight w:val="white"/>
                          <w:lang w:val="en-US"/>
                          <w:rPrChange w:id="6872"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6873" w:author="ghislain.aine" w:date="2015-11-05T09:38:00Z"/>
                        <w:rFonts w:ascii="Consolas" w:hAnsi="Consolas" w:cs="Consolas"/>
                        <w:color w:val="000000"/>
                        <w:sz w:val="19"/>
                        <w:szCs w:val="19"/>
                        <w:highlight w:val="white"/>
                        <w:lang w:val="en-US"/>
                        <w:rPrChange w:id="6874" w:author="ghislain.aine" w:date="2015-11-05T09:38:00Z">
                          <w:rPr>
                            <w:ins w:id="6875" w:author="ghislain.aine" w:date="2015-11-05T09:38:00Z"/>
                            <w:rFonts w:ascii="Consolas" w:hAnsi="Consolas" w:cs="Consolas"/>
                            <w:color w:val="000000"/>
                            <w:sz w:val="19"/>
                            <w:szCs w:val="19"/>
                            <w:highlight w:val="white"/>
                          </w:rPr>
                        </w:rPrChange>
                      </w:rPr>
                    </w:pPr>
                    <w:ins w:id="6876" w:author="ghislain.aine" w:date="2015-11-05T09:38:00Z">
                      <w:r w:rsidRPr="00D276D8">
                        <w:rPr>
                          <w:rFonts w:ascii="Consolas" w:hAnsi="Consolas" w:cs="Consolas"/>
                          <w:color w:val="000000"/>
                          <w:sz w:val="19"/>
                          <w:szCs w:val="19"/>
                          <w:highlight w:val="white"/>
                          <w:lang w:val="en-US"/>
                          <w:rPrChange w:id="6877"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6878" w:author="ghislain.aine" w:date="2015-11-05T09:38:00Z"/>
                        <w:rFonts w:ascii="Consolas" w:hAnsi="Consolas" w:cs="Consolas"/>
                        <w:color w:val="000000"/>
                        <w:sz w:val="19"/>
                        <w:szCs w:val="19"/>
                        <w:highlight w:val="white"/>
                        <w:lang w:val="en-US"/>
                        <w:rPrChange w:id="6879" w:author="ghislain.aine" w:date="2015-11-05T09:38:00Z">
                          <w:rPr>
                            <w:ins w:id="6880" w:author="ghislain.aine" w:date="2015-11-05T09:38:00Z"/>
                            <w:rFonts w:ascii="Consolas" w:hAnsi="Consolas" w:cs="Consolas"/>
                            <w:color w:val="000000"/>
                            <w:sz w:val="19"/>
                            <w:szCs w:val="19"/>
                            <w:highlight w:val="white"/>
                          </w:rPr>
                        </w:rPrChange>
                      </w:rPr>
                    </w:pPr>
                    <w:ins w:id="6881" w:author="ghislain.aine" w:date="2015-11-05T09:38:00Z">
                      <w:r w:rsidRPr="00D276D8">
                        <w:rPr>
                          <w:rFonts w:ascii="Consolas" w:hAnsi="Consolas" w:cs="Consolas"/>
                          <w:color w:val="000000"/>
                          <w:sz w:val="19"/>
                          <w:szCs w:val="19"/>
                          <w:highlight w:val="white"/>
                          <w:lang w:val="en-US"/>
                          <w:rPrChange w:id="6882" w:author="ghislain.aine" w:date="2015-11-05T09:38:00Z">
                            <w:rPr>
                              <w:rFonts w:ascii="Consolas" w:hAnsi="Consolas" w:cs="Consolas"/>
                              <w:color w:val="000000"/>
                              <w:sz w:val="19"/>
                              <w:szCs w:val="19"/>
                              <w:highlight w:val="white"/>
                            </w:rPr>
                          </w:rPrChange>
                        </w:rPr>
                        <w:tab/>
                      </w:r>
                      <w:proofErr w:type="spellStart"/>
                      <w:r w:rsidRPr="00D276D8">
                        <w:rPr>
                          <w:rFonts w:ascii="Consolas" w:hAnsi="Consolas" w:cs="Consolas"/>
                          <w:color w:val="216F85"/>
                          <w:sz w:val="19"/>
                          <w:szCs w:val="19"/>
                          <w:highlight w:val="white"/>
                          <w:lang w:val="en-US"/>
                          <w:rPrChange w:id="6883" w:author="ghislain.aine" w:date="2015-11-05T09:38:00Z">
                            <w:rPr>
                              <w:rFonts w:ascii="Consolas" w:hAnsi="Consolas" w:cs="Consolas"/>
                              <w:color w:val="216F85"/>
                              <w:sz w:val="19"/>
                              <w:szCs w:val="19"/>
                              <w:highlight w:val="white"/>
                            </w:rPr>
                          </w:rPrChange>
                        </w:rPr>
                        <w:t>QDomElement</w:t>
                      </w:r>
                      <w:proofErr w:type="spellEnd"/>
                      <w:r w:rsidRPr="00D276D8">
                        <w:rPr>
                          <w:rFonts w:ascii="Consolas" w:hAnsi="Consolas" w:cs="Consolas"/>
                          <w:color w:val="000000"/>
                          <w:sz w:val="19"/>
                          <w:szCs w:val="19"/>
                          <w:highlight w:val="white"/>
                          <w:lang w:val="en-US"/>
                          <w:rPrChange w:id="6884" w:author="ghislain.aine" w:date="2015-11-05T09:38: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6885" w:author="ghislain.aine" w:date="2015-11-05T09:38:00Z">
                            <w:rPr>
                              <w:rFonts w:ascii="Consolas" w:hAnsi="Consolas" w:cs="Consolas"/>
                              <w:color w:val="000080"/>
                              <w:sz w:val="19"/>
                              <w:szCs w:val="19"/>
                              <w:highlight w:val="white"/>
                            </w:rPr>
                          </w:rPrChange>
                        </w:rPr>
                        <w:t>child</w:t>
                      </w:r>
                      <w:r w:rsidRPr="00D276D8">
                        <w:rPr>
                          <w:rFonts w:ascii="Consolas" w:hAnsi="Consolas" w:cs="Consolas"/>
                          <w:color w:val="000000"/>
                          <w:sz w:val="19"/>
                          <w:szCs w:val="19"/>
                          <w:highlight w:val="white"/>
                          <w:lang w:val="en-US"/>
                          <w:rPrChange w:id="6886" w:author="ghislain.aine" w:date="2015-11-05T09:38:00Z">
                            <w:rPr>
                              <w:rFonts w:ascii="Consolas" w:hAnsi="Consolas" w:cs="Consolas"/>
                              <w:color w:val="000000"/>
                              <w:sz w:val="19"/>
                              <w:szCs w:val="19"/>
                              <w:highlight w:val="white"/>
                            </w:rPr>
                          </w:rPrChange>
                        </w:rPr>
                        <w:t xml:space="preserve"> = </w:t>
                      </w:r>
                      <w:proofErr w:type="spellStart"/>
                      <w:proofErr w:type="gramStart"/>
                      <w:r w:rsidRPr="00D276D8">
                        <w:rPr>
                          <w:rFonts w:ascii="Consolas" w:hAnsi="Consolas" w:cs="Consolas"/>
                          <w:color w:val="000080"/>
                          <w:sz w:val="19"/>
                          <w:szCs w:val="19"/>
                          <w:highlight w:val="white"/>
                          <w:lang w:val="en-US"/>
                          <w:rPrChange w:id="6887" w:author="ghislain.aine" w:date="2015-11-05T09:38:00Z">
                            <w:rPr>
                              <w:rFonts w:ascii="Consolas" w:hAnsi="Consolas" w:cs="Consolas"/>
                              <w:color w:val="000080"/>
                              <w:sz w:val="19"/>
                              <w:szCs w:val="19"/>
                              <w:highlight w:val="white"/>
                            </w:rPr>
                          </w:rPrChange>
                        </w:rPr>
                        <w:t>elt</w:t>
                      </w:r>
                      <w:r w:rsidRPr="00D276D8">
                        <w:rPr>
                          <w:rFonts w:ascii="Consolas" w:hAnsi="Consolas" w:cs="Consolas"/>
                          <w:color w:val="000000"/>
                          <w:sz w:val="19"/>
                          <w:szCs w:val="19"/>
                          <w:highlight w:val="white"/>
                          <w:lang w:val="en-US"/>
                          <w:rPrChange w:id="6888"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889" w:author="ghislain.aine" w:date="2015-11-05T09:38:00Z">
                            <w:rPr>
                              <w:rFonts w:ascii="Consolas" w:hAnsi="Consolas" w:cs="Consolas"/>
                              <w:color w:val="880000"/>
                              <w:sz w:val="19"/>
                              <w:szCs w:val="19"/>
                              <w:highlight w:val="white"/>
                            </w:rPr>
                          </w:rPrChange>
                        </w:rPr>
                        <w:t>firstChildElement</w:t>
                      </w:r>
                      <w:proofErr w:type="spellEnd"/>
                      <w:r w:rsidRPr="00D276D8">
                        <w:rPr>
                          <w:rFonts w:ascii="Consolas" w:hAnsi="Consolas" w:cs="Consolas"/>
                          <w:color w:val="000000"/>
                          <w:sz w:val="19"/>
                          <w:szCs w:val="19"/>
                          <w:highlight w:val="white"/>
                          <w:lang w:val="en-US"/>
                          <w:rPrChange w:id="6890" w:author="ghislain.aine" w:date="2015-11-05T09:38: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6891" w:author="ghislain.aine" w:date="2015-11-05T09:38:00Z">
                            <w:rPr>
                              <w:rFonts w:ascii="Consolas" w:hAnsi="Consolas" w:cs="Consolas"/>
                              <w:color w:val="6F008A"/>
                              <w:sz w:val="19"/>
                              <w:szCs w:val="19"/>
                              <w:highlight w:val="white"/>
                            </w:rPr>
                          </w:rPrChange>
                        </w:rPr>
                        <w:t>DATA_NODE</w:t>
                      </w:r>
                      <w:r w:rsidRPr="00D276D8">
                        <w:rPr>
                          <w:rFonts w:ascii="Consolas" w:hAnsi="Consolas" w:cs="Consolas"/>
                          <w:color w:val="000000"/>
                          <w:sz w:val="19"/>
                          <w:szCs w:val="19"/>
                          <w:highlight w:val="white"/>
                          <w:lang w:val="en-US"/>
                          <w:rPrChange w:id="6892" w:author="ghislain.aine" w:date="2015-11-05T09:38:00Z">
                            <w:rPr>
                              <w:rFonts w:ascii="Consolas" w:hAnsi="Consolas" w:cs="Consolas"/>
                              <w:color w:val="000000"/>
                              <w:sz w:val="19"/>
                              <w:szCs w:val="19"/>
                              <w:highlight w:val="white"/>
                            </w:rPr>
                          </w:rPrChange>
                        </w:rPr>
                        <w:t>);</w:t>
                      </w:r>
                    </w:ins>
                  </w:p>
                  <w:p w:rsidR="00BF1190" w:rsidRPr="006F6528" w:rsidRDefault="00BF1190" w:rsidP="00BF1190">
                    <w:pPr>
                      <w:autoSpaceDE w:val="0"/>
                      <w:autoSpaceDN w:val="0"/>
                      <w:adjustRightInd w:val="0"/>
                      <w:jc w:val="left"/>
                      <w:rPr>
                        <w:ins w:id="6893" w:author="ghislain.aine" w:date="2015-11-05T09:38:00Z"/>
                        <w:rFonts w:ascii="Consolas" w:hAnsi="Consolas" w:cs="Consolas"/>
                        <w:color w:val="000000"/>
                        <w:sz w:val="19"/>
                        <w:szCs w:val="19"/>
                        <w:highlight w:val="white"/>
                        <w:lang w:val="en-US"/>
                        <w:rPrChange w:id="6894" w:author="ghislain.aine" w:date="2015-11-05T09:38:00Z">
                          <w:rPr>
                            <w:ins w:id="6895" w:author="ghislain.aine" w:date="2015-11-05T09:38:00Z"/>
                            <w:rFonts w:ascii="Consolas" w:hAnsi="Consolas" w:cs="Consolas"/>
                            <w:color w:val="000000"/>
                            <w:sz w:val="19"/>
                            <w:szCs w:val="19"/>
                            <w:highlight w:val="white"/>
                          </w:rPr>
                        </w:rPrChange>
                      </w:rPr>
                    </w:pPr>
                  </w:p>
                  <w:p w:rsidR="00BF1190" w:rsidRPr="006F6528" w:rsidRDefault="00D276D8" w:rsidP="00BF1190">
                    <w:pPr>
                      <w:autoSpaceDE w:val="0"/>
                      <w:autoSpaceDN w:val="0"/>
                      <w:adjustRightInd w:val="0"/>
                      <w:jc w:val="left"/>
                      <w:rPr>
                        <w:ins w:id="6896" w:author="ghislain.aine" w:date="2015-11-05T09:38:00Z"/>
                        <w:rFonts w:ascii="Consolas" w:hAnsi="Consolas" w:cs="Consolas"/>
                        <w:color w:val="000000"/>
                        <w:sz w:val="19"/>
                        <w:szCs w:val="19"/>
                        <w:highlight w:val="white"/>
                        <w:lang w:val="en-US"/>
                        <w:rPrChange w:id="6897" w:author="ghislain.aine" w:date="2015-11-05T09:38:00Z">
                          <w:rPr>
                            <w:ins w:id="6898" w:author="ghislain.aine" w:date="2015-11-05T09:38:00Z"/>
                            <w:rFonts w:ascii="Consolas" w:hAnsi="Consolas" w:cs="Consolas"/>
                            <w:color w:val="000000"/>
                            <w:sz w:val="19"/>
                            <w:szCs w:val="19"/>
                            <w:highlight w:val="white"/>
                          </w:rPr>
                        </w:rPrChange>
                      </w:rPr>
                    </w:pPr>
                    <w:ins w:id="6899" w:author="ghislain.aine" w:date="2015-11-05T09:38:00Z">
                      <w:r w:rsidRPr="00D276D8">
                        <w:rPr>
                          <w:rFonts w:ascii="Consolas" w:hAnsi="Consolas" w:cs="Consolas"/>
                          <w:color w:val="000000"/>
                          <w:sz w:val="19"/>
                          <w:szCs w:val="19"/>
                          <w:highlight w:val="white"/>
                          <w:lang w:val="en-US"/>
                          <w:rPrChange w:id="6900" w:author="ghislain.aine" w:date="2015-11-05T09:38: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6901" w:author="ghislain.aine" w:date="2015-11-05T09:38:00Z">
                            <w:rPr>
                              <w:rFonts w:ascii="Consolas" w:hAnsi="Consolas" w:cs="Consolas"/>
                              <w:color w:val="0000FF"/>
                              <w:sz w:val="19"/>
                              <w:szCs w:val="19"/>
                              <w:highlight w:val="white"/>
                            </w:rPr>
                          </w:rPrChange>
                        </w:rPr>
                        <w:t>if</w:t>
                      </w:r>
                      <w:proofErr w:type="gramEnd"/>
                      <w:r w:rsidRPr="00D276D8">
                        <w:rPr>
                          <w:rFonts w:ascii="Consolas" w:hAnsi="Consolas" w:cs="Consolas"/>
                          <w:color w:val="000000"/>
                          <w:sz w:val="19"/>
                          <w:szCs w:val="19"/>
                          <w:highlight w:val="white"/>
                          <w:lang w:val="en-US"/>
                          <w:rPrChange w:id="6902" w:author="ghislain.aine" w:date="2015-11-05T09:3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6903" w:author="ghislain.aine" w:date="2015-11-05T09:38:00Z">
                            <w:rPr>
                              <w:rFonts w:ascii="Consolas" w:hAnsi="Consolas" w:cs="Consolas"/>
                              <w:color w:val="000080"/>
                              <w:sz w:val="19"/>
                              <w:szCs w:val="19"/>
                              <w:highlight w:val="white"/>
                            </w:rPr>
                          </w:rPrChange>
                        </w:rPr>
                        <w:t>child</w:t>
                      </w:r>
                      <w:r w:rsidRPr="00D276D8">
                        <w:rPr>
                          <w:rFonts w:ascii="Consolas" w:hAnsi="Consolas" w:cs="Consolas"/>
                          <w:color w:val="000000"/>
                          <w:sz w:val="19"/>
                          <w:szCs w:val="19"/>
                          <w:highlight w:val="white"/>
                          <w:lang w:val="en-US"/>
                          <w:rPrChange w:id="6904"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05" w:author="ghislain.aine" w:date="2015-11-05T09:38:00Z">
                            <w:rPr>
                              <w:rFonts w:ascii="Consolas" w:hAnsi="Consolas" w:cs="Consolas"/>
                              <w:color w:val="880000"/>
                              <w:sz w:val="19"/>
                              <w:szCs w:val="19"/>
                              <w:highlight w:val="white"/>
                            </w:rPr>
                          </w:rPrChange>
                        </w:rPr>
                        <w:t>isNull</w:t>
                      </w:r>
                      <w:proofErr w:type="spellEnd"/>
                      <w:r w:rsidRPr="00D276D8">
                        <w:rPr>
                          <w:rFonts w:ascii="Consolas" w:hAnsi="Consolas" w:cs="Consolas"/>
                          <w:color w:val="000000"/>
                          <w:sz w:val="19"/>
                          <w:szCs w:val="19"/>
                          <w:highlight w:val="white"/>
                          <w:lang w:val="en-US"/>
                          <w:rPrChange w:id="6906" w:author="ghislain.aine" w:date="2015-11-05T09:38:00Z">
                            <w:rPr>
                              <w:rFonts w:ascii="Consolas" w:hAnsi="Consolas" w:cs="Consolas"/>
                              <w:color w:val="000000"/>
                              <w:sz w:val="19"/>
                              <w:szCs w:val="19"/>
                              <w:highlight w:val="white"/>
                            </w:rPr>
                          </w:rPrChange>
                        </w:rPr>
                        <w:t>()) {</w:t>
                      </w:r>
                    </w:ins>
                  </w:p>
                  <w:p w:rsidR="00BF1190" w:rsidRPr="006F6528" w:rsidRDefault="00D276D8" w:rsidP="00BF1190">
                    <w:pPr>
                      <w:autoSpaceDE w:val="0"/>
                      <w:autoSpaceDN w:val="0"/>
                      <w:adjustRightInd w:val="0"/>
                      <w:jc w:val="left"/>
                      <w:rPr>
                        <w:ins w:id="6907" w:author="ghislain.aine" w:date="2015-11-05T09:38:00Z"/>
                        <w:rFonts w:ascii="Consolas" w:hAnsi="Consolas" w:cs="Consolas"/>
                        <w:color w:val="000000"/>
                        <w:sz w:val="19"/>
                        <w:szCs w:val="19"/>
                        <w:highlight w:val="white"/>
                        <w:lang w:val="en-US"/>
                        <w:rPrChange w:id="6908" w:author="ghislain.aine" w:date="2015-11-05T09:38:00Z">
                          <w:rPr>
                            <w:ins w:id="6909" w:author="ghislain.aine" w:date="2015-11-05T09:38:00Z"/>
                            <w:rFonts w:ascii="Consolas" w:hAnsi="Consolas" w:cs="Consolas"/>
                            <w:color w:val="000000"/>
                            <w:sz w:val="19"/>
                            <w:szCs w:val="19"/>
                            <w:highlight w:val="white"/>
                          </w:rPr>
                        </w:rPrChange>
                      </w:rPr>
                    </w:pPr>
                    <w:ins w:id="6910" w:author="ghislain.aine" w:date="2015-11-05T09:38:00Z">
                      <w:r w:rsidRPr="00D276D8">
                        <w:rPr>
                          <w:rFonts w:ascii="Consolas" w:hAnsi="Consolas" w:cs="Consolas"/>
                          <w:color w:val="000000"/>
                          <w:sz w:val="19"/>
                          <w:szCs w:val="19"/>
                          <w:highlight w:val="white"/>
                          <w:lang w:val="en-US"/>
                          <w:rPrChange w:id="6911" w:author="ghislain.aine" w:date="2015-11-05T09:38:00Z">
                            <w:rPr>
                              <w:rFonts w:ascii="Consolas" w:hAnsi="Consolas" w:cs="Consolas"/>
                              <w:color w:val="000000"/>
                              <w:sz w:val="19"/>
                              <w:szCs w:val="19"/>
                              <w:highlight w:val="white"/>
                            </w:rPr>
                          </w:rPrChange>
                        </w:rPr>
                        <w:tab/>
                      </w:r>
                      <w:r w:rsidRPr="00D276D8">
                        <w:rPr>
                          <w:rFonts w:ascii="Consolas" w:hAnsi="Consolas" w:cs="Consolas"/>
                          <w:color w:val="000000"/>
                          <w:sz w:val="19"/>
                          <w:szCs w:val="19"/>
                          <w:highlight w:val="white"/>
                          <w:lang w:val="en-US"/>
                          <w:rPrChange w:id="6912" w:author="ghislain.aine" w:date="2015-11-05T09:38:00Z">
                            <w:rPr>
                              <w:rFonts w:ascii="Consolas" w:hAnsi="Consolas" w:cs="Consolas"/>
                              <w:color w:val="000000"/>
                              <w:sz w:val="19"/>
                              <w:szCs w:val="19"/>
                              <w:highlight w:val="white"/>
                            </w:rPr>
                          </w:rPrChange>
                        </w:rPr>
                        <w:tab/>
                      </w:r>
                      <w:proofErr w:type="gramStart"/>
                      <w:r w:rsidRPr="00D276D8">
                        <w:rPr>
                          <w:rFonts w:ascii="Consolas" w:hAnsi="Consolas" w:cs="Consolas"/>
                          <w:color w:val="0000FF"/>
                          <w:sz w:val="19"/>
                          <w:szCs w:val="19"/>
                          <w:highlight w:val="white"/>
                          <w:lang w:val="en-US"/>
                          <w:rPrChange w:id="6913" w:author="ghislain.aine" w:date="2015-11-05T09:38:00Z">
                            <w:rPr>
                              <w:rFonts w:ascii="Consolas" w:hAnsi="Consolas" w:cs="Consolas"/>
                              <w:color w:val="0000FF"/>
                              <w:sz w:val="19"/>
                              <w:szCs w:val="19"/>
                              <w:highlight w:val="white"/>
                            </w:rPr>
                          </w:rPrChange>
                        </w:rPr>
                        <w:t>return</w:t>
                      </w:r>
                      <w:proofErr w:type="gramEnd"/>
                      <w:r w:rsidRPr="00D276D8">
                        <w:rPr>
                          <w:rFonts w:ascii="Consolas" w:hAnsi="Consolas" w:cs="Consolas"/>
                          <w:color w:val="000000"/>
                          <w:sz w:val="19"/>
                          <w:szCs w:val="19"/>
                          <w:highlight w:val="white"/>
                          <w:lang w:val="en-US"/>
                          <w:rPrChange w:id="6914"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6915" w:author="ghislain.aine" w:date="2015-11-05T09:38:00Z"/>
                        <w:rFonts w:ascii="Consolas" w:hAnsi="Consolas" w:cs="Consolas"/>
                        <w:color w:val="000000"/>
                        <w:sz w:val="19"/>
                        <w:szCs w:val="19"/>
                        <w:highlight w:val="white"/>
                        <w:lang w:val="en-US"/>
                        <w:rPrChange w:id="6916" w:author="ghislain.aine" w:date="2015-11-05T09:38:00Z">
                          <w:rPr>
                            <w:ins w:id="6917" w:author="ghislain.aine" w:date="2015-11-05T09:38:00Z"/>
                            <w:rFonts w:ascii="Consolas" w:hAnsi="Consolas" w:cs="Consolas"/>
                            <w:color w:val="000000"/>
                            <w:sz w:val="19"/>
                            <w:szCs w:val="19"/>
                            <w:highlight w:val="white"/>
                          </w:rPr>
                        </w:rPrChange>
                      </w:rPr>
                    </w:pPr>
                    <w:ins w:id="6918" w:author="ghislain.aine" w:date="2015-11-05T09:38:00Z">
                      <w:r w:rsidRPr="00D276D8">
                        <w:rPr>
                          <w:rFonts w:ascii="Consolas" w:hAnsi="Consolas" w:cs="Consolas"/>
                          <w:color w:val="000000"/>
                          <w:sz w:val="19"/>
                          <w:szCs w:val="19"/>
                          <w:highlight w:val="white"/>
                          <w:lang w:val="en-US"/>
                          <w:rPrChange w:id="6919" w:author="ghislain.aine" w:date="2015-11-05T09:38:00Z">
                            <w:rPr>
                              <w:rFonts w:ascii="Consolas" w:hAnsi="Consolas" w:cs="Consolas"/>
                              <w:color w:val="000000"/>
                              <w:sz w:val="19"/>
                              <w:szCs w:val="19"/>
                              <w:highlight w:val="white"/>
                            </w:rPr>
                          </w:rPrChange>
                        </w:rPr>
                        <w:tab/>
                        <w:t>}</w:t>
                      </w:r>
                    </w:ins>
                  </w:p>
                  <w:p w:rsidR="00BF1190" w:rsidRPr="006F6528" w:rsidRDefault="00BF1190" w:rsidP="00BF1190">
                    <w:pPr>
                      <w:autoSpaceDE w:val="0"/>
                      <w:autoSpaceDN w:val="0"/>
                      <w:adjustRightInd w:val="0"/>
                      <w:jc w:val="left"/>
                      <w:rPr>
                        <w:ins w:id="6920" w:author="ghislain.aine" w:date="2015-11-05T09:38:00Z"/>
                        <w:rFonts w:ascii="Consolas" w:hAnsi="Consolas" w:cs="Consolas"/>
                        <w:color w:val="000000"/>
                        <w:sz w:val="19"/>
                        <w:szCs w:val="19"/>
                        <w:highlight w:val="white"/>
                        <w:lang w:val="en-US"/>
                        <w:rPrChange w:id="6921" w:author="ghislain.aine" w:date="2015-11-05T09:38:00Z">
                          <w:rPr>
                            <w:ins w:id="6922" w:author="ghislain.aine" w:date="2015-11-05T09:38:00Z"/>
                            <w:rFonts w:ascii="Consolas" w:hAnsi="Consolas" w:cs="Consolas"/>
                            <w:color w:val="000000"/>
                            <w:sz w:val="19"/>
                            <w:szCs w:val="19"/>
                            <w:highlight w:val="white"/>
                          </w:rPr>
                        </w:rPrChange>
                      </w:rPr>
                    </w:pPr>
                  </w:p>
                  <w:p w:rsidR="00BF1190" w:rsidRPr="006F6528" w:rsidRDefault="00D276D8" w:rsidP="00BF1190">
                    <w:pPr>
                      <w:autoSpaceDE w:val="0"/>
                      <w:autoSpaceDN w:val="0"/>
                      <w:adjustRightInd w:val="0"/>
                      <w:jc w:val="left"/>
                      <w:rPr>
                        <w:ins w:id="6923" w:author="ghislain.aine" w:date="2015-11-05T09:38:00Z"/>
                        <w:rFonts w:ascii="Consolas" w:hAnsi="Consolas" w:cs="Consolas"/>
                        <w:color w:val="000000"/>
                        <w:sz w:val="19"/>
                        <w:szCs w:val="19"/>
                        <w:highlight w:val="white"/>
                        <w:lang w:val="en-US"/>
                        <w:rPrChange w:id="6924" w:author="ghislain.aine" w:date="2015-11-05T09:38:00Z">
                          <w:rPr>
                            <w:ins w:id="6925" w:author="ghislain.aine" w:date="2015-11-05T09:38:00Z"/>
                            <w:rFonts w:ascii="Consolas" w:hAnsi="Consolas" w:cs="Consolas"/>
                            <w:color w:val="000000"/>
                            <w:sz w:val="19"/>
                            <w:szCs w:val="19"/>
                            <w:highlight w:val="white"/>
                          </w:rPr>
                        </w:rPrChange>
                      </w:rPr>
                    </w:pPr>
                    <w:ins w:id="6926" w:author="ghislain.aine" w:date="2015-11-05T09:38:00Z">
                      <w:r w:rsidRPr="00D276D8">
                        <w:rPr>
                          <w:rFonts w:ascii="Consolas" w:hAnsi="Consolas" w:cs="Consolas"/>
                          <w:color w:val="000000"/>
                          <w:sz w:val="19"/>
                          <w:szCs w:val="19"/>
                          <w:highlight w:val="white"/>
                          <w:lang w:val="en-US"/>
                          <w:rPrChange w:id="6927" w:author="ghislain.aine" w:date="2015-11-05T09:38: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6928" w:author="ghislain.aine" w:date="2015-11-05T09:38:00Z">
                            <w:rPr>
                              <w:rFonts w:ascii="Consolas" w:hAnsi="Consolas" w:cs="Consolas"/>
                              <w:color w:val="000080"/>
                              <w:sz w:val="19"/>
                              <w:szCs w:val="19"/>
                              <w:highlight w:val="white"/>
                            </w:rPr>
                          </w:rPrChange>
                        </w:rPr>
                        <w:t>_step</w:t>
                      </w:r>
                      <w:r w:rsidRPr="00D276D8">
                        <w:rPr>
                          <w:rFonts w:ascii="Consolas" w:hAnsi="Consolas" w:cs="Consolas"/>
                          <w:color w:val="000000"/>
                          <w:sz w:val="19"/>
                          <w:szCs w:val="19"/>
                          <w:highlight w:val="white"/>
                          <w:lang w:val="en-US"/>
                          <w:rPrChange w:id="6929" w:author="ghislain.aine" w:date="2015-11-05T09:38:00Z">
                            <w:rPr>
                              <w:rFonts w:ascii="Consolas" w:hAnsi="Consolas" w:cs="Consolas"/>
                              <w:color w:val="000000"/>
                              <w:sz w:val="19"/>
                              <w:szCs w:val="19"/>
                              <w:highlight w:val="white"/>
                            </w:rPr>
                          </w:rPrChange>
                        </w:rPr>
                        <w:t xml:space="preserve"> = </w:t>
                      </w:r>
                      <w:proofErr w:type="spellStart"/>
                      <w:proofErr w:type="gramStart"/>
                      <w:r w:rsidRPr="00D276D8">
                        <w:rPr>
                          <w:rFonts w:ascii="Consolas" w:hAnsi="Consolas" w:cs="Consolas"/>
                          <w:color w:val="000080"/>
                          <w:sz w:val="19"/>
                          <w:szCs w:val="19"/>
                          <w:highlight w:val="white"/>
                          <w:lang w:val="en-US"/>
                          <w:rPrChange w:id="6930" w:author="ghislain.aine" w:date="2015-11-05T09:38:00Z">
                            <w:rPr>
                              <w:rFonts w:ascii="Consolas" w:hAnsi="Consolas" w:cs="Consolas"/>
                              <w:color w:val="000080"/>
                              <w:sz w:val="19"/>
                              <w:szCs w:val="19"/>
                              <w:highlight w:val="white"/>
                            </w:rPr>
                          </w:rPrChange>
                        </w:rPr>
                        <w:t>child</w:t>
                      </w:r>
                      <w:r w:rsidRPr="00D276D8">
                        <w:rPr>
                          <w:rFonts w:ascii="Consolas" w:hAnsi="Consolas" w:cs="Consolas"/>
                          <w:color w:val="000000"/>
                          <w:sz w:val="19"/>
                          <w:szCs w:val="19"/>
                          <w:highlight w:val="white"/>
                          <w:lang w:val="en-US"/>
                          <w:rPrChange w:id="6931"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32" w:author="ghislain.aine" w:date="2015-11-05T09:38:00Z">
                            <w:rPr>
                              <w:rFonts w:ascii="Consolas" w:hAnsi="Consolas" w:cs="Consolas"/>
                              <w:color w:val="880000"/>
                              <w:sz w:val="19"/>
                              <w:szCs w:val="19"/>
                              <w:highlight w:val="white"/>
                            </w:rPr>
                          </w:rPrChange>
                        </w:rPr>
                        <w:t>attribute</w:t>
                      </w:r>
                      <w:proofErr w:type="spellEnd"/>
                      <w:r w:rsidRPr="00D276D8">
                        <w:rPr>
                          <w:rFonts w:ascii="Consolas" w:hAnsi="Consolas" w:cs="Consolas"/>
                          <w:color w:val="000000"/>
                          <w:sz w:val="19"/>
                          <w:szCs w:val="19"/>
                          <w:highlight w:val="white"/>
                          <w:lang w:val="en-US"/>
                          <w:rPrChange w:id="6933" w:author="ghislain.aine" w:date="2015-11-05T09:38: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6934" w:author="ghislain.aine" w:date="2015-11-05T09:38:00Z">
                            <w:rPr>
                              <w:rFonts w:ascii="Consolas" w:hAnsi="Consolas" w:cs="Consolas"/>
                              <w:color w:val="6F008A"/>
                              <w:sz w:val="19"/>
                              <w:szCs w:val="19"/>
                              <w:highlight w:val="white"/>
                            </w:rPr>
                          </w:rPrChange>
                        </w:rPr>
                        <w:t>DATA_NODE_STEP</w:t>
                      </w:r>
                      <w:r w:rsidRPr="00D276D8">
                        <w:rPr>
                          <w:rFonts w:ascii="Consolas" w:hAnsi="Consolas" w:cs="Consolas"/>
                          <w:color w:val="000000"/>
                          <w:sz w:val="19"/>
                          <w:szCs w:val="19"/>
                          <w:highlight w:val="white"/>
                          <w:lang w:val="en-US"/>
                          <w:rPrChange w:id="6935" w:author="ghislain.aine" w:date="2015-11-05T09:3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936" w:author="ghislain.aine" w:date="2015-11-05T09:38:00Z">
                            <w:rPr>
                              <w:rFonts w:ascii="Consolas" w:hAnsi="Consolas" w:cs="Consolas"/>
                              <w:color w:val="216F85"/>
                              <w:sz w:val="19"/>
                              <w:szCs w:val="19"/>
                              <w:highlight w:val="white"/>
                            </w:rPr>
                          </w:rPrChange>
                        </w:rPr>
                        <w:t>QString</w:t>
                      </w:r>
                      <w:proofErr w:type="spellEnd"/>
                      <w:r w:rsidRPr="00D276D8">
                        <w:rPr>
                          <w:rFonts w:ascii="Consolas" w:hAnsi="Consolas" w:cs="Consolas"/>
                          <w:color w:val="000000"/>
                          <w:sz w:val="19"/>
                          <w:szCs w:val="19"/>
                          <w:highlight w:val="white"/>
                          <w:lang w:val="en-US"/>
                          <w:rPrChange w:id="6937"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38" w:author="ghislain.aine" w:date="2015-11-05T09:38:00Z">
                            <w:rPr>
                              <w:rFonts w:ascii="Consolas" w:hAnsi="Consolas" w:cs="Consolas"/>
                              <w:color w:val="880000"/>
                              <w:sz w:val="19"/>
                              <w:szCs w:val="19"/>
                              <w:highlight w:val="white"/>
                            </w:rPr>
                          </w:rPrChange>
                        </w:rPr>
                        <w:t>number</w:t>
                      </w:r>
                      <w:r w:rsidRPr="00D276D8">
                        <w:rPr>
                          <w:rFonts w:ascii="Consolas" w:hAnsi="Consolas" w:cs="Consolas"/>
                          <w:color w:val="000000"/>
                          <w:sz w:val="19"/>
                          <w:szCs w:val="19"/>
                          <w:highlight w:val="white"/>
                          <w:lang w:val="en-US"/>
                          <w:rPrChange w:id="6939" w:author="ghislain.aine" w:date="2015-11-05T09:38:00Z">
                            <w:rPr>
                              <w:rFonts w:ascii="Consolas" w:hAnsi="Consolas" w:cs="Consolas"/>
                              <w:color w:val="000000"/>
                              <w:sz w:val="19"/>
                              <w:szCs w:val="19"/>
                              <w:highlight w:val="white"/>
                            </w:rPr>
                          </w:rPrChange>
                        </w:rPr>
                        <w:t>(1)).</w:t>
                      </w:r>
                      <w:proofErr w:type="spellStart"/>
                      <w:r w:rsidRPr="00D276D8">
                        <w:rPr>
                          <w:rFonts w:ascii="Consolas" w:hAnsi="Consolas" w:cs="Consolas"/>
                          <w:color w:val="880000"/>
                          <w:sz w:val="19"/>
                          <w:szCs w:val="19"/>
                          <w:highlight w:val="white"/>
                          <w:lang w:val="en-US"/>
                          <w:rPrChange w:id="6940" w:author="ghislain.aine" w:date="2015-11-05T09:38:00Z">
                            <w:rPr>
                              <w:rFonts w:ascii="Consolas" w:hAnsi="Consolas" w:cs="Consolas"/>
                              <w:color w:val="880000"/>
                              <w:sz w:val="19"/>
                              <w:szCs w:val="19"/>
                              <w:highlight w:val="white"/>
                            </w:rPr>
                          </w:rPrChange>
                        </w:rPr>
                        <w:t>toInt</w:t>
                      </w:r>
                      <w:proofErr w:type="spellEnd"/>
                      <w:r w:rsidRPr="00D276D8">
                        <w:rPr>
                          <w:rFonts w:ascii="Consolas" w:hAnsi="Consolas" w:cs="Consolas"/>
                          <w:color w:val="000000"/>
                          <w:sz w:val="19"/>
                          <w:szCs w:val="19"/>
                          <w:highlight w:val="white"/>
                          <w:lang w:val="en-US"/>
                          <w:rPrChange w:id="6941"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6942" w:author="ghislain.aine" w:date="2015-11-05T09:38:00Z"/>
                        <w:rFonts w:ascii="Consolas" w:hAnsi="Consolas" w:cs="Consolas"/>
                        <w:color w:val="000000"/>
                        <w:sz w:val="19"/>
                        <w:szCs w:val="19"/>
                        <w:highlight w:val="white"/>
                        <w:lang w:val="en-US"/>
                        <w:rPrChange w:id="6943" w:author="ghislain.aine" w:date="2015-11-05T09:38:00Z">
                          <w:rPr>
                            <w:ins w:id="6944" w:author="ghislain.aine" w:date="2015-11-05T09:38:00Z"/>
                            <w:rFonts w:ascii="Consolas" w:hAnsi="Consolas" w:cs="Consolas"/>
                            <w:color w:val="000000"/>
                            <w:sz w:val="19"/>
                            <w:szCs w:val="19"/>
                            <w:highlight w:val="white"/>
                          </w:rPr>
                        </w:rPrChange>
                      </w:rPr>
                    </w:pPr>
                    <w:ins w:id="6945" w:author="ghislain.aine" w:date="2015-11-05T09:38:00Z">
                      <w:r w:rsidRPr="00D276D8">
                        <w:rPr>
                          <w:rFonts w:ascii="Consolas" w:hAnsi="Consolas" w:cs="Consolas"/>
                          <w:color w:val="000000"/>
                          <w:sz w:val="19"/>
                          <w:szCs w:val="19"/>
                          <w:highlight w:val="white"/>
                          <w:lang w:val="en-US"/>
                          <w:rPrChange w:id="6946" w:author="ghislain.aine" w:date="2015-11-05T09:38: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6947" w:author="ghislain.aine" w:date="2015-11-05T09:38:00Z">
                            <w:rPr>
                              <w:rFonts w:ascii="Consolas" w:hAnsi="Consolas" w:cs="Consolas"/>
                              <w:color w:val="000080"/>
                              <w:sz w:val="19"/>
                              <w:szCs w:val="19"/>
                              <w:highlight w:val="white"/>
                            </w:rPr>
                          </w:rPrChange>
                        </w:rPr>
                        <w:t>_period</w:t>
                      </w:r>
                      <w:r w:rsidRPr="00D276D8">
                        <w:rPr>
                          <w:rFonts w:ascii="Consolas" w:hAnsi="Consolas" w:cs="Consolas"/>
                          <w:color w:val="000000"/>
                          <w:sz w:val="19"/>
                          <w:szCs w:val="19"/>
                          <w:highlight w:val="white"/>
                          <w:lang w:val="en-US"/>
                          <w:rPrChange w:id="6948" w:author="ghislain.aine" w:date="2015-11-05T09:38:00Z">
                            <w:rPr>
                              <w:rFonts w:ascii="Consolas" w:hAnsi="Consolas" w:cs="Consolas"/>
                              <w:color w:val="000000"/>
                              <w:sz w:val="19"/>
                              <w:szCs w:val="19"/>
                              <w:highlight w:val="white"/>
                            </w:rPr>
                          </w:rPrChange>
                        </w:rPr>
                        <w:t xml:space="preserve"> = </w:t>
                      </w:r>
                      <w:proofErr w:type="spellStart"/>
                      <w:proofErr w:type="gramStart"/>
                      <w:r w:rsidRPr="00D276D8">
                        <w:rPr>
                          <w:rFonts w:ascii="Consolas" w:hAnsi="Consolas" w:cs="Consolas"/>
                          <w:color w:val="000080"/>
                          <w:sz w:val="19"/>
                          <w:szCs w:val="19"/>
                          <w:highlight w:val="white"/>
                          <w:lang w:val="en-US"/>
                          <w:rPrChange w:id="6949" w:author="ghislain.aine" w:date="2015-11-05T09:38:00Z">
                            <w:rPr>
                              <w:rFonts w:ascii="Consolas" w:hAnsi="Consolas" w:cs="Consolas"/>
                              <w:color w:val="000080"/>
                              <w:sz w:val="19"/>
                              <w:szCs w:val="19"/>
                              <w:highlight w:val="white"/>
                            </w:rPr>
                          </w:rPrChange>
                        </w:rPr>
                        <w:t>child</w:t>
                      </w:r>
                      <w:r w:rsidRPr="00D276D8">
                        <w:rPr>
                          <w:rFonts w:ascii="Consolas" w:hAnsi="Consolas" w:cs="Consolas"/>
                          <w:color w:val="000000"/>
                          <w:sz w:val="19"/>
                          <w:szCs w:val="19"/>
                          <w:highlight w:val="white"/>
                          <w:lang w:val="en-US"/>
                          <w:rPrChange w:id="6950"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51" w:author="ghislain.aine" w:date="2015-11-05T09:38:00Z">
                            <w:rPr>
                              <w:rFonts w:ascii="Consolas" w:hAnsi="Consolas" w:cs="Consolas"/>
                              <w:color w:val="880000"/>
                              <w:sz w:val="19"/>
                              <w:szCs w:val="19"/>
                              <w:highlight w:val="white"/>
                            </w:rPr>
                          </w:rPrChange>
                        </w:rPr>
                        <w:t>attribute</w:t>
                      </w:r>
                      <w:proofErr w:type="spellEnd"/>
                      <w:r w:rsidRPr="00D276D8">
                        <w:rPr>
                          <w:rFonts w:ascii="Consolas" w:hAnsi="Consolas" w:cs="Consolas"/>
                          <w:color w:val="000000"/>
                          <w:sz w:val="19"/>
                          <w:szCs w:val="19"/>
                          <w:highlight w:val="white"/>
                          <w:lang w:val="en-US"/>
                          <w:rPrChange w:id="6952" w:author="ghislain.aine" w:date="2015-11-05T09:38: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6953" w:author="ghislain.aine" w:date="2015-11-05T09:38:00Z">
                            <w:rPr>
                              <w:rFonts w:ascii="Consolas" w:hAnsi="Consolas" w:cs="Consolas"/>
                              <w:color w:val="6F008A"/>
                              <w:sz w:val="19"/>
                              <w:szCs w:val="19"/>
                              <w:highlight w:val="white"/>
                            </w:rPr>
                          </w:rPrChange>
                        </w:rPr>
                        <w:t>DATA_NODE_PERIOD</w:t>
                      </w:r>
                      <w:r w:rsidRPr="00D276D8">
                        <w:rPr>
                          <w:rFonts w:ascii="Consolas" w:hAnsi="Consolas" w:cs="Consolas"/>
                          <w:color w:val="000000"/>
                          <w:sz w:val="19"/>
                          <w:szCs w:val="19"/>
                          <w:highlight w:val="white"/>
                          <w:lang w:val="en-US"/>
                          <w:rPrChange w:id="6954" w:author="ghislain.aine" w:date="2015-11-05T09:3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216F85"/>
                          <w:sz w:val="19"/>
                          <w:szCs w:val="19"/>
                          <w:highlight w:val="white"/>
                          <w:lang w:val="en-US"/>
                          <w:rPrChange w:id="6955" w:author="ghislain.aine" w:date="2015-11-05T09:38:00Z">
                            <w:rPr>
                              <w:rFonts w:ascii="Consolas" w:hAnsi="Consolas" w:cs="Consolas"/>
                              <w:color w:val="216F85"/>
                              <w:sz w:val="19"/>
                              <w:szCs w:val="19"/>
                              <w:highlight w:val="white"/>
                            </w:rPr>
                          </w:rPrChange>
                        </w:rPr>
                        <w:t>QString</w:t>
                      </w:r>
                      <w:proofErr w:type="spellEnd"/>
                      <w:r w:rsidRPr="00D276D8">
                        <w:rPr>
                          <w:rFonts w:ascii="Consolas" w:hAnsi="Consolas" w:cs="Consolas"/>
                          <w:color w:val="000000"/>
                          <w:sz w:val="19"/>
                          <w:szCs w:val="19"/>
                          <w:highlight w:val="white"/>
                          <w:lang w:val="en-US"/>
                          <w:rPrChange w:id="6956"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57" w:author="ghislain.aine" w:date="2015-11-05T09:38:00Z">
                            <w:rPr>
                              <w:rFonts w:ascii="Consolas" w:hAnsi="Consolas" w:cs="Consolas"/>
                              <w:color w:val="880000"/>
                              <w:sz w:val="19"/>
                              <w:szCs w:val="19"/>
                              <w:highlight w:val="white"/>
                            </w:rPr>
                          </w:rPrChange>
                        </w:rPr>
                        <w:t>number</w:t>
                      </w:r>
                      <w:r w:rsidRPr="00D276D8">
                        <w:rPr>
                          <w:rFonts w:ascii="Consolas" w:hAnsi="Consolas" w:cs="Consolas"/>
                          <w:color w:val="000000"/>
                          <w:sz w:val="19"/>
                          <w:szCs w:val="19"/>
                          <w:highlight w:val="white"/>
                          <w:lang w:val="en-US"/>
                          <w:rPrChange w:id="6958" w:author="ghislain.aine" w:date="2015-11-05T09:38:00Z">
                            <w:rPr>
                              <w:rFonts w:ascii="Consolas" w:hAnsi="Consolas" w:cs="Consolas"/>
                              <w:color w:val="000000"/>
                              <w:sz w:val="19"/>
                              <w:szCs w:val="19"/>
                              <w:highlight w:val="white"/>
                            </w:rPr>
                          </w:rPrChange>
                        </w:rPr>
                        <w:t>(500)).</w:t>
                      </w:r>
                      <w:proofErr w:type="spellStart"/>
                      <w:r w:rsidRPr="00D276D8">
                        <w:rPr>
                          <w:rFonts w:ascii="Consolas" w:hAnsi="Consolas" w:cs="Consolas"/>
                          <w:color w:val="880000"/>
                          <w:sz w:val="19"/>
                          <w:szCs w:val="19"/>
                          <w:highlight w:val="white"/>
                          <w:lang w:val="en-US"/>
                          <w:rPrChange w:id="6959" w:author="ghislain.aine" w:date="2015-11-05T09:38:00Z">
                            <w:rPr>
                              <w:rFonts w:ascii="Consolas" w:hAnsi="Consolas" w:cs="Consolas"/>
                              <w:color w:val="880000"/>
                              <w:sz w:val="19"/>
                              <w:szCs w:val="19"/>
                              <w:highlight w:val="white"/>
                            </w:rPr>
                          </w:rPrChange>
                        </w:rPr>
                        <w:t>toInt</w:t>
                      </w:r>
                      <w:proofErr w:type="spellEnd"/>
                      <w:r w:rsidRPr="00D276D8">
                        <w:rPr>
                          <w:rFonts w:ascii="Consolas" w:hAnsi="Consolas" w:cs="Consolas"/>
                          <w:color w:val="000000"/>
                          <w:sz w:val="19"/>
                          <w:szCs w:val="19"/>
                          <w:highlight w:val="white"/>
                          <w:lang w:val="en-US"/>
                          <w:rPrChange w:id="6960" w:author="ghislain.aine" w:date="2015-11-05T09:38:00Z">
                            <w:rPr>
                              <w:rFonts w:ascii="Consolas" w:hAnsi="Consolas" w:cs="Consolas"/>
                              <w:color w:val="000000"/>
                              <w:sz w:val="19"/>
                              <w:szCs w:val="19"/>
                              <w:highlight w:val="white"/>
                            </w:rPr>
                          </w:rPrChange>
                        </w:rPr>
                        <w:t>();</w:t>
                      </w:r>
                    </w:ins>
                  </w:p>
                  <w:p w:rsidR="00BF1190" w:rsidRDefault="00BF1190" w:rsidP="00BF1190">
                    <w:pPr>
                      <w:autoSpaceDE w:val="0"/>
                      <w:autoSpaceDN w:val="0"/>
                      <w:adjustRightInd w:val="0"/>
                      <w:jc w:val="left"/>
                      <w:rPr>
                        <w:ins w:id="6961" w:author="ghislain.aine" w:date="2015-11-05T09:38:00Z"/>
                        <w:rFonts w:ascii="Consolas" w:hAnsi="Consolas" w:cs="Consolas"/>
                        <w:color w:val="000000"/>
                        <w:sz w:val="19"/>
                        <w:szCs w:val="19"/>
                        <w:highlight w:val="white"/>
                      </w:rPr>
                    </w:pPr>
                    <w:ins w:id="6962" w:author="ghislain.aine" w:date="2015-11-05T09:38:00Z">
                      <w:r>
                        <w:rPr>
                          <w:rFonts w:ascii="Consolas" w:hAnsi="Consolas" w:cs="Consolas"/>
                          <w:color w:val="000000"/>
                          <w:sz w:val="19"/>
                          <w:szCs w:val="19"/>
                          <w:highlight w:val="white"/>
                        </w:rPr>
                        <w:t>}</w:t>
                      </w:r>
                    </w:ins>
                  </w:p>
                  <w:p w:rsidR="00BF1190" w:rsidRDefault="00BF1190" w:rsidP="00BF1190">
                    <w:pPr>
                      <w:autoSpaceDE w:val="0"/>
                      <w:autoSpaceDN w:val="0"/>
                      <w:adjustRightInd w:val="0"/>
                      <w:jc w:val="left"/>
                      <w:rPr>
                        <w:ins w:id="6963" w:author="ghislain.aine" w:date="2015-11-05T09:38:00Z"/>
                        <w:rFonts w:ascii="Consolas" w:hAnsi="Consolas" w:cs="Consolas"/>
                        <w:color w:val="000000"/>
                        <w:sz w:val="19"/>
                        <w:szCs w:val="19"/>
                        <w:highlight w:val="white"/>
                      </w:rPr>
                    </w:pPr>
                  </w:p>
                  <w:p w:rsidR="00BF1190" w:rsidRDefault="00BF1190" w:rsidP="00BF1190">
                    <w:pPr>
                      <w:autoSpaceDE w:val="0"/>
                      <w:autoSpaceDN w:val="0"/>
                      <w:adjustRightInd w:val="0"/>
                      <w:jc w:val="left"/>
                      <w:rPr>
                        <w:ins w:id="6964" w:author="ghislain.aine" w:date="2015-11-05T09:38:00Z"/>
                        <w:rFonts w:ascii="Consolas" w:hAnsi="Consolas" w:cs="Consolas"/>
                        <w:color w:val="000000"/>
                        <w:sz w:val="19"/>
                        <w:szCs w:val="19"/>
                        <w:highlight w:val="white"/>
                      </w:rPr>
                    </w:pPr>
                    <w:proofErr w:type="spellStart"/>
                    <w:ins w:id="6965" w:author="ghislain.aine" w:date="2015-11-05T09:38:00Z">
                      <w:r>
                        <w:rPr>
                          <w:rFonts w:ascii="Consolas" w:hAnsi="Consolas" w:cs="Consolas"/>
                          <w:color w:val="0000FF"/>
                          <w:sz w:val="19"/>
                          <w:szCs w:val="19"/>
                          <w:highlight w:val="white"/>
                        </w:rPr>
                        <w:t>void</w:t>
                      </w:r>
                      <w:proofErr w:type="spellEnd"/>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PinComponent</w:t>
                      </w:r>
                      <w:proofErr w:type="spellEnd"/>
                      <w:proofErr w:type="gramStart"/>
                      <w:r>
                        <w:rPr>
                          <w:rFonts w:ascii="Consolas" w:hAnsi="Consolas" w:cs="Consolas"/>
                          <w:color w:val="000000"/>
                          <w:sz w:val="19"/>
                          <w:szCs w:val="19"/>
                          <w:highlight w:val="white"/>
                        </w:rPr>
                        <w:t>::</w:t>
                      </w:r>
                      <w:r>
                        <w:rPr>
                          <w:rFonts w:ascii="Consolas" w:hAnsi="Consolas" w:cs="Consolas"/>
                          <w:color w:val="880000"/>
                          <w:sz w:val="19"/>
                          <w:szCs w:val="19"/>
                          <w:highlight w:val="white"/>
                        </w:rPr>
                        <w:t>Save</w:t>
                      </w:r>
                      <w:proofErr w:type="gramEnd"/>
                      <w:r>
                        <w:rPr>
                          <w:rFonts w:ascii="Consolas" w:hAnsi="Consolas" w:cs="Consolas"/>
                          <w:color w:val="000000"/>
                          <w:sz w:val="19"/>
                          <w:szCs w:val="19"/>
                          <w:highlight w:val="white"/>
                        </w:rPr>
                        <w:t>(</w:t>
                      </w:r>
                      <w:proofErr w:type="spellStart"/>
                      <w:r>
                        <w:rPr>
                          <w:rFonts w:ascii="Consolas" w:hAnsi="Consolas" w:cs="Consolas"/>
                          <w:color w:val="216F85"/>
                          <w:sz w:val="19"/>
                          <w:szCs w:val="19"/>
                          <w:highlight w:val="white"/>
                        </w:rPr>
                        <w:t>QDomElement</w:t>
                      </w:r>
                      <w:proofErr w:type="spellEnd"/>
                      <w:r>
                        <w:rPr>
                          <w:rFonts w:ascii="Consolas" w:hAnsi="Consolas" w:cs="Consolas"/>
                          <w:color w:val="000000"/>
                          <w:sz w:val="19"/>
                          <w:szCs w:val="19"/>
                          <w:highlight w:val="white"/>
                        </w:rPr>
                        <w:t xml:space="preserve"> &amp; </w:t>
                      </w:r>
                      <w:proofErr w:type="spellStart"/>
                      <w:r>
                        <w:rPr>
                          <w:rFonts w:ascii="Consolas" w:hAnsi="Consolas" w:cs="Consolas"/>
                          <w:color w:val="000080"/>
                          <w:sz w:val="19"/>
                          <w:szCs w:val="19"/>
                          <w:highlight w:val="white"/>
                        </w:rPr>
                        <w:t>elt</w:t>
                      </w:r>
                      <w:proofErr w:type="spellEnd"/>
                      <w:r>
                        <w:rPr>
                          <w:rFonts w:ascii="Consolas" w:hAnsi="Consolas" w:cs="Consolas"/>
                          <w:color w:val="000000"/>
                          <w:sz w:val="19"/>
                          <w:szCs w:val="19"/>
                          <w:highlight w:val="white"/>
                        </w:rPr>
                        <w:t xml:space="preserve">, </w:t>
                      </w:r>
                      <w:proofErr w:type="spellStart"/>
                      <w:r>
                        <w:rPr>
                          <w:rFonts w:ascii="Consolas" w:hAnsi="Consolas" w:cs="Consolas"/>
                          <w:color w:val="216F85"/>
                          <w:sz w:val="19"/>
                          <w:szCs w:val="19"/>
                          <w:highlight w:val="white"/>
                        </w:rPr>
                        <w:t>QDomDocument</w:t>
                      </w:r>
                      <w:proofErr w:type="spellEnd"/>
                      <w:r>
                        <w:rPr>
                          <w:rFonts w:ascii="Consolas" w:hAnsi="Consolas" w:cs="Consolas"/>
                          <w:color w:val="000000"/>
                          <w:sz w:val="19"/>
                          <w:szCs w:val="19"/>
                          <w:highlight w:val="white"/>
                        </w:rPr>
                        <w:t xml:space="preserve"> &amp;</w:t>
                      </w:r>
                      <w:r>
                        <w:rPr>
                          <w:rFonts w:ascii="Consolas" w:hAnsi="Consolas" w:cs="Consolas"/>
                          <w:color w:val="000080"/>
                          <w:sz w:val="19"/>
                          <w:szCs w:val="19"/>
                          <w:highlight w:val="white"/>
                        </w:rPr>
                        <w:t>doc</w:t>
                      </w:r>
                      <w:r>
                        <w:rPr>
                          <w:rFonts w:ascii="Consolas" w:hAnsi="Consolas" w:cs="Consolas"/>
                          <w:color w:val="000000"/>
                          <w:sz w:val="19"/>
                          <w:szCs w:val="19"/>
                          <w:highlight w:val="white"/>
                        </w:rPr>
                        <w:t>)</w:t>
                      </w:r>
                    </w:ins>
                  </w:p>
                  <w:p w:rsidR="00BF1190" w:rsidRPr="006F6528" w:rsidRDefault="00D276D8" w:rsidP="00BF1190">
                    <w:pPr>
                      <w:autoSpaceDE w:val="0"/>
                      <w:autoSpaceDN w:val="0"/>
                      <w:adjustRightInd w:val="0"/>
                      <w:jc w:val="left"/>
                      <w:rPr>
                        <w:ins w:id="6966" w:author="ghislain.aine" w:date="2015-11-05T09:38:00Z"/>
                        <w:rFonts w:ascii="Consolas" w:hAnsi="Consolas" w:cs="Consolas"/>
                        <w:color w:val="000000"/>
                        <w:sz w:val="19"/>
                        <w:szCs w:val="19"/>
                        <w:highlight w:val="white"/>
                        <w:lang w:val="en-US"/>
                        <w:rPrChange w:id="6967" w:author="ghislain.aine" w:date="2015-11-05T09:38:00Z">
                          <w:rPr>
                            <w:ins w:id="6968" w:author="ghislain.aine" w:date="2015-11-05T09:38:00Z"/>
                            <w:rFonts w:ascii="Consolas" w:hAnsi="Consolas" w:cs="Consolas"/>
                            <w:color w:val="000000"/>
                            <w:sz w:val="19"/>
                            <w:szCs w:val="19"/>
                            <w:highlight w:val="white"/>
                          </w:rPr>
                        </w:rPrChange>
                      </w:rPr>
                    </w:pPr>
                    <w:ins w:id="6969" w:author="ghislain.aine" w:date="2015-11-05T09:38:00Z">
                      <w:r w:rsidRPr="00D276D8">
                        <w:rPr>
                          <w:rFonts w:ascii="Consolas" w:hAnsi="Consolas" w:cs="Consolas"/>
                          <w:color w:val="000000"/>
                          <w:sz w:val="19"/>
                          <w:szCs w:val="19"/>
                          <w:highlight w:val="white"/>
                          <w:lang w:val="en-US"/>
                          <w:rPrChange w:id="6970"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6971" w:author="ghislain.aine" w:date="2015-11-05T09:38:00Z"/>
                        <w:rFonts w:ascii="Consolas" w:hAnsi="Consolas" w:cs="Consolas"/>
                        <w:color w:val="000000"/>
                        <w:sz w:val="19"/>
                        <w:szCs w:val="19"/>
                        <w:highlight w:val="white"/>
                        <w:lang w:val="en-US"/>
                        <w:rPrChange w:id="6972" w:author="ghislain.aine" w:date="2015-11-05T09:38:00Z">
                          <w:rPr>
                            <w:ins w:id="6973" w:author="ghislain.aine" w:date="2015-11-05T09:38:00Z"/>
                            <w:rFonts w:ascii="Consolas" w:hAnsi="Consolas" w:cs="Consolas"/>
                            <w:color w:val="000000"/>
                            <w:sz w:val="19"/>
                            <w:szCs w:val="19"/>
                            <w:highlight w:val="white"/>
                          </w:rPr>
                        </w:rPrChange>
                      </w:rPr>
                    </w:pPr>
                    <w:ins w:id="6974" w:author="ghislain.aine" w:date="2015-11-05T09:38:00Z">
                      <w:r w:rsidRPr="00D276D8">
                        <w:rPr>
                          <w:rFonts w:ascii="Consolas" w:hAnsi="Consolas" w:cs="Consolas"/>
                          <w:color w:val="000000"/>
                          <w:sz w:val="19"/>
                          <w:szCs w:val="19"/>
                          <w:highlight w:val="white"/>
                          <w:lang w:val="en-US"/>
                          <w:rPrChange w:id="6975" w:author="ghislain.aine" w:date="2015-11-05T09:38:00Z">
                            <w:rPr>
                              <w:rFonts w:ascii="Consolas" w:hAnsi="Consolas" w:cs="Consolas"/>
                              <w:color w:val="000000"/>
                              <w:sz w:val="19"/>
                              <w:szCs w:val="19"/>
                              <w:highlight w:val="white"/>
                            </w:rPr>
                          </w:rPrChange>
                        </w:rPr>
                        <w:tab/>
                      </w:r>
                      <w:proofErr w:type="spellStart"/>
                      <w:r w:rsidRPr="00D276D8">
                        <w:rPr>
                          <w:rFonts w:ascii="Consolas" w:hAnsi="Consolas" w:cs="Consolas"/>
                          <w:color w:val="216F85"/>
                          <w:sz w:val="19"/>
                          <w:szCs w:val="19"/>
                          <w:highlight w:val="white"/>
                          <w:lang w:val="en-US"/>
                          <w:rPrChange w:id="6976" w:author="ghislain.aine" w:date="2015-11-05T09:38:00Z">
                            <w:rPr>
                              <w:rFonts w:ascii="Consolas" w:hAnsi="Consolas" w:cs="Consolas"/>
                              <w:color w:val="216F85"/>
                              <w:sz w:val="19"/>
                              <w:szCs w:val="19"/>
                              <w:highlight w:val="white"/>
                            </w:rPr>
                          </w:rPrChange>
                        </w:rPr>
                        <w:t>QDomElement</w:t>
                      </w:r>
                      <w:proofErr w:type="spellEnd"/>
                      <w:r w:rsidRPr="00D276D8">
                        <w:rPr>
                          <w:rFonts w:ascii="Consolas" w:hAnsi="Consolas" w:cs="Consolas"/>
                          <w:color w:val="000000"/>
                          <w:sz w:val="19"/>
                          <w:szCs w:val="19"/>
                          <w:highlight w:val="white"/>
                          <w:lang w:val="en-US"/>
                          <w:rPrChange w:id="6977" w:author="ghislain.aine" w:date="2015-11-05T09:38:00Z">
                            <w:rPr>
                              <w:rFonts w:ascii="Consolas" w:hAnsi="Consolas" w:cs="Consolas"/>
                              <w:color w:val="000000"/>
                              <w:sz w:val="19"/>
                              <w:szCs w:val="19"/>
                              <w:highlight w:val="white"/>
                            </w:rPr>
                          </w:rPrChange>
                        </w:rPr>
                        <w:t xml:space="preserve"> </w:t>
                      </w:r>
                      <w:proofErr w:type="spellStart"/>
                      <w:r w:rsidRPr="00D276D8">
                        <w:rPr>
                          <w:rFonts w:ascii="Consolas" w:hAnsi="Consolas" w:cs="Consolas"/>
                          <w:color w:val="000080"/>
                          <w:sz w:val="19"/>
                          <w:szCs w:val="19"/>
                          <w:highlight w:val="white"/>
                          <w:lang w:val="en-US"/>
                          <w:rPrChange w:id="6978" w:author="ghislain.aine" w:date="2015-11-05T09:38:00Z">
                            <w:rPr>
                              <w:rFonts w:ascii="Consolas" w:hAnsi="Consolas" w:cs="Consolas"/>
                              <w:color w:val="000080"/>
                              <w:sz w:val="19"/>
                              <w:szCs w:val="19"/>
                              <w:highlight w:val="white"/>
                            </w:rPr>
                          </w:rPrChange>
                        </w:rPr>
                        <w:t>data_child</w:t>
                      </w:r>
                      <w:proofErr w:type="spellEnd"/>
                      <w:r w:rsidRPr="00D276D8">
                        <w:rPr>
                          <w:rFonts w:ascii="Consolas" w:hAnsi="Consolas" w:cs="Consolas"/>
                          <w:color w:val="000000"/>
                          <w:sz w:val="19"/>
                          <w:szCs w:val="19"/>
                          <w:highlight w:val="white"/>
                          <w:lang w:val="en-US"/>
                          <w:rPrChange w:id="6979" w:author="ghislain.aine" w:date="2015-11-05T09:38:00Z">
                            <w:rPr>
                              <w:rFonts w:ascii="Consolas" w:hAnsi="Consolas" w:cs="Consolas"/>
                              <w:color w:val="000000"/>
                              <w:sz w:val="19"/>
                              <w:szCs w:val="19"/>
                              <w:highlight w:val="white"/>
                            </w:rPr>
                          </w:rPrChange>
                        </w:rPr>
                        <w:t xml:space="preserve"> = </w:t>
                      </w:r>
                      <w:proofErr w:type="spellStart"/>
                      <w:proofErr w:type="gramStart"/>
                      <w:r w:rsidRPr="00D276D8">
                        <w:rPr>
                          <w:rFonts w:ascii="Consolas" w:hAnsi="Consolas" w:cs="Consolas"/>
                          <w:color w:val="000080"/>
                          <w:sz w:val="19"/>
                          <w:szCs w:val="19"/>
                          <w:highlight w:val="white"/>
                          <w:lang w:val="en-US"/>
                          <w:rPrChange w:id="6980" w:author="ghislain.aine" w:date="2015-11-05T09:38:00Z">
                            <w:rPr>
                              <w:rFonts w:ascii="Consolas" w:hAnsi="Consolas" w:cs="Consolas"/>
                              <w:color w:val="000080"/>
                              <w:sz w:val="19"/>
                              <w:szCs w:val="19"/>
                              <w:highlight w:val="white"/>
                            </w:rPr>
                          </w:rPrChange>
                        </w:rPr>
                        <w:t>doc</w:t>
                      </w:r>
                      <w:r w:rsidRPr="00D276D8">
                        <w:rPr>
                          <w:rFonts w:ascii="Consolas" w:hAnsi="Consolas" w:cs="Consolas"/>
                          <w:color w:val="000000"/>
                          <w:sz w:val="19"/>
                          <w:szCs w:val="19"/>
                          <w:highlight w:val="white"/>
                          <w:lang w:val="en-US"/>
                          <w:rPrChange w:id="6981"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82" w:author="ghislain.aine" w:date="2015-11-05T09:38:00Z">
                            <w:rPr>
                              <w:rFonts w:ascii="Consolas" w:hAnsi="Consolas" w:cs="Consolas"/>
                              <w:color w:val="880000"/>
                              <w:sz w:val="19"/>
                              <w:szCs w:val="19"/>
                              <w:highlight w:val="white"/>
                            </w:rPr>
                          </w:rPrChange>
                        </w:rPr>
                        <w:t>createElement</w:t>
                      </w:r>
                      <w:proofErr w:type="spellEnd"/>
                      <w:r w:rsidRPr="00D276D8">
                        <w:rPr>
                          <w:rFonts w:ascii="Consolas" w:hAnsi="Consolas" w:cs="Consolas"/>
                          <w:color w:val="000000"/>
                          <w:sz w:val="19"/>
                          <w:szCs w:val="19"/>
                          <w:highlight w:val="white"/>
                          <w:lang w:val="en-US"/>
                          <w:rPrChange w:id="6983" w:author="ghislain.aine" w:date="2015-11-05T09:38: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6984" w:author="ghislain.aine" w:date="2015-11-05T09:38:00Z">
                            <w:rPr>
                              <w:rFonts w:ascii="Consolas" w:hAnsi="Consolas" w:cs="Consolas"/>
                              <w:color w:val="6F008A"/>
                              <w:sz w:val="19"/>
                              <w:szCs w:val="19"/>
                              <w:highlight w:val="white"/>
                            </w:rPr>
                          </w:rPrChange>
                        </w:rPr>
                        <w:t>DATA_NODE</w:t>
                      </w:r>
                      <w:r w:rsidRPr="00D276D8">
                        <w:rPr>
                          <w:rFonts w:ascii="Consolas" w:hAnsi="Consolas" w:cs="Consolas"/>
                          <w:color w:val="000000"/>
                          <w:sz w:val="19"/>
                          <w:szCs w:val="19"/>
                          <w:highlight w:val="white"/>
                          <w:lang w:val="en-US"/>
                          <w:rPrChange w:id="6985"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6986" w:author="ghislain.aine" w:date="2015-11-05T09:38:00Z"/>
                        <w:rFonts w:ascii="Consolas" w:hAnsi="Consolas" w:cs="Consolas"/>
                        <w:color w:val="000000"/>
                        <w:sz w:val="19"/>
                        <w:szCs w:val="19"/>
                        <w:highlight w:val="white"/>
                        <w:lang w:val="en-US"/>
                        <w:rPrChange w:id="6987" w:author="ghislain.aine" w:date="2015-11-05T09:38:00Z">
                          <w:rPr>
                            <w:ins w:id="6988" w:author="ghislain.aine" w:date="2015-11-05T09:38:00Z"/>
                            <w:rFonts w:ascii="Consolas" w:hAnsi="Consolas" w:cs="Consolas"/>
                            <w:color w:val="000000"/>
                            <w:sz w:val="19"/>
                            <w:szCs w:val="19"/>
                            <w:highlight w:val="white"/>
                          </w:rPr>
                        </w:rPrChange>
                      </w:rPr>
                    </w:pPr>
                    <w:ins w:id="6989" w:author="ghislain.aine" w:date="2015-11-05T09:38:00Z">
                      <w:r w:rsidRPr="00D276D8">
                        <w:rPr>
                          <w:rFonts w:ascii="Consolas" w:hAnsi="Consolas" w:cs="Consolas"/>
                          <w:color w:val="000000"/>
                          <w:sz w:val="19"/>
                          <w:szCs w:val="19"/>
                          <w:highlight w:val="white"/>
                          <w:lang w:val="en-US"/>
                          <w:rPrChange w:id="6990" w:author="ghislain.aine" w:date="2015-11-05T09:38:00Z">
                            <w:rPr>
                              <w:rFonts w:ascii="Consolas" w:hAnsi="Consolas" w:cs="Consolas"/>
                              <w:color w:val="000000"/>
                              <w:sz w:val="19"/>
                              <w:szCs w:val="19"/>
                              <w:highlight w:val="white"/>
                            </w:rPr>
                          </w:rPrChange>
                        </w:rPr>
                        <w:tab/>
                      </w:r>
                      <w:proofErr w:type="spellStart"/>
                      <w:r w:rsidRPr="00D276D8">
                        <w:rPr>
                          <w:rFonts w:ascii="Consolas" w:hAnsi="Consolas" w:cs="Consolas"/>
                          <w:color w:val="000080"/>
                          <w:sz w:val="19"/>
                          <w:szCs w:val="19"/>
                          <w:highlight w:val="white"/>
                          <w:lang w:val="en-US"/>
                          <w:rPrChange w:id="6991" w:author="ghislain.aine" w:date="2015-11-05T09:38:00Z">
                            <w:rPr>
                              <w:rFonts w:ascii="Consolas" w:hAnsi="Consolas" w:cs="Consolas"/>
                              <w:color w:val="000080"/>
                              <w:sz w:val="19"/>
                              <w:szCs w:val="19"/>
                              <w:highlight w:val="white"/>
                            </w:rPr>
                          </w:rPrChange>
                        </w:rPr>
                        <w:t>data_</w:t>
                      </w:r>
                      <w:proofErr w:type="gramStart"/>
                      <w:r w:rsidRPr="00D276D8">
                        <w:rPr>
                          <w:rFonts w:ascii="Consolas" w:hAnsi="Consolas" w:cs="Consolas"/>
                          <w:color w:val="000080"/>
                          <w:sz w:val="19"/>
                          <w:szCs w:val="19"/>
                          <w:highlight w:val="white"/>
                          <w:lang w:val="en-US"/>
                          <w:rPrChange w:id="6992" w:author="ghislain.aine" w:date="2015-11-05T09:38:00Z">
                            <w:rPr>
                              <w:rFonts w:ascii="Consolas" w:hAnsi="Consolas" w:cs="Consolas"/>
                              <w:color w:val="000080"/>
                              <w:sz w:val="19"/>
                              <w:szCs w:val="19"/>
                              <w:highlight w:val="white"/>
                            </w:rPr>
                          </w:rPrChange>
                        </w:rPr>
                        <w:t>child</w:t>
                      </w:r>
                      <w:r w:rsidRPr="00D276D8">
                        <w:rPr>
                          <w:rFonts w:ascii="Consolas" w:hAnsi="Consolas" w:cs="Consolas"/>
                          <w:color w:val="000000"/>
                          <w:sz w:val="19"/>
                          <w:szCs w:val="19"/>
                          <w:highlight w:val="white"/>
                          <w:lang w:val="en-US"/>
                          <w:rPrChange w:id="6993"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6994" w:author="ghislain.aine" w:date="2015-11-05T09:38:00Z">
                            <w:rPr>
                              <w:rFonts w:ascii="Consolas" w:hAnsi="Consolas" w:cs="Consolas"/>
                              <w:color w:val="880000"/>
                              <w:sz w:val="19"/>
                              <w:szCs w:val="19"/>
                              <w:highlight w:val="white"/>
                            </w:rPr>
                          </w:rPrChange>
                        </w:rPr>
                        <w:t>setAttribute</w:t>
                      </w:r>
                      <w:proofErr w:type="spellEnd"/>
                      <w:r w:rsidRPr="00D276D8">
                        <w:rPr>
                          <w:rFonts w:ascii="Consolas" w:hAnsi="Consolas" w:cs="Consolas"/>
                          <w:color w:val="000000"/>
                          <w:sz w:val="19"/>
                          <w:szCs w:val="19"/>
                          <w:highlight w:val="white"/>
                          <w:lang w:val="en-US"/>
                          <w:rPrChange w:id="6995" w:author="ghislain.aine" w:date="2015-11-05T09:38: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6996" w:author="ghislain.aine" w:date="2015-11-05T09:38:00Z">
                            <w:rPr>
                              <w:rFonts w:ascii="Consolas" w:hAnsi="Consolas" w:cs="Consolas"/>
                              <w:color w:val="6F008A"/>
                              <w:sz w:val="19"/>
                              <w:szCs w:val="19"/>
                              <w:highlight w:val="white"/>
                            </w:rPr>
                          </w:rPrChange>
                        </w:rPr>
                        <w:t>DATA_NODE_STEP</w:t>
                      </w:r>
                      <w:r w:rsidRPr="00D276D8">
                        <w:rPr>
                          <w:rFonts w:ascii="Consolas" w:hAnsi="Consolas" w:cs="Consolas"/>
                          <w:color w:val="000000"/>
                          <w:sz w:val="19"/>
                          <w:szCs w:val="19"/>
                          <w:highlight w:val="white"/>
                          <w:lang w:val="en-US"/>
                          <w:rPrChange w:id="6997" w:author="ghislain.aine" w:date="2015-11-05T09:38: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6998" w:author="ghislain.aine" w:date="2015-11-05T09:38:00Z">
                            <w:rPr>
                              <w:rFonts w:ascii="Consolas" w:hAnsi="Consolas" w:cs="Consolas"/>
                              <w:color w:val="000080"/>
                              <w:sz w:val="19"/>
                              <w:szCs w:val="19"/>
                              <w:highlight w:val="white"/>
                            </w:rPr>
                          </w:rPrChange>
                        </w:rPr>
                        <w:t>_step</w:t>
                      </w:r>
                      <w:r w:rsidRPr="00D276D8">
                        <w:rPr>
                          <w:rFonts w:ascii="Consolas" w:hAnsi="Consolas" w:cs="Consolas"/>
                          <w:color w:val="000000"/>
                          <w:sz w:val="19"/>
                          <w:szCs w:val="19"/>
                          <w:highlight w:val="white"/>
                          <w:lang w:val="en-US"/>
                          <w:rPrChange w:id="6999" w:author="ghislain.aine" w:date="2015-11-05T09:38:00Z">
                            <w:rPr>
                              <w:rFonts w:ascii="Consolas" w:hAnsi="Consolas" w:cs="Consolas"/>
                              <w:color w:val="000000"/>
                              <w:sz w:val="19"/>
                              <w:szCs w:val="19"/>
                              <w:highlight w:val="white"/>
                            </w:rPr>
                          </w:rPrChange>
                        </w:rPr>
                        <w:t>);</w:t>
                      </w:r>
                    </w:ins>
                  </w:p>
                  <w:p w:rsidR="00BF1190" w:rsidRPr="006F6528" w:rsidRDefault="00D276D8" w:rsidP="00BF1190">
                    <w:pPr>
                      <w:autoSpaceDE w:val="0"/>
                      <w:autoSpaceDN w:val="0"/>
                      <w:adjustRightInd w:val="0"/>
                      <w:jc w:val="left"/>
                      <w:rPr>
                        <w:ins w:id="7000" w:author="ghislain.aine" w:date="2015-11-05T09:38:00Z"/>
                        <w:rFonts w:ascii="Consolas" w:hAnsi="Consolas" w:cs="Consolas"/>
                        <w:color w:val="000000"/>
                        <w:sz w:val="19"/>
                        <w:szCs w:val="19"/>
                        <w:highlight w:val="white"/>
                        <w:lang w:val="en-US"/>
                        <w:rPrChange w:id="7001" w:author="ghislain.aine" w:date="2015-11-05T09:38:00Z">
                          <w:rPr>
                            <w:ins w:id="7002" w:author="ghislain.aine" w:date="2015-11-05T09:38:00Z"/>
                            <w:rFonts w:ascii="Consolas" w:hAnsi="Consolas" w:cs="Consolas"/>
                            <w:color w:val="000000"/>
                            <w:sz w:val="19"/>
                            <w:szCs w:val="19"/>
                            <w:highlight w:val="white"/>
                          </w:rPr>
                        </w:rPrChange>
                      </w:rPr>
                    </w:pPr>
                    <w:ins w:id="7003" w:author="ghislain.aine" w:date="2015-11-05T09:38:00Z">
                      <w:r w:rsidRPr="00D276D8">
                        <w:rPr>
                          <w:rFonts w:ascii="Consolas" w:hAnsi="Consolas" w:cs="Consolas"/>
                          <w:color w:val="000000"/>
                          <w:sz w:val="19"/>
                          <w:szCs w:val="19"/>
                          <w:highlight w:val="white"/>
                          <w:lang w:val="en-US"/>
                          <w:rPrChange w:id="7004" w:author="ghislain.aine" w:date="2015-11-05T09:38:00Z">
                            <w:rPr>
                              <w:rFonts w:ascii="Consolas" w:hAnsi="Consolas" w:cs="Consolas"/>
                              <w:color w:val="000000"/>
                              <w:sz w:val="19"/>
                              <w:szCs w:val="19"/>
                              <w:highlight w:val="white"/>
                            </w:rPr>
                          </w:rPrChange>
                        </w:rPr>
                        <w:tab/>
                      </w:r>
                      <w:proofErr w:type="spellStart"/>
                      <w:r w:rsidRPr="00D276D8">
                        <w:rPr>
                          <w:rFonts w:ascii="Consolas" w:hAnsi="Consolas" w:cs="Consolas"/>
                          <w:color w:val="000080"/>
                          <w:sz w:val="19"/>
                          <w:szCs w:val="19"/>
                          <w:highlight w:val="white"/>
                          <w:lang w:val="en-US"/>
                          <w:rPrChange w:id="7005" w:author="ghislain.aine" w:date="2015-11-05T09:38:00Z">
                            <w:rPr>
                              <w:rFonts w:ascii="Consolas" w:hAnsi="Consolas" w:cs="Consolas"/>
                              <w:color w:val="000080"/>
                              <w:sz w:val="19"/>
                              <w:szCs w:val="19"/>
                              <w:highlight w:val="white"/>
                            </w:rPr>
                          </w:rPrChange>
                        </w:rPr>
                        <w:t>data_</w:t>
                      </w:r>
                      <w:proofErr w:type="gramStart"/>
                      <w:r w:rsidRPr="00D276D8">
                        <w:rPr>
                          <w:rFonts w:ascii="Consolas" w:hAnsi="Consolas" w:cs="Consolas"/>
                          <w:color w:val="000080"/>
                          <w:sz w:val="19"/>
                          <w:szCs w:val="19"/>
                          <w:highlight w:val="white"/>
                          <w:lang w:val="en-US"/>
                          <w:rPrChange w:id="7006" w:author="ghislain.aine" w:date="2015-11-05T09:38:00Z">
                            <w:rPr>
                              <w:rFonts w:ascii="Consolas" w:hAnsi="Consolas" w:cs="Consolas"/>
                              <w:color w:val="000080"/>
                              <w:sz w:val="19"/>
                              <w:szCs w:val="19"/>
                              <w:highlight w:val="white"/>
                            </w:rPr>
                          </w:rPrChange>
                        </w:rPr>
                        <w:t>child</w:t>
                      </w:r>
                      <w:r w:rsidRPr="00D276D8">
                        <w:rPr>
                          <w:rFonts w:ascii="Consolas" w:hAnsi="Consolas" w:cs="Consolas"/>
                          <w:color w:val="000000"/>
                          <w:sz w:val="19"/>
                          <w:szCs w:val="19"/>
                          <w:highlight w:val="white"/>
                          <w:lang w:val="en-US"/>
                          <w:rPrChange w:id="7007" w:author="ghislain.aine" w:date="2015-11-05T09:38:00Z">
                            <w:rPr>
                              <w:rFonts w:ascii="Consolas" w:hAnsi="Consolas" w:cs="Consolas"/>
                              <w:color w:val="000000"/>
                              <w:sz w:val="19"/>
                              <w:szCs w:val="19"/>
                              <w:highlight w:val="white"/>
                            </w:rPr>
                          </w:rPrChange>
                        </w:rPr>
                        <w:t>.</w:t>
                      </w:r>
                      <w:r w:rsidRPr="00D276D8">
                        <w:rPr>
                          <w:rFonts w:ascii="Consolas" w:hAnsi="Consolas" w:cs="Consolas"/>
                          <w:color w:val="880000"/>
                          <w:sz w:val="19"/>
                          <w:szCs w:val="19"/>
                          <w:highlight w:val="white"/>
                          <w:lang w:val="en-US"/>
                          <w:rPrChange w:id="7008" w:author="ghislain.aine" w:date="2015-11-05T09:38:00Z">
                            <w:rPr>
                              <w:rFonts w:ascii="Consolas" w:hAnsi="Consolas" w:cs="Consolas"/>
                              <w:color w:val="880000"/>
                              <w:sz w:val="19"/>
                              <w:szCs w:val="19"/>
                              <w:highlight w:val="white"/>
                            </w:rPr>
                          </w:rPrChange>
                        </w:rPr>
                        <w:t>setAttribute</w:t>
                      </w:r>
                      <w:proofErr w:type="spellEnd"/>
                      <w:r w:rsidRPr="00D276D8">
                        <w:rPr>
                          <w:rFonts w:ascii="Consolas" w:hAnsi="Consolas" w:cs="Consolas"/>
                          <w:color w:val="000000"/>
                          <w:sz w:val="19"/>
                          <w:szCs w:val="19"/>
                          <w:highlight w:val="white"/>
                          <w:lang w:val="en-US"/>
                          <w:rPrChange w:id="7009" w:author="ghislain.aine" w:date="2015-11-05T09:38:00Z">
                            <w:rPr>
                              <w:rFonts w:ascii="Consolas" w:hAnsi="Consolas" w:cs="Consolas"/>
                              <w:color w:val="000000"/>
                              <w:sz w:val="19"/>
                              <w:szCs w:val="19"/>
                              <w:highlight w:val="white"/>
                            </w:rPr>
                          </w:rPrChange>
                        </w:rPr>
                        <w:t>(</w:t>
                      </w:r>
                      <w:proofErr w:type="gramEnd"/>
                      <w:r w:rsidRPr="00D276D8">
                        <w:rPr>
                          <w:rFonts w:ascii="Consolas" w:hAnsi="Consolas" w:cs="Consolas"/>
                          <w:color w:val="6F008A"/>
                          <w:sz w:val="19"/>
                          <w:szCs w:val="19"/>
                          <w:highlight w:val="white"/>
                          <w:lang w:val="en-US"/>
                          <w:rPrChange w:id="7010" w:author="ghislain.aine" w:date="2015-11-05T09:38:00Z">
                            <w:rPr>
                              <w:rFonts w:ascii="Consolas" w:hAnsi="Consolas" w:cs="Consolas"/>
                              <w:color w:val="6F008A"/>
                              <w:sz w:val="19"/>
                              <w:szCs w:val="19"/>
                              <w:highlight w:val="white"/>
                            </w:rPr>
                          </w:rPrChange>
                        </w:rPr>
                        <w:t>DATA_NODE_PERIOD</w:t>
                      </w:r>
                      <w:r w:rsidRPr="00D276D8">
                        <w:rPr>
                          <w:rFonts w:ascii="Consolas" w:hAnsi="Consolas" w:cs="Consolas"/>
                          <w:color w:val="000000"/>
                          <w:sz w:val="19"/>
                          <w:szCs w:val="19"/>
                          <w:highlight w:val="white"/>
                          <w:lang w:val="en-US"/>
                          <w:rPrChange w:id="7011" w:author="ghislain.aine" w:date="2015-11-05T09:38:00Z">
                            <w:rPr>
                              <w:rFonts w:ascii="Consolas" w:hAnsi="Consolas" w:cs="Consolas"/>
                              <w:color w:val="000000"/>
                              <w:sz w:val="19"/>
                              <w:szCs w:val="19"/>
                              <w:highlight w:val="white"/>
                            </w:rPr>
                          </w:rPrChange>
                        </w:rPr>
                        <w:t xml:space="preserve">, </w:t>
                      </w:r>
                      <w:r w:rsidRPr="00D276D8">
                        <w:rPr>
                          <w:rFonts w:ascii="Consolas" w:hAnsi="Consolas" w:cs="Consolas"/>
                          <w:color w:val="000080"/>
                          <w:sz w:val="19"/>
                          <w:szCs w:val="19"/>
                          <w:highlight w:val="white"/>
                          <w:lang w:val="en-US"/>
                          <w:rPrChange w:id="7012" w:author="ghislain.aine" w:date="2015-11-05T09:38:00Z">
                            <w:rPr>
                              <w:rFonts w:ascii="Consolas" w:hAnsi="Consolas" w:cs="Consolas"/>
                              <w:color w:val="000080"/>
                              <w:sz w:val="19"/>
                              <w:szCs w:val="19"/>
                              <w:highlight w:val="white"/>
                            </w:rPr>
                          </w:rPrChange>
                        </w:rPr>
                        <w:t>_period</w:t>
                      </w:r>
                      <w:r w:rsidRPr="00D276D8">
                        <w:rPr>
                          <w:rFonts w:ascii="Consolas" w:hAnsi="Consolas" w:cs="Consolas"/>
                          <w:color w:val="000000"/>
                          <w:sz w:val="19"/>
                          <w:szCs w:val="19"/>
                          <w:highlight w:val="white"/>
                          <w:lang w:val="en-US"/>
                          <w:rPrChange w:id="7013" w:author="ghislain.aine" w:date="2015-11-05T09:38:00Z">
                            <w:rPr>
                              <w:rFonts w:ascii="Consolas" w:hAnsi="Consolas" w:cs="Consolas"/>
                              <w:color w:val="000000"/>
                              <w:sz w:val="19"/>
                              <w:szCs w:val="19"/>
                              <w:highlight w:val="white"/>
                            </w:rPr>
                          </w:rPrChange>
                        </w:rPr>
                        <w:t>);</w:t>
                      </w:r>
                    </w:ins>
                  </w:p>
                  <w:p w:rsidR="00BF1190" w:rsidRPr="006F6528" w:rsidRDefault="00BF1190" w:rsidP="00BF1190">
                    <w:pPr>
                      <w:autoSpaceDE w:val="0"/>
                      <w:autoSpaceDN w:val="0"/>
                      <w:adjustRightInd w:val="0"/>
                      <w:jc w:val="left"/>
                      <w:rPr>
                        <w:ins w:id="7014" w:author="ghislain.aine" w:date="2015-11-05T09:38:00Z"/>
                        <w:rFonts w:ascii="Consolas" w:hAnsi="Consolas" w:cs="Consolas"/>
                        <w:color w:val="000000"/>
                        <w:sz w:val="19"/>
                        <w:szCs w:val="19"/>
                        <w:highlight w:val="white"/>
                        <w:lang w:val="en-US"/>
                        <w:rPrChange w:id="7015" w:author="ghislain.aine" w:date="2015-11-05T09:38:00Z">
                          <w:rPr>
                            <w:ins w:id="7016" w:author="ghislain.aine" w:date="2015-11-05T09:38:00Z"/>
                            <w:rFonts w:ascii="Consolas" w:hAnsi="Consolas" w:cs="Consolas"/>
                            <w:color w:val="000000"/>
                            <w:sz w:val="19"/>
                            <w:szCs w:val="19"/>
                            <w:highlight w:val="white"/>
                          </w:rPr>
                        </w:rPrChange>
                      </w:rPr>
                    </w:pPr>
                  </w:p>
                  <w:p w:rsidR="00BF1190" w:rsidRDefault="00D276D8" w:rsidP="00BF1190">
                    <w:pPr>
                      <w:autoSpaceDE w:val="0"/>
                      <w:autoSpaceDN w:val="0"/>
                      <w:adjustRightInd w:val="0"/>
                      <w:jc w:val="left"/>
                      <w:rPr>
                        <w:ins w:id="7017" w:author="ghislain.aine" w:date="2015-11-05T09:38:00Z"/>
                        <w:rFonts w:ascii="Consolas" w:hAnsi="Consolas" w:cs="Consolas"/>
                        <w:color w:val="000000"/>
                        <w:sz w:val="19"/>
                        <w:szCs w:val="19"/>
                        <w:highlight w:val="white"/>
                      </w:rPr>
                    </w:pPr>
                    <w:ins w:id="7018" w:author="ghislain.aine" w:date="2015-11-05T09:38:00Z">
                      <w:r w:rsidRPr="00D276D8">
                        <w:rPr>
                          <w:rFonts w:ascii="Consolas" w:hAnsi="Consolas" w:cs="Consolas"/>
                          <w:color w:val="000000"/>
                          <w:sz w:val="19"/>
                          <w:szCs w:val="19"/>
                          <w:highlight w:val="white"/>
                          <w:lang w:val="en-US"/>
                          <w:rPrChange w:id="7019" w:author="ghislain.aine" w:date="2015-11-05T09:38:00Z">
                            <w:rPr>
                              <w:rFonts w:ascii="Consolas" w:hAnsi="Consolas" w:cs="Consolas"/>
                              <w:color w:val="000000"/>
                              <w:sz w:val="19"/>
                              <w:szCs w:val="19"/>
                              <w:highlight w:val="white"/>
                            </w:rPr>
                          </w:rPrChange>
                        </w:rPr>
                        <w:tab/>
                      </w:r>
                      <w:proofErr w:type="spellStart"/>
                      <w:proofErr w:type="gramStart"/>
                      <w:r w:rsidR="00BF1190">
                        <w:rPr>
                          <w:rFonts w:ascii="Consolas" w:hAnsi="Consolas" w:cs="Consolas"/>
                          <w:color w:val="000080"/>
                          <w:sz w:val="19"/>
                          <w:szCs w:val="19"/>
                          <w:highlight w:val="white"/>
                        </w:rPr>
                        <w:t>elt</w:t>
                      </w:r>
                      <w:r w:rsidR="00BF1190">
                        <w:rPr>
                          <w:rFonts w:ascii="Consolas" w:hAnsi="Consolas" w:cs="Consolas"/>
                          <w:color w:val="000000"/>
                          <w:sz w:val="19"/>
                          <w:szCs w:val="19"/>
                          <w:highlight w:val="white"/>
                        </w:rPr>
                        <w:t>.</w:t>
                      </w:r>
                      <w:r w:rsidR="00BF1190">
                        <w:rPr>
                          <w:rFonts w:ascii="Consolas" w:hAnsi="Consolas" w:cs="Consolas"/>
                          <w:color w:val="880000"/>
                          <w:sz w:val="19"/>
                          <w:szCs w:val="19"/>
                          <w:highlight w:val="white"/>
                        </w:rPr>
                        <w:t>appendChild</w:t>
                      </w:r>
                      <w:proofErr w:type="spellEnd"/>
                      <w:r w:rsidR="00BF1190">
                        <w:rPr>
                          <w:rFonts w:ascii="Consolas" w:hAnsi="Consolas" w:cs="Consolas"/>
                          <w:color w:val="000000"/>
                          <w:sz w:val="19"/>
                          <w:szCs w:val="19"/>
                          <w:highlight w:val="white"/>
                        </w:rPr>
                        <w:t>(</w:t>
                      </w:r>
                      <w:proofErr w:type="spellStart"/>
                      <w:proofErr w:type="gramEnd"/>
                      <w:r w:rsidR="00BF1190">
                        <w:rPr>
                          <w:rFonts w:ascii="Consolas" w:hAnsi="Consolas" w:cs="Consolas"/>
                          <w:color w:val="000080"/>
                          <w:sz w:val="19"/>
                          <w:szCs w:val="19"/>
                          <w:highlight w:val="white"/>
                        </w:rPr>
                        <w:t>data_child</w:t>
                      </w:r>
                      <w:proofErr w:type="spellEnd"/>
                      <w:r w:rsidR="00BF1190">
                        <w:rPr>
                          <w:rFonts w:ascii="Consolas" w:hAnsi="Consolas" w:cs="Consolas"/>
                          <w:color w:val="000000"/>
                          <w:sz w:val="19"/>
                          <w:szCs w:val="19"/>
                          <w:highlight w:val="white"/>
                        </w:rPr>
                        <w:t>);</w:t>
                      </w:r>
                    </w:ins>
                  </w:p>
                  <w:p w:rsidR="00BF1190" w:rsidRPr="00E71FE0" w:rsidRDefault="00BF1190" w:rsidP="00BF1190">
                    <w:pPr>
                      <w:autoSpaceDE w:val="0"/>
                      <w:autoSpaceDN w:val="0"/>
                      <w:adjustRightInd w:val="0"/>
                      <w:jc w:val="left"/>
                      <w:rPr>
                        <w:lang w:val="en-US"/>
                      </w:rPr>
                    </w:pPr>
                    <w:ins w:id="7020" w:author="ghislain.aine" w:date="2015-11-05T09:38:00Z">
                      <w:r>
                        <w:rPr>
                          <w:rFonts w:ascii="Consolas" w:hAnsi="Consolas" w:cs="Consolas"/>
                          <w:color w:val="000000"/>
                          <w:sz w:val="19"/>
                          <w:szCs w:val="19"/>
                          <w:highlight w:val="white"/>
                        </w:rPr>
                        <w:t>}</w:t>
                      </w:r>
                    </w:ins>
                    <w:del w:id="7021" w:author="ghislain.aine" w:date="2015-11-05T09:38:00Z">
                      <w:r w:rsidDel="006F6528">
                        <w:rPr>
                          <w:rFonts w:ascii="Consolas" w:hAnsi="Consolas" w:cs="Consolas"/>
                          <w:color w:val="880000"/>
                          <w:sz w:val="19"/>
                          <w:szCs w:val="19"/>
                          <w:highlight w:val="white"/>
                        </w:rPr>
                        <w:delText>setOwnerServiceAvaibility</w:delText>
                      </w:r>
                      <w:r w:rsidDel="006F6528">
                        <w:rPr>
                          <w:rFonts w:ascii="Consolas" w:hAnsi="Consolas" w:cs="Consolas"/>
                          <w:color w:val="000000"/>
                          <w:sz w:val="19"/>
                          <w:szCs w:val="19"/>
                          <w:highlight w:val="white"/>
                        </w:rPr>
                        <w:delText>(</w:delText>
                      </w:r>
                      <w:r w:rsidDel="006F6528">
                        <w:rPr>
                          <w:rFonts w:ascii="Consolas" w:hAnsi="Consolas" w:cs="Consolas"/>
                          <w:color w:val="0000FF"/>
                          <w:sz w:val="19"/>
                          <w:szCs w:val="19"/>
                          <w:highlight w:val="white"/>
                        </w:rPr>
                        <w:delText>true</w:delText>
                      </w:r>
                      <w:r w:rsidDel="006F6528">
                        <w:rPr>
                          <w:rFonts w:ascii="Consolas" w:hAnsi="Consolas" w:cs="Consolas"/>
                          <w:color w:val="000000"/>
                          <w:sz w:val="19"/>
                          <w:szCs w:val="19"/>
                          <w:highlight w:val="white"/>
                        </w:rPr>
                        <w:delText>);</w:delText>
                      </w:r>
                    </w:del>
                  </w:p>
                </w:txbxContent>
              </v:textbox>
              <w10:wrap type="none"/>
              <w10:anchorlock/>
            </v:shape>
          </w:pict>
        </w:r>
      </w:ins>
    </w:p>
    <w:p w:rsidR="00BF1190" w:rsidRDefault="00BF1190" w:rsidP="00BF1190">
      <w:pPr>
        <w:rPr>
          <w:ins w:id="7022" w:author="ghislain.aine" w:date="2015-11-05T09:37:00Z"/>
        </w:rPr>
      </w:pPr>
    </w:p>
    <w:p w:rsidR="00000000" w:rsidRDefault="00EE2A1F">
      <w:pPr>
        <w:rPr>
          <w:del w:id="7023" w:author="ghislain.aine" w:date="2015-11-05T09:37:00Z"/>
        </w:rPr>
        <w:pPrChange w:id="7024" w:author="ghislain.aine" w:date="2015-11-05T09:37:00Z">
          <w:pPr>
            <w:pStyle w:val="Paragraphedeliste"/>
            <w:numPr>
              <w:numId w:val="36"/>
            </w:numPr>
            <w:ind w:hanging="360"/>
          </w:pPr>
        </w:pPrChange>
      </w:pPr>
    </w:p>
    <w:p w:rsidR="00BF1190" w:rsidDel="006F6528" w:rsidRDefault="00BF1190" w:rsidP="00BF1190">
      <w:pPr>
        <w:pStyle w:val="Paragraphedeliste"/>
        <w:rPr>
          <w:del w:id="7025" w:author="ghislain.aine" w:date="2015-11-05T09:38:00Z"/>
          <w:noProof/>
          <w:color w:val="A31515"/>
        </w:rPr>
      </w:pPr>
    </w:p>
    <w:p w:rsidR="00BF1190" w:rsidRPr="00781A32" w:rsidDel="006F6528" w:rsidRDefault="00BF1190" w:rsidP="00BF1190">
      <w:pPr>
        <w:pStyle w:val="Code"/>
        <w:rPr>
          <w:del w:id="7026" w:author="ghislain.aine" w:date="2015-11-05T09:38:00Z"/>
          <w:noProof/>
          <w:color w:val="A31515"/>
          <w:lang w:val="en-US"/>
        </w:rPr>
      </w:pPr>
      <w:del w:id="7027" w:author="ghislain.aine" w:date="2015-11-05T09:38:00Z">
        <w:r w:rsidRPr="00781A32" w:rsidDel="006F6528">
          <w:rPr>
            <w:noProof/>
            <w:color w:val="0000FF"/>
            <w:lang w:val="en-US"/>
          </w:rPr>
          <w:delText>#define</w:delText>
        </w:r>
        <w:r w:rsidRPr="00781A32" w:rsidDel="006F6528">
          <w:rPr>
            <w:noProof/>
            <w:lang w:val="en-US"/>
          </w:rPr>
          <w:delText xml:space="preserve"> DATA_NODE</w:delText>
        </w:r>
        <w:r w:rsidRPr="00781A32" w:rsidDel="006F6528">
          <w:rPr>
            <w:noProof/>
            <w:lang w:val="en-US"/>
          </w:rPr>
          <w:tab/>
        </w:r>
        <w:r w:rsidRPr="00781A32" w:rsidDel="006F6528">
          <w:rPr>
            <w:noProof/>
            <w:lang w:val="en-US"/>
          </w:rPr>
          <w:tab/>
        </w:r>
        <w:r w:rsidRPr="00781A32" w:rsidDel="006F6528">
          <w:rPr>
            <w:noProof/>
            <w:color w:val="A31515"/>
            <w:lang w:val="en-US"/>
          </w:rPr>
          <w:delText>"data"</w:delText>
        </w:r>
      </w:del>
    </w:p>
    <w:p w:rsidR="00BF1190" w:rsidRPr="00CD3002" w:rsidDel="006F6528" w:rsidRDefault="00BF1190" w:rsidP="00BF1190">
      <w:pPr>
        <w:pStyle w:val="Code"/>
        <w:rPr>
          <w:del w:id="7028" w:author="ghislain.aine" w:date="2015-11-05T09:38:00Z"/>
          <w:noProof/>
          <w:color w:val="A31515"/>
          <w:lang w:val="en-US"/>
        </w:rPr>
      </w:pPr>
      <w:del w:id="7029" w:author="ghislain.aine" w:date="2015-11-05T09:38:00Z">
        <w:r w:rsidRPr="00CD3002" w:rsidDel="006F6528">
          <w:rPr>
            <w:noProof/>
            <w:color w:val="0000FF"/>
            <w:lang w:val="en-US"/>
          </w:rPr>
          <w:delText>#define</w:delText>
        </w:r>
        <w:r w:rsidRPr="00CD3002" w:rsidDel="006F6528">
          <w:rPr>
            <w:noProof/>
            <w:lang w:val="en-US"/>
          </w:rPr>
          <w:delText xml:space="preserve"> DATA_NODE_PAS</w:delText>
        </w:r>
        <w:r w:rsidRPr="00CD3002" w:rsidDel="006F6528">
          <w:rPr>
            <w:noProof/>
            <w:lang w:val="en-US"/>
          </w:rPr>
          <w:tab/>
        </w:r>
        <w:r w:rsidRPr="00CD3002" w:rsidDel="006F6528">
          <w:rPr>
            <w:noProof/>
            <w:lang w:val="en-US"/>
          </w:rPr>
          <w:tab/>
        </w:r>
        <w:r w:rsidRPr="00CD3002" w:rsidDel="006F6528">
          <w:rPr>
            <w:noProof/>
            <w:color w:val="A31515"/>
            <w:lang w:val="en-US"/>
          </w:rPr>
          <w:delText>"pas"</w:delText>
        </w:r>
      </w:del>
    </w:p>
    <w:p w:rsidR="00BF1190" w:rsidRPr="00CD3002" w:rsidDel="006F6528" w:rsidRDefault="00BF1190" w:rsidP="00BF1190">
      <w:pPr>
        <w:pStyle w:val="Code"/>
        <w:rPr>
          <w:del w:id="7030" w:author="ghislain.aine" w:date="2015-11-05T09:38:00Z"/>
          <w:noProof/>
          <w:color w:val="0000FF"/>
          <w:lang w:val="en-US"/>
        </w:rPr>
      </w:pPr>
      <w:del w:id="7031" w:author="ghislain.aine" w:date="2015-11-05T09:38:00Z">
        <w:r w:rsidRPr="00CD3002" w:rsidDel="006F6528">
          <w:rPr>
            <w:noProof/>
            <w:color w:val="0000FF"/>
            <w:lang w:val="en-US"/>
          </w:rPr>
          <w:delText>#define</w:delText>
        </w:r>
        <w:r w:rsidDel="006F6528">
          <w:rPr>
            <w:noProof/>
            <w:lang w:val="en-US"/>
          </w:rPr>
          <w:delText xml:space="preserve"> </w:delText>
        </w:r>
        <w:r w:rsidRPr="00CD3002" w:rsidDel="006F6528">
          <w:rPr>
            <w:noProof/>
            <w:lang w:val="en-US"/>
          </w:rPr>
          <w:delText>DATA_NODE_PERIODE</w:delText>
        </w:r>
        <w:r w:rsidRPr="00CD3002" w:rsidDel="006F6528">
          <w:rPr>
            <w:noProof/>
            <w:lang w:val="en-US"/>
          </w:rPr>
          <w:tab/>
        </w:r>
        <w:r w:rsidRPr="00CD3002" w:rsidDel="006F6528">
          <w:rPr>
            <w:noProof/>
            <w:color w:val="A31515"/>
            <w:lang w:val="en-US"/>
          </w:rPr>
          <w:delText>"periode"</w:delText>
        </w:r>
      </w:del>
    </w:p>
    <w:p w:rsidR="00BF1190" w:rsidDel="006F6528" w:rsidRDefault="00BF1190" w:rsidP="00BF1190">
      <w:pPr>
        <w:spacing w:after="200" w:line="276" w:lineRule="auto"/>
        <w:jc w:val="left"/>
        <w:rPr>
          <w:del w:id="7032" w:author="ghislain.aine" w:date="2015-11-05T09:38:00Z"/>
          <w:noProof/>
          <w:color w:val="0000FF"/>
          <w:lang w:val="en-US"/>
        </w:rPr>
      </w:pPr>
    </w:p>
    <w:p w:rsidR="00BF1190" w:rsidRPr="00CD3002" w:rsidDel="006F6528" w:rsidRDefault="00BF1190" w:rsidP="00BF1190">
      <w:pPr>
        <w:pStyle w:val="Code"/>
        <w:rPr>
          <w:del w:id="7033" w:author="ghislain.aine" w:date="2015-11-05T09:38:00Z"/>
          <w:noProof/>
          <w:lang w:val="en-US"/>
        </w:rPr>
      </w:pPr>
      <w:del w:id="7034" w:author="ghislain.aine" w:date="2015-11-05T09:38:00Z">
        <w:r w:rsidRPr="00CD3002" w:rsidDel="006F6528">
          <w:rPr>
            <w:noProof/>
            <w:color w:val="0000FF"/>
            <w:lang w:val="en-US"/>
          </w:rPr>
          <w:delText>void</w:delText>
        </w:r>
        <w:r w:rsidRPr="00CD3002" w:rsidDel="006F6528">
          <w:rPr>
            <w:noProof/>
            <w:lang w:val="en-US"/>
          </w:rPr>
          <w:delText xml:space="preserve"> DemoDataComponent::Load(QDomElement &amp; elt, ISwFinalizerManager &amp; finalizer_manager)</w:delText>
        </w:r>
      </w:del>
    </w:p>
    <w:p w:rsidR="00BF1190" w:rsidRPr="00CD3002" w:rsidDel="006F6528" w:rsidRDefault="00BF1190" w:rsidP="00BF1190">
      <w:pPr>
        <w:pStyle w:val="Code"/>
        <w:rPr>
          <w:del w:id="7035" w:author="ghislain.aine" w:date="2015-11-05T09:38:00Z"/>
          <w:noProof/>
          <w:lang w:val="en-US"/>
        </w:rPr>
      </w:pPr>
      <w:del w:id="7036" w:author="ghislain.aine" w:date="2015-11-05T09:38:00Z">
        <w:r w:rsidRPr="00CD3002" w:rsidDel="006F6528">
          <w:rPr>
            <w:noProof/>
            <w:lang w:val="en-US"/>
          </w:rPr>
          <w:delText>{</w:delText>
        </w:r>
      </w:del>
    </w:p>
    <w:p w:rsidR="00BF1190" w:rsidRPr="00CD3002" w:rsidDel="006F6528" w:rsidRDefault="00BF1190" w:rsidP="00BF1190">
      <w:pPr>
        <w:pStyle w:val="Code"/>
        <w:rPr>
          <w:del w:id="7037" w:author="ghislain.aine" w:date="2015-11-05T09:38:00Z"/>
          <w:noProof/>
          <w:lang w:val="en-US"/>
        </w:rPr>
      </w:pPr>
      <w:del w:id="7038" w:author="ghislain.aine" w:date="2015-11-05T09:38:00Z">
        <w:r w:rsidRPr="00CD3002" w:rsidDel="006F6528">
          <w:rPr>
            <w:noProof/>
            <w:lang w:val="en-US"/>
          </w:rPr>
          <w:tab/>
        </w:r>
        <w:r w:rsidRPr="00CD3002" w:rsidDel="006F6528">
          <w:rPr>
            <w:noProof/>
            <w:color w:val="0000FF"/>
            <w:lang w:val="en-US"/>
          </w:rPr>
          <w:delText>if</w:delText>
        </w:r>
        <w:r w:rsidRPr="00CD3002" w:rsidDel="006F6528">
          <w:rPr>
            <w:noProof/>
            <w:lang w:val="en-US"/>
          </w:rPr>
          <w:delText xml:space="preserve"> (!elt.firstChildElement(DATA_NODE).isNull())</w:delText>
        </w:r>
      </w:del>
    </w:p>
    <w:p w:rsidR="00BF1190" w:rsidRPr="00CD3002" w:rsidDel="006F6528" w:rsidRDefault="00BF1190" w:rsidP="00BF1190">
      <w:pPr>
        <w:pStyle w:val="Code"/>
        <w:rPr>
          <w:del w:id="7039" w:author="ghislain.aine" w:date="2015-11-05T09:38:00Z"/>
          <w:noProof/>
          <w:lang w:val="en-US"/>
        </w:rPr>
      </w:pPr>
      <w:del w:id="7040" w:author="ghislain.aine" w:date="2015-11-05T09:38:00Z">
        <w:r w:rsidRPr="00CD3002" w:rsidDel="006F6528">
          <w:rPr>
            <w:noProof/>
            <w:lang w:val="en-US"/>
          </w:rPr>
          <w:tab/>
          <w:delText>{</w:delText>
        </w:r>
      </w:del>
    </w:p>
    <w:p w:rsidR="00BF1190" w:rsidRPr="00CD3002" w:rsidDel="006F6528" w:rsidRDefault="00BF1190" w:rsidP="00BF1190">
      <w:pPr>
        <w:pStyle w:val="Code"/>
        <w:rPr>
          <w:del w:id="7041" w:author="ghislain.aine" w:date="2015-11-05T09:38:00Z"/>
          <w:noProof/>
          <w:lang w:val="en-US"/>
        </w:rPr>
      </w:pPr>
      <w:del w:id="7042" w:author="ghislain.aine" w:date="2015-11-05T09:38:00Z">
        <w:r w:rsidRPr="00CD3002" w:rsidDel="006F6528">
          <w:rPr>
            <w:noProof/>
            <w:lang w:val="en-US"/>
          </w:rPr>
          <w:tab/>
        </w:r>
        <w:r w:rsidRPr="00CD3002" w:rsidDel="006F6528">
          <w:rPr>
            <w:noProof/>
            <w:lang w:val="en-US"/>
          </w:rPr>
          <w:tab/>
          <w:delText>QDomElement child = elt.firstChildElement(DATA_NODE);</w:delText>
        </w:r>
      </w:del>
    </w:p>
    <w:p w:rsidR="00BF1190" w:rsidRPr="00CD3002" w:rsidDel="006F6528" w:rsidRDefault="00BF1190" w:rsidP="00BF1190">
      <w:pPr>
        <w:pStyle w:val="Code"/>
        <w:rPr>
          <w:del w:id="7043" w:author="ghislain.aine" w:date="2015-11-05T09:38:00Z"/>
          <w:noProof/>
          <w:lang w:val="en-US"/>
        </w:rPr>
      </w:pPr>
      <w:del w:id="7044" w:author="ghislain.aine" w:date="2015-11-05T09:38:00Z">
        <w:r w:rsidRPr="00CD3002" w:rsidDel="006F6528">
          <w:rPr>
            <w:noProof/>
            <w:lang w:val="en-US"/>
          </w:rPr>
          <w:tab/>
        </w:r>
        <w:r w:rsidRPr="00CD3002" w:rsidDel="006F6528">
          <w:rPr>
            <w:noProof/>
            <w:lang w:val="en-US"/>
          </w:rPr>
          <w:tab/>
          <w:delText>_periode = child.attribute(DATA_NODE_PERIODE, QString::number(500)).toInt();</w:delText>
        </w:r>
      </w:del>
    </w:p>
    <w:p w:rsidR="00BF1190" w:rsidDel="006F6528" w:rsidRDefault="00BF1190" w:rsidP="00BF1190">
      <w:pPr>
        <w:pStyle w:val="Code"/>
        <w:rPr>
          <w:del w:id="7045" w:author="ghislain.aine" w:date="2015-11-05T09:38:00Z"/>
          <w:noProof/>
        </w:rPr>
      </w:pPr>
      <w:del w:id="7046" w:author="ghislain.aine" w:date="2015-11-05T09:38:00Z">
        <w:r w:rsidRPr="00CD3002" w:rsidDel="006F6528">
          <w:rPr>
            <w:noProof/>
            <w:lang w:val="en-US"/>
          </w:rPr>
          <w:tab/>
        </w:r>
        <w:r w:rsidRPr="00CD3002" w:rsidDel="006F6528">
          <w:rPr>
            <w:noProof/>
            <w:lang w:val="en-US"/>
          </w:rPr>
          <w:tab/>
        </w:r>
        <w:r w:rsidDel="006F6528">
          <w:rPr>
            <w:noProof/>
          </w:rPr>
          <w:delText>_pas = child.attribute(DATA_NODE_PAS, QString::number(1)).toInt();</w:delText>
        </w:r>
      </w:del>
    </w:p>
    <w:p w:rsidR="00BF1190" w:rsidDel="006F6528" w:rsidRDefault="00BF1190" w:rsidP="00BF1190">
      <w:pPr>
        <w:pStyle w:val="Code"/>
        <w:rPr>
          <w:del w:id="7047" w:author="ghislain.aine" w:date="2015-11-05T09:38:00Z"/>
          <w:noProof/>
        </w:rPr>
      </w:pPr>
      <w:del w:id="7048" w:author="ghislain.aine" w:date="2015-11-05T09:38:00Z">
        <w:r w:rsidDel="006F6528">
          <w:rPr>
            <w:noProof/>
          </w:rPr>
          <w:tab/>
          <w:delText>}</w:delText>
        </w:r>
      </w:del>
    </w:p>
    <w:p w:rsidR="00BF1190" w:rsidDel="006F6528" w:rsidRDefault="00BF1190" w:rsidP="00BF1190">
      <w:pPr>
        <w:pStyle w:val="Code"/>
        <w:rPr>
          <w:del w:id="7049" w:author="ghislain.aine" w:date="2015-11-05T09:38:00Z"/>
          <w:noProof/>
        </w:rPr>
      </w:pPr>
      <w:del w:id="7050" w:author="ghislain.aine" w:date="2015-11-05T09:38:00Z">
        <w:r w:rsidDel="006F6528">
          <w:rPr>
            <w:noProof/>
          </w:rPr>
          <w:delText>}</w:delText>
        </w:r>
      </w:del>
    </w:p>
    <w:p w:rsidR="00BF1190" w:rsidDel="006F6528" w:rsidRDefault="00BF1190" w:rsidP="00BF1190">
      <w:pPr>
        <w:pStyle w:val="Code"/>
        <w:rPr>
          <w:del w:id="7051" w:author="ghislain.aine" w:date="2015-11-05T09:38:00Z"/>
          <w:noProof/>
        </w:rPr>
      </w:pPr>
    </w:p>
    <w:p w:rsidR="00BF1190" w:rsidDel="006F6528" w:rsidRDefault="00BF1190" w:rsidP="00BF1190">
      <w:pPr>
        <w:pStyle w:val="Code"/>
        <w:rPr>
          <w:del w:id="7052" w:author="ghislain.aine" w:date="2015-11-05T09:38:00Z"/>
          <w:noProof/>
        </w:rPr>
      </w:pPr>
      <w:del w:id="7053" w:author="ghislain.aine" w:date="2015-11-05T09:38:00Z">
        <w:r w:rsidDel="006F6528">
          <w:rPr>
            <w:noProof/>
            <w:color w:val="0000FF"/>
          </w:rPr>
          <w:delText>void</w:delText>
        </w:r>
        <w:r w:rsidDel="006F6528">
          <w:rPr>
            <w:noProof/>
          </w:rPr>
          <w:delText xml:space="preserve"> DemoDataComponent::Save(QDomElement &amp; elt, QDomDocument &amp;doc)</w:delText>
        </w:r>
      </w:del>
    </w:p>
    <w:p w:rsidR="00BF1190" w:rsidDel="006F6528" w:rsidRDefault="00BF1190" w:rsidP="00BF1190">
      <w:pPr>
        <w:pStyle w:val="Code"/>
        <w:rPr>
          <w:del w:id="7054" w:author="ghislain.aine" w:date="2015-11-05T09:38:00Z"/>
          <w:noProof/>
        </w:rPr>
      </w:pPr>
      <w:del w:id="7055" w:author="ghislain.aine" w:date="2015-11-05T09:38:00Z">
        <w:r w:rsidDel="006F6528">
          <w:rPr>
            <w:noProof/>
          </w:rPr>
          <w:delText>{</w:delText>
        </w:r>
      </w:del>
    </w:p>
    <w:p w:rsidR="00BF1190" w:rsidDel="006F6528" w:rsidRDefault="00BF1190" w:rsidP="00BF1190">
      <w:pPr>
        <w:pStyle w:val="Code"/>
        <w:rPr>
          <w:del w:id="7056" w:author="ghislain.aine" w:date="2015-11-05T09:38:00Z"/>
          <w:noProof/>
        </w:rPr>
      </w:pPr>
      <w:del w:id="7057" w:author="ghislain.aine" w:date="2015-11-05T09:38:00Z">
        <w:r w:rsidDel="006F6528">
          <w:rPr>
            <w:noProof/>
          </w:rPr>
          <w:tab/>
        </w:r>
        <w:r w:rsidRPr="00D15D51" w:rsidDel="006F6528">
          <w:rPr>
            <w:noProof/>
            <w:color w:val="008000"/>
          </w:rPr>
          <w:delText>//Sauvegarde des donnees a partir du noeud existant</w:delText>
        </w:r>
      </w:del>
    </w:p>
    <w:p w:rsidR="00BF1190" w:rsidRPr="00CD3002" w:rsidDel="006F6528" w:rsidRDefault="00BF1190" w:rsidP="00BF1190">
      <w:pPr>
        <w:pStyle w:val="Code"/>
        <w:rPr>
          <w:del w:id="7058" w:author="ghislain.aine" w:date="2015-11-05T09:38:00Z"/>
          <w:noProof/>
          <w:lang w:val="en-US"/>
        </w:rPr>
      </w:pPr>
      <w:del w:id="7059" w:author="ghislain.aine" w:date="2015-11-05T09:38:00Z">
        <w:r w:rsidDel="006F6528">
          <w:rPr>
            <w:noProof/>
          </w:rPr>
          <w:tab/>
        </w:r>
        <w:r w:rsidRPr="00CD3002" w:rsidDel="006F6528">
          <w:rPr>
            <w:noProof/>
            <w:lang w:val="en-US"/>
          </w:rPr>
          <w:delText>QDomElement dataChild = doc.createElement(DATA_NODE);</w:delText>
        </w:r>
      </w:del>
    </w:p>
    <w:p w:rsidR="00BF1190" w:rsidDel="006F6528" w:rsidRDefault="00BF1190" w:rsidP="00BF1190">
      <w:pPr>
        <w:pStyle w:val="Code"/>
        <w:rPr>
          <w:del w:id="7060" w:author="ghislain.aine" w:date="2015-11-05T09:38:00Z"/>
          <w:noProof/>
        </w:rPr>
      </w:pPr>
      <w:del w:id="7061" w:author="ghislain.aine" w:date="2015-11-05T09:38:00Z">
        <w:r w:rsidRPr="00CD3002" w:rsidDel="006F6528">
          <w:rPr>
            <w:noProof/>
            <w:lang w:val="en-US"/>
          </w:rPr>
          <w:tab/>
        </w:r>
        <w:r w:rsidDel="006F6528">
          <w:rPr>
            <w:noProof/>
          </w:rPr>
          <w:delText>dataChild.setAttribute(DATA_NODE_PERIODE, _periode);</w:delText>
        </w:r>
      </w:del>
    </w:p>
    <w:p w:rsidR="00BF1190" w:rsidDel="006F6528" w:rsidRDefault="00BF1190" w:rsidP="00BF1190">
      <w:pPr>
        <w:pStyle w:val="Code"/>
        <w:rPr>
          <w:del w:id="7062" w:author="ghislain.aine" w:date="2015-11-05T09:38:00Z"/>
          <w:noProof/>
        </w:rPr>
      </w:pPr>
      <w:del w:id="7063" w:author="ghislain.aine" w:date="2015-11-05T09:38:00Z">
        <w:r w:rsidDel="006F6528">
          <w:rPr>
            <w:noProof/>
          </w:rPr>
          <w:tab/>
          <w:delText>dataChild.setAttribute(DATA_NODE_PAS, _pas);</w:delText>
        </w:r>
      </w:del>
    </w:p>
    <w:p w:rsidR="00BF1190" w:rsidDel="006F6528" w:rsidRDefault="00BF1190" w:rsidP="00BF1190">
      <w:pPr>
        <w:pStyle w:val="Code"/>
        <w:rPr>
          <w:del w:id="7064" w:author="ghislain.aine" w:date="2015-11-05T09:38:00Z"/>
          <w:noProof/>
        </w:rPr>
      </w:pPr>
      <w:del w:id="7065" w:author="ghislain.aine" w:date="2015-11-05T09:38:00Z">
        <w:r w:rsidDel="006F6528">
          <w:rPr>
            <w:noProof/>
          </w:rPr>
          <w:tab/>
        </w:r>
      </w:del>
    </w:p>
    <w:p w:rsidR="00BF1190" w:rsidDel="006F6528" w:rsidRDefault="00BF1190" w:rsidP="00BF1190">
      <w:pPr>
        <w:pStyle w:val="Code"/>
        <w:rPr>
          <w:del w:id="7066" w:author="ghislain.aine" w:date="2015-11-05T09:38:00Z"/>
          <w:noProof/>
        </w:rPr>
      </w:pPr>
      <w:del w:id="7067" w:author="ghislain.aine" w:date="2015-11-05T09:38:00Z">
        <w:r w:rsidDel="006F6528">
          <w:rPr>
            <w:noProof/>
          </w:rPr>
          <w:tab/>
          <w:delText>elt.appendChild(dataChild);</w:delText>
        </w:r>
      </w:del>
    </w:p>
    <w:p w:rsidR="00BF1190" w:rsidDel="006F6528" w:rsidRDefault="00BF1190" w:rsidP="00BF1190">
      <w:pPr>
        <w:pStyle w:val="Code"/>
        <w:rPr>
          <w:del w:id="7068" w:author="ghislain.aine" w:date="2015-11-05T09:38:00Z"/>
        </w:rPr>
      </w:pPr>
      <w:del w:id="7069" w:author="ghislain.aine" w:date="2015-11-05T09:38:00Z">
        <w:r w:rsidDel="006F6528">
          <w:rPr>
            <w:noProof/>
          </w:rPr>
          <w:delText>}</w:delText>
        </w:r>
      </w:del>
    </w:p>
    <w:p w:rsidR="00BF1190" w:rsidRDefault="00BF1190" w:rsidP="00BF1190">
      <w:pPr>
        <w:ind w:left="360"/>
      </w:pPr>
    </w:p>
    <w:p w:rsidR="00BF1190" w:rsidRDefault="00BF1190" w:rsidP="00BF1190">
      <w:r>
        <w:t xml:space="preserve">La sauvegarde se fera automatiquement lorsque le </w:t>
      </w:r>
      <w:proofErr w:type="spellStart"/>
      <w:r>
        <w:t>stream</w:t>
      </w:r>
      <w:proofErr w:type="spellEnd"/>
      <w:r>
        <w:t xml:space="preserve"> sera sauvegardé.</w:t>
      </w:r>
    </w:p>
    <w:p w:rsidR="00BF1190" w:rsidRDefault="00BF1190" w:rsidP="00BF1190"/>
    <w:p w:rsidR="00BF1190" w:rsidRPr="001521A6" w:rsidRDefault="00BF1190" w:rsidP="00BF1190"/>
    <w:p w:rsidR="00BF1190" w:rsidRDefault="00BF1190" w:rsidP="00BF1190">
      <w:pPr>
        <w:pStyle w:val="Titre3"/>
      </w:pPr>
      <w:bookmarkStart w:id="7070" w:name="_Toc462985403"/>
      <w:proofErr w:type="spellStart"/>
      <w:r w:rsidRPr="00D87B9A">
        <w:t>ISwPersistentConfigurable</w:t>
      </w:r>
      <w:bookmarkEnd w:id="7070"/>
      <w:proofErr w:type="spellEnd"/>
    </w:p>
    <w:p w:rsidR="00BF1190" w:rsidRDefault="00BF1190" w:rsidP="00BF1190"/>
    <w:p w:rsidR="00BF1190" w:rsidRDefault="00BF1190" w:rsidP="00BF1190">
      <w:r>
        <w:t xml:space="preserve">Un autre service de sauvegarde permet une configuration plus complète de la sauvegarde: </w:t>
      </w:r>
      <w:proofErr w:type="spellStart"/>
      <w:r w:rsidRPr="00D87B9A">
        <w:t>ISw</w:t>
      </w:r>
      <w:r>
        <w:t>OwnerConfigurable</w:t>
      </w:r>
      <w:proofErr w:type="spellEnd"/>
      <w:r>
        <w:t xml:space="preserve">. Ce service utilise l'interface </w:t>
      </w:r>
      <w:proofErr w:type="spellStart"/>
      <w:r>
        <w:t>ISw</w:t>
      </w:r>
      <w:r w:rsidRPr="00D87B9A">
        <w:t>PersistentConfigurable</w:t>
      </w:r>
      <w:proofErr w:type="spellEnd"/>
      <w:r>
        <w:t>.</w:t>
      </w:r>
    </w:p>
    <w:p w:rsidR="00BF1190" w:rsidRDefault="00BF1190" w:rsidP="00BF1190"/>
    <w:p w:rsidR="00BF1190" w:rsidRDefault="00BF1190" w:rsidP="00BF1190">
      <w:r>
        <w:t>Ce service permet notamment de sauvegarder des données dans un fichier particulier.</w:t>
      </w:r>
    </w:p>
    <w:p w:rsidR="00BF1190" w:rsidRDefault="00BF1190" w:rsidP="00BF1190"/>
    <w:p w:rsidR="00BF1190" w:rsidRDefault="00BF1190" w:rsidP="00BF1190">
      <w:r>
        <w:t xml:space="preserve">Nous allons implémenter l'interface pour pouvoir l'utiliser dans la suite du </w:t>
      </w:r>
      <w:del w:id="7071" w:author="ghislain.aine" w:date="2015-11-05T10:03:00Z">
        <w:r w:rsidDel="00070A2F">
          <w:delText>tp</w:delText>
        </w:r>
      </w:del>
      <w:ins w:id="7072" w:author="ghislain.aine" w:date="2015-11-05T10:03:00Z">
        <w:r>
          <w:t>TP</w:t>
        </w:r>
      </w:ins>
      <w:r>
        <w:t>.</w:t>
      </w:r>
    </w:p>
    <w:p w:rsidR="00BF1190" w:rsidRDefault="00BF1190" w:rsidP="00BF1190"/>
    <w:p w:rsidR="00BF1190" w:rsidRDefault="00BF1190" w:rsidP="00BF1190">
      <w:pPr>
        <w:pStyle w:val="Paragraphedeliste"/>
        <w:numPr>
          <w:ilvl w:val="0"/>
          <w:numId w:val="37"/>
        </w:numPr>
      </w:pPr>
      <w:r>
        <w:t xml:space="preserve">Dans la classe </w:t>
      </w:r>
      <w:del w:id="7073" w:author="Alexandre Blin" w:date="2015-08-11T15:39:00Z">
        <w:r w:rsidDel="00435565">
          <w:delText>DemoDataComponent</w:delText>
        </w:r>
      </w:del>
      <w:ins w:id="7074" w:author="Alexandre Blin" w:date="2015-08-11T15:39:00Z">
        <w:del w:id="7075" w:author="ghislain.aine" w:date="2015-11-05T10:03:00Z">
          <w:r w:rsidDel="00070A2F">
            <w:delText>Demo</w:delText>
          </w:r>
        </w:del>
        <w:proofErr w:type="spellStart"/>
        <w:r>
          <w:t>PinComponent</w:t>
        </w:r>
      </w:ins>
      <w:proofErr w:type="spellEnd"/>
      <w:r>
        <w:t xml:space="preserve">, activer le service </w:t>
      </w:r>
      <w:proofErr w:type="spellStart"/>
      <w:r>
        <w:t>OwnerConfigurable</w:t>
      </w:r>
      <w:proofErr w:type="spellEnd"/>
      <w:r>
        <w:t xml:space="preserve"> avec la </w:t>
      </w:r>
      <w:del w:id="7076" w:author="ghislain.aine" w:date="2015-11-05T10:03:00Z">
        <w:r w:rsidDel="00070A2F">
          <w:delText xml:space="preserve">fonction </w:delText>
        </w:r>
      </w:del>
      <w:ins w:id="7077" w:author="ghislain.aine" w:date="2015-11-05T10:03:00Z">
        <w:r>
          <w:t xml:space="preserve">méthode </w:t>
        </w:r>
      </w:ins>
      <w:proofErr w:type="spellStart"/>
      <w:r w:rsidRPr="00D02844">
        <w:t>setOwnerConfigurableServiceAvaibility</w:t>
      </w:r>
      <w:proofErr w:type="spellEnd"/>
    </w:p>
    <w:p w:rsidR="00BF1190" w:rsidRDefault="00BF1190" w:rsidP="00BF1190">
      <w:pPr>
        <w:pStyle w:val="Paragraphedeliste"/>
        <w:numPr>
          <w:ilvl w:val="0"/>
          <w:numId w:val="37"/>
        </w:numPr>
      </w:pPr>
      <w:r>
        <w:t xml:space="preserve">Ajouter les </w:t>
      </w:r>
      <w:del w:id="7078" w:author="ghislain.aine" w:date="2015-11-05T10:04:00Z">
        <w:r w:rsidDel="00070A2F">
          <w:delText xml:space="preserve">fonctions </w:delText>
        </w:r>
      </w:del>
      <w:ins w:id="7079" w:author="ghislain.aine" w:date="2015-11-05T10:04:00Z">
        <w:r>
          <w:t xml:space="preserve">méthodes </w:t>
        </w:r>
      </w:ins>
      <w:r>
        <w:t>correspondantes (</w:t>
      </w:r>
      <w:proofErr w:type="spellStart"/>
      <w:ins w:id="7080" w:author="ghislain.aine" w:date="2015-11-05T10:04:00Z">
        <w:r>
          <w:t>L</w:t>
        </w:r>
      </w:ins>
      <w:del w:id="7081" w:author="ghislain.aine" w:date="2015-11-05T10:04:00Z">
        <w:r w:rsidDel="00070A2F">
          <w:delText>l</w:delText>
        </w:r>
      </w:del>
      <w:r>
        <w:t>oadConfiguration</w:t>
      </w:r>
      <w:proofErr w:type="spellEnd"/>
      <w:r>
        <w:t xml:space="preserve"> et </w:t>
      </w:r>
      <w:del w:id="7082" w:author="ghislain.aine" w:date="2015-11-05T10:04:00Z">
        <w:r w:rsidDel="00070A2F">
          <w:delText>saveConfiguration</w:delText>
        </w:r>
      </w:del>
      <w:proofErr w:type="spellStart"/>
      <w:ins w:id="7083" w:author="ghislain.aine" w:date="2015-11-05T10:04:00Z">
        <w:r>
          <w:t>SaveConfiguration</w:t>
        </w:r>
      </w:ins>
      <w:proofErr w:type="spellEnd"/>
      <w:r>
        <w:t>)</w:t>
      </w:r>
    </w:p>
    <w:p w:rsidR="00BF1190" w:rsidRDefault="00BF1190" w:rsidP="00BF1190">
      <w:pPr>
        <w:pStyle w:val="Paragraphedeliste"/>
        <w:numPr>
          <w:ilvl w:val="0"/>
          <w:numId w:val="37"/>
        </w:numPr>
      </w:pPr>
      <w:r>
        <w:t xml:space="preserve">Les implémenter de la même façon que les </w:t>
      </w:r>
      <w:ins w:id="7084" w:author="ghislain.aine" w:date="2015-11-05T10:04:00Z">
        <w:r>
          <w:t xml:space="preserve">méthodes </w:t>
        </w:r>
      </w:ins>
      <w:del w:id="7085" w:author="ghislain.aine" w:date="2015-11-05T10:04:00Z">
        <w:r w:rsidDel="00070A2F">
          <w:delText>fonctions "l</w:delText>
        </w:r>
      </w:del>
      <w:proofErr w:type="spellStart"/>
      <w:ins w:id="7086" w:author="ghislain.aine" w:date="2015-11-05T10:04:00Z">
        <w:r>
          <w:t>L</w:t>
        </w:r>
      </w:ins>
      <w:r>
        <w:t>oad</w:t>
      </w:r>
      <w:proofErr w:type="spellEnd"/>
      <w:del w:id="7087" w:author="ghislain.aine" w:date="2015-11-05T10:04:00Z">
        <w:r w:rsidDel="00070A2F">
          <w:delText>"</w:delText>
        </w:r>
      </w:del>
      <w:r>
        <w:t xml:space="preserve"> et </w:t>
      </w:r>
      <w:del w:id="7088" w:author="ghislain.aine" w:date="2015-11-05T10:04:00Z">
        <w:r w:rsidDel="00070A2F">
          <w:delText>"s</w:delText>
        </w:r>
      </w:del>
      <w:ins w:id="7089" w:author="ghislain.aine" w:date="2015-11-05T10:04:00Z">
        <w:r>
          <w:t>S</w:t>
        </w:r>
      </w:ins>
      <w:r>
        <w:t>ave</w:t>
      </w:r>
      <w:del w:id="7090" w:author="ghislain.aine" w:date="2015-11-05T10:04:00Z">
        <w:r w:rsidDel="00070A2F">
          <w:delText>"</w:delText>
        </w:r>
      </w:del>
    </w:p>
    <w:p w:rsidR="00BF1190" w:rsidRDefault="00BF1190" w:rsidP="00BF1190">
      <w:pPr>
        <w:pStyle w:val="Paragraphedeliste"/>
      </w:pPr>
    </w:p>
    <w:p w:rsidR="00BF1190" w:rsidRDefault="00BF1190" w:rsidP="00BF1190">
      <w:pPr>
        <w:rPr>
          <w:ins w:id="7091" w:author="jerome draillard" w:date="2015-11-27T17:06:00Z"/>
        </w:rPr>
      </w:pPr>
      <w:r>
        <w:t xml:space="preserve">Tous les composants qui sont </w:t>
      </w:r>
      <w:del w:id="7092" w:author="ghislain.aine" w:date="2015-11-05T10:09:00Z">
        <w:r w:rsidDel="00070A2F">
          <w:delText>"</w:delText>
        </w:r>
      </w:del>
      <w:proofErr w:type="spellStart"/>
      <w:r>
        <w:t>ISwPersistentConfigurable</w:t>
      </w:r>
      <w:proofErr w:type="spellEnd"/>
      <w:del w:id="7093" w:author="ghislain.aine" w:date="2015-11-05T10:09:00Z">
        <w:r w:rsidDel="00070A2F">
          <w:delText>"</w:delText>
        </w:r>
      </w:del>
      <w:r>
        <w:t xml:space="preserve"> seront appelés par le composant </w:t>
      </w:r>
      <w:del w:id="7094" w:author="ghislain.aine" w:date="2015-11-05T10:09:00Z">
        <w:r w:rsidDel="00070A2F">
          <w:delText>"</w:delText>
        </w:r>
      </w:del>
      <w:proofErr w:type="spellStart"/>
      <w:r>
        <w:t>SxConfiguration</w:t>
      </w:r>
      <w:proofErr w:type="spellEnd"/>
      <w:del w:id="7095" w:author="ghislain.aine" w:date="2015-11-05T10:09:00Z">
        <w:r w:rsidDel="00070A2F">
          <w:delText>"</w:delText>
        </w:r>
      </w:del>
      <w:r>
        <w:t xml:space="preserve"> lors de la sauvegarde et du chargement.</w:t>
      </w:r>
    </w:p>
    <w:p w:rsidR="00BF1190" w:rsidRDefault="00BF1190" w:rsidP="00BF1190">
      <w:pPr>
        <w:rPr>
          <w:ins w:id="7096" w:author="jerome draillard" w:date="2015-11-27T17:06:00Z"/>
        </w:rPr>
      </w:pPr>
    </w:p>
    <w:p w:rsidR="00000000" w:rsidRDefault="00BF1190">
      <w:pPr>
        <w:jc w:val="center"/>
        <w:rPr>
          <w:b/>
          <w:color w:val="FF0000"/>
          <w:sz w:val="36"/>
        </w:rPr>
        <w:pPrChange w:id="7097" w:author="jerome draillard" w:date="2015-11-27T17:07:00Z">
          <w:pPr/>
        </w:pPrChange>
      </w:pPr>
      <w:ins w:id="7098" w:author="jerome draillard" w:date="2015-11-27T17:06:00Z">
        <w:r w:rsidRPr="00540B52">
          <w:rPr>
            <w:b/>
            <w:color w:val="FF0000"/>
            <w:sz w:val="36"/>
          </w:rPr>
          <w:t>=</w:t>
        </w:r>
      </w:ins>
      <w:ins w:id="7099" w:author="jerome draillard" w:date="2015-11-27T17:07:00Z">
        <w:r w:rsidRPr="00540B52">
          <w:rPr>
            <w:b/>
            <w:color w:val="FF0000"/>
            <w:sz w:val="36"/>
          </w:rPr>
          <w:t>===</w:t>
        </w:r>
      </w:ins>
      <w:r>
        <w:rPr>
          <w:b/>
          <w:color w:val="FF0000"/>
          <w:sz w:val="36"/>
        </w:rPr>
        <w:t xml:space="preserve"> </w:t>
      </w:r>
      <w:ins w:id="7100" w:author="jerome draillard" w:date="2015-11-27T17:06:00Z">
        <w:r w:rsidRPr="00540B52">
          <w:rPr>
            <w:b/>
            <w:color w:val="FF0000"/>
            <w:sz w:val="36"/>
          </w:rPr>
          <w:t xml:space="preserve">STOP ICI </w:t>
        </w:r>
      </w:ins>
      <w:r>
        <w:rPr>
          <w:b/>
          <w:color w:val="FF0000"/>
          <w:sz w:val="36"/>
        </w:rPr>
        <w:t>====</w:t>
      </w:r>
    </w:p>
    <w:p w:rsidR="00BF1190" w:rsidRPr="00BF1190" w:rsidRDefault="00BF1190" w:rsidP="00BF1190">
      <w:pPr>
        <w:jc w:val="center"/>
        <w:rPr>
          <w:ins w:id="7101" w:author="jerome draillard" w:date="2015-11-27T17:05:00Z"/>
          <w:b/>
          <w:color w:val="000000" w:themeColor="text1"/>
          <w:sz w:val="36"/>
        </w:rPr>
      </w:pPr>
      <w:r>
        <w:rPr>
          <w:b/>
          <w:color w:val="000000" w:themeColor="text1"/>
          <w:sz w:val="36"/>
        </w:rPr>
        <w:t>L</w:t>
      </w:r>
      <w:ins w:id="7102" w:author="jerome draillard" w:date="2015-11-27T17:06:00Z">
        <w:r w:rsidRPr="00BF1190">
          <w:rPr>
            <w:b/>
            <w:color w:val="000000" w:themeColor="text1"/>
            <w:sz w:val="36"/>
          </w:rPr>
          <w:t>e reste n'est pas à jour</w:t>
        </w:r>
      </w:ins>
      <w:ins w:id="7103" w:author="jerome draillard" w:date="2015-11-27T17:07:00Z">
        <w:r w:rsidRPr="00BF1190">
          <w:rPr>
            <w:b/>
            <w:color w:val="000000" w:themeColor="text1"/>
            <w:sz w:val="36"/>
          </w:rPr>
          <w:t>. Aller directement à 5.12 Création d'un service de log</w:t>
        </w:r>
      </w:ins>
      <w:r>
        <w:rPr>
          <w:b/>
          <w:color w:val="000000" w:themeColor="text1"/>
          <w:sz w:val="36"/>
        </w:rPr>
        <w:t>.</w:t>
      </w:r>
    </w:p>
    <w:p w:rsidR="00BF1190" w:rsidRDefault="00BF1190" w:rsidP="00BF1190">
      <w:pPr>
        <w:spacing w:after="200" w:line="276" w:lineRule="auto"/>
        <w:jc w:val="left"/>
        <w:rPr>
          <w:ins w:id="7104" w:author="jerome draillard" w:date="2015-11-27T17:05:00Z"/>
        </w:rPr>
      </w:pPr>
      <w:ins w:id="7105" w:author="jerome draillard" w:date="2015-11-27T17:05:00Z">
        <w:r>
          <w:br w:type="page"/>
        </w:r>
      </w:ins>
    </w:p>
    <w:p w:rsidR="00BF1190" w:rsidRDefault="00BF1190" w:rsidP="00BF1190"/>
    <w:p w:rsidR="00BF1190" w:rsidRDefault="00BF1190" w:rsidP="00BF1190">
      <w:pPr>
        <w:pStyle w:val="Titre2"/>
      </w:pPr>
      <w:bookmarkStart w:id="7106" w:name="_Toc354145208"/>
      <w:bookmarkStart w:id="7107" w:name="_Toc354145209"/>
      <w:bookmarkStart w:id="7108" w:name="_Toc462985404"/>
      <w:bookmarkEnd w:id="7106"/>
      <w:bookmarkEnd w:id="7107"/>
      <w:r>
        <w:t>Modèle de données</w:t>
      </w:r>
      <w:bookmarkEnd w:id="7108"/>
    </w:p>
    <w:p w:rsidR="00BF1190" w:rsidRDefault="00BF1190" w:rsidP="00BF1190"/>
    <w:p w:rsidR="00BF1190" w:rsidRPr="00E7472E" w:rsidRDefault="00D276D8" w:rsidP="00BF1190">
      <w:pPr>
        <w:rPr>
          <w:ins w:id="7109" w:author="jerome draillard" w:date="2015-11-27T17:05:00Z"/>
          <w:color w:val="FF0000"/>
          <w:rPrChange w:id="7110" w:author="jerome draillard" w:date="2015-11-27T17:08:00Z">
            <w:rPr>
              <w:ins w:id="7111" w:author="jerome draillard" w:date="2015-11-27T17:05:00Z"/>
            </w:rPr>
          </w:rPrChange>
        </w:rPr>
      </w:pPr>
      <w:ins w:id="7112" w:author="jerome draillard" w:date="2015-11-27T17:05:00Z">
        <w:r w:rsidRPr="00D276D8">
          <w:rPr>
            <w:color w:val="FF0000"/>
            <w:rPrChange w:id="7113" w:author="jerome draillard" w:date="2015-11-27T17:08:00Z">
              <w:rPr>
                <w:color w:val="0000FF" w:themeColor="hyperlink"/>
                <w:u w:val="single"/>
              </w:rPr>
            </w:rPrChange>
          </w:rPr>
          <w:t xml:space="preserve">//TODO </w:t>
        </w:r>
        <w:proofErr w:type="gramStart"/>
        <w:r w:rsidRPr="00D276D8">
          <w:rPr>
            <w:color w:val="FF0000"/>
            <w:rPrChange w:id="7114" w:author="jerome draillard" w:date="2015-11-27T17:08:00Z">
              <w:rPr>
                <w:color w:val="0000FF" w:themeColor="hyperlink"/>
                <w:u w:val="single"/>
              </w:rPr>
            </w:rPrChange>
          </w:rPr>
          <w:t>changer</w:t>
        </w:r>
        <w:proofErr w:type="gramEnd"/>
        <w:r w:rsidRPr="00D276D8">
          <w:rPr>
            <w:color w:val="FF0000"/>
            <w:rPrChange w:id="7115" w:author="jerome draillard" w:date="2015-11-27T17:08:00Z">
              <w:rPr>
                <w:color w:val="0000FF" w:themeColor="hyperlink"/>
                <w:u w:val="single"/>
              </w:rPr>
            </w:rPrChange>
          </w:rPr>
          <w:t xml:space="preserve"> pour donner une idée de la </w:t>
        </w:r>
        <w:proofErr w:type="spellStart"/>
        <w:r w:rsidRPr="00D276D8">
          <w:rPr>
            <w:color w:val="FF0000"/>
            <w:rPrChange w:id="7116" w:author="jerome draillard" w:date="2015-11-27T17:08:00Z">
              <w:rPr>
                <w:color w:val="0000FF" w:themeColor="hyperlink"/>
                <w:u w:val="single"/>
              </w:rPr>
            </w:rPrChange>
          </w:rPr>
          <w:t>mnière</w:t>
        </w:r>
        <w:proofErr w:type="spellEnd"/>
        <w:r w:rsidRPr="00D276D8">
          <w:rPr>
            <w:color w:val="FF0000"/>
            <w:rPrChange w:id="7117" w:author="jerome draillard" w:date="2015-11-27T17:08:00Z">
              <w:rPr>
                <w:color w:val="0000FF" w:themeColor="hyperlink"/>
                <w:u w:val="single"/>
              </w:rPr>
            </w:rPrChange>
          </w:rPr>
          <w:t xml:space="preserve"> dont se manipule le </w:t>
        </w:r>
        <w:proofErr w:type="spellStart"/>
        <w:r w:rsidRPr="00D276D8">
          <w:rPr>
            <w:color w:val="FF0000"/>
            <w:rPrChange w:id="7118" w:author="jerome draillard" w:date="2015-11-27T17:08:00Z">
              <w:rPr>
                <w:color w:val="0000FF" w:themeColor="hyperlink"/>
                <w:u w:val="single"/>
              </w:rPr>
            </w:rPrChange>
          </w:rPr>
          <w:t>IGUModel</w:t>
        </w:r>
      </w:ins>
      <w:proofErr w:type="spellEnd"/>
      <w:ins w:id="7119" w:author="jerome draillard" w:date="2015-11-27T17:08:00Z">
        <w:r w:rsidRPr="00D276D8">
          <w:rPr>
            <w:color w:val="FF0000"/>
            <w:rPrChange w:id="7120" w:author="jerome draillard" w:date="2015-11-27T17:08:00Z">
              <w:rPr>
                <w:color w:val="0000FF" w:themeColor="hyperlink"/>
                <w:u w:val="single"/>
              </w:rPr>
            </w:rPrChange>
          </w:rPr>
          <w:t xml:space="preserve"> + utilisation binder?</w:t>
        </w:r>
      </w:ins>
    </w:p>
    <w:p w:rsidR="00BF1190" w:rsidRDefault="00BF1190" w:rsidP="00BF1190">
      <w:pPr>
        <w:rPr>
          <w:ins w:id="7121" w:author="jerome draillard" w:date="2015-11-27T17:05:00Z"/>
        </w:rPr>
      </w:pPr>
    </w:p>
    <w:p w:rsidR="00BF1190" w:rsidRDefault="00BF1190" w:rsidP="00BF1190">
      <w:r>
        <w:t xml:space="preserve">Dans </w:t>
      </w:r>
      <w:proofErr w:type="spellStart"/>
      <w:r>
        <w:t>Starlinx</w:t>
      </w:r>
      <w:proofErr w:type="spellEnd"/>
      <w:r>
        <w:t xml:space="preserve">, un modèle de données </w:t>
      </w:r>
      <w:ins w:id="7122" w:author="ghislain.aine" w:date="2015-11-05T10:10:00Z">
        <w:r>
          <w:t>a</w:t>
        </w:r>
      </w:ins>
      <w:del w:id="7123" w:author="ghislain.aine" w:date="2015-11-05T10:10:00Z">
        <w:r w:rsidDel="00070A2F">
          <w:delText>à</w:delText>
        </w:r>
      </w:del>
      <w:r>
        <w:t xml:space="preserve"> été défini pour faire transiter les données entre le cœur métier et le reste de l'application (IHM au sens large principalement).</w:t>
      </w:r>
    </w:p>
    <w:p w:rsidR="00BF1190" w:rsidRDefault="00BF1190" w:rsidP="00BF1190"/>
    <w:p w:rsidR="00BF1190" w:rsidRDefault="00BF1190" w:rsidP="00BF1190">
      <w:r>
        <w:t xml:space="preserve">Ce modèle de données est organisé sous la forme d'un arbre, accessible à partir de sa racine via une interface consommée/fournie entre les composants </w:t>
      </w:r>
      <w:proofErr w:type="spellStart"/>
      <w:ins w:id="7124" w:author="ghislain.aine" w:date="2015-11-05T10:10:00Z">
        <w:r>
          <w:t>S</w:t>
        </w:r>
      </w:ins>
      <w:del w:id="7125" w:author="ghislain.aine" w:date="2015-11-05T10:10:00Z">
        <w:r w:rsidDel="00070A2F">
          <w:delText>s</w:delText>
        </w:r>
      </w:del>
      <w:r>
        <w:t>treamwork</w:t>
      </w:r>
      <w:proofErr w:type="spellEnd"/>
      <w:r>
        <w:t>.</w:t>
      </w:r>
    </w:p>
    <w:p w:rsidR="00BF1190" w:rsidRDefault="00BF1190" w:rsidP="00BF1190"/>
    <w:p w:rsidR="00BF1190" w:rsidRDefault="00BF1190" w:rsidP="00BF1190">
      <w:r>
        <w:t xml:space="preserve">Chaque nœud de l'arbre est une instance d'une implémentation de l'interface </w:t>
      </w:r>
      <w:proofErr w:type="spellStart"/>
      <w:r>
        <w:t>ISxEntity</w:t>
      </w:r>
      <w:proofErr w:type="spellEnd"/>
      <w:r>
        <w:t xml:space="preserve">. Les nœuds peuvent être spécialisés pour </w:t>
      </w:r>
      <w:del w:id="7126" w:author="Camille VACCALUT" w:date="2015-12-07T17:45:00Z">
        <w:r w:rsidDel="00DB0250">
          <w:delText xml:space="preserve">leur faire </w:delText>
        </w:r>
      </w:del>
      <w:r>
        <w:t xml:space="preserve">répondre à un objectif précis. Par exemple, le nœud racine de l'arbre est spécialisé en </w:t>
      </w:r>
      <w:proofErr w:type="spellStart"/>
      <w:r>
        <w:t>ISxModel</w:t>
      </w:r>
      <w:proofErr w:type="spellEnd"/>
      <w:r>
        <w:t xml:space="preserve"> qui ajoute des fonctionnalités de tri et d'accès aux 5 spécialisations de base d'une </w:t>
      </w:r>
      <w:proofErr w:type="spellStart"/>
      <w:r>
        <w:t>ISxEntity</w:t>
      </w:r>
      <w:proofErr w:type="spellEnd"/>
      <w:r>
        <w:t>. On distingue donc :</w:t>
      </w:r>
    </w:p>
    <w:p w:rsidR="00BF1190" w:rsidRDefault="00BF1190" w:rsidP="00BF1190">
      <w:pPr>
        <w:pStyle w:val="Paragraphedeliste"/>
        <w:numPr>
          <w:ilvl w:val="0"/>
          <w:numId w:val="38"/>
        </w:numPr>
        <w:ind w:left="709"/>
      </w:pPr>
      <w:proofErr w:type="spellStart"/>
      <w:r>
        <w:t>ISxData</w:t>
      </w:r>
      <w:proofErr w:type="spellEnd"/>
      <w:r>
        <w:t>: C'est la base de la spécialisation permettant de fournir des données en lecture seule. Plusieurs spécialisations simples, comme par exemple l'</w:t>
      </w:r>
      <w:proofErr w:type="spellStart"/>
      <w:r>
        <w:t>ISxDataBool</w:t>
      </w:r>
      <w:proofErr w:type="spellEnd"/>
      <w:r>
        <w:t xml:space="preserve"> permettant d'accéder à un booléen, en héritent. Il est également possible de définir des données plus complexes comme des bases de données. Dans ce dernier cas, le nœud sert de point d'entrée vers la structure sous jacente plus complexe</w:t>
      </w:r>
    </w:p>
    <w:p w:rsidR="00BF1190" w:rsidRDefault="00BF1190" w:rsidP="00BF1190">
      <w:pPr>
        <w:pStyle w:val="Paragraphedeliste"/>
        <w:numPr>
          <w:ilvl w:val="0"/>
          <w:numId w:val="39"/>
        </w:numPr>
        <w:ind w:left="709"/>
      </w:pPr>
      <w:proofErr w:type="spellStart"/>
      <w:r>
        <w:t>ISxCommand</w:t>
      </w:r>
      <w:proofErr w:type="spellEnd"/>
      <w:r>
        <w:t xml:space="preserve">: Pattern Commande. Utilisé pour appeler de façon générique une méthode distante de manière asynchrone. Par exemple, un client utilisant une </w:t>
      </w:r>
      <w:proofErr w:type="spellStart"/>
      <w:r>
        <w:t>ISxData</w:t>
      </w:r>
      <w:proofErr w:type="spellEnd"/>
      <w:r>
        <w:t xml:space="preserve"> en lecture et voulant que la data soit incrémentée pourrai demander à celui qui la fourni de l'incrémenter en appelant la commande réalisant cette tache.</w:t>
      </w:r>
    </w:p>
    <w:p w:rsidR="00BF1190" w:rsidRDefault="00BF1190" w:rsidP="00BF1190">
      <w:pPr>
        <w:ind w:left="349"/>
      </w:pPr>
      <w:r>
        <w:tab/>
        <w:t xml:space="preserve">Un seul paramètre: </w:t>
      </w:r>
      <w:proofErr w:type="spellStart"/>
      <w:r>
        <w:t>ISxSelection</w:t>
      </w:r>
      <w:proofErr w:type="spellEnd"/>
    </w:p>
    <w:p w:rsidR="00BF1190" w:rsidRDefault="00BF1190" w:rsidP="00BF1190">
      <w:pPr>
        <w:pStyle w:val="Paragraphedeliste"/>
        <w:numPr>
          <w:ilvl w:val="0"/>
          <w:numId w:val="39"/>
        </w:numPr>
        <w:ind w:left="709"/>
      </w:pPr>
      <w:proofErr w:type="spellStart"/>
      <w:r>
        <w:t>ISxForm</w:t>
      </w:r>
      <w:proofErr w:type="spellEnd"/>
      <w:r>
        <w:t>: Pour palier au manque de paramètres de l'</w:t>
      </w:r>
      <w:proofErr w:type="spellStart"/>
      <w:r>
        <w:t>ISxCommand</w:t>
      </w:r>
      <w:proofErr w:type="spellEnd"/>
      <w:r>
        <w:t xml:space="preserve">, les </w:t>
      </w:r>
      <w:proofErr w:type="spellStart"/>
      <w:r>
        <w:t>forms</w:t>
      </w:r>
      <w:proofErr w:type="spellEnd"/>
      <w:r>
        <w:t xml:space="preserve"> sont un ensemble de datas modifiables par le client, et de commandes qui utilisent les data contenues dans la </w:t>
      </w:r>
      <w:proofErr w:type="spellStart"/>
      <w:r>
        <w:t>form</w:t>
      </w:r>
      <w:proofErr w:type="spellEnd"/>
      <w:r>
        <w:t xml:space="preserve"> comme des paramètres de méthode</w:t>
      </w:r>
    </w:p>
    <w:p w:rsidR="00BF1190" w:rsidRDefault="00BF1190" w:rsidP="00BF1190">
      <w:pPr>
        <w:pStyle w:val="Paragraphedeliste"/>
        <w:numPr>
          <w:ilvl w:val="0"/>
          <w:numId w:val="39"/>
        </w:numPr>
        <w:ind w:left="709"/>
      </w:pPr>
      <w:proofErr w:type="spellStart"/>
      <w:r>
        <w:t>ISxSelection</w:t>
      </w:r>
      <w:proofErr w:type="spellEnd"/>
      <w:r>
        <w:t>: permet de contenir n objets. Utilisé par exemple pour rendre la sélection courante persistante et accessible par tout composant abonné</w:t>
      </w:r>
      <w:del w:id="7127" w:author="ghislain.aine" w:date="2015-11-03T17:35:00Z">
        <w:r w:rsidDel="00420168">
          <w:delText>e</w:delText>
        </w:r>
      </w:del>
      <w:r>
        <w:t xml:space="preserve"> à un </w:t>
      </w:r>
      <w:proofErr w:type="spellStart"/>
      <w:r>
        <w:t>ISxModel</w:t>
      </w:r>
      <w:proofErr w:type="spellEnd"/>
    </w:p>
    <w:p w:rsidR="00BF1190" w:rsidRDefault="00BF1190" w:rsidP="00BF1190">
      <w:pPr>
        <w:pStyle w:val="Paragraphedeliste"/>
        <w:numPr>
          <w:ilvl w:val="0"/>
          <w:numId w:val="39"/>
        </w:numPr>
        <w:ind w:left="709"/>
      </w:pPr>
      <w:proofErr w:type="spellStart"/>
      <w:r>
        <w:t>ISxAlert</w:t>
      </w:r>
      <w:proofErr w:type="spellEnd"/>
      <w:r>
        <w:t>: canal de messagerie, bidirectionnel. Va être refondu donc non détaillé</w:t>
      </w:r>
    </w:p>
    <w:p w:rsidR="00BF1190" w:rsidRDefault="00BF1190" w:rsidP="00BF1190"/>
    <w:p w:rsidR="00BF1190" w:rsidRDefault="00BF1190" w:rsidP="00BF1190">
      <w:r>
        <w:t xml:space="preserve">Enfin, tous les nœuds de l'arbre étant </w:t>
      </w:r>
      <w:proofErr w:type="spellStart"/>
      <w:r>
        <w:t>ISxEntity</w:t>
      </w:r>
      <w:proofErr w:type="spellEnd"/>
      <w:r>
        <w:t>, ils sont observables. Ils notifient de leurs changements, de l'ajout d'un enfant et de la suppression d'un enfant.</w:t>
      </w:r>
    </w:p>
    <w:p w:rsidR="00BF1190" w:rsidRDefault="00BF1190" w:rsidP="00BF1190">
      <w:pPr>
        <w:pStyle w:val="Paragraphedeliste"/>
      </w:pPr>
    </w:p>
    <w:p w:rsidR="00BF1190" w:rsidRDefault="00BF1190" w:rsidP="00BF1190">
      <w:pPr>
        <w:pStyle w:val="Paragraphedeliste"/>
      </w:pPr>
    </w:p>
    <w:p w:rsidR="00BF1190" w:rsidRDefault="00BF1190" w:rsidP="00BF1190">
      <w:pPr>
        <w:pStyle w:val="Titre3"/>
      </w:pPr>
      <w:bookmarkStart w:id="7128" w:name="_Toc462985405"/>
      <w:r>
        <w:t>Accès aux spécialisations</w:t>
      </w:r>
      <w:bookmarkEnd w:id="7128"/>
    </w:p>
    <w:p w:rsidR="00BF1190" w:rsidRPr="0023730D" w:rsidRDefault="00BF1190" w:rsidP="00BF1190"/>
    <w:p w:rsidR="00BF1190" w:rsidRDefault="00BF1190" w:rsidP="00BF1190">
      <w:r>
        <w:t>A l'intérieur de l'</w:t>
      </w:r>
      <w:proofErr w:type="spellStart"/>
      <w:r>
        <w:t>ISxModel</w:t>
      </w:r>
      <w:proofErr w:type="spellEnd"/>
      <w:r>
        <w:t xml:space="preserve">, nous avons accès uniquement à des </w:t>
      </w:r>
      <w:proofErr w:type="spellStart"/>
      <w:r>
        <w:t>ISxEntity</w:t>
      </w:r>
      <w:proofErr w:type="spellEnd"/>
      <w:r>
        <w:t xml:space="preserve">. Pour récupérer la spécialisation de chacun des nœuds on pense à utiliser les </w:t>
      </w:r>
      <w:del w:id="7129" w:author="ghislain.aine" w:date="2015-11-05T10:11:00Z">
        <w:r w:rsidDel="00070A2F">
          <w:delText xml:space="preserve">dynamiques </w:delText>
        </w:r>
      </w:del>
      <w:proofErr w:type="spellStart"/>
      <w:ins w:id="7130" w:author="ghislain.aine" w:date="2015-11-05T10:11:00Z">
        <w:r>
          <w:t>dynamic_</w:t>
        </w:r>
      </w:ins>
      <w:r>
        <w:t>cast</w:t>
      </w:r>
      <w:proofErr w:type="spellEnd"/>
      <w:r>
        <w:t xml:space="preserve">. Cependant ils sont à bannir car le model </w:t>
      </w:r>
      <w:proofErr w:type="spellStart"/>
      <w:r>
        <w:t>Starlinx</w:t>
      </w:r>
      <w:proofErr w:type="spellEnd"/>
      <w:r>
        <w:t xml:space="preserve"> peut voir certaines de ses entités décorées. </w:t>
      </w:r>
    </w:p>
    <w:p w:rsidR="00BF1190" w:rsidRDefault="00BF1190" w:rsidP="00BF1190">
      <w:r>
        <w:t xml:space="preserve">Pour résoudre ce problème, un pattern d'extension d'objet nommé </w:t>
      </w:r>
      <w:del w:id="7131" w:author="ghislain.aine" w:date="2015-11-05T10:12:00Z">
        <w:r w:rsidDel="00070A2F">
          <w:delText>"</w:delText>
        </w:r>
      </w:del>
      <w:proofErr w:type="spellStart"/>
      <w:r>
        <w:t>IAdaptable</w:t>
      </w:r>
      <w:proofErr w:type="spellEnd"/>
      <w:del w:id="7132" w:author="ghislain.aine" w:date="2015-11-05T10:12:00Z">
        <w:r w:rsidDel="00070A2F">
          <w:delText>"</w:delText>
        </w:r>
      </w:del>
      <w:r>
        <w:t xml:space="preserve">, aussi connu sous le nom de </w:t>
      </w:r>
      <w:del w:id="7133" w:author="ghislain.aine" w:date="2015-11-05T10:12:00Z">
        <w:r w:rsidDel="00070A2F">
          <w:delText>"</w:delText>
        </w:r>
      </w:del>
      <w:proofErr w:type="spellStart"/>
      <w:r>
        <w:t>IUnknown</w:t>
      </w:r>
      <w:proofErr w:type="spellEnd"/>
      <w:del w:id="7134" w:author="ghislain.aine" w:date="2015-11-05T10:12:00Z">
        <w:r w:rsidDel="00070A2F">
          <w:delText>"</w:delText>
        </w:r>
      </w:del>
      <w:r>
        <w:t xml:space="preserve"> est mis en place. C'est donc via des</w:t>
      </w:r>
      <w:del w:id="7135" w:author="ghislain.aine" w:date="2015-11-05T10:12:00Z">
        <w:r w:rsidDel="00070A2F">
          <w:delText xml:space="preserve"> </w:delText>
        </w:r>
      </w:del>
      <w:r>
        <w:t xml:space="preserve"> </w:t>
      </w:r>
      <w:proofErr w:type="spellStart"/>
      <w:r>
        <w:t>queryInterface</w:t>
      </w:r>
      <w:proofErr w:type="spellEnd"/>
      <w:r>
        <w:t xml:space="preserve"> indiquant le type de spécialité à récupérer sur un nœud que l'on accédera à cette spécialisation.</w:t>
      </w:r>
    </w:p>
    <w:p w:rsidR="00BF1190" w:rsidRDefault="00BF1190" w:rsidP="00BF1190">
      <w:pPr>
        <w:pStyle w:val="Paragraphedeliste"/>
      </w:pPr>
    </w:p>
    <w:p w:rsidR="00BF1190" w:rsidRDefault="00BF1190" w:rsidP="00BF1190">
      <w:pPr>
        <w:pStyle w:val="Paragraphedeliste"/>
      </w:pPr>
    </w:p>
    <w:p w:rsidR="00BF1190" w:rsidRDefault="00BF1190" w:rsidP="00BF1190">
      <w:pPr>
        <w:pStyle w:val="Titre3"/>
      </w:pPr>
      <w:bookmarkStart w:id="7136" w:name="_Toc462985406"/>
      <w:r>
        <w:t xml:space="preserve">Etape 1 : Action dans </w:t>
      </w:r>
      <w:proofErr w:type="spellStart"/>
      <w:r>
        <w:t>Starlinx</w:t>
      </w:r>
      <w:bookmarkEnd w:id="7136"/>
      <w:proofErr w:type="spellEnd"/>
    </w:p>
    <w:p w:rsidR="00BF1190" w:rsidRDefault="00BF1190" w:rsidP="00BF1190"/>
    <w:p w:rsidR="00BF1190" w:rsidRDefault="00BF1190" w:rsidP="00BF1190">
      <w:r>
        <w:lastRenderedPageBreak/>
        <w:t xml:space="preserve">Nous allons utiliser le </w:t>
      </w:r>
      <w:proofErr w:type="spellStart"/>
      <w:r>
        <w:t>stream</w:t>
      </w:r>
      <w:proofErr w:type="spellEnd"/>
      <w:r>
        <w:t xml:space="preserve"> de </w:t>
      </w:r>
      <w:proofErr w:type="spellStart"/>
      <w:r>
        <w:t>Starlinx</w:t>
      </w:r>
      <w:proofErr w:type="spellEnd"/>
      <w:r>
        <w:t xml:space="preserve"> pour exécuter une commande : sauvegarde du fichier de configuration du "</w:t>
      </w:r>
      <w:proofErr w:type="spellStart"/>
      <w:r>
        <w:t>serverModel</w:t>
      </w:r>
      <w:proofErr w:type="spellEnd"/>
      <w:r>
        <w:t>".</w:t>
      </w:r>
    </w:p>
    <w:p w:rsidR="00BF1190" w:rsidRDefault="00BF1190" w:rsidP="00BF1190"/>
    <w:p w:rsidR="00BF1190" w:rsidRDefault="00BF1190" w:rsidP="00BF1190">
      <w:pPr>
        <w:pStyle w:val="Paragraphedeliste"/>
        <w:numPr>
          <w:ilvl w:val="0"/>
          <w:numId w:val="40"/>
        </w:numPr>
      </w:pPr>
      <w:r>
        <w:t>Démarrer l'éditeur avec l'ensemble des plugins, en mettant dans un fichier ".bat" la commande suivante:</w:t>
      </w:r>
    </w:p>
    <w:p w:rsidR="00BF1190" w:rsidRPr="0009409C" w:rsidRDefault="00BF1190" w:rsidP="00BF1190">
      <w:pPr>
        <w:pStyle w:val="Code"/>
        <w:rPr>
          <w:lang w:val="en-US"/>
        </w:rPr>
      </w:pPr>
      <w:r w:rsidRPr="0009409C">
        <w:rPr>
          <w:lang w:val="en-US"/>
        </w:rPr>
        <w:t>StreamWorkEditor2d.exe -</w:t>
      </w:r>
      <w:proofErr w:type="spellStart"/>
      <w:r w:rsidRPr="0009409C">
        <w:rPr>
          <w:lang w:val="en-US"/>
        </w:rPr>
        <w:t>autostart</w:t>
      </w:r>
      <w:proofErr w:type="spellEnd"/>
      <w:r w:rsidRPr="0009409C">
        <w:rPr>
          <w:lang w:val="en-US"/>
        </w:rPr>
        <w:t xml:space="preserve"> -</w:t>
      </w:r>
      <w:proofErr w:type="spellStart"/>
      <w:r w:rsidRPr="0009409C">
        <w:rPr>
          <w:lang w:val="en-US"/>
        </w:rPr>
        <w:t>appDirPath</w:t>
      </w:r>
      <w:proofErr w:type="spellEnd"/>
      <w:r w:rsidRPr="0009409C">
        <w:rPr>
          <w:lang w:val="en-US"/>
        </w:rPr>
        <w:t xml:space="preserve"> </w:t>
      </w:r>
    </w:p>
    <w:p w:rsidR="00BF1190" w:rsidRDefault="00BF1190" w:rsidP="00BF1190">
      <w:pPr>
        <w:pStyle w:val="Code"/>
        <w:rPr>
          <w:lang w:val="en-US"/>
        </w:rPr>
      </w:pPr>
      <w:r w:rsidRPr="00142492">
        <w:rPr>
          <w:lang w:val="en-US"/>
        </w:rPr>
        <w:t>C:\Projects\Products\</w:t>
      </w:r>
      <w:r>
        <w:rPr>
          <w:lang w:val="en-US"/>
        </w:rPr>
        <w:t>StreamWork\</w:t>
      </w:r>
      <w:r w:rsidRPr="00142492">
        <w:rPr>
          <w:lang w:val="en-US"/>
        </w:rPr>
        <w:t>Starlinx\</w:t>
      </w:r>
      <w:r>
        <w:rPr>
          <w:lang w:val="en-US"/>
        </w:rPr>
        <w:t>c</w:t>
      </w:r>
      <w:r w:rsidRPr="00142492">
        <w:rPr>
          <w:lang w:val="en-US"/>
        </w:rPr>
        <w:t>onfig -</w:t>
      </w:r>
      <w:proofErr w:type="spellStart"/>
      <w:r w:rsidRPr="00142492">
        <w:rPr>
          <w:lang w:val="en-US"/>
        </w:rPr>
        <w:t>pdesc</w:t>
      </w:r>
      <w:proofErr w:type="spellEnd"/>
      <w:r w:rsidRPr="00142492">
        <w:rPr>
          <w:lang w:val="en-US"/>
        </w:rPr>
        <w:t xml:space="preserve"> </w:t>
      </w:r>
    </w:p>
    <w:p w:rsidR="00BF1190" w:rsidRDefault="00BF1190" w:rsidP="00BF1190">
      <w:pPr>
        <w:pStyle w:val="Code"/>
        <w:rPr>
          <w:lang w:val="en-US"/>
        </w:rPr>
      </w:pPr>
      <w:r w:rsidRPr="00142492">
        <w:rPr>
          <w:lang w:val="en-US"/>
        </w:rPr>
        <w:t>C:\Projects\Products\</w:t>
      </w:r>
      <w:r>
        <w:rPr>
          <w:lang w:val="en-US"/>
        </w:rPr>
        <w:t>StreamWork\</w:t>
      </w:r>
      <w:r w:rsidRPr="00142492">
        <w:rPr>
          <w:lang w:val="en-US"/>
        </w:rPr>
        <w:t>Starlinx</w:t>
      </w:r>
      <w:r>
        <w:rPr>
          <w:lang w:val="en-US"/>
        </w:rPr>
        <w:t>\</w:t>
      </w:r>
      <w:r w:rsidRPr="00142492">
        <w:rPr>
          <w:lang w:val="en-US"/>
        </w:rPr>
        <w:t xml:space="preserve">devpaths.xml -models </w:t>
      </w:r>
    </w:p>
    <w:p w:rsidR="00BF1190" w:rsidRPr="00142492" w:rsidRDefault="00BF1190" w:rsidP="00BF1190">
      <w:pPr>
        <w:pStyle w:val="Code"/>
        <w:rPr>
          <w:lang w:val="en-US"/>
        </w:rPr>
      </w:pPr>
      <w:r w:rsidRPr="00142492">
        <w:rPr>
          <w:lang w:val="en-US"/>
        </w:rPr>
        <w:t>C:\Projects\Products\</w:t>
      </w:r>
      <w:r>
        <w:rPr>
          <w:lang w:val="en-US"/>
        </w:rPr>
        <w:t>StreamWork\</w:t>
      </w:r>
      <w:r w:rsidRPr="00142492">
        <w:rPr>
          <w:lang w:val="en-US"/>
        </w:rPr>
        <w:t>Starlinx\config\models.list</w:t>
      </w:r>
    </w:p>
    <w:p w:rsidR="00BF1190" w:rsidRPr="0009409C" w:rsidRDefault="00BF1190" w:rsidP="00BF1190">
      <w:pPr>
        <w:pStyle w:val="Paragraphedeliste"/>
        <w:numPr>
          <w:ilvl w:val="0"/>
          <w:numId w:val="40"/>
        </w:numPr>
      </w:pPr>
      <w:r w:rsidRPr="0009409C">
        <w:t xml:space="preserve">Ouvrir le </w:t>
      </w:r>
      <w:proofErr w:type="spellStart"/>
      <w:r w:rsidRPr="0009409C">
        <w:t>stream</w:t>
      </w:r>
      <w:proofErr w:type="spellEnd"/>
      <w:r w:rsidRPr="0009409C">
        <w:t xml:space="preserve"> de </w:t>
      </w:r>
      <w:proofErr w:type="spellStart"/>
      <w:r w:rsidRPr="0009409C">
        <w:t>Starlinx</w:t>
      </w:r>
      <w:proofErr w:type="spellEnd"/>
      <w:r w:rsidRPr="0009409C">
        <w:t>:</w:t>
      </w:r>
    </w:p>
    <w:p w:rsidR="00BF1190" w:rsidRPr="00142492" w:rsidRDefault="00BF1190" w:rsidP="00BF1190">
      <w:pPr>
        <w:pStyle w:val="Paragraphedeliste"/>
        <w:jc w:val="center"/>
        <w:rPr>
          <w:lang w:val="en-US"/>
        </w:rPr>
      </w:pPr>
      <w:r w:rsidRPr="00142492">
        <w:rPr>
          <w:lang w:val="en-US"/>
        </w:rPr>
        <w:t>C:\projects\Products\</w:t>
      </w:r>
      <w:r>
        <w:rPr>
          <w:lang w:val="en-US"/>
        </w:rPr>
        <w:t>StreamWork\</w:t>
      </w:r>
      <w:r w:rsidRPr="00142492">
        <w:rPr>
          <w:lang w:val="en-US"/>
        </w:rPr>
        <w:t>Starlinx\config\SxProfileManager.xml</w:t>
      </w:r>
    </w:p>
    <w:p w:rsidR="00BF1190" w:rsidRDefault="00BF1190" w:rsidP="00BF1190">
      <w:pPr>
        <w:pStyle w:val="Paragraphedeliste"/>
        <w:numPr>
          <w:ilvl w:val="0"/>
          <w:numId w:val="40"/>
        </w:numPr>
      </w:pPr>
      <w:r>
        <w:t>Ajouter un composant "</w:t>
      </w:r>
      <w:proofErr w:type="spellStart"/>
      <w:r>
        <w:t>SxViewModel</w:t>
      </w:r>
      <w:proofErr w:type="spellEnd"/>
      <w:r>
        <w:t>".</w:t>
      </w:r>
    </w:p>
    <w:p w:rsidR="00BF1190" w:rsidRDefault="00BF1190" w:rsidP="00BF1190">
      <w:pPr>
        <w:pStyle w:val="Paragraphedeliste"/>
      </w:pPr>
      <w:r>
        <w:t xml:space="preserve">Ce composant permet de voir les informations </w:t>
      </w:r>
      <w:proofErr w:type="gramStart"/>
      <w:r>
        <w:t xml:space="preserve">du </w:t>
      </w:r>
      <w:proofErr w:type="spellStart"/>
      <w:r>
        <w:t>ISxModel</w:t>
      </w:r>
      <w:proofErr w:type="spellEnd"/>
      <w:proofErr w:type="gramEnd"/>
      <w:r>
        <w:t xml:space="preserve"> d'un composant. De manière général</w:t>
      </w:r>
      <w:ins w:id="7137" w:author="Alexandre Blin" w:date="2015-08-11T17:28:00Z">
        <w:r>
          <w:t>e</w:t>
        </w:r>
      </w:ins>
      <w:r>
        <w:t>, il est conseillé de l'utiliser pour obtenir les informations sur un composant</w:t>
      </w:r>
    </w:p>
    <w:p w:rsidR="00BF1190" w:rsidRDefault="00BF1190" w:rsidP="00BF1190">
      <w:pPr>
        <w:pStyle w:val="Paragraphedeliste"/>
        <w:numPr>
          <w:ilvl w:val="0"/>
          <w:numId w:val="40"/>
        </w:numPr>
      </w:pPr>
      <w:r>
        <w:t xml:space="preserve">Connecter le </w:t>
      </w:r>
      <w:proofErr w:type="spellStart"/>
      <w:r>
        <w:t>SxViewModel</w:t>
      </w:r>
      <w:proofErr w:type="spellEnd"/>
      <w:r>
        <w:t xml:space="preserve"> au </w:t>
      </w:r>
      <w:proofErr w:type="spellStart"/>
      <w:r>
        <w:t>serverModel</w:t>
      </w:r>
      <w:proofErr w:type="spellEnd"/>
      <w:r>
        <w:t>. Rechercher le nom (</w:t>
      </w:r>
      <w:proofErr w:type="spellStart"/>
      <w:r w:rsidRPr="00463A00">
        <w:t>server.configuration</w:t>
      </w:r>
      <w:proofErr w:type="spellEnd"/>
      <w:r w:rsidRPr="00463A00">
        <w:t>.</w:t>
      </w:r>
      <w:proofErr w:type="spellStart"/>
      <w:r w:rsidRPr="00463A00">
        <w:t>SaveConfiguration</w:t>
      </w:r>
      <w:proofErr w:type="spellEnd"/>
      <w:r>
        <w:t>)  et la catégorie (</w:t>
      </w:r>
      <w:r w:rsidRPr="00463A00">
        <w:t>Configuration</w:t>
      </w:r>
      <w:r>
        <w:t>) de la commande de sauvegarde</w:t>
      </w:r>
    </w:p>
    <w:p w:rsidR="00BF1190" w:rsidRDefault="00BF1190" w:rsidP="00BF1190">
      <w:pPr>
        <w:pStyle w:val="Paragraphedeliste"/>
      </w:pPr>
    </w:p>
    <w:p w:rsidR="00BF1190" w:rsidRDefault="00BF1190" w:rsidP="00BF1190">
      <w:pPr>
        <w:pStyle w:val="Paragraphedeliste"/>
        <w:numPr>
          <w:ilvl w:val="0"/>
          <w:numId w:val="40"/>
        </w:numPr>
      </w:pPr>
      <w:r>
        <w:t xml:space="preserve">Ajouter un composant </w:t>
      </w:r>
      <w:proofErr w:type="spellStart"/>
      <w:r>
        <w:t>CommandToQAction</w:t>
      </w:r>
      <w:proofErr w:type="spellEnd"/>
      <w:r>
        <w:t>, et le configurer :</w:t>
      </w:r>
    </w:p>
    <w:p w:rsidR="00BF1190" w:rsidRDefault="00BF1190" w:rsidP="00BF1190">
      <w:pPr>
        <w:pStyle w:val="Paragraphedeliste"/>
        <w:numPr>
          <w:ilvl w:val="1"/>
          <w:numId w:val="40"/>
        </w:numPr>
        <w:ind w:left="1418"/>
      </w:pPr>
      <w:proofErr w:type="spellStart"/>
      <w:r>
        <w:t>commandsCount</w:t>
      </w:r>
      <w:proofErr w:type="spellEnd"/>
      <w:r>
        <w:t xml:space="preserve"> : 1</w:t>
      </w:r>
    </w:p>
    <w:p w:rsidR="00BF1190" w:rsidRDefault="00BF1190" w:rsidP="00BF1190">
      <w:pPr>
        <w:pStyle w:val="Paragraphedeliste"/>
        <w:numPr>
          <w:ilvl w:val="1"/>
          <w:numId w:val="40"/>
        </w:numPr>
        <w:ind w:left="1418"/>
      </w:pPr>
      <w:r>
        <w:t xml:space="preserve">Action1 | </w:t>
      </w:r>
      <w:proofErr w:type="spellStart"/>
      <w:r>
        <w:t>category</w:t>
      </w:r>
      <w:proofErr w:type="spellEnd"/>
      <w:r>
        <w:t xml:space="preserve"> : la catégorie de la commande de sauvegarde</w:t>
      </w:r>
    </w:p>
    <w:p w:rsidR="00BF1190" w:rsidRDefault="00BF1190" w:rsidP="00BF1190">
      <w:pPr>
        <w:pStyle w:val="Paragraphedeliste"/>
        <w:numPr>
          <w:ilvl w:val="1"/>
          <w:numId w:val="40"/>
        </w:numPr>
        <w:ind w:left="1418"/>
      </w:pPr>
      <w:r>
        <w:t xml:space="preserve">Action1 | </w:t>
      </w:r>
      <w:proofErr w:type="spellStart"/>
      <w:r>
        <w:t>actionName</w:t>
      </w:r>
      <w:proofErr w:type="spellEnd"/>
      <w:r>
        <w:t xml:space="preserve"> : le nom de la commande sauvegarde</w:t>
      </w:r>
    </w:p>
    <w:p w:rsidR="00BF1190" w:rsidRDefault="00BF1190" w:rsidP="00BF1190">
      <w:pPr>
        <w:pStyle w:val="Paragraphedeliste"/>
        <w:numPr>
          <w:ilvl w:val="0"/>
          <w:numId w:val="40"/>
        </w:numPr>
      </w:pPr>
      <w:r>
        <w:t>Ajouter un composant "</w:t>
      </w:r>
      <w:proofErr w:type="spellStart"/>
      <w:r>
        <w:t>SwGuiCompPushButtonToQAction</w:t>
      </w:r>
      <w:proofErr w:type="spellEnd"/>
      <w:r>
        <w:t>" pour avoir une fenêtre avec un bouton, ainsi qu'une "</w:t>
      </w:r>
      <w:proofErr w:type="spellStart"/>
      <w:r>
        <w:t>SwGuiMainWindow</w:t>
      </w:r>
      <w:proofErr w:type="spellEnd"/>
      <w:r>
        <w:t>"</w:t>
      </w:r>
    </w:p>
    <w:p w:rsidR="00BF1190" w:rsidRDefault="00BF1190" w:rsidP="00BF1190">
      <w:pPr>
        <w:pStyle w:val="Paragraphedeliste"/>
        <w:numPr>
          <w:ilvl w:val="0"/>
          <w:numId w:val="40"/>
        </w:numPr>
      </w:pPr>
      <w:r>
        <w:t>Connecter tous les composants</w:t>
      </w:r>
    </w:p>
    <w:p w:rsidR="00BF1190" w:rsidRDefault="00BF1190" w:rsidP="00BF1190">
      <w:pPr>
        <w:pStyle w:val="Paragraphedeliste"/>
      </w:pPr>
    </w:p>
    <w:p w:rsidR="00BF1190" w:rsidRDefault="00BF1190" w:rsidP="00BF1190">
      <w:r>
        <w:t>Lorsque l'on exécute l'action, le fichier de configuration indiqué dans les paramètres du composant "configuration" du sous-</w:t>
      </w:r>
      <w:proofErr w:type="spellStart"/>
      <w:r>
        <w:t>stream</w:t>
      </w:r>
      <w:proofErr w:type="spellEnd"/>
      <w:r>
        <w:t xml:space="preserve"> "</w:t>
      </w:r>
      <w:proofErr w:type="spellStart"/>
      <w:r>
        <w:t>serverModel</w:t>
      </w:r>
      <w:proofErr w:type="spellEnd"/>
      <w:r>
        <w:t>" sera sauvegardé.</w:t>
      </w:r>
    </w:p>
    <w:p w:rsidR="00BF1190" w:rsidRDefault="00BF1190" w:rsidP="00BF1190"/>
    <w:p w:rsidR="00BF1190" w:rsidRDefault="00BF1190" w:rsidP="00BF1190">
      <w:pPr>
        <w:pStyle w:val="Paragraphedeliste"/>
        <w:numPr>
          <w:ilvl w:val="0"/>
          <w:numId w:val="41"/>
        </w:numPr>
      </w:pPr>
      <w:r>
        <w:t>Modifier ce fichier à la main, exécuter l'action puis observer la sauvegarde</w:t>
      </w:r>
    </w:p>
    <w:p w:rsidR="00BF1190" w:rsidRDefault="00BF1190" w:rsidP="00BF1190">
      <w:pPr>
        <w:keepNext/>
        <w:jc w:val="center"/>
      </w:pPr>
      <w:r>
        <w:rPr>
          <w:noProof/>
          <w:lang w:eastAsia="fr-FR"/>
        </w:rPr>
        <w:lastRenderedPageBreak/>
        <w:drawing>
          <wp:inline distT="0" distB="0" distL="0" distR="0">
            <wp:extent cx="3592737" cy="3400425"/>
            <wp:effectExtent l="19050" t="0" r="7713" b="0"/>
            <wp:docPr id="12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8" cstate="print"/>
                    <a:srcRect/>
                    <a:stretch>
                      <a:fillRect/>
                    </a:stretch>
                  </pic:blipFill>
                  <pic:spPr bwMode="auto">
                    <a:xfrm>
                      <a:off x="0" y="0"/>
                      <a:ext cx="3597144" cy="3404596"/>
                    </a:xfrm>
                    <a:prstGeom prst="rect">
                      <a:avLst/>
                    </a:prstGeom>
                    <a:noFill/>
                    <a:ln w="9525">
                      <a:noFill/>
                      <a:miter lim="800000"/>
                      <a:headEnd/>
                      <a:tailEnd/>
                    </a:ln>
                  </pic:spPr>
                </pic:pic>
              </a:graphicData>
            </a:graphic>
          </wp:inline>
        </w:drawing>
      </w:r>
    </w:p>
    <w:p w:rsidR="00BF1190" w:rsidRPr="00F7603E" w:rsidRDefault="00BF1190" w:rsidP="00BF1190">
      <w:pPr>
        <w:pStyle w:val="Lgende"/>
        <w:jc w:val="center"/>
      </w:pPr>
      <w:r>
        <w:t xml:space="preserve">Image </w:t>
      </w:r>
      <w:fldSimple w:instr=" SEQ Image \* ARABIC ">
        <w:r>
          <w:rPr>
            <w:noProof/>
          </w:rPr>
          <w:t>24</w:t>
        </w:r>
      </w:fldSimple>
      <w:r>
        <w:t xml:space="preserve"> : </w:t>
      </w:r>
      <w:r w:rsidRPr="00FF7A44">
        <w:t xml:space="preserve">Exécution d'une action dans le </w:t>
      </w:r>
      <w:proofErr w:type="spellStart"/>
      <w:r w:rsidRPr="00FF7A44">
        <w:t>stream</w:t>
      </w:r>
      <w:proofErr w:type="spellEnd"/>
      <w:r w:rsidRPr="00FF7A44">
        <w:t xml:space="preserve"> de </w:t>
      </w:r>
      <w:proofErr w:type="spellStart"/>
      <w:r w:rsidRPr="00FF7A44">
        <w:t>Starlinx</w:t>
      </w:r>
      <w:proofErr w:type="spellEnd"/>
      <w:r w:rsidRPr="00142492">
        <w:rPr>
          <w:sz w:val="20"/>
          <w:u w:val="single"/>
        </w:rPr>
        <w:t xml:space="preserve"> </w:t>
      </w:r>
    </w:p>
    <w:p w:rsidR="00BF1190" w:rsidRDefault="00BF1190" w:rsidP="00BF1190">
      <w:r>
        <w:br/>
      </w:r>
    </w:p>
    <w:p w:rsidR="00BF1190" w:rsidRDefault="00BF1190" w:rsidP="00BF1190">
      <w:pPr>
        <w:pStyle w:val="Titre3"/>
      </w:pPr>
      <w:bookmarkStart w:id="7138" w:name="_Toc462985407"/>
      <w:r>
        <w:t xml:space="preserve">Etape 2 : Action dans un nouveau </w:t>
      </w:r>
      <w:proofErr w:type="spellStart"/>
      <w:r>
        <w:t>stream</w:t>
      </w:r>
      <w:bookmarkEnd w:id="7138"/>
      <w:proofErr w:type="spellEnd"/>
    </w:p>
    <w:p w:rsidR="00BF1190" w:rsidRDefault="00BF1190" w:rsidP="00BF1190"/>
    <w:p w:rsidR="00BF1190" w:rsidRDefault="00BF1190" w:rsidP="00BF1190">
      <w:r>
        <w:t xml:space="preserve">Nous allons utiliser les composants du </w:t>
      </w:r>
      <w:proofErr w:type="spellStart"/>
      <w:r>
        <w:t>tp</w:t>
      </w:r>
      <w:proofErr w:type="spellEnd"/>
      <w:r>
        <w:t xml:space="preserve"> et le service </w:t>
      </w:r>
      <w:proofErr w:type="spellStart"/>
      <w:r>
        <w:t>OwnerConfigurable</w:t>
      </w:r>
      <w:proofErr w:type="spellEnd"/>
      <w:r>
        <w:t xml:space="preserve"> pour exécuter une action.</w:t>
      </w:r>
    </w:p>
    <w:p w:rsidR="00BF1190" w:rsidRDefault="00BF1190" w:rsidP="00BF1190"/>
    <w:p w:rsidR="00BF1190" w:rsidRDefault="00BF1190" w:rsidP="00BF1190">
      <w:r>
        <w:t xml:space="preserve">Pour cela, nous allons avoir besoin des plugins de </w:t>
      </w:r>
      <w:proofErr w:type="spellStart"/>
      <w:r>
        <w:t>Starlinx</w:t>
      </w:r>
      <w:proofErr w:type="spellEnd"/>
      <w:r>
        <w:t xml:space="preserve">, ainsi que des plugins créés pendant le </w:t>
      </w:r>
      <w:proofErr w:type="spellStart"/>
      <w:r>
        <w:t>tp</w:t>
      </w:r>
      <w:proofErr w:type="spellEnd"/>
      <w:r>
        <w:t>.</w:t>
      </w:r>
    </w:p>
    <w:p w:rsidR="00BF1190" w:rsidRDefault="00BF1190" w:rsidP="00BF1190"/>
    <w:p w:rsidR="00BF1190" w:rsidRDefault="00BF1190" w:rsidP="00BF1190">
      <w:pPr>
        <w:pStyle w:val="Paragraphedeliste"/>
        <w:numPr>
          <w:ilvl w:val="0"/>
          <w:numId w:val="41"/>
        </w:numPr>
      </w:pPr>
      <w:r>
        <w:t>Ajouter un descripteur dans le fichier de lancement précédemment créé, avec l'argument "-</w:t>
      </w:r>
      <w:proofErr w:type="spellStart"/>
      <w:r>
        <w:t>pdesc</w:t>
      </w:r>
      <w:proofErr w:type="spellEnd"/>
      <w:r>
        <w:t xml:space="preserve">" et le fichier "devpath.xml" utilisé pendant le </w:t>
      </w:r>
      <w:proofErr w:type="spellStart"/>
      <w:r>
        <w:t>tp</w:t>
      </w:r>
      <w:proofErr w:type="spellEnd"/>
      <w:r>
        <w:t xml:space="preserve"> :</w:t>
      </w:r>
    </w:p>
    <w:p w:rsidR="00BF1190" w:rsidRPr="00142492" w:rsidRDefault="00BF1190" w:rsidP="00BF1190">
      <w:pPr>
        <w:pStyle w:val="Paragraphedeliste"/>
        <w:jc w:val="center"/>
        <w:rPr>
          <w:lang w:val="en-US"/>
        </w:rPr>
      </w:pPr>
      <w:r w:rsidRPr="00142492">
        <w:rPr>
          <w:lang w:val="en-US"/>
        </w:rPr>
        <w:t>C:\projects\Modules\Starlinx\TP\test\devpaths.xml</w:t>
      </w:r>
    </w:p>
    <w:p w:rsidR="00BF1190" w:rsidRPr="00C022E2" w:rsidRDefault="00BF1190" w:rsidP="00BF1190">
      <w:pPr>
        <w:rPr>
          <w:lang w:val="en-US"/>
        </w:rPr>
      </w:pPr>
    </w:p>
    <w:p w:rsidR="00BF1190" w:rsidRDefault="00BF1190" w:rsidP="00BF1190">
      <w:r>
        <w:t xml:space="preserve">Il faut ensuite créer un </w:t>
      </w:r>
      <w:proofErr w:type="spellStart"/>
      <w:r>
        <w:t>stream</w:t>
      </w:r>
      <w:proofErr w:type="spellEnd"/>
      <w:r>
        <w:t xml:space="preserve"> avec l'ensemble des composants utiles.</w:t>
      </w:r>
    </w:p>
    <w:p w:rsidR="00BF1190" w:rsidRDefault="00BF1190" w:rsidP="00BF1190">
      <w:pPr>
        <w:pStyle w:val="Paragraphedeliste"/>
        <w:numPr>
          <w:ilvl w:val="0"/>
          <w:numId w:val="41"/>
        </w:numPr>
      </w:pPr>
      <w:r>
        <w:t xml:space="preserve">Créer un </w:t>
      </w:r>
      <w:proofErr w:type="spellStart"/>
      <w:r>
        <w:t>stream</w:t>
      </w:r>
      <w:proofErr w:type="spellEnd"/>
      <w:r>
        <w:t xml:space="preserve"> vide</w:t>
      </w:r>
    </w:p>
    <w:p w:rsidR="00BF1190" w:rsidRDefault="00BF1190" w:rsidP="00BF1190">
      <w:pPr>
        <w:pStyle w:val="Paragraphedeliste"/>
        <w:numPr>
          <w:ilvl w:val="0"/>
          <w:numId w:val="41"/>
        </w:numPr>
      </w:pPr>
      <w:r>
        <w:t>Ajouter les composants suivants :</w:t>
      </w:r>
    </w:p>
    <w:p w:rsidR="00BF1190" w:rsidRDefault="00BF1190" w:rsidP="00BF1190">
      <w:pPr>
        <w:pStyle w:val="Paragraphedeliste"/>
        <w:numPr>
          <w:ilvl w:val="1"/>
          <w:numId w:val="41"/>
        </w:numPr>
      </w:pPr>
      <w:del w:id="7139" w:author="ghislain.aine" w:date="2015-11-04T16:56:00Z">
        <w:r w:rsidDel="0049323F">
          <w:delText>DemoCoreComponent</w:delText>
        </w:r>
      </w:del>
      <w:proofErr w:type="spellStart"/>
      <w:ins w:id="7140" w:author="ghislain.aine" w:date="2015-11-04T16:56:00Z">
        <w:r>
          <w:t>CoreComponent</w:t>
        </w:r>
      </w:ins>
      <w:proofErr w:type="spellEnd"/>
    </w:p>
    <w:p w:rsidR="00BF1190" w:rsidRDefault="00BF1190" w:rsidP="00BF1190">
      <w:pPr>
        <w:pStyle w:val="Paragraphedeliste"/>
        <w:numPr>
          <w:ilvl w:val="1"/>
          <w:numId w:val="41"/>
        </w:numPr>
      </w:pPr>
      <w:proofErr w:type="spellStart"/>
      <w:r>
        <w:t>DemoUIComponent</w:t>
      </w:r>
      <w:proofErr w:type="spellEnd"/>
    </w:p>
    <w:p w:rsidR="00BF1190" w:rsidRDefault="00BF1190" w:rsidP="00BF1190">
      <w:pPr>
        <w:pStyle w:val="Paragraphedeliste"/>
        <w:numPr>
          <w:ilvl w:val="1"/>
          <w:numId w:val="41"/>
        </w:numPr>
      </w:pPr>
      <w:del w:id="7141" w:author="Alexandre Blin" w:date="2015-08-11T18:01:00Z">
        <w:r w:rsidDel="00EB4479">
          <w:delText>DemoDataComponent</w:delText>
        </w:r>
      </w:del>
      <w:proofErr w:type="spellStart"/>
      <w:ins w:id="7142" w:author="Alexandre Blin" w:date="2015-08-11T18:01:00Z">
        <w:r>
          <w:t>DemoPinComponent</w:t>
        </w:r>
      </w:ins>
      <w:proofErr w:type="spellEnd"/>
    </w:p>
    <w:p w:rsidR="00BF1190" w:rsidRDefault="00BF1190" w:rsidP="00BF1190">
      <w:pPr>
        <w:pStyle w:val="Paragraphedeliste"/>
        <w:numPr>
          <w:ilvl w:val="1"/>
          <w:numId w:val="41"/>
        </w:numPr>
      </w:pPr>
      <w:proofErr w:type="spellStart"/>
      <w:r>
        <w:t>SxConfiguration</w:t>
      </w:r>
      <w:proofErr w:type="spellEnd"/>
    </w:p>
    <w:p w:rsidR="00BF1190" w:rsidRDefault="00BF1190" w:rsidP="00BF1190">
      <w:pPr>
        <w:pStyle w:val="Paragraphedeliste"/>
        <w:numPr>
          <w:ilvl w:val="1"/>
          <w:numId w:val="41"/>
        </w:numPr>
      </w:pPr>
      <w:proofErr w:type="spellStart"/>
      <w:r>
        <w:t>CommandToQAction</w:t>
      </w:r>
      <w:proofErr w:type="spellEnd"/>
    </w:p>
    <w:p w:rsidR="00BF1190" w:rsidRDefault="00BF1190" w:rsidP="00BF1190">
      <w:pPr>
        <w:pStyle w:val="Paragraphedeliste"/>
        <w:numPr>
          <w:ilvl w:val="1"/>
          <w:numId w:val="41"/>
        </w:numPr>
      </w:pPr>
      <w:proofErr w:type="spellStart"/>
      <w:r>
        <w:t>SwGuiCompPushButtonToQAction</w:t>
      </w:r>
      <w:proofErr w:type="spellEnd"/>
    </w:p>
    <w:p w:rsidR="00BF1190" w:rsidRDefault="00BF1190" w:rsidP="00BF1190">
      <w:pPr>
        <w:pStyle w:val="Paragraphedeliste"/>
        <w:numPr>
          <w:ilvl w:val="1"/>
          <w:numId w:val="41"/>
        </w:numPr>
      </w:pPr>
      <w:proofErr w:type="spellStart"/>
      <w:r>
        <w:t>SwGuiMainWindow</w:t>
      </w:r>
      <w:proofErr w:type="spellEnd"/>
    </w:p>
    <w:p w:rsidR="00BF1190" w:rsidRDefault="00BF1190" w:rsidP="00BF1190">
      <w:pPr>
        <w:pStyle w:val="Paragraphedeliste"/>
        <w:numPr>
          <w:ilvl w:val="1"/>
          <w:numId w:val="41"/>
        </w:numPr>
      </w:pPr>
      <w:proofErr w:type="spellStart"/>
      <w:r>
        <w:t>SxViewModel</w:t>
      </w:r>
      <w:proofErr w:type="spellEnd"/>
    </w:p>
    <w:p w:rsidR="00BF1190" w:rsidRDefault="00BF1190" w:rsidP="00BF1190">
      <w:pPr>
        <w:pStyle w:val="Paragraphedeliste"/>
        <w:numPr>
          <w:ilvl w:val="0"/>
          <w:numId w:val="41"/>
        </w:numPr>
      </w:pPr>
      <w:r>
        <w:t>Assembler les composants en deux aires distinctes :</w:t>
      </w:r>
    </w:p>
    <w:p w:rsidR="00BF1190" w:rsidRDefault="00BF1190" w:rsidP="00BF1190">
      <w:pPr>
        <w:pStyle w:val="Paragraphedeliste"/>
        <w:numPr>
          <w:ilvl w:val="1"/>
          <w:numId w:val="41"/>
        </w:numPr>
      </w:pPr>
      <w:r>
        <w:t xml:space="preserve">La première gère la data, avec les composants </w:t>
      </w:r>
      <w:proofErr w:type="spellStart"/>
      <w:r>
        <w:t>DemoDataComponent</w:t>
      </w:r>
      <w:proofErr w:type="spellEnd"/>
      <w:r>
        <w:t xml:space="preserve">, </w:t>
      </w:r>
      <w:del w:id="7143" w:author="ghislain.aine" w:date="2015-11-04T16:56:00Z">
        <w:r w:rsidDel="0049323F">
          <w:delText>DemoCoreComponent</w:delText>
        </w:r>
      </w:del>
      <w:proofErr w:type="spellStart"/>
      <w:ins w:id="7144" w:author="ghislain.aine" w:date="2015-11-04T16:56:00Z">
        <w:r>
          <w:t>CoreComponent</w:t>
        </w:r>
      </w:ins>
      <w:proofErr w:type="spellEnd"/>
      <w:r>
        <w:t xml:space="preserve"> et </w:t>
      </w:r>
      <w:proofErr w:type="spellStart"/>
      <w:r>
        <w:t>DemoUIComponent</w:t>
      </w:r>
      <w:proofErr w:type="spellEnd"/>
    </w:p>
    <w:p w:rsidR="00BF1190" w:rsidRDefault="00BF1190" w:rsidP="00BF1190">
      <w:pPr>
        <w:pStyle w:val="Paragraphedeliste"/>
        <w:numPr>
          <w:ilvl w:val="1"/>
          <w:numId w:val="41"/>
        </w:numPr>
      </w:pPr>
      <w:r>
        <w:lastRenderedPageBreak/>
        <w:t xml:space="preserve">La deuxième gère la sauvegarde, avec les composants </w:t>
      </w:r>
      <w:proofErr w:type="spellStart"/>
      <w:r>
        <w:t>SxViewModel</w:t>
      </w:r>
      <w:proofErr w:type="spellEnd"/>
      <w:r>
        <w:t xml:space="preserve">, </w:t>
      </w:r>
      <w:proofErr w:type="spellStart"/>
      <w:r>
        <w:t>SxConfiguraiton</w:t>
      </w:r>
      <w:proofErr w:type="spellEnd"/>
      <w:r>
        <w:t xml:space="preserve">, </w:t>
      </w:r>
      <w:proofErr w:type="spellStart"/>
      <w:r>
        <w:t>commandToQAction</w:t>
      </w:r>
      <w:proofErr w:type="spellEnd"/>
      <w:r>
        <w:t xml:space="preserve">, </w:t>
      </w:r>
      <w:proofErr w:type="spellStart"/>
      <w:r>
        <w:t>SwGuiCompPushButtonToQAction</w:t>
      </w:r>
      <w:proofErr w:type="spellEnd"/>
      <w:r>
        <w:t xml:space="preserve"> et </w:t>
      </w:r>
      <w:proofErr w:type="spellStart"/>
      <w:r>
        <w:t>SwGuiMainWindow</w:t>
      </w:r>
      <w:proofErr w:type="spellEnd"/>
    </w:p>
    <w:p w:rsidR="00BF1190" w:rsidRDefault="00BF1190" w:rsidP="00BF1190">
      <w:pPr>
        <w:pStyle w:val="Paragraphedeliste"/>
        <w:numPr>
          <w:ilvl w:val="0"/>
          <w:numId w:val="41"/>
        </w:numPr>
      </w:pPr>
      <w:r>
        <w:t>Modifier le fichier de sortie du composant de configuration, pour sauvegarde dans un nouveau fichier</w:t>
      </w:r>
    </w:p>
    <w:p w:rsidR="00BF1190" w:rsidRDefault="00BF1190" w:rsidP="00BF1190">
      <w:pPr>
        <w:pStyle w:val="Paragraphedeliste"/>
        <w:numPr>
          <w:ilvl w:val="0"/>
          <w:numId w:val="41"/>
        </w:numPr>
      </w:pPr>
      <w:r>
        <w:t xml:space="preserve">Dans le setup de </w:t>
      </w:r>
      <w:proofErr w:type="spellStart"/>
      <w:r>
        <w:t>SxConfiguration</w:t>
      </w:r>
      <w:proofErr w:type="spellEnd"/>
      <w:r>
        <w:t>, ajouter le service "</w:t>
      </w:r>
      <w:proofErr w:type="spellStart"/>
      <w:r>
        <w:t>OwnerConfigurable</w:t>
      </w:r>
      <w:proofErr w:type="spellEnd"/>
      <w:r>
        <w:t xml:space="preserve">" du composant </w:t>
      </w:r>
      <w:proofErr w:type="spellStart"/>
      <w:r>
        <w:t>DemoDataComponent</w:t>
      </w:r>
      <w:proofErr w:type="spellEnd"/>
      <w:r>
        <w:t>. Cela permet au composant de configuration de connaître la liste des composants qui doivent être sauvegardés</w:t>
      </w:r>
    </w:p>
    <w:p w:rsidR="00BF1190" w:rsidRDefault="00BF1190" w:rsidP="00BF1190">
      <w:pPr>
        <w:pStyle w:val="Paragraphedeliste"/>
        <w:numPr>
          <w:ilvl w:val="0"/>
          <w:numId w:val="41"/>
        </w:numPr>
      </w:pPr>
      <w:r>
        <w:t xml:space="preserve">Sauvegarder le </w:t>
      </w:r>
      <w:proofErr w:type="spellStart"/>
      <w:r>
        <w:t>stream</w:t>
      </w:r>
      <w:proofErr w:type="spellEnd"/>
    </w:p>
    <w:p w:rsidR="00BF1190" w:rsidRDefault="00BF1190" w:rsidP="00BF1190"/>
    <w:p w:rsidR="00BF1190" w:rsidRDefault="00BF1190" w:rsidP="00BF1190">
      <w:pPr>
        <w:keepNext/>
        <w:jc w:val="center"/>
      </w:pPr>
      <w:r>
        <w:rPr>
          <w:noProof/>
          <w:lang w:eastAsia="fr-FR"/>
        </w:rPr>
        <w:drawing>
          <wp:inline distT="0" distB="0" distL="0" distR="0">
            <wp:extent cx="3676650" cy="4589644"/>
            <wp:effectExtent l="19050" t="0" r="0" b="0"/>
            <wp:docPr id="12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9" cstate="print"/>
                    <a:srcRect/>
                    <a:stretch>
                      <a:fillRect/>
                    </a:stretch>
                  </pic:blipFill>
                  <pic:spPr bwMode="auto">
                    <a:xfrm>
                      <a:off x="0" y="0"/>
                      <a:ext cx="3676650" cy="4589644"/>
                    </a:xfrm>
                    <a:prstGeom prst="rect">
                      <a:avLst/>
                    </a:prstGeom>
                    <a:noFill/>
                    <a:ln w="9525">
                      <a:noFill/>
                      <a:miter lim="800000"/>
                      <a:headEnd/>
                      <a:tailEnd/>
                    </a:ln>
                  </pic:spPr>
                </pic:pic>
              </a:graphicData>
            </a:graphic>
          </wp:inline>
        </w:drawing>
      </w:r>
    </w:p>
    <w:p w:rsidR="00BF1190" w:rsidRPr="00142492" w:rsidRDefault="00BF1190" w:rsidP="00BF1190">
      <w:pPr>
        <w:pStyle w:val="Lgende"/>
        <w:jc w:val="center"/>
        <w:rPr>
          <w:sz w:val="20"/>
          <w:u w:val="single"/>
        </w:rPr>
      </w:pPr>
      <w:r>
        <w:t xml:space="preserve">Image </w:t>
      </w:r>
      <w:fldSimple w:instr=" SEQ Image \* ARABIC ">
        <w:r>
          <w:rPr>
            <w:noProof/>
          </w:rPr>
          <w:t>25</w:t>
        </w:r>
      </w:fldSimple>
      <w:r>
        <w:t xml:space="preserve"> : </w:t>
      </w:r>
      <w:r w:rsidRPr="00722603">
        <w:t xml:space="preserve">Utilisation d'une </w:t>
      </w:r>
      <w:proofErr w:type="spellStart"/>
      <w:r w:rsidRPr="00722603">
        <w:t>ISxCommand</w:t>
      </w:r>
      <w:proofErr w:type="spellEnd"/>
      <w:r w:rsidRPr="00142492">
        <w:rPr>
          <w:sz w:val="20"/>
          <w:u w:val="single"/>
        </w:rPr>
        <w:t xml:space="preserve"> </w:t>
      </w:r>
    </w:p>
    <w:p w:rsidR="00BF1190" w:rsidRDefault="00BF1190" w:rsidP="00BF1190"/>
    <w:p w:rsidR="00BF1190" w:rsidRDefault="00BF1190" w:rsidP="00BF1190"/>
    <w:p w:rsidR="00BF1190" w:rsidRDefault="00BF1190" w:rsidP="00BF1190">
      <w:pPr>
        <w:pStyle w:val="Titre3"/>
      </w:pPr>
      <w:bookmarkStart w:id="7145" w:name="_Toc462985408"/>
      <w:r>
        <w:t xml:space="preserve">Etape 3 : Utilisation d'une </w:t>
      </w:r>
      <w:proofErr w:type="spellStart"/>
      <w:r>
        <w:t>ISxCommand</w:t>
      </w:r>
      <w:bookmarkEnd w:id="7145"/>
      <w:proofErr w:type="spellEnd"/>
    </w:p>
    <w:p w:rsidR="00BF1190" w:rsidRDefault="00BF1190" w:rsidP="00BF1190"/>
    <w:p w:rsidR="00BF1190" w:rsidRDefault="00BF1190" w:rsidP="00BF1190">
      <w:pPr>
        <w:rPr>
          <w:ins w:id="7146" w:author="jerome draillard" w:date="2015-10-29T13:01:00Z"/>
        </w:rPr>
      </w:pPr>
      <w:ins w:id="7147" w:author="jerome draillard" w:date="2015-10-29T13:01:00Z">
        <w:r>
          <w:t xml:space="preserve">//TODO refaire sans le </w:t>
        </w:r>
        <w:proofErr w:type="spellStart"/>
        <w:r>
          <w:t>generateur</w:t>
        </w:r>
        <w:proofErr w:type="spellEnd"/>
      </w:ins>
    </w:p>
    <w:p w:rsidR="00BF1190" w:rsidRDefault="00BF1190" w:rsidP="00BF1190">
      <w:pPr>
        <w:rPr>
          <w:ins w:id="7148" w:author="jerome draillard" w:date="2015-10-29T13:01:00Z"/>
        </w:rPr>
      </w:pPr>
    </w:p>
    <w:p w:rsidR="00BF1190" w:rsidRDefault="00BF1190" w:rsidP="00BF1190">
      <w:r>
        <w:t xml:space="preserve">Nous allons créer un nouveau composant (dans un nouveau plugin) qui utilise un </w:t>
      </w:r>
      <w:proofErr w:type="spellStart"/>
      <w:r>
        <w:t>ISxModel</w:t>
      </w:r>
      <w:proofErr w:type="spellEnd"/>
      <w:r>
        <w:t xml:space="preserve"> pour sauvegarder un fichier de configuration.</w:t>
      </w:r>
    </w:p>
    <w:p w:rsidR="00BF1190" w:rsidRDefault="00BF1190" w:rsidP="00BF1190"/>
    <w:p w:rsidR="00BF1190" w:rsidRDefault="00BF1190" w:rsidP="00BF1190">
      <w:pPr>
        <w:pStyle w:val="Paragraphedeliste"/>
        <w:numPr>
          <w:ilvl w:val="0"/>
          <w:numId w:val="42"/>
        </w:numPr>
      </w:pPr>
      <w:r>
        <w:t>Créer un nouveau plugin et un nouveau composant en utilisant l'assistant.</w:t>
      </w:r>
    </w:p>
    <w:p w:rsidR="00BF1190" w:rsidRDefault="00BF1190" w:rsidP="00BF1190">
      <w:pPr>
        <w:pStyle w:val="Paragraphedeliste"/>
      </w:pPr>
      <w:r>
        <w:lastRenderedPageBreak/>
        <w:t xml:space="preserve">Les deux premiers </w:t>
      </w:r>
      <w:proofErr w:type="spellStart"/>
      <w:r>
        <w:t>namespaces</w:t>
      </w:r>
      <w:proofErr w:type="spellEnd"/>
      <w:r>
        <w:t xml:space="preserve"> sont identiques au premier plugin créé, le troisième est "</w:t>
      </w:r>
      <w:proofErr w:type="spellStart"/>
      <w:r>
        <w:t>confui</w:t>
      </w:r>
      <w:proofErr w:type="spellEnd"/>
      <w:r>
        <w:t>"</w:t>
      </w:r>
    </w:p>
    <w:p w:rsidR="00BF1190" w:rsidRDefault="00BF1190" w:rsidP="00BF1190">
      <w:pPr>
        <w:pStyle w:val="Paragraphedeliste"/>
      </w:pPr>
    </w:p>
    <w:p w:rsidR="00BF1190" w:rsidRDefault="00BF1190" w:rsidP="00BF1190">
      <w:pPr>
        <w:keepNext/>
        <w:jc w:val="center"/>
      </w:pPr>
      <w:r w:rsidRPr="004E1240">
        <w:rPr>
          <w:noProof/>
          <w:lang w:eastAsia="fr-FR"/>
        </w:rPr>
        <w:drawing>
          <wp:inline distT="0" distB="0" distL="0" distR="0">
            <wp:extent cx="5553075" cy="1933575"/>
            <wp:effectExtent l="19050" t="0" r="9525" b="0"/>
            <wp:docPr id="130"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0" cstate="print"/>
                    <a:srcRect/>
                    <a:stretch>
                      <a:fillRect/>
                    </a:stretch>
                  </pic:blipFill>
                  <pic:spPr bwMode="auto">
                    <a:xfrm>
                      <a:off x="0" y="0"/>
                      <a:ext cx="5553075" cy="1933575"/>
                    </a:xfrm>
                    <a:prstGeom prst="rect">
                      <a:avLst/>
                    </a:prstGeom>
                    <a:noFill/>
                    <a:ln w="9525">
                      <a:noFill/>
                      <a:miter lim="800000"/>
                      <a:headEnd/>
                      <a:tailEnd/>
                    </a:ln>
                  </pic:spPr>
                </pic:pic>
              </a:graphicData>
            </a:graphic>
          </wp:inline>
        </w:drawing>
      </w:r>
    </w:p>
    <w:p w:rsidR="00BF1190" w:rsidRDefault="00BF1190" w:rsidP="00BF1190">
      <w:pPr>
        <w:pStyle w:val="Lgende"/>
        <w:jc w:val="center"/>
        <w:rPr>
          <w:sz w:val="20"/>
          <w:u w:val="single"/>
        </w:rPr>
      </w:pPr>
      <w:r>
        <w:t xml:space="preserve">Image </w:t>
      </w:r>
      <w:fldSimple w:instr=" SEQ Image \* ARABIC ">
        <w:r>
          <w:rPr>
            <w:noProof/>
          </w:rPr>
          <w:t>26</w:t>
        </w:r>
      </w:fldSimple>
      <w:r>
        <w:t xml:space="preserve"> : </w:t>
      </w:r>
      <w:proofErr w:type="spellStart"/>
      <w:r w:rsidRPr="00047301">
        <w:t>namespace</w:t>
      </w:r>
      <w:proofErr w:type="spellEnd"/>
      <w:r w:rsidRPr="00047301">
        <w:t xml:space="preserve"> du deuxième plugin</w:t>
      </w:r>
      <w:r w:rsidRPr="00142492">
        <w:rPr>
          <w:sz w:val="20"/>
          <w:u w:val="single"/>
        </w:rPr>
        <w:t xml:space="preserve"> </w:t>
      </w:r>
    </w:p>
    <w:p w:rsidR="00BF1190" w:rsidRDefault="00BF1190" w:rsidP="00BF1190">
      <w:pPr>
        <w:jc w:val="center"/>
      </w:pPr>
    </w:p>
    <w:p w:rsidR="00BF1190" w:rsidRDefault="00BF1190" w:rsidP="00BF1190">
      <w:pPr>
        <w:keepNext/>
        <w:jc w:val="center"/>
      </w:pPr>
      <w:r w:rsidRPr="004E1240">
        <w:rPr>
          <w:noProof/>
          <w:lang w:eastAsia="fr-FR"/>
        </w:rPr>
        <w:drawing>
          <wp:inline distT="0" distB="0" distL="0" distR="0">
            <wp:extent cx="5143500" cy="1476375"/>
            <wp:effectExtent l="19050" t="0" r="0" b="0"/>
            <wp:docPr id="131"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1" cstate="print"/>
                    <a:srcRect/>
                    <a:stretch>
                      <a:fillRect/>
                    </a:stretch>
                  </pic:blipFill>
                  <pic:spPr bwMode="auto">
                    <a:xfrm>
                      <a:off x="0" y="0"/>
                      <a:ext cx="5143500" cy="1476375"/>
                    </a:xfrm>
                    <a:prstGeom prst="rect">
                      <a:avLst/>
                    </a:prstGeom>
                    <a:noFill/>
                    <a:ln w="9525">
                      <a:noFill/>
                      <a:miter lim="800000"/>
                      <a:headEnd/>
                      <a:tailEnd/>
                    </a:ln>
                  </pic:spPr>
                </pic:pic>
              </a:graphicData>
            </a:graphic>
          </wp:inline>
        </w:drawing>
      </w:r>
    </w:p>
    <w:p w:rsidR="00BF1190" w:rsidRPr="004E1240" w:rsidRDefault="00BF1190" w:rsidP="00BF1190">
      <w:pPr>
        <w:pStyle w:val="Lgende"/>
        <w:jc w:val="center"/>
      </w:pPr>
      <w:r>
        <w:t xml:space="preserve">Image </w:t>
      </w:r>
      <w:fldSimple w:instr=" SEQ Image \* ARABIC ">
        <w:r>
          <w:rPr>
            <w:noProof/>
          </w:rPr>
          <w:t>27</w:t>
        </w:r>
      </w:fldSimple>
      <w:r>
        <w:t xml:space="preserve"> : </w:t>
      </w:r>
      <w:r w:rsidRPr="0076765F">
        <w:t xml:space="preserve">Création d'un composant </w:t>
      </w:r>
      <w:proofErr w:type="spellStart"/>
      <w:r w:rsidRPr="0076765F">
        <w:t>ISxModel</w:t>
      </w:r>
      <w:proofErr w:type="spellEnd"/>
      <w:r w:rsidRPr="00142492">
        <w:rPr>
          <w:sz w:val="20"/>
          <w:u w:val="single"/>
        </w:rPr>
        <w:t xml:space="preserve"> </w:t>
      </w:r>
    </w:p>
    <w:p w:rsidR="00BF1190" w:rsidRDefault="00BF1190" w:rsidP="00BF1190"/>
    <w:p w:rsidR="00BF1190" w:rsidRDefault="00BF1190" w:rsidP="00BF1190">
      <w:pPr>
        <w:pStyle w:val="Paragraphedeliste"/>
        <w:numPr>
          <w:ilvl w:val="0"/>
          <w:numId w:val="42"/>
        </w:numPr>
      </w:pPr>
      <w:r>
        <w:t xml:space="preserve">Ajouter le projet à la solution utilisée dans les </w:t>
      </w:r>
      <w:proofErr w:type="spellStart"/>
      <w:r>
        <w:t>tp</w:t>
      </w:r>
      <w:proofErr w:type="spellEnd"/>
      <w:r>
        <w:t xml:space="preserve"> précédents</w:t>
      </w:r>
    </w:p>
    <w:p w:rsidR="00BF1190" w:rsidRDefault="00BF1190" w:rsidP="00BF1190">
      <w:pPr>
        <w:pStyle w:val="Paragraphedeliste"/>
        <w:numPr>
          <w:ilvl w:val="0"/>
          <w:numId w:val="42"/>
        </w:numPr>
      </w:pPr>
      <w:r>
        <w:t xml:space="preserve">Dans le fichier "plugin.pro"du projet, ajouter les dépendances suivantes pour les </w:t>
      </w:r>
      <w:proofErr w:type="spellStart"/>
      <w:r>
        <w:t>includes</w:t>
      </w:r>
      <w:proofErr w:type="spellEnd"/>
      <w:r>
        <w:t xml:space="preserve"> :</w:t>
      </w:r>
    </w:p>
    <w:p w:rsidR="00BF1190" w:rsidRPr="0051539C" w:rsidRDefault="00BF1190" w:rsidP="00BF1190">
      <w:pPr>
        <w:pStyle w:val="Paragraphedeliste"/>
        <w:rPr>
          <w:lang w:val="en-US"/>
        </w:rPr>
      </w:pPr>
      <w:r w:rsidRPr="00490005">
        <w:rPr>
          <w:lang w:val="en-US"/>
        </w:rPr>
        <w:t>Modules/Plg3/</w:t>
      </w:r>
      <w:proofErr w:type="spellStart"/>
      <w:r w:rsidRPr="00490005">
        <w:rPr>
          <w:lang w:val="en-US"/>
        </w:rPr>
        <w:t>sxBasics</w:t>
      </w:r>
      <w:proofErr w:type="spellEnd"/>
      <w:r w:rsidRPr="00490005">
        <w:rPr>
          <w:lang w:val="en-US"/>
        </w:rPr>
        <w:t>/</w:t>
      </w:r>
      <w:proofErr w:type="spellStart"/>
      <w:r w:rsidRPr="00490005">
        <w:rPr>
          <w:lang w:val="en-US"/>
        </w:rPr>
        <w:t>src</w:t>
      </w:r>
      <w:proofErr w:type="spellEnd"/>
    </w:p>
    <w:p w:rsidR="00BF1190" w:rsidRPr="0051539C" w:rsidRDefault="00BF1190" w:rsidP="00BF1190">
      <w:pPr>
        <w:pStyle w:val="Paragraphedeliste"/>
        <w:rPr>
          <w:lang w:val="en-US"/>
        </w:rPr>
      </w:pPr>
      <w:r w:rsidRPr="00490005">
        <w:rPr>
          <w:lang w:val="en-US"/>
        </w:rPr>
        <w:t>Libraries/ProtoLG3/</w:t>
      </w:r>
      <w:proofErr w:type="spellStart"/>
      <w:r w:rsidRPr="00490005">
        <w:rPr>
          <w:lang w:val="en-US"/>
        </w:rPr>
        <w:t>src</w:t>
      </w:r>
      <w:proofErr w:type="spellEnd"/>
    </w:p>
    <w:p w:rsidR="00BF1190" w:rsidRPr="0051539C" w:rsidRDefault="00BF1190" w:rsidP="00BF1190">
      <w:pPr>
        <w:pStyle w:val="Paragraphedeliste"/>
        <w:rPr>
          <w:lang w:val="en-US"/>
        </w:rPr>
      </w:pPr>
      <w:r w:rsidRPr="00490005">
        <w:rPr>
          <w:lang w:val="en-US"/>
        </w:rPr>
        <w:t>Modules/Plg3/</w:t>
      </w:r>
      <w:proofErr w:type="spellStart"/>
      <w:r w:rsidRPr="00490005">
        <w:rPr>
          <w:lang w:val="en-US"/>
        </w:rPr>
        <w:t>commonUtilities</w:t>
      </w:r>
      <w:proofErr w:type="spellEnd"/>
      <w:r w:rsidRPr="00490005">
        <w:rPr>
          <w:lang w:val="en-US"/>
        </w:rPr>
        <w:t>/</w:t>
      </w:r>
      <w:proofErr w:type="spellStart"/>
      <w:r w:rsidRPr="00490005">
        <w:rPr>
          <w:lang w:val="en-US"/>
        </w:rPr>
        <w:t>src</w:t>
      </w:r>
      <w:proofErr w:type="spellEnd"/>
    </w:p>
    <w:p w:rsidR="00BF1190" w:rsidRPr="0051539C" w:rsidRDefault="00BF1190" w:rsidP="00BF1190">
      <w:pPr>
        <w:pStyle w:val="Paragraphedeliste"/>
        <w:rPr>
          <w:lang w:val="en-US"/>
        </w:rPr>
      </w:pPr>
      <w:r w:rsidRPr="00490005">
        <w:rPr>
          <w:lang w:val="en-US"/>
        </w:rPr>
        <w:t>Modules/Plg3/</w:t>
      </w:r>
      <w:proofErr w:type="spellStart"/>
      <w:r w:rsidRPr="00490005">
        <w:rPr>
          <w:lang w:val="en-US"/>
        </w:rPr>
        <w:t>tdlcommon</w:t>
      </w:r>
      <w:proofErr w:type="spellEnd"/>
      <w:r w:rsidRPr="00490005">
        <w:rPr>
          <w:lang w:val="en-US"/>
        </w:rPr>
        <w:t>/</w:t>
      </w:r>
      <w:proofErr w:type="spellStart"/>
      <w:r w:rsidRPr="00490005">
        <w:rPr>
          <w:lang w:val="en-US"/>
        </w:rPr>
        <w:t>src</w:t>
      </w:r>
      <w:proofErr w:type="spellEnd"/>
    </w:p>
    <w:p w:rsidR="00BF1190" w:rsidRPr="0051539C" w:rsidRDefault="00BF1190" w:rsidP="00BF1190">
      <w:pPr>
        <w:rPr>
          <w:lang w:val="en-US"/>
        </w:rPr>
      </w:pPr>
    </w:p>
    <w:p w:rsidR="00BF1190" w:rsidRDefault="00BF1190" w:rsidP="00BF1190">
      <w:r>
        <w:t>Dans ce nouveau composant, nous allons créer une interface permettant d'appeler la sauvegarde</w:t>
      </w:r>
    </w:p>
    <w:p w:rsidR="00BF1190" w:rsidRDefault="00BF1190" w:rsidP="00BF1190">
      <w:pPr>
        <w:pStyle w:val="Paragraphedeliste"/>
        <w:numPr>
          <w:ilvl w:val="0"/>
          <w:numId w:val="43"/>
        </w:numPr>
      </w:pPr>
      <w:r>
        <w:t>Créer une UI (</w:t>
      </w:r>
      <w:proofErr w:type="spellStart"/>
      <w:r>
        <w:t>ConfUi</w:t>
      </w:r>
      <w:proofErr w:type="spellEnd"/>
      <w:r>
        <w:t>), avec un bouton "</w:t>
      </w:r>
      <w:proofErr w:type="spellStart"/>
      <w:r>
        <w:t>load</w:t>
      </w:r>
      <w:proofErr w:type="spellEnd"/>
      <w:r>
        <w:t>"</w:t>
      </w:r>
    </w:p>
    <w:p w:rsidR="00BF1190" w:rsidRDefault="00BF1190" w:rsidP="00BF1190">
      <w:pPr>
        <w:pStyle w:val="Paragraphedeliste"/>
        <w:numPr>
          <w:ilvl w:val="0"/>
          <w:numId w:val="43"/>
        </w:numPr>
      </w:pPr>
      <w:r>
        <w:t xml:space="preserve">Créer le </w:t>
      </w:r>
      <w:proofErr w:type="spellStart"/>
      <w:r>
        <w:t>widget</w:t>
      </w:r>
      <w:proofErr w:type="spellEnd"/>
      <w:r>
        <w:t xml:space="preserve"> correspondant</w:t>
      </w:r>
    </w:p>
    <w:p w:rsidR="00BF1190" w:rsidRDefault="00BF1190" w:rsidP="00BF1190">
      <w:pPr>
        <w:pStyle w:val="Paragraphedeliste"/>
        <w:numPr>
          <w:ilvl w:val="0"/>
          <w:numId w:val="43"/>
        </w:numPr>
      </w:pPr>
      <w:r>
        <w:t>Connecter le bouton à un slot "</w:t>
      </w:r>
      <w:proofErr w:type="spellStart"/>
      <w:r>
        <w:t>setAction</w:t>
      </w:r>
      <w:proofErr w:type="spellEnd"/>
      <w:r>
        <w:t>"</w:t>
      </w:r>
    </w:p>
    <w:p w:rsidR="00BF1190" w:rsidRDefault="00BF1190" w:rsidP="00BF1190">
      <w:pPr>
        <w:pStyle w:val="Paragraphedeliste"/>
        <w:numPr>
          <w:ilvl w:val="0"/>
          <w:numId w:val="43"/>
        </w:numPr>
      </w:pPr>
      <w:r>
        <w:t xml:space="preserve">Faire hériter le </w:t>
      </w:r>
      <w:proofErr w:type="spellStart"/>
      <w:r>
        <w:t>widget</w:t>
      </w:r>
      <w:proofErr w:type="spellEnd"/>
      <w:r>
        <w:t xml:space="preserve"> de "</w:t>
      </w:r>
      <w:proofErr w:type="spellStart"/>
      <w:r w:rsidRPr="00054476">
        <w:t>sx</w:t>
      </w:r>
      <w:proofErr w:type="spellEnd"/>
      <w:proofErr w:type="gramStart"/>
      <w:r w:rsidRPr="00054476">
        <w:t>::basics</w:t>
      </w:r>
      <w:proofErr w:type="gramEnd"/>
      <w:r w:rsidRPr="00054476">
        <w:t>::</w:t>
      </w:r>
      <w:proofErr w:type="spellStart"/>
      <w:r w:rsidRPr="00054476">
        <w:t>entity</w:t>
      </w:r>
      <w:proofErr w:type="spellEnd"/>
      <w:r w:rsidRPr="00054476">
        <w:t>::</w:t>
      </w:r>
      <w:proofErr w:type="spellStart"/>
      <w:r w:rsidRPr="00054476">
        <w:t>IEntityManagerDelegate</w:t>
      </w:r>
      <w:proofErr w:type="spellEnd"/>
      <w:r>
        <w:t xml:space="preserve">", en incluant </w:t>
      </w:r>
    </w:p>
    <w:p w:rsidR="00BF1190" w:rsidRDefault="00BF1190" w:rsidP="00BF1190">
      <w:pPr>
        <w:pStyle w:val="Paragraphedeliste"/>
      </w:pPr>
      <w:r>
        <w:t>"</w:t>
      </w:r>
      <w:r w:rsidRPr="00054476">
        <w:t>&lt;</w:t>
      </w:r>
      <w:proofErr w:type="spellStart"/>
      <w:r w:rsidRPr="00054476">
        <w:t>IEntityManagerDelegate.h</w:t>
      </w:r>
      <w:proofErr w:type="spellEnd"/>
      <w:r w:rsidRPr="00054476">
        <w:t>&gt;</w:t>
      </w:r>
      <w:r>
        <w:t>"</w:t>
      </w:r>
    </w:p>
    <w:p w:rsidR="00BF1190" w:rsidRDefault="00BF1190" w:rsidP="00BF1190">
      <w:pPr>
        <w:pStyle w:val="Paragraphedeliste"/>
        <w:numPr>
          <w:ilvl w:val="0"/>
          <w:numId w:val="44"/>
        </w:numPr>
      </w:pPr>
      <w:r>
        <w:t>Implémenter les fonctions.</w:t>
      </w:r>
    </w:p>
    <w:p w:rsidR="00BF1190" w:rsidRDefault="00BF1190" w:rsidP="00BF1190">
      <w:pPr>
        <w:pStyle w:val="Paragraphedeliste"/>
      </w:pPr>
      <w:r>
        <w:t>Toutes sont vides, sauf la fonction "</w:t>
      </w:r>
      <w:r w:rsidRPr="00E974D6">
        <w:t xml:space="preserve"> </w:t>
      </w:r>
      <w:proofErr w:type="spellStart"/>
      <w:r w:rsidRPr="00E974D6">
        <w:t>setSxCommand</w:t>
      </w:r>
      <w:proofErr w:type="spellEnd"/>
      <w:r>
        <w:t>".</w:t>
      </w:r>
    </w:p>
    <w:p w:rsidR="00BF1190" w:rsidRPr="00EE3541" w:rsidRDefault="00BF1190" w:rsidP="00BF1190">
      <w:pPr>
        <w:pStyle w:val="Code"/>
        <w:rPr>
          <w:noProof/>
          <w:rPrChange w:id="7149" w:author="giacomo.rombaut" w:date="2015-04-14T16:32:00Z">
            <w:rPr>
              <w:noProof/>
              <w:lang w:val="en-US"/>
            </w:rPr>
          </w:rPrChange>
        </w:rPr>
      </w:pPr>
      <w:r>
        <w:t>Le "</w:t>
      </w:r>
      <w:proofErr w:type="spellStart"/>
      <w:r>
        <w:t>setSxCommand</w:t>
      </w:r>
      <w:proofErr w:type="spellEnd"/>
      <w:r>
        <w:t xml:space="preserve">" récupère la commande et </w:t>
      </w:r>
      <w:proofErr w:type="gramStart"/>
      <w:r>
        <w:t>la</w:t>
      </w:r>
      <w:proofErr w:type="gramEnd"/>
      <w:r>
        <w:t xml:space="preserve"> stock dans une variable membre </w:t>
      </w:r>
      <w:proofErr w:type="spellStart"/>
      <w:r>
        <w:t>SwRefPtr</w:t>
      </w:r>
      <w:proofErr w:type="spellEnd"/>
      <w:r>
        <w:t>, après vérification du nom.</w:t>
      </w:r>
      <w:r w:rsidR="00D276D8" w:rsidRPr="00D276D8">
        <w:rPr>
          <w:noProof/>
          <w:color w:val="008000"/>
          <w:rPrChange w:id="7150" w:author="giacomo.rombaut" w:date="2015-04-14T16:32:00Z">
            <w:rPr>
              <w:noProof/>
              <w:color w:val="008000"/>
              <w:u w:val="single"/>
              <w:lang w:val="en-US"/>
            </w:rPr>
          </w:rPrChange>
        </w:rPr>
        <w:t>//</w:t>
      </w:r>
      <w:proofErr w:type="spellStart"/>
      <w:r w:rsidR="00D276D8" w:rsidRPr="00D276D8">
        <w:rPr>
          <w:noProof/>
          <w:color w:val="008000"/>
          <w:rPrChange w:id="7151" w:author="giacomo.rombaut" w:date="2015-04-14T16:32:00Z">
            <w:rPr>
              <w:noProof/>
              <w:color w:val="008000"/>
              <w:u w:val="single"/>
              <w:lang w:val="en-US"/>
            </w:rPr>
          </w:rPrChange>
        </w:rPr>
        <w:t>ConfUI.h</w:t>
      </w:r>
      <w:proofErr w:type="spellEnd"/>
      <w:r w:rsidR="00D276D8" w:rsidRPr="00D276D8">
        <w:rPr>
          <w:noProof/>
          <w:color w:val="008000"/>
          <w:rPrChange w:id="7152" w:author="giacomo.rombaut" w:date="2015-04-14T16:32:00Z">
            <w:rPr>
              <w:noProof/>
              <w:color w:val="008000"/>
              <w:u w:val="single"/>
              <w:lang w:val="en-US"/>
            </w:rPr>
          </w:rPrChange>
        </w:rPr>
        <w:br/>
      </w:r>
      <w:r w:rsidR="00D276D8" w:rsidRPr="00D276D8">
        <w:rPr>
          <w:noProof/>
          <w:rPrChange w:id="7153" w:author="giacomo.rombaut" w:date="2015-04-14T16:32:00Z">
            <w:rPr>
              <w:noProof/>
              <w:color w:val="0000FF" w:themeColor="hyperlink"/>
              <w:u w:val="single"/>
              <w:lang w:val="en-US"/>
            </w:rPr>
          </w:rPrChange>
        </w:rPr>
        <w:t>SwRefPtr&lt;sxBasics::contracts::ISxCommand&gt; _command;</w:t>
      </w:r>
    </w:p>
    <w:p w:rsidR="00BF1190" w:rsidRPr="0009409C" w:rsidRDefault="00BF1190" w:rsidP="00BF1190">
      <w:pPr>
        <w:pStyle w:val="Code"/>
        <w:rPr>
          <w:noProof/>
          <w:lang w:val="en-US"/>
        </w:rPr>
      </w:pPr>
      <w:r w:rsidRPr="0009409C">
        <w:rPr>
          <w:noProof/>
          <w:color w:val="008000"/>
          <w:lang w:val="en-US"/>
        </w:rPr>
        <w:t>//ConfUI.cpp</w:t>
      </w:r>
    </w:p>
    <w:p w:rsidR="00BF1190" w:rsidRDefault="00BF1190" w:rsidP="00BF1190">
      <w:pPr>
        <w:pStyle w:val="Code"/>
        <w:rPr>
          <w:noProof/>
          <w:lang w:val="en-US"/>
        </w:rPr>
      </w:pPr>
      <w:r w:rsidRPr="008A6D04">
        <w:rPr>
          <w:noProof/>
          <w:color w:val="0000FF"/>
          <w:lang w:val="en-US"/>
        </w:rPr>
        <w:t>if</w:t>
      </w:r>
      <w:r w:rsidRPr="008A6D04">
        <w:rPr>
          <w:noProof/>
          <w:lang w:val="en-US"/>
        </w:rPr>
        <w:t xml:space="preserve"> (prefix == CG_CONFIGURATION_SAVEMAPPER_NAME) {</w:t>
      </w:r>
    </w:p>
    <w:p w:rsidR="00BF1190" w:rsidRDefault="00BF1190" w:rsidP="00BF1190">
      <w:pPr>
        <w:pStyle w:val="Code"/>
        <w:rPr>
          <w:noProof/>
        </w:rPr>
      </w:pPr>
      <w:r>
        <w:rPr>
          <w:noProof/>
          <w:color w:val="0000FF"/>
          <w:lang w:val="en-US"/>
        </w:rPr>
        <w:tab/>
      </w:r>
      <w:r w:rsidRPr="00044048">
        <w:rPr>
          <w:noProof/>
          <w:color w:val="0000FF"/>
        </w:rPr>
        <w:t>if</w:t>
      </w:r>
      <w:r w:rsidRPr="00044048">
        <w:rPr>
          <w:noProof/>
        </w:rPr>
        <w:t xml:space="preserve"> (_command != </w:t>
      </w:r>
      <w:r>
        <w:rPr>
          <w:noProof/>
        </w:rPr>
        <w:t>0) {</w:t>
      </w:r>
    </w:p>
    <w:p w:rsidR="00BF1190" w:rsidRPr="006269D4" w:rsidRDefault="00BF1190" w:rsidP="00BF1190">
      <w:pPr>
        <w:pStyle w:val="Code"/>
        <w:rPr>
          <w:rFonts w:asciiTheme="minorHAnsi" w:hAnsiTheme="minorHAnsi" w:cstheme="minorBidi"/>
          <w:i w:val="0"/>
          <w:color w:val="auto"/>
        </w:rPr>
      </w:pPr>
      <w:r>
        <w:rPr>
          <w:noProof/>
        </w:rPr>
        <w:lastRenderedPageBreak/>
        <w:tab/>
      </w:r>
      <w:r>
        <w:rPr>
          <w:noProof/>
        </w:rPr>
        <w:tab/>
        <w:t xml:space="preserve">//Traitement pour liberer la ressource </w:t>
      </w:r>
    </w:p>
    <w:p w:rsidR="00BF1190" w:rsidRDefault="00BF1190" w:rsidP="00BF1190">
      <w:pPr>
        <w:pStyle w:val="Code"/>
        <w:rPr>
          <w:noProof/>
        </w:rPr>
      </w:pPr>
      <w:r>
        <w:rPr>
          <w:noProof/>
        </w:rPr>
        <w:tab/>
        <w:t>}</w:t>
      </w:r>
    </w:p>
    <w:p w:rsidR="00BF1190" w:rsidRDefault="00BF1190" w:rsidP="00BF1190">
      <w:pPr>
        <w:pStyle w:val="Code"/>
        <w:rPr>
          <w:noProof/>
        </w:rPr>
      </w:pPr>
      <w:r>
        <w:rPr>
          <w:noProof/>
        </w:rPr>
        <w:tab/>
        <w:t>//Affectation</w:t>
      </w:r>
    </w:p>
    <w:p w:rsidR="00BF1190" w:rsidRDefault="00BF1190" w:rsidP="00BF1190">
      <w:pPr>
        <w:pStyle w:val="Code"/>
        <w:rPr>
          <w:noProof/>
        </w:rPr>
      </w:pPr>
      <w:r>
        <w:rPr>
          <w:noProof/>
        </w:rPr>
        <w:tab/>
        <w:t>_command = command;</w:t>
      </w:r>
    </w:p>
    <w:p w:rsidR="00BF1190" w:rsidRDefault="00BF1190" w:rsidP="00BF1190">
      <w:pPr>
        <w:pStyle w:val="Code"/>
        <w:rPr>
          <w:noProof/>
        </w:rPr>
      </w:pPr>
      <w:r>
        <w:rPr>
          <w:noProof/>
          <w:color w:val="0000FF"/>
        </w:rPr>
        <w:tab/>
        <w:t>if</w:t>
      </w:r>
      <w:r>
        <w:rPr>
          <w:noProof/>
        </w:rPr>
        <w:t xml:space="preserve"> (_command != 0) {</w:t>
      </w:r>
    </w:p>
    <w:p w:rsidR="00BF1190" w:rsidRPr="006269D4" w:rsidRDefault="00BF1190" w:rsidP="00BF1190">
      <w:pPr>
        <w:pStyle w:val="Code"/>
        <w:rPr>
          <w:rFonts w:asciiTheme="minorHAnsi" w:hAnsiTheme="minorHAnsi" w:cstheme="minorBidi"/>
          <w:i w:val="0"/>
          <w:color w:val="auto"/>
        </w:rPr>
      </w:pPr>
      <w:r>
        <w:rPr>
          <w:noProof/>
        </w:rPr>
        <w:tab/>
      </w:r>
      <w:r>
        <w:rPr>
          <w:noProof/>
        </w:rPr>
        <w:tab/>
        <w:t>//Traitement d'affectation de la ressource</w:t>
      </w:r>
    </w:p>
    <w:p w:rsidR="00BF1190" w:rsidRDefault="00BF1190" w:rsidP="00BF1190">
      <w:pPr>
        <w:pStyle w:val="Code"/>
        <w:rPr>
          <w:noProof/>
        </w:rPr>
      </w:pPr>
      <w:r>
        <w:rPr>
          <w:noProof/>
        </w:rPr>
        <w:tab/>
        <w:t>}</w:t>
      </w:r>
    </w:p>
    <w:p w:rsidR="00BF1190" w:rsidRDefault="00BF1190" w:rsidP="00BF1190">
      <w:pPr>
        <w:pStyle w:val="Code"/>
      </w:pPr>
      <w:r>
        <w:rPr>
          <w:noProof/>
        </w:rPr>
        <w:t>}</w:t>
      </w:r>
    </w:p>
    <w:p w:rsidR="00BF1190" w:rsidRDefault="00BF1190" w:rsidP="00BF1190">
      <w:pPr>
        <w:pStyle w:val="Paragraphedeliste"/>
        <w:numPr>
          <w:ilvl w:val="0"/>
          <w:numId w:val="44"/>
        </w:numPr>
      </w:pPr>
      <w:r>
        <w:t xml:space="preserve">Dans la fonction </w:t>
      </w:r>
      <w:proofErr w:type="spellStart"/>
      <w:r>
        <w:t>setAction</w:t>
      </w:r>
      <w:proofErr w:type="spellEnd"/>
      <w:r>
        <w:t>, exécuter la commande:</w:t>
      </w:r>
    </w:p>
    <w:p w:rsidR="00BF1190" w:rsidRDefault="00BF1190" w:rsidP="00BF1190">
      <w:pPr>
        <w:pStyle w:val="Code"/>
        <w:rPr>
          <w:noProof/>
        </w:rPr>
      </w:pPr>
      <w:r>
        <w:rPr>
          <w:noProof/>
        </w:rPr>
        <w:t>_command-&gt;run();</w:t>
      </w:r>
    </w:p>
    <w:p w:rsidR="00BF1190" w:rsidRDefault="00BF1190" w:rsidP="00BF1190">
      <w:pPr>
        <w:pStyle w:val="Paragraphedeliste"/>
        <w:numPr>
          <w:ilvl w:val="0"/>
          <w:numId w:val="44"/>
        </w:numPr>
      </w:pPr>
      <w:r>
        <w:t xml:space="preserve">Ajouter une instance de l'UI dans le </w:t>
      </w:r>
      <w:proofErr w:type="spellStart"/>
      <w:r>
        <w:t>configManager</w:t>
      </w:r>
      <w:proofErr w:type="spellEnd"/>
    </w:p>
    <w:p w:rsidR="00BF1190" w:rsidRDefault="00BF1190" w:rsidP="00BF1190">
      <w:pPr>
        <w:pStyle w:val="Paragraphedeliste"/>
        <w:numPr>
          <w:ilvl w:val="0"/>
          <w:numId w:val="44"/>
        </w:numPr>
      </w:pPr>
      <w:r>
        <w:t xml:space="preserve">Dans le </w:t>
      </w:r>
      <w:proofErr w:type="spellStart"/>
      <w:r>
        <w:t>configManager</w:t>
      </w:r>
      <w:proofErr w:type="spellEnd"/>
      <w:r>
        <w:t xml:space="preserve">, créer un </w:t>
      </w:r>
      <w:proofErr w:type="spellStart"/>
      <w:r>
        <w:t>BaseModelMapper</w:t>
      </w:r>
      <w:proofErr w:type="spellEnd"/>
    </w:p>
    <w:p w:rsidR="00BF1190" w:rsidRDefault="00BF1190" w:rsidP="00BF1190">
      <w:pPr>
        <w:pStyle w:val="Paragraphedeliste"/>
        <w:numPr>
          <w:ilvl w:val="0"/>
          <w:numId w:val="44"/>
        </w:numPr>
      </w:pPr>
      <w:r>
        <w:t>Dans le .h, créer une variable :</w:t>
      </w:r>
    </w:p>
    <w:p w:rsidR="00BF1190" w:rsidRDefault="00BF1190" w:rsidP="00BF1190">
      <w:pPr>
        <w:pStyle w:val="Code"/>
      </w:pPr>
      <w:r>
        <w:rPr>
          <w:noProof/>
        </w:rPr>
        <w:t>SwRefPtr&lt;BaseModelMapper&gt; _configurationSaveMapper;</w:t>
      </w:r>
    </w:p>
    <w:p w:rsidR="00BF1190" w:rsidRDefault="00BF1190" w:rsidP="00BF1190">
      <w:pPr>
        <w:pStyle w:val="Paragraphedeliste"/>
        <w:numPr>
          <w:ilvl w:val="0"/>
          <w:numId w:val="45"/>
        </w:numPr>
      </w:pPr>
      <w:r>
        <w:t xml:space="preserve">Dans la fonction </w:t>
      </w:r>
      <w:proofErr w:type="spellStart"/>
      <w:r w:rsidRPr="00054476">
        <w:t>initializeBaseModelConsumer</w:t>
      </w:r>
      <w:proofErr w:type="spellEnd"/>
      <w:r>
        <w:t xml:space="preserve">, instancier le </w:t>
      </w:r>
      <w:proofErr w:type="spellStart"/>
      <w:r>
        <w:t>BaseModelMapper</w:t>
      </w:r>
      <w:proofErr w:type="spellEnd"/>
      <w:r>
        <w:t xml:space="preserve"> :</w:t>
      </w:r>
    </w:p>
    <w:p w:rsidR="00BF1190" w:rsidRPr="00405935" w:rsidRDefault="00BF1190" w:rsidP="00BF1190">
      <w:pPr>
        <w:pStyle w:val="Code"/>
        <w:rPr>
          <w:noProof/>
        </w:rPr>
      </w:pPr>
      <w:r w:rsidRPr="00405935">
        <w:rPr>
          <w:noProof/>
        </w:rPr>
        <w:t xml:space="preserve">_configurationSaveMapper = </w:t>
      </w:r>
      <w:r w:rsidRPr="00405935">
        <w:rPr>
          <w:noProof/>
          <w:color w:val="0000FF"/>
        </w:rPr>
        <w:t>new</w:t>
      </w:r>
      <w:r w:rsidRPr="00405935">
        <w:rPr>
          <w:noProof/>
        </w:rPr>
        <w:t xml:space="preserve"> BaseModelMapper(CG_CONFIGURATION_SAVEMAPPER_NAME,</w:t>
      </w:r>
      <w:r>
        <w:rPr>
          <w:noProof/>
        </w:rPr>
        <w:t xml:space="preserve"> </w:t>
      </w:r>
      <w:r w:rsidRPr="00405935">
        <w:rPr>
          <w:noProof/>
        </w:rPr>
        <w:t>BaseEntityManager::EntityTypeCommand,</w:t>
      </w:r>
      <w:r>
        <w:rPr>
          <w:noProof/>
        </w:rPr>
        <w:t xml:space="preserve"> </w:t>
      </w:r>
      <w:r w:rsidRPr="00405935">
        <w:rPr>
          <w:noProof/>
          <w:color w:val="A31515"/>
        </w:rPr>
        <w:t>"configuration.SaveConfiguration"</w:t>
      </w:r>
      <w:r w:rsidRPr="00405935">
        <w:rPr>
          <w:noProof/>
        </w:rPr>
        <w:t xml:space="preserve">, </w:t>
      </w:r>
      <w:r w:rsidRPr="00405935">
        <w:rPr>
          <w:noProof/>
          <w:color w:val="A31515"/>
        </w:rPr>
        <w:t>"Configuration"</w:t>
      </w:r>
      <w:r w:rsidRPr="00405935">
        <w:rPr>
          <w:noProof/>
        </w:rPr>
        <w:t>);</w:t>
      </w:r>
    </w:p>
    <w:p w:rsidR="00BF1190" w:rsidRPr="00405935" w:rsidRDefault="00BF1190" w:rsidP="00BF1190">
      <w:pPr>
        <w:pStyle w:val="Code"/>
        <w:rPr>
          <w:noProof/>
        </w:rPr>
      </w:pPr>
      <w:r w:rsidRPr="00405935">
        <w:rPr>
          <w:noProof/>
        </w:rPr>
        <w:t>_configurationSaveMapper-&gt;setDelegate(_confUi);</w:t>
      </w:r>
    </w:p>
    <w:p w:rsidR="00BF1190" w:rsidRDefault="00BF1190" w:rsidP="00BF1190">
      <w:pPr>
        <w:pStyle w:val="Code"/>
        <w:rPr>
          <w:noProof/>
        </w:rPr>
      </w:pPr>
      <w:r>
        <w:rPr>
          <w:noProof/>
        </w:rPr>
        <w:t>addEntityManager(_configurationSaveMapper);</w:t>
      </w:r>
    </w:p>
    <w:p w:rsidR="00BF1190" w:rsidRPr="0002771B" w:rsidRDefault="00BF1190" w:rsidP="00BF1190">
      <w:pPr>
        <w:pStyle w:val="Paragraphedeliste"/>
        <w:numPr>
          <w:ilvl w:val="0"/>
          <w:numId w:val="45"/>
        </w:numPr>
        <w:rPr>
          <w:rFonts w:ascii="Courier New" w:hAnsi="Courier New" w:cs="Courier New"/>
          <w:noProof/>
          <w:sz w:val="20"/>
          <w:szCs w:val="20"/>
        </w:rPr>
      </w:pPr>
      <w:r>
        <w:t>Attention, les deux derniers paramètres de "</w:t>
      </w:r>
      <w:proofErr w:type="spellStart"/>
      <w:r>
        <w:t>BaseModelMapper</w:t>
      </w:r>
      <w:proofErr w:type="spellEnd"/>
      <w:r>
        <w:t>" doivent correspondre à la catégorie et au nom de la commande à utiliser dans le "</w:t>
      </w:r>
      <w:proofErr w:type="spellStart"/>
      <w:r>
        <w:t>SxConfiguration</w:t>
      </w:r>
      <w:proofErr w:type="spellEnd"/>
      <w:r>
        <w:t>"</w:t>
      </w:r>
    </w:p>
    <w:p w:rsidR="00BF1190" w:rsidRDefault="00BF1190" w:rsidP="00BF1190">
      <w:pPr>
        <w:pStyle w:val="Paragraphedeliste"/>
        <w:numPr>
          <w:ilvl w:val="0"/>
          <w:numId w:val="45"/>
        </w:numPr>
      </w:pPr>
      <w:r>
        <w:t>Ajouter les propriétés</w:t>
      </w:r>
    </w:p>
    <w:p w:rsidR="00BF1190" w:rsidRDefault="00BF1190" w:rsidP="00BF1190">
      <w:pPr>
        <w:pStyle w:val="Code"/>
        <w:rPr>
          <w:noProof/>
        </w:rPr>
      </w:pPr>
      <w:r>
        <w:rPr>
          <w:noProof/>
        </w:rPr>
        <w:t>createPropertiesForQObject(&amp;(_confUi));</w:t>
      </w:r>
    </w:p>
    <w:p w:rsidR="00BF1190" w:rsidRDefault="00BF1190" w:rsidP="00BF1190">
      <w:pPr>
        <w:pStyle w:val="Paragraphedeliste"/>
        <w:numPr>
          <w:ilvl w:val="0"/>
          <w:numId w:val="46"/>
        </w:numPr>
      </w:pPr>
      <w:r>
        <w:t xml:space="preserve">Dans le </w:t>
      </w:r>
      <w:proofErr w:type="spellStart"/>
      <w:r>
        <w:t>stream</w:t>
      </w:r>
      <w:proofErr w:type="spellEnd"/>
      <w:r>
        <w:t xml:space="preserve"> précédent, remplacer </w:t>
      </w:r>
      <w:proofErr w:type="spellStart"/>
      <w:r>
        <w:t>CommandToQAction</w:t>
      </w:r>
      <w:proofErr w:type="spellEnd"/>
      <w:r>
        <w:t xml:space="preserve">, </w:t>
      </w:r>
      <w:proofErr w:type="spellStart"/>
      <w:r>
        <w:t>SwGuiMainWindow</w:t>
      </w:r>
      <w:proofErr w:type="spellEnd"/>
      <w:r>
        <w:t xml:space="preserve">  et </w:t>
      </w:r>
      <w:proofErr w:type="spellStart"/>
      <w:r>
        <w:t>SwGuiCompPushButtonToQAction</w:t>
      </w:r>
      <w:proofErr w:type="spellEnd"/>
      <w:r>
        <w:t xml:space="preserve"> par le composant </w:t>
      </w:r>
      <w:proofErr w:type="spellStart"/>
      <w:r>
        <w:t>ConfigManager</w:t>
      </w:r>
      <w:proofErr w:type="spellEnd"/>
    </w:p>
    <w:p w:rsidR="00BF1190" w:rsidRPr="00405935" w:rsidRDefault="00BF1190" w:rsidP="00BF1190">
      <w:pPr>
        <w:pStyle w:val="Paragraphedeliste"/>
        <w:numPr>
          <w:ilvl w:val="0"/>
          <w:numId w:val="46"/>
        </w:numPr>
      </w:pPr>
      <w:r>
        <w:t>Tester</w:t>
      </w:r>
    </w:p>
    <w:p w:rsidR="00BF1190" w:rsidRDefault="00BF1190" w:rsidP="00BF1190"/>
    <w:p w:rsidR="00BF1190" w:rsidRDefault="00BF1190" w:rsidP="00BF1190">
      <w:r w:rsidRPr="00E974D6">
        <w:rPr>
          <w:u w:val="single"/>
        </w:rPr>
        <w:t>A retenir</w:t>
      </w:r>
      <w:r>
        <w:rPr>
          <w:u w:val="single"/>
        </w:rPr>
        <w:t xml:space="preserve"> </w:t>
      </w:r>
      <w:r>
        <w:t xml:space="preserve">: pour obtenir des informations sur un modèle, utiliser le composant </w:t>
      </w:r>
      <w:proofErr w:type="spellStart"/>
      <w:r>
        <w:t>SxViewModel</w:t>
      </w:r>
      <w:proofErr w:type="spellEnd"/>
      <w:r>
        <w:t xml:space="preserve"> à partir de l'éditeur. Ce composant permet d'obtenir toutes les informations utiles sur le modèle que l'on connecte.</w:t>
      </w:r>
    </w:p>
    <w:p w:rsidR="00BF1190" w:rsidRDefault="00BF1190" w:rsidP="00BF1190">
      <w:pPr>
        <w:keepNext/>
        <w:jc w:val="center"/>
      </w:pPr>
      <w:r>
        <w:rPr>
          <w:noProof/>
          <w:lang w:eastAsia="fr-FR"/>
        </w:rPr>
        <w:lastRenderedPageBreak/>
        <w:drawing>
          <wp:inline distT="0" distB="0" distL="0" distR="0">
            <wp:extent cx="4267200" cy="4029075"/>
            <wp:effectExtent l="19050" t="0" r="0" b="0"/>
            <wp:docPr id="132"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2" cstate="print"/>
                    <a:srcRect/>
                    <a:stretch>
                      <a:fillRect/>
                    </a:stretch>
                  </pic:blipFill>
                  <pic:spPr bwMode="auto">
                    <a:xfrm>
                      <a:off x="0" y="0"/>
                      <a:ext cx="4267200" cy="4029075"/>
                    </a:xfrm>
                    <a:prstGeom prst="rect">
                      <a:avLst/>
                    </a:prstGeom>
                    <a:noFill/>
                    <a:ln w="9525">
                      <a:noFill/>
                      <a:miter lim="800000"/>
                      <a:headEnd/>
                      <a:tailEnd/>
                    </a:ln>
                  </pic:spPr>
                </pic:pic>
              </a:graphicData>
            </a:graphic>
          </wp:inline>
        </w:drawing>
      </w:r>
    </w:p>
    <w:p w:rsidR="00BF1190" w:rsidRPr="00405935" w:rsidRDefault="00BF1190" w:rsidP="00BF1190">
      <w:pPr>
        <w:pStyle w:val="Lgende"/>
        <w:jc w:val="center"/>
      </w:pPr>
      <w:r>
        <w:t xml:space="preserve">Image </w:t>
      </w:r>
      <w:fldSimple w:instr=" SEQ Image \* ARABIC ">
        <w:r>
          <w:rPr>
            <w:noProof/>
          </w:rPr>
          <w:t>28</w:t>
        </w:r>
      </w:fldSimple>
      <w:r>
        <w:t xml:space="preserve"> : </w:t>
      </w:r>
      <w:r w:rsidRPr="00856DEB">
        <w:t xml:space="preserve">Utilisation d'une </w:t>
      </w:r>
      <w:proofErr w:type="spellStart"/>
      <w:r w:rsidRPr="00856DEB">
        <w:t>ISxCommand</w:t>
      </w:r>
      <w:proofErr w:type="spellEnd"/>
      <w:r w:rsidRPr="0002771B">
        <w:rPr>
          <w:sz w:val="20"/>
          <w:u w:val="single"/>
        </w:rPr>
        <w:t xml:space="preserve"> </w:t>
      </w:r>
    </w:p>
    <w:p w:rsidR="00BF1190" w:rsidRDefault="00BF1190" w:rsidP="00BF1190"/>
    <w:p w:rsidR="00BF1190" w:rsidRDefault="00BF1190" w:rsidP="00BF1190"/>
    <w:p w:rsidR="00BF1190" w:rsidRDefault="00BF1190" w:rsidP="00BF1190">
      <w:pPr>
        <w:pStyle w:val="Titre3"/>
      </w:pPr>
      <w:bookmarkStart w:id="7154" w:name="_Toc462985409"/>
      <w:r>
        <w:t xml:space="preserve">Etape 4 : Utilisation d'un </w:t>
      </w:r>
      <w:proofErr w:type="spellStart"/>
      <w:r>
        <w:t>ISxData</w:t>
      </w:r>
      <w:bookmarkEnd w:id="7154"/>
      <w:proofErr w:type="spellEnd"/>
    </w:p>
    <w:p w:rsidR="00BF1190" w:rsidRDefault="00BF1190" w:rsidP="00BF1190"/>
    <w:p w:rsidR="00BF1190" w:rsidRDefault="00BF1190" w:rsidP="00BF1190">
      <w:r>
        <w:t>A partir du Stream "</w:t>
      </w:r>
      <w:proofErr w:type="spellStart"/>
      <w:r>
        <w:t>SxProfileManager</w:t>
      </w:r>
      <w:proofErr w:type="spellEnd"/>
      <w:r>
        <w:t xml:space="preserve">" de </w:t>
      </w:r>
      <w:proofErr w:type="spellStart"/>
      <w:r>
        <w:t>Starlinx</w:t>
      </w:r>
      <w:proofErr w:type="spellEnd"/>
      <w:r>
        <w:t xml:space="preserve">, on va connecter un composant au </w:t>
      </w:r>
      <w:proofErr w:type="spellStart"/>
      <w:r>
        <w:t>serverModel</w:t>
      </w:r>
      <w:proofErr w:type="spellEnd"/>
      <w:r>
        <w:t xml:space="preserve"> et s'abonner à la data "</w:t>
      </w:r>
      <w:proofErr w:type="spellStart"/>
      <w:r w:rsidRPr="002A28A4">
        <w:t>server.application</w:t>
      </w:r>
      <w:proofErr w:type="spellEnd"/>
      <w:r w:rsidRPr="002A28A4">
        <w:t>.</w:t>
      </w:r>
      <w:proofErr w:type="spellStart"/>
      <w:r w:rsidRPr="002A28A4">
        <w:t>serverStateEnum</w:t>
      </w:r>
      <w:proofErr w:type="spellEnd"/>
      <w:r>
        <w:t xml:space="preserve">". Cette donnée change de valeur lorsque l'application change d'état (pause, exécution, enregistrement, </w:t>
      </w:r>
      <w:proofErr w:type="spellStart"/>
      <w:r>
        <w:t>etc</w:t>
      </w:r>
      <w:proofErr w:type="spellEnd"/>
      <w:r>
        <w:t>...).</w:t>
      </w:r>
    </w:p>
    <w:p w:rsidR="00BF1190" w:rsidRDefault="00BF1190" w:rsidP="00BF1190"/>
    <w:p w:rsidR="00BF1190" w:rsidRDefault="00BF1190" w:rsidP="00BF1190">
      <w:pPr>
        <w:pStyle w:val="Paragraphedeliste"/>
        <w:numPr>
          <w:ilvl w:val="0"/>
          <w:numId w:val="47"/>
        </w:numPr>
      </w:pPr>
      <w:r>
        <w:t xml:space="preserve">Dans le composant </w:t>
      </w:r>
      <w:proofErr w:type="spellStart"/>
      <w:r>
        <w:t>ConfigManager</w:t>
      </w:r>
      <w:proofErr w:type="spellEnd"/>
      <w:r>
        <w:t>, créer une variable membre "</w:t>
      </w:r>
      <w:proofErr w:type="spellStart"/>
      <w:r>
        <w:t>_sxData</w:t>
      </w:r>
      <w:proofErr w:type="spellEnd"/>
      <w:r>
        <w:t>" :</w:t>
      </w:r>
    </w:p>
    <w:p w:rsidR="00BF1190" w:rsidRPr="0002771B" w:rsidRDefault="00BF1190" w:rsidP="00BF1190">
      <w:pPr>
        <w:pStyle w:val="Code"/>
        <w:rPr>
          <w:lang w:val="en-US"/>
        </w:rPr>
      </w:pPr>
      <w:r w:rsidRPr="0002771B">
        <w:rPr>
          <w:noProof/>
          <w:lang w:val="en-US"/>
        </w:rPr>
        <w:t>SwRefPtr&lt;sxBasics::contracts::ISxData&gt; _sxData;</w:t>
      </w:r>
    </w:p>
    <w:p w:rsidR="00BF1190" w:rsidRPr="0002771B" w:rsidRDefault="00BF1190" w:rsidP="00BF1190">
      <w:pPr>
        <w:pStyle w:val="Paragraphedeliste"/>
        <w:numPr>
          <w:ilvl w:val="0"/>
          <w:numId w:val="47"/>
        </w:numPr>
        <w:rPr>
          <w:rFonts w:ascii="Courier New" w:hAnsi="Courier New" w:cs="Courier New"/>
          <w:noProof/>
          <w:sz w:val="20"/>
          <w:szCs w:val="20"/>
        </w:rPr>
      </w:pPr>
      <w:r>
        <w:t xml:space="preserve">Faire dériver le composant </w:t>
      </w:r>
      <w:proofErr w:type="gramStart"/>
      <w:r>
        <w:t xml:space="preserve">de </w:t>
      </w:r>
      <w:proofErr w:type="spellStart"/>
      <w:r w:rsidRPr="000A62D2">
        <w:t>IEntityManagerDelegate</w:t>
      </w:r>
      <w:proofErr w:type="spellEnd"/>
      <w:proofErr w:type="gramEnd"/>
      <w:r>
        <w:t xml:space="preserve"> et implémenter les fonctions, notamment la fonction </w:t>
      </w:r>
      <w:proofErr w:type="spellStart"/>
      <w:r w:rsidRPr="000A62D2">
        <w:t>setSxData</w:t>
      </w:r>
      <w:proofErr w:type="spellEnd"/>
    </w:p>
    <w:p w:rsidR="00BF1190" w:rsidRPr="0002771B" w:rsidRDefault="00BF1190" w:rsidP="00BF1190">
      <w:pPr>
        <w:pStyle w:val="Paragraphedeliste"/>
        <w:numPr>
          <w:ilvl w:val="0"/>
          <w:numId w:val="47"/>
        </w:numPr>
        <w:rPr>
          <w:rFonts w:ascii="Courier New" w:hAnsi="Courier New" w:cs="Courier New"/>
          <w:noProof/>
          <w:sz w:val="20"/>
          <w:szCs w:val="20"/>
        </w:rPr>
      </w:pPr>
      <w:r>
        <w:t xml:space="preserve">Lors de la réception d'une data (dans la fonction </w:t>
      </w:r>
      <w:proofErr w:type="spellStart"/>
      <w:r>
        <w:t>setSxData</w:t>
      </w:r>
      <w:proofErr w:type="spellEnd"/>
      <w:r>
        <w:t xml:space="preserve">), s'enregistrer en </w:t>
      </w:r>
      <w:proofErr w:type="spellStart"/>
      <w:r>
        <w:t>listener</w:t>
      </w:r>
      <w:proofErr w:type="spellEnd"/>
    </w:p>
    <w:p w:rsidR="00BF1190" w:rsidRDefault="00BF1190" w:rsidP="00BF1190">
      <w:pPr>
        <w:pStyle w:val="Code"/>
        <w:rPr>
          <w:noProof/>
          <w:lang w:val="en-US"/>
        </w:rPr>
      </w:pPr>
      <w:r w:rsidRPr="0070181D">
        <w:rPr>
          <w:noProof/>
          <w:color w:val="0000FF"/>
          <w:lang w:val="en-US"/>
        </w:rPr>
        <w:t>if</w:t>
      </w:r>
      <w:r w:rsidRPr="0070181D">
        <w:rPr>
          <w:noProof/>
          <w:lang w:val="en-US"/>
        </w:rPr>
        <w:t xml:space="preserve"> (prefix == CG_DATA_MAPPER_NAME) {</w:t>
      </w:r>
    </w:p>
    <w:p w:rsidR="00BF1190" w:rsidRDefault="00BF1190" w:rsidP="00BF1190">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BF1190" w:rsidRDefault="00BF1190" w:rsidP="00BF1190">
      <w:pPr>
        <w:pStyle w:val="Code"/>
        <w:rPr>
          <w:noProof/>
          <w:lang w:val="en-US"/>
        </w:rPr>
      </w:pPr>
      <w:r>
        <w:rPr>
          <w:noProof/>
          <w:lang w:val="en-US"/>
        </w:rPr>
        <w:tab/>
      </w:r>
      <w:r>
        <w:rPr>
          <w:noProof/>
          <w:lang w:val="en-US"/>
        </w:rPr>
        <w:tab/>
      </w:r>
      <w:r w:rsidRPr="0009409C">
        <w:rPr>
          <w:noProof/>
          <w:color w:val="008000"/>
          <w:lang w:val="en-US"/>
        </w:rPr>
        <w:t>//Liberation</w:t>
      </w:r>
    </w:p>
    <w:p w:rsidR="00BF1190" w:rsidRDefault="00BF1190" w:rsidP="00BF1190">
      <w:pPr>
        <w:pStyle w:val="Code"/>
        <w:rPr>
          <w:noProof/>
          <w:lang w:val="en-US"/>
        </w:rPr>
      </w:pPr>
      <w:r>
        <w:rPr>
          <w:noProof/>
          <w:color w:val="008000"/>
          <w:lang w:val="en-US"/>
        </w:rPr>
        <w:tab/>
      </w:r>
      <w:r>
        <w:rPr>
          <w:noProof/>
          <w:color w:val="008000"/>
          <w:lang w:val="en-US"/>
        </w:rPr>
        <w:tab/>
      </w:r>
      <w:r w:rsidRPr="0070181D">
        <w:rPr>
          <w:noProof/>
          <w:lang w:val="en-US"/>
        </w:rPr>
        <w:t>_sxData-&gt;removeListener(</w:t>
      </w:r>
      <w:r w:rsidRPr="0070181D">
        <w:rPr>
          <w:noProof/>
          <w:color w:val="0000FF"/>
          <w:lang w:val="en-US"/>
        </w:rPr>
        <w:t>this</w:t>
      </w:r>
      <w:r w:rsidRPr="0070181D">
        <w:rPr>
          <w:noProof/>
          <w:lang w:val="en-US"/>
        </w:rPr>
        <w:t>);</w:t>
      </w:r>
    </w:p>
    <w:p w:rsidR="00BF1190" w:rsidRDefault="00BF1190" w:rsidP="00BF1190">
      <w:pPr>
        <w:pStyle w:val="Code"/>
        <w:rPr>
          <w:noProof/>
          <w:lang w:val="en-US"/>
        </w:rPr>
      </w:pPr>
      <w:r>
        <w:rPr>
          <w:noProof/>
          <w:lang w:val="en-US"/>
        </w:rPr>
        <w:tab/>
      </w:r>
      <w:r w:rsidRPr="0070181D">
        <w:rPr>
          <w:noProof/>
          <w:lang w:val="en-US"/>
        </w:rPr>
        <w:t>}</w:t>
      </w:r>
    </w:p>
    <w:p w:rsidR="00BF1190" w:rsidRDefault="00BF1190" w:rsidP="00BF1190">
      <w:pPr>
        <w:pStyle w:val="Code"/>
        <w:rPr>
          <w:noProof/>
          <w:lang w:val="en-US"/>
        </w:rPr>
      </w:pPr>
      <w:r>
        <w:rPr>
          <w:noProof/>
          <w:lang w:val="en-US"/>
        </w:rPr>
        <w:tab/>
      </w:r>
      <w:r w:rsidRPr="0070181D">
        <w:rPr>
          <w:noProof/>
          <w:lang w:val="en-US"/>
        </w:rPr>
        <w:t>_sxData = data;</w:t>
      </w:r>
    </w:p>
    <w:p w:rsidR="00BF1190" w:rsidRDefault="00BF1190" w:rsidP="00BF1190">
      <w:pPr>
        <w:pStyle w:val="Code"/>
        <w:rPr>
          <w:noProof/>
          <w:lang w:val="en-US"/>
        </w:rPr>
      </w:pPr>
      <w:r>
        <w:rPr>
          <w:noProof/>
          <w:lang w:val="en-US"/>
        </w:rPr>
        <w:tab/>
      </w:r>
      <w:r w:rsidRPr="0070181D">
        <w:rPr>
          <w:noProof/>
          <w:color w:val="0000FF"/>
          <w:lang w:val="en-US"/>
        </w:rPr>
        <w:t>if</w:t>
      </w:r>
      <w:r w:rsidRPr="0070181D">
        <w:rPr>
          <w:noProof/>
          <w:lang w:val="en-US"/>
        </w:rPr>
        <w:t xml:space="preserve"> (_sxData != 0) {</w:t>
      </w:r>
    </w:p>
    <w:p w:rsidR="00BF1190" w:rsidRPr="00096611" w:rsidRDefault="00BF1190" w:rsidP="00BF1190">
      <w:pPr>
        <w:pStyle w:val="Code"/>
        <w:rPr>
          <w:noProof/>
          <w:color w:val="008000"/>
          <w:lang w:val="en-US"/>
        </w:rPr>
      </w:pPr>
      <w:r>
        <w:rPr>
          <w:noProof/>
          <w:lang w:val="en-US"/>
        </w:rPr>
        <w:tab/>
      </w:r>
      <w:r>
        <w:rPr>
          <w:noProof/>
          <w:lang w:val="en-US"/>
        </w:rPr>
        <w:tab/>
      </w:r>
      <w:r w:rsidRPr="00096611">
        <w:rPr>
          <w:noProof/>
          <w:color w:val="008000"/>
          <w:lang w:val="en-US"/>
        </w:rPr>
        <w:t>//Enregistrement</w:t>
      </w:r>
    </w:p>
    <w:p w:rsidR="00BF1190" w:rsidRPr="00096611" w:rsidRDefault="00BF1190" w:rsidP="00BF1190">
      <w:pPr>
        <w:pStyle w:val="Code"/>
        <w:rPr>
          <w:noProof/>
          <w:lang w:val="en-US"/>
        </w:rPr>
      </w:pPr>
      <w:r>
        <w:rPr>
          <w:noProof/>
          <w:color w:val="008000"/>
          <w:lang w:val="en-US"/>
        </w:rPr>
        <w:tab/>
      </w:r>
      <w:r>
        <w:rPr>
          <w:noProof/>
          <w:color w:val="008000"/>
          <w:lang w:val="en-US"/>
        </w:rPr>
        <w:tab/>
      </w:r>
      <w:r>
        <w:rPr>
          <w:noProof/>
          <w:lang w:val="en-US"/>
        </w:rPr>
        <w:t>_sxData-&gt;addListener(</w:t>
      </w:r>
      <w:r>
        <w:rPr>
          <w:noProof/>
          <w:color w:val="0000FF"/>
          <w:lang w:val="en-US"/>
        </w:rPr>
        <w:t>this</w:t>
      </w:r>
      <w:r>
        <w:rPr>
          <w:noProof/>
          <w:lang w:val="en-US"/>
        </w:rPr>
        <w:t>);</w:t>
      </w:r>
    </w:p>
    <w:p w:rsidR="00BF1190" w:rsidRDefault="00BF1190" w:rsidP="00BF1190">
      <w:pPr>
        <w:pStyle w:val="Code"/>
        <w:rPr>
          <w:noProof/>
        </w:rPr>
      </w:pPr>
      <w:r>
        <w:rPr>
          <w:noProof/>
          <w:lang w:val="en-US"/>
        </w:rPr>
        <w:tab/>
      </w:r>
      <w:r>
        <w:rPr>
          <w:noProof/>
        </w:rPr>
        <w:t>}</w:t>
      </w:r>
    </w:p>
    <w:p w:rsidR="00BF1190" w:rsidRDefault="00BF1190" w:rsidP="00BF1190">
      <w:pPr>
        <w:pStyle w:val="Code"/>
      </w:pPr>
      <w:r>
        <w:rPr>
          <w:noProof/>
        </w:rPr>
        <w:t>}</w:t>
      </w:r>
    </w:p>
    <w:p w:rsidR="00BF1190" w:rsidRDefault="00BF1190" w:rsidP="00BF1190">
      <w:pPr>
        <w:pStyle w:val="Paragraphedeliste"/>
      </w:pPr>
      <w:r>
        <w:lastRenderedPageBreak/>
        <w:t xml:space="preserve">Ajouter un </w:t>
      </w:r>
      <w:proofErr w:type="spellStart"/>
      <w:r>
        <w:t>BaseModelMapper</w:t>
      </w:r>
      <w:proofErr w:type="spellEnd"/>
      <w:r>
        <w:t xml:space="preserve"> pour la data et le configurer comme précédemment.</w:t>
      </w:r>
      <w:r>
        <w:br/>
        <w:t xml:space="preserve">Pour ce </w:t>
      </w:r>
      <w:proofErr w:type="spellStart"/>
      <w:r>
        <w:t>ModelMapper</w:t>
      </w:r>
      <w:proofErr w:type="spellEnd"/>
      <w:r>
        <w:t xml:space="preserve">, le </w:t>
      </w:r>
      <w:proofErr w:type="spellStart"/>
      <w:r>
        <w:t>setDelegate</w:t>
      </w:r>
      <w:proofErr w:type="spellEnd"/>
      <w:r>
        <w:t xml:space="preserve"> prend en paramètre "</w:t>
      </w:r>
      <w:proofErr w:type="spellStart"/>
      <w:r>
        <w:t>this</w:t>
      </w:r>
      <w:proofErr w:type="spellEnd"/>
      <w:r>
        <w:t xml:space="preserve">", puisque le </w:t>
      </w:r>
      <w:proofErr w:type="spellStart"/>
      <w:r>
        <w:t>ConfigManager</w:t>
      </w:r>
      <w:proofErr w:type="spellEnd"/>
      <w:r>
        <w:t xml:space="preserve"> hérite </w:t>
      </w:r>
      <w:proofErr w:type="gramStart"/>
      <w:r>
        <w:t xml:space="preserve">de </w:t>
      </w:r>
      <w:proofErr w:type="spellStart"/>
      <w:r>
        <w:t>IEntityManagerDelegate</w:t>
      </w:r>
      <w:proofErr w:type="spellEnd"/>
      <w:proofErr w:type="gramEnd"/>
    </w:p>
    <w:p w:rsidR="00BF1190" w:rsidRDefault="00BF1190" w:rsidP="00BF1190">
      <w:pPr>
        <w:pStyle w:val="Paragraphedeliste"/>
        <w:numPr>
          <w:ilvl w:val="0"/>
          <w:numId w:val="48"/>
        </w:numPr>
      </w:pPr>
      <w:r>
        <w:t xml:space="preserve">Faire hériter le composant </w:t>
      </w:r>
      <w:proofErr w:type="gramStart"/>
      <w:r>
        <w:t xml:space="preserve">de </w:t>
      </w:r>
      <w:proofErr w:type="spellStart"/>
      <w:r w:rsidRPr="000A62D2">
        <w:t>ISxEntityListener</w:t>
      </w:r>
      <w:proofErr w:type="spellEnd"/>
      <w:proofErr w:type="gramEnd"/>
      <w:r>
        <w:t xml:space="preserve"> et implémenter les fonctions</w:t>
      </w:r>
    </w:p>
    <w:p w:rsidR="00BF1190" w:rsidRDefault="00BF1190" w:rsidP="00BF1190">
      <w:pPr>
        <w:pStyle w:val="Code"/>
        <w:rPr>
          <w:noProof/>
        </w:rPr>
      </w:pPr>
      <w:r>
        <w:t>Dans la fonction "</w:t>
      </w:r>
      <w:proofErr w:type="spellStart"/>
      <w:r w:rsidRPr="00C914A3">
        <w:t>changed</w:t>
      </w:r>
      <w:proofErr w:type="spellEnd"/>
      <w:r>
        <w:t xml:space="preserve">", récupérer la data puis inscrire le changement de la data dans la console (par exemple via </w:t>
      </w:r>
      <w:proofErr w:type="spellStart"/>
      <w:r>
        <w:t>qDebug</w:t>
      </w:r>
      <w:proofErr w:type="spellEnd"/>
      <w:r>
        <w:t>)</w:t>
      </w:r>
      <w:r w:rsidDel="00874DAE">
        <w:t xml:space="preserve"> </w:t>
      </w:r>
      <w:r w:rsidRPr="0070181D">
        <w:rPr>
          <w:noProof/>
          <w:color w:val="0000FF"/>
        </w:rPr>
        <w:t>if</w:t>
      </w:r>
      <w:r w:rsidRPr="0070181D">
        <w:rPr>
          <w:noProof/>
        </w:rPr>
        <w:t xml:space="preserve"> (isxentity == _sxData) {</w:t>
      </w:r>
    </w:p>
    <w:p w:rsidR="00BF1190" w:rsidRPr="00D15D51" w:rsidRDefault="00BF1190" w:rsidP="00BF1190">
      <w:pPr>
        <w:pStyle w:val="Code"/>
        <w:rPr>
          <w:noProof/>
          <w:color w:val="008000"/>
        </w:rPr>
      </w:pPr>
      <w:r>
        <w:rPr>
          <w:noProof/>
        </w:rPr>
        <w:tab/>
      </w:r>
      <w:r w:rsidRPr="00D15D51">
        <w:rPr>
          <w:noProof/>
          <w:color w:val="008000"/>
        </w:rPr>
        <w:t>//Recuperation de la data</w:t>
      </w:r>
    </w:p>
    <w:p w:rsidR="00BF1190" w:rsidRDefault="00BF1190" w:rsidP="00BF1190">
      <w:pPr>
        <w:pStyle w:val="Code"/>
        <w:rPr>
          <w:noProof/>
        </w:rPr>
      </w:pPr>
      <w:r>
        <w:rPr>
          <w:noProof/>
          <w:color w:val="008000"/>
        </w:rPr>
        <w:tab/>
      </w:r>
      <w:r w:rsidRPr="0070181D">
        <w:rPr>
          <w:noProof/>
        </w:rPr>
        <w:t>SwRefPtr&lt;ISxDataEnum&gt; data = dynamic_pointer_cast&lt;ISxDataEnum&gt;(_sxData</w:t>
      </w:r>
      <w:r>
        <w:rPr>
          <w:noProof/>
        </w:rPr>
        <w:t>-</w:t>
      </w:r>
      <w:r w:rsidRPr="0070181D">
        <w:rPr>
          <w:noProof/>
        </w:rPr>
        <w:t>&gt;</w:t>
      </w:r>
      <w:r>
        <w:rPr>
          <w:noProof/>
        </w:rPr>
        <w:t xml:space="preserve"> </w:t>
      </w:r>
      <w:r w:rsidRPr="0070181D">
        <w:rPr>
          <w:noProof/>
        </w:rPr>
        <w:t>queryInterface(sxBasics::dataExtensions::PLG_IID_SXBASICS_DATAEXTENSIONS_ISXDATAENUM));</w:t>
      </w:r>
    </w:p>
    <w:p w:rsidR="00BF1190" w:rsidRDefault="00BF1190" w:rsidP="00BF1190">
      <w:pPr>
        <w:pStyle w:val="Code"/>
        <w:rPr>
          <w:noProof/>
        </w:rPr>
      </w:pPr>
      <w:r>
        <w:rPr>
          <w:noProof/>
        </w:rPr>
        <w:tab/>
      </w:r>
      <w:r w:rsidRPr="00D15D51">
        <w:rPr>
          <w:noProof/>
          <w:color w:val="008000"/>
        </w:rPr>
        <w:t>//Recuperation de l'index de l'enum en cours</w:t>
      </w:r>
    </w:p>
    <w:p w:rsidR="00BF1190" w:rsidRDefault="00BF1190" w:rsidP="00BF1190">
      <w:pPr>
        <w:pStyle w:val="Code"/>
        <w:rPr>
          <w:noProof/>
        </w:rPr>
      </w:pPr>
      <w:r>
        <w:rPr>
          <w:noProof/>
          <w:color w:val="008000"/>
        </w:rPr>
        <w:tab/>
      </w:r>
      <w:r w:rsidRPr="0070181D">
        <w:rPr>
          <w:noProof/>
        </w:rPr>
        <w:t>int index = data-&gt;enumIndex();</w:t>
      </w:r>
    </w:p>
    <w:p w:rsidR="00BF1190" w:rsidRDefault="00BF1190" w:rsidP="00BF1190">
      <w:pPr>
        <w:pStyle w:val="Code"/>
        <w:rPr>
          <w:noProof/>
        </w:rPr>
      </w:pPr>
      <w:r>
        <w:rPr>
          <w:noProof/>
        </w:rPr>
        <w:tab/>
      </w:r>
      <w:r w:rsidRPr="00D15D51">
        <w:rPr>
          <w:noProof/>
          <w:color w:val="008000"/>
        </w:rPr>
        <w:t>//Recuperation des valeurs des index de l'enum</w:t>
      </w:r>
    </w:p>
    <w:p w:rsidR="00BF1190" w:rsidRDefault="00BF1190" w:rsidP="00BF1190">
      <w:pPr>
        <w:pStyle w:val="Code"/>
        <w:rPr>
          <w:noProof/>
          <w:lang w:val="en-US"/>
        </w:rPr>
      </w:pPr>
      <w:r>
        <w:rPr>
          <w:noProof/>
          <w:color w:val="008000"/>
        </w:rPr>
        <w:tab/>
      </w:r>
      <w:r w:rsidRPr="0070181D">
        <w:rPr>
          <w:noProof/>
          <w:lang w:val="en-US"/>
        </w:rPr>
        <w:t>int numData = data-&gt;getEnumsAsIndex()-&gt;indexOf(index);</w:t>
      </w:r>
    </w:p>
    <w:p w:rsidR="00BF1190" w:rsidRPr="00D15D51" w:rsidRDefault="00BF1190" w:rsidP="00BF1190">
      <w:pPr>
        <w:pStyle w:val="Code"/>
        <w:rPr>
          <w:noProof/>
          <w:color w:val="008000"/>
        </w:rPr>
      </w:pPr>
      <w:r>
        <w:rPr>
          <w:noProof/>
          <w:lang w:val="en-US"/>
        </w:rPr>
        <w:tab/>
      </w:r>
      <w:r w:rsidRPr="00D15D51">
        <w:rPr>
          <w:noProof/>
          <w:color w:val="008000"/>
        </w:rPr>
        <w:t>//Recuperation et affichage de la valeur de l'enum</w:t>
      </w:r>
    </w:p>
    <w:p w:rsidR="00BF1190" w:rsidRDefault="00BF1190" w:rsidP="00BF1190">
      <w:pPr>
        <w:pStyle w:val="Code"/>
        <w:rPr>
          <w:noProof/>
          <w:lang w:val="en-US"/>
        </w:rPr>
      </w:pPr>
      <w:r>
        <w:rPr>
          <w:noProof/>
          <w:color w:val="008000"/>
        </w:rPr>
        <w:tab/>
      </w:r>
      <w:r w:rsidRPr="0070181D">
        <w:rPr>
          <w:noProof/>
          <w:lang w:val="en-US"/>
        </w:rPr>
        <w:t>qDebug() &lt;&lt; data-&gt;getEnumsAsString()-&gt;</w:t>
      </w:r>
      <w:r>
        <w:rPr>
          <w:noProof/>
          <w:lang w:val="en-US"/>
        </w:rPr>
        <w:t xml:space="preserve"> </w:t>
      </w:r>
      <w:r w:rsidRPr="0070181D">
        <w:rPr>
          <w:noProof/>
          <w:lang w:val="en-US"/>
        </w:rPr>
        <w:t>at(numData).c_str();</w:t>
      </w:r>
    </w:p>
    <w:p w:rsidR="00BF1190" w:rsidRDefault="00BF1190" w:rsidP="00BF1190">
      <w:pPr>
        <w:pStyle w:val="Code"/>
      </w:pPr>
      <w:r>
        <w:rPr>
          <w:noProof/>
        </w:rPr>
        <w:t>}</w:t>
      </w:r>
    </w:p>
    <w:p w:rsidR="00BF1190" w:rsidRDefault="00BF1190" w:rsidP="00BF1190">
      <w:pPr>
        <w:pStyle w:val="Paragraphedeliste"/>
        <w:numPr>
          <w:ilvl w:val="0"/>
          <w:numId w:val="49"/>
        </w:numPr>
      </w:pPr>
      <w:r>
        <w:t xml:space="preserve">Ajouter la librairie </w:t>
      </w:r>
      <w:proofErr w:type="spellStart"/>
      <w:r>
        <w:t>sxBasics</w:t>
      </w:r>
      <w:proofErr w:type="spellEnd"/>
      <w:r>
        <w:t xml:space="preserve"> dans le fichier plugin.pro :</w:t>
      </w:r>
    </w:p>
    <w:p w:rsidR="00000000" w:rsidRDefault="00BF1190">
      <w:pPr>
        <w:pStyle w:val="Code"/>
        <w:pBdr>
          <w:bottom w:val="single" w:sz="4" w:space="2" w:color="auto"/>
        </w:pBdr>
        <w:rPr>
          <w:lang w:val="en-US"/>
        </w:rPr>
        <w:pPrChange w:id="7155" w:author="Camille VACCALUT" w:date="2015-12-08T09:59:00Z">
          <w:pPr>
            <w:pStyle w:val="Code"/>
          </w:pPr>
        </w:pPrChange>
      </w:pPr>
      <w:r w:rsidRPr="0070181D">
        <w:rPr>
          <w:lang w:val="en-US"/>
        </w:rPr>
        <w:t>-L"$$PROJECTS_PATH/Modules/Plg3/</w:t>
      </w:r>
      <w:proofErr w:type="spellStart"/>
      <w:r w:rsidRPr="0070181D">
        <w:rPr>
          <w:lang w:val="en-US"/>
        </w:rPr>
        <w:t>s</w:t>
      </w:r>
      <w:r>
        <w:rPr>
          <w:lang w:val="en-US"/>
        </w:rPr>
        <w:t>xBasics</w:t>
      </w:r>
      <w:proofErr w:type="spellEnd"/>
      <w:r>
        <w:rPr>
          <w:lang w:val="en-US"/>
        </w:rPr>
        <w:t>/lib/</w:t>
      </w:r>
      <w:proofErr w:type="spellStart"/>
      <w:r>
        <w:rPr>
          <w:lang w:val="en-US"/>
        </w:rPr>
        <w:t>vc</w:t>
      </w:r>
      <w:proofErr w:type="spellEnd"/>
      <w:r>
        <w:rPr>
          <w:lang w:val="en-US"/>
        </w:rPr>
        <w:t xml:space="preserve">/release" </w:t>
      </w:r>
    </w:p>
    <w:p w:rsidR="00BF1190" w:rsidRDefault="00BF1190" w:rsidP="00BF1190">
      <w:pPr>
        <w:pStyle w:val="Paragraphedeliste"/>
        <w:numPr>
          <w:ilvl w:val="0"/>
          <w:numId w:val="49"/>
        </w:numPr>
      </w:pPr>
      <w:r>
        <w:t xml:space="preserve">Ouvrir le </w:t>
      </w:r>
      <w:proofErr w:type="spellStart"/>
      <w:r>
        <w:t>stream</w:t>
      </w:r>
      <w:proofErr w:type="spellEnd"/>
      <w:r>
        <w:t xml:space="preserve"> </w:t>
      </w:r>
      <w:proofErr w:type="spellStart"/>
      <w:r>
        <w:t>SxProfileManager</w:t>
      </w:r>
      <w:proofErr w:type="spellEnd"/>
    </w:p>
    <w:p w:rsidR="00BF1190" w:rsidRDefault="00BF1190" w:rsidP="00BF1190">
      <w:pPr>
        <w:pStyle w:val="Paragraphedeliste"/>
        <w:numPr>
          <w:ilvl w:val="0"/>
          <w:numId w:val="49"/>
        </w:numPr>
      </w:pPr>
      <w:r>
        <w:t xml:space="preserve">Ajouter le composant </w:t>
      </w:r>
      <w:proofErr w:type="spellStart"/>
      <w:r>
        <w:t>ConfigManager</w:t>
      </w:r>
      <w:proofErr w:type="spellEnd"/>
      <w:r>
        <w:t xml:space="preserve"> et le connecter </w:t>
      </w:r>
      <w:r w:rsidRPr="00E94DC2">
        <w:t xml:space="preserve">au </w:t>
      </w:r>
      <w:proofErr w:type="spellStart"/>
      <w:r w:rsidRPr="00E94DC2">
        <w:t>serverModel</w:t>
      </w:r>
      <w:proofErr w:type="spellEnd"/>
    </w:p>
    <w:p w:rsidR="00BF1190" w:rsidRDefault="00BF1190" w:rsidP="00BF1190">
      <w:pPr>
        <w:pStyle w:val="Paragraphedeliste"/>
        <w:numPr>
          <w:ilvl w:val="0"/>
          <w:numId w:val="49"/>
        </w:numPr>
      </w:pPr>
      <w:r>
        <w:t>S</w:t>
      </w:r>
      <w:r w:rsidRPr="00E94DC2">
        <w:t xml:space="preserve">e connecter à </w:t>
      </w:r>
      <w:proofErr w:type="spellStart"/>
      <w:r w:rsidRPr="00E94DC2">
        <w:t>Starlinx</w:t>
      </w:r>
      <w:proofErr w:type="spellEnd"/>
      <w:r>
        <w:t xml:space="preserve"> (User Name = "a", </w:t>
      </w:r>
      <w:proofErr w:type="spellStart"/>
      <w:r>
        <w:t>Password</w:t>
      </w:r>
      <w:proofErr w:type="spellEnd"/>
      <w:r>
        <w:t xml:space="preserve"> = "a", </w:t>
      </w:r>
      <w:proofErr w:type="spellStart"/>
      <w:r>
        <w:t>Available</w:t>
      </w:r>
      <w:proofErr w:type="spellEnd"/>
      <w:r>
        <w:t xml:space="preserve"> Profiles = "</w:t>
      </w:r>
      <w:proofErr w:type="spellStart"/>
      <w:r>
        <w:t>SystemAdministrator</w:t>
      </w:r>
      <w:proofErr w:type="spellEnd"/>
      <w:r>
        <w:t xml:space="preserve">"). Si la fenêtre de connexion a été fermée, </w:t>
      </w:r>
      <w:proofErr w:type="gramStart"/>
      <w:r>
        <w:t>la</w:t>
      </w:r>
      <w:proofErr w:type="gramEnd"/>
      <w:r>
        <w:t xml:space="preserve"> ré-ouvrir en relançant l'exécution via l'</w:t>
      </w:r>
      <w:proofErr w:type="spellStart"/>
      <w:r>
        <w:t>executor</w:t>
      </w:r>
      <w:proofErr w:type="spellEnd"/>
      <w:r>
        <w:t xml:space="preserve"> (</w:t>
      </w:r>
      <w:proofErr w:type="spellStart"/>
      <w:r>
        <w:t>start</w:t>
      </w:r>
      <w:proofErr w:type="spellEnd"/>
      <w:r>
        <w:t xml:space="preserve"> / stop)</w:t>
      </w:r>
    </w:p>
    <w:p w:rsidR="00BF1190" w:rsidRDefault="00BF1190" w:rsidP="00BF1190">
      <w:pPr>
        <w:pStyle w:val="Paragraphedeliste"/>
      </w:pPr>
    </w:p>
    <w:p w:rsidR="00BF1190" w:rsidRDefault="00BF1190" w:rsidP="00BF1190">
      <w:pPr>
        <w:keepNext/>
        <w:jc w:val="center"/>
      </w:pPr>
      <w:r>
        <w:rPr>
          <w:noProof/>
          <w:lang w:eastAsia="fr-FR"/>
        </w:rPr>
        <w:drawing>
          <wp:inline distT="0" distB="0" distL="0" distR="0">
            <wp:extent cx="2828925" cy="3356771"/>
            <wp:effectExtent l="19050" t="0" r="9525" b="0"/>
            <wp:docPr id="13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63" cstate="print"/>
                    <a:srcRect/>
                    <a:stretch>
                      <a:fillRect/>
                    </a:stretch>
                  </pic:blipFill>
                  <pic:spPr bwMode="auto">
                    <a:xfrm>
                      <a:off x="0" y="0"/>
                      <a:ext cx="2831097" cy="3359348"/>
                    </a:xfrm>
                    <a:prstGeom prst="rect">
                      <a:avLst/>
                    </a:prstGeom>
                    <a:noFill/>
                    <a:ln w="9525">
                      <a:noFill/>
                      <a:miter lim="800000"/>
                      <a:headEnd/>
                      <a:tailEnd/>
                    </a:ln>
                  </pic:spPr>
                </pic:pic>
              </a:graphicData>
            </a:graphic>
          </wp:inline>
        </w:drawing>
      </w:r>
    </w:p>
    <w:p w:rsidR="00BF1190" w:rsidRPr="00477FD1" w:rsidRDefault="00BF1190" w:rsidP="00BF1190">
      <w:pPr>
        <w:pStyle w:val="Lgende"/>
        <w:jc w:val="center"/>
      </w:pPr>
      <w:r>
        <w:t xml:space="preserve">Image </w:t>
      </w:r>
      <w:fldSimple w:instr=" SEQ Image \* ARABIC ">
        <w:r>
          <w:rPr>
            <w:noProof/>
          </w:rPr>
          <w:t>29</w:t>
        </w:r>
      </w:fldSimple>
      <w:r>
        <w:t xml:space="preserve"> : </w:t>
      </w:r>
      <w:r w:rsidRPr="009F6019">
        <w:t xml:space="preserve">Interface de connexion à </w:t>
      </w:r>
      <w:proofErr w:type="spellStart"/>
      <w:r w:rsidRPr="009F6019">
        <w:t>Starlinx</w:t>
      </w:r>
      <w:proofErr w:type="spellEnd"/>
      <w:r w:rsidRPr="0002771B">
        <w:rPr>
          <w:sz w:val="20"/>
          <w:u w:val="single"/>
        </w:rPr>
        <w:t xml:space="preserve"> </w:t>
      </w:r>
    </w:p>
    <w:p w:rsidR="00BF1190" w:rsidRDefault="00BF1190" w:rsidP="00BF1190"/>
    <w:p w:rsidR="00BF1190" w:rsidRDefault="00BF1190" w:rsidP="00BF1190"/>
    <w:p w:rsidR="00BF1190" w:rsidRDefault="00BF1190" w:rsidP="00BF1190">
      <w:r>
        <w:t>Le changement d'état s'affiche dans la console en cliquant sur le bouton "</w:t>
      </w:r>
      <w:proofErr w:type="spellStart"/>
      <w:r>
        <w:t>play</w:t>
      </w:r>
      <w:proofErr w:type="spellEnd"/>
      <w:r>
        <w:t xml:space="preserve">" ou "stop" de </w:t>
      </w:r>
      <w:proofErr w:type="spellStart"/>
      <w:r>
        <w:t>Starlinx</w:t>
      </w:r>
      <w:proofErr w:type="spellEnd"/>
      <w:r>
        <w:t>.</w:t>
      </w:r>
    </w:p>
    <w:p w:rsidR="00BF1190" w:rsidRDefault="00BF1190" w:rsidP="00BF1190"/>
    <w:p w:rsidR="00BF1190" w:rsidRDefault="00BF1190" w:rsidP="00BF1190">
      <w:pPr>
        <w:keepNext/>
        <w:jc w:val="center"/>
      </w:pPr>
      <w:r>
        <w:rPr>
          <w:noProof/>
          <w:lang w:eastAsia="fr-FR"/>
        </w:rPr>
        <w:drawing>
          <wp:inline distT="0" distB="0" distL="0" distR="0">
            <wp:extent cx="2457450" cy="619125"/>
            <wp:effectExtent l="19050" t="0" r="0" b="0"/>
            <wp:docPr id="134"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64" cstate="print"/>
                    <a:srcRect/>
                    <a:stretch>
                      <a:fillRect/>
                    </a:stretch>
                  </pic:blipFill>
                  <pic:spPr bwMode="auto">
                    <a:xfrm>
                      <a:off x="0" y="0"/>
                      <a:ext cx="2457450" cy="619125"/>
                    </a:xfrm>
                    <a:prstGeom prst="rect">
                      <a:avLst/>
                    </a:prstGeom>
                    <a:noFill/>
                    <a:ln w="9525">
                      <a:noFill/>
                      <a:miter lim="800000"/>
                      <a:headEnd/>
                      <a:tailEnd/>
                    </a:ln>
                  </pic:spPr>
                </pic:pic>
              </a:graphicData>
            </a:graphic>
          </wp:inline>
        </w:drawing>
      </w:r>
    </w:p>
    <w:p w:rsidR="00BF1190" w:rsidRPr="0002771B" w:rsidRDefault="00BF1190" w:rsidP="00BF1190">
      <w:pPr>
        <w:pStyle w:val="Lgende"/>
        <w:jc w:val="center"/>
        <w:rPr>
          <w:sz w:val="20"/>
          <w:u w:val="single"/>
        </w:rPr>
      </w:pPr>
      <w:r>
        <w:t xml:space="preserve">Image </w:t>
      </w:r>
      <w:fldSimple w:instr=" SEQ Image \* ARABIC ">
        <w:r>
          <w:rPr>
            <w:noProof/>
          </w:rPr>
          <w:t>30</w:t>
        </w:r>
      </w:fldSimple>
      <w:r>
        <w:t xml:space="preserve"> : </w:t>
      </w:r>
      <w:r w:rsidRPr="00677D6C">
        <w:t xml:space="preserve">Changement d'état de </w:t>
      </w:r>
      <w:proofErr w:type="spellStart"/>
      <w:r w:rsidRPr="00677D6C">
        <w:t>Starlinx</w:t>
      </w:r>
      <w:proofErr w:type="spellEnd"/>
      <w:r w:rsidRPr="0002771B">
        <w:rPr>
          <w:sz w:val="20"/>
          <w:u w:val="single"/>
        </w:rPr>
        <w:t xml:space="preserve"> </w:t>
      </w:r>
    </w:p>
    <w:p w:rsidR="00BF1190" w:rsidRDefault="00BF1190" w:rsidP="00BF1190"/>
    <w:p w:rsidR="00BF1190" w:rsidRPr="00095F37" w:rsidRDefault="00BF1190" w:rsidP="00BF1190"/>
    <w:p w:rsidR="00BF1190" w:rsidRDefault="00BF1190" w:rsidP="00BF1190">
      <w:pPr>
        <w:pStyle w:val="Titre2"/>
      </w:pPr>
      <w:bookmarkStart w:id="7156" w:name="_Toc462985410"/>
      <w:r w:rsidRPr="00B6015C">
        <w:t>Création d'un service de lo</w:t>
      </w:r>
      <w:r>
        <w:t>g</w:t>
      </w:r>
      <w:bookmarkEnd w:id="7156"/>
    </w:p>
    <w:p w:rsidR="00BF1190" w:rsidRPr="0002771B" w:rsidRDefault="00BF1190" w:rsidP="00BF1190"/>
    <w:p w:rsidR="00BF1190" w:rsidRDefault="00BF1190" w:rsidP="00BF1190">
      <w:r>
        <w:t>Nous allons créer un service de log.</w:t>
      </w:r>
    </w:p>
    <w:p w:rsidR="00BF1190" w:rsidRDefault="00BF1190" w:rsidP="00BF1190"/>
    <w:p w:rsidR="00BF1190" w:rsidRDefault="00BF1190" w:rsidP="00BF1190">
      <w:r>
        <w:t>Le service est créé</w:t>
      </w:r>
      <w:ins w:id="7157" w:author="Camille VACCALUT" w:date="2015-12-08T10:05:00Z">
        <w:r>
          <w:t>/</w:t>
        </w:r>
      </w:ins>
      <w:ins w:id="7158" w:author="Camille VACCALUT" w:date="2015-12-08T10:06:00Z">
        <w:r>
          <w:t>enregistré</w:t>
        </w:r>
      </w:ins>
      <w:r>
        <w:t xml:space="preserve"> par </w:t>
      </w:r>
      <w:ins w:id="7159" w:author="Camille VACCALUT" w:date="2015-12-08T10:06:00Z">
        <w:r>
          <w:t xml:space="preserve">une classe (ici </w:t>
        </w:r>
      </w:ins>
      <w:del w:id="7160" w:author="Camille VACCALUT" w:date="2015-12-08T10:06:00Z">
        <w:r w:rsidDel="00705281">
          <w:delText>un composant</w:delText>
        </w:r>
      </w:del>
      <w:proofErr w:type="spellStart"/>
      <w:ins w:id="7161" w:author="Camille VACCALUT" w:date="2015-12-08T10:06:00Z">
        <w:r>
          <w:t>DemoPluginFactory</w:t>
        </w:r>
        <w:proofErr w:type="spellEnd"/>
        <w:r>
          <w:t>)</w:t>
        </w:r>
      </w:ins>
      <w:r>
        <w:t>, et utilisé par un</w:t>
      </w:r>
      <w:ins w:id="7162" w:author="Camille VACCALUT" w:date="2015-12-08T10:06:00Z">
        <w:r>
          <w:t>e</w:t>
        </w:r>
      </w:ins>
      <w:r>
        <w:t xml:space="preserve"> autre</w:t>
      </w:r>
      <w:ins w:id="7163" w:author="Camille VACCALUT" w:date="2015-12-08T10:06:00Z">
        <w:r>
          <w:t xml:space="preserve"> (ici </w:t>
        </w:r>
        <w:proofErr w:type="spellStart"/>
        <w:r>
          <w:t>CoreComponent</w:t>
        </w:r>
        <w:proofErr w:type="spellEnd"/>
        <w:r>
          <w:t>)</w:t>
        </w:r>
      </w:ins>
      <w:r>
        <w:t>. Il permet simplement d'écrire quelque chose dans la console.</w:t>
      </w:r>
    </w:p>
    <w:p w:rsidR="00BF1190" w:rsidRDefault="00BF1190" w:rsidP="00BF1190"/>
    <w:p w:rsidR="00BF1190" w:rsidRDefault="00BF1190" w:rsidP="00BF1190">
      <w:pPr>
        <w:pStyle w:val="Paragraphedeliste"/>
        <w:numPr>
          <w:ilvl w:val="0"/>
          <w:numId w:val="50"/>
        </w:numPr>
      </w:pPr>
      <w:r>
        <w:t xml:space="preserve">Création du service dans </w:t>
      </w:r>
      <w:del w:id="7164" w:author="Camille VACCALUT" w:date="2015-12-08T10:06:00Z">
        <w:r w:rsidDel="00705281">
          <w:delText>le composant ConfigManager</w:delText>
        </w:r>
      </w:del>
      <w:ins w:id="7165" w:author="Camille VACCALUT" w:date="2015-12-08T10:06:00Z">
        <w:r>
          <w:t xml:space="preserve">la classe </w:t>
        </w:r>
        <w:proofErr w:type="spellStart"/>
        <w:r>
          <w:t>DemoPluginF</w:t>
        </w:r>
      </w:ins>
      <w:ins w:id="7166" w:author="Camille VACCALUT" w:date="2015-12-08T10:07:00Z">
        <w:r>
          <w:t>actory</w:t>
        </w:r>
      </w:ins>
      <w:proofErr w:type="spellEnd"/>
    </w:p>
    <w:p w:rsidR="00BF1190" w:rsidDel="00DD6E95" w:rsidRDefault="00BF1190" w:rsidP="00BF1190">
      <w:pPr>
        <w:pStyle w:val="Paragraphedeliste"/>
        <w:numPr>
          <w:ilvl w:val="1"/>
          <w:numId w:val="50"/>
        </w:numPr>
        <w:rPr>
          <w:del w:id="7167" w:author="ghislain.aine" w:date="2015-11-05T11:50:00Z"/>
        </w:rPr>
      </w:pPr>
      <w:del w:id="7168" w:author="ghislain.aine" w:date="2015-11-05T11:50:00Z">
        <w:r w:rsidDel="00DD6E95">
          <w:delText xml:space="preserve">Créer une </w:delText>
        </w:r>
      </w:del>
      <w:del w:id="7169" w:author="ghislain.aine" w:date="2015-11-05T11:49:00Z">
        <w:r w:rsidDel="00DD6E95">
          <w:delText>classe "</w:delText>
        </w:r>
      </w:del>
      <w:del w:id="7170" w:author="ghislain.aine" w:date="2015-11-05T11:50:00Z">
        <w:r w:rsidDel="00DD6E95">
          <w:delText>LogService</w:delText>
        </w:r>
      </w:del>
      <w:del w:id="7171" w:author="ghislain.aine" w:date="2015-11-05T11:49:00Z">
        <w:r w:rsidDel="00DD6E95">
          <w:delText>"</w:delText>
        </w:r>
      </w:del>
      <w:del w:id="7172" w:author="ghislain.aine" w:date="2015-11-05T11:50:00Z">
        <w:r w:rsidDel="00DD6E95">
          <w:delText xml:space="preserve"> contenant la fonction </w:delText>
        </w:r>
      </w:del>
      <w:del w:id="7173" w:author="ghislain.aine" w:date="2015-11-05T11:49:00Z">
        <w:r w:rsidDel="00DD6E95">
          <w:delText>"</w:delText>
        </w:r>
      </w:del>
      <w:del w:id="7174" w:author="ghislain.aine" w:date="2015-11-05T11:50:00Z">
        <w:r w:rsidDel="00DD6E95">
          <w:delText>write(text)".</w:delText>
        </w:r>
      </w:del>
    </w:p>
    <w:p w:rsidR="00BF1190" w:rsidDel="00DD6E95" w:rsidRDefault="00BF1190" w:rsidP="00BF1190">
      <w:pPr>
        <w:pStyle w:val="Paragraphedeliste"/>
        <w:ind w:left="1416"/>
        <w:rPr>
          <w:del w:id="7175" w:author="ghislain.aine" w:date="2015-11-05T11:50:00Z"/>
        </w:rPr>
      </w:pPr>
      <w:del w:id="7176" w:author="ghislain.aine" w:date="2015-11-05T11:50:00Z">
        <w:r w:rsidDel="00DD6E95">
          <w:delText>Cette fonction écrit le texte en entrée dans la console</w:delText>
        </w:r>
      </w:del>
    </w:p>
    <w:p w:rsidR="00BF1190" w:rsidRDefault="00BF1190" w:rsidP="00BF1190">
      <w:pPr>
        <w:pStyle w:val="Paragraphedeliste"/>
        <w:numPr>
          <w:ilvl w:val="0"/>
          <w:numId w:val="51"/>
        </w:numPr>
        <w:rPr>
          <w:ins w:id="7177" w:author="ghislain.aine" w:date="2015-11-05T11:50:00Z"/>
        </w:rPr>
      </w:pPr>
      <w:ins w:id="7178" w:author="ghislain.aine" w:date="2015-11-05T11:49:00Z">
        <w:r>
          <w:t>Créer une interface "</w:t>
        </w:r>
        <w:proofErr w:type="spellStart"/>
        <w:r>
          <w:t>ILogService</w:t>
        </w:r>
        <w:proofErr w:type="spellEnd"/>
        <w:r>
          <w:t>", qui hérite de "</w:t>
        </w:r>
        <w:proofErr w:type="spellStart"/>
        <w:r>
          <w:t>StreamWork</w:t>
        </w:r>
        <w:proofErr w:type="spellEnd"/>
        <w:proofErr w:type="gramStart"/>
        <w:r>
          <w:t>::</w:t>
        </w:r>
        <w:proofErr w:type="spellStart"/>
        <w:r>
          <w:t>SwCore</w:t>
        </w:r>
        <w:proofErr w:type="spellEnd"/>
        <w:proofErr w:type="gramEnd"/>
        <w:r>
          <w:t>::</w:t>
        </w:r>
        <w:proofErr w:type="spellStart"/>
        <w:r>
          <w:t>ISwService</w:t>
        </w:r>
        <w:proofErr w:type="spellEnd"/>
        <w:r>
          <w:t>"</w:t>
        </w:r>
      </w:ins>
    </w:p>
    <w:p w:rsidR="00BF1190" w:rsidRPr="00BF1190" w:rsidRDefault="00BF1190" w:rsidP="00BF1190">
      <w:pPr>
        <w:pStyle w:val="Paragraphedeliste"/>
        <w:numPr>
          <w:ilvl w:val="0"/>
          <w:numId w:val="51"/>
        </w:numPr>
        <w:rPr>
          <w:ins w:id="7179" w:author="ghislain.aine" w:date="2015-11-05T11:49:00Z"/>
        </w:rPr>
      </w:pPr>
      <w:ins w:id="7180" w:author="ghislain.aine" w:date="2015-11-05T11:49:00Z">
        <w:r w:rsidRPr="00BF1190">
          <w:t>Ajouter les fonctions de base du service. Prendre exemple sur le service suivant :</w:t>
        </w:r>
      </w:ins>
    </w:p>
    <w:p w:rsidR="00BF1190" w:rsidRPr="00C156AC" w:rsidRDefault="00BF1190" w:rsidP="00BF1190">
      <w:pPr>
        <w:pStyle w:val="Paragraphedeliste"/>
        <w:ind w:left="1428"/>
        <w:jc w:val="center"/>
        <w:rPr>
          <w:ins w:id="7181" w:author="ghislain.aine" w:date="2015-11-05T11:49:00Z"/>
          <w:lang w:val="en-US"/>
        </w:rPr>
      </w:pPr>
      <w:ins w:id="7182" w:author="ghislain.aine" w:date="2015-11-05T11:49:00Z">
        <w:r w:rsidRPr="00C156AC">
          <w:rPr>
            <w:lang w:val="en-US"/>
          </w:rPr>
          <w:t>C:\tt4\Framework\StreamWork\Sources\Sw</w:t>
        </w:r>
        <w:del w:id="7183" w:author="Camille VACCALUT" w:date="2015-12-08T09:16:00Z">
          <w:r w:rsidRPr="00C156AC" w:rsidDel="00A43A6B">
            <w:rPr>
              <w:lang w:val="en-US"/>
            </w:rPr>
            <w:delText>Core</w:delText>
          </w:r>
        </w:del>
      </w:ins>
      <w:ins w:id="7184" w:author="Camille VACCALUT" w:date="2015-12-08T09:16:00Z">
        <w:r w:rsidRPr="00C156AC">
          <w:rPr>
            <w:lang w:val="en-US"/>
          </w:rPr>
          <w:t>Service\ServiceMainWindow</w:t>
        </w:r>
      </w:ins>
      <w:ins w:id="7185" w:author="ghislain.aine" w:date="2015-11-05T11:49:00Z">
        <w:r w:rsidRPr="00C156AC" w:rsidDel="00CB716F">
          <w:rPr>
            <w:lang w:val="en-US"/>
          </w:rPr>
          <w:t xml:space="preserve"> </w:t>
        </w:r>
      </w:ins>
    </w:p>
    <w:p w:rsidR="00BF1190" w:rsidRDefault="00BF1190" w:rsidP="00BF1190">
      <w:pPr>
        <w:pStyle w:val="Paragraphedeliste"/>
        <w:numPr>
          <w:ilvl w:val="0"/>
          <w:numId w:val="51"/>
        </w:numPr>
        <w:rPr>
          <w:ins w:id="7186" w:author="ghislain.aine" w:date="2015-11-05T11:50:00Z"/>
        </w:rPr>
      </w:pPr>
      <w:ins w:id="7187" w:author="ghislain.aine" w:date="2015-11-05T11:50:00Z">
        <w:r>
          <w:t xml:space="preserve">Y ajouter une méthode </w:t>
        </w:r>
      </w:ins>
      <w:ins w:id="7188" w:author="Camille VACCALUT" w:date="2015-12-08T10:14:00Z">
        <w:r>
          <w:t xml:space="preserve">virtuelle </w:t>
        </w:r>
      </w:ins>
      <w:proofErr w:type="spellStart"/>
      <w:ins w:id="7189" w:author="ghislain.aine" w:date="2015-11-05T11:50:00Z">
        <w:r>
          <w:t>void</w:t>
        </w:r>
        <w:proofErr w:type="spellEnd"/>
        <w:r>
          <w:t xml:space="preserve"> </w:t>
        </w:r>
        <w:proofErr w:type="spellStart"/>
        <w:proofErr w:type="gramStart"/>
        <w:r>
          <w:t>write</w:t>
        </w:r>
        <w:proofErr w:type="spellEnd"/>
        <w:r>
          <w:t>(</w:t>
        </w:r>
        <w:proofErr w:type="spellStart"/>
        <w:proofErr w:type="gramEnd"/>
        <w:r>
          <w:t>QString</w:t>
        </w:r>
        <w:proofErr w:type="spellEnd"/>
        <w:r>
          <w:t xml:space="preserve"> </w:t>
        </w:r>
        <w:proofErr w:type="spellStart"/>
        <w:r>
          <w:t>text</w:t>
        </w:r>
        <w:proofErr w:type="spellEnd"/>
        <w:r>
          <w:t>)</w:t>
        </w:r>
      </w:ins>
    </w:p>
    <w:p w:rsidR="00BF1190" w:rsidRDefault="00BF1190" w:rsidP="00BF1190">
      <w:pPr>
        <w:pStyle w:val="Paragraphedeliste"/>
        <w:numPr>
          <w:ilvl w:val="0"/>
          <w:numId w:val="51"/>
        </w:numPr>
        <w:rPr>
          <w:ins w:id="7190" w:author="Camille VACCALUT" w:date="2015-12-08T09:59:00Z"/>
        </w:rPr>
      </w:pPr>
      <w:ins w:id="7191" w:author="ghislain.aine" w:date="2015-11-05T11:50:00Z">
        <w:r>
          <w:t xml:space="preserve">Créer la classe </w:t>
        </w:r>
        <w:proofErr w:type="spellStart"/>
        <w:r>
          <w:t>LogService</w:t>
        </w:r>
        <w:proofErr w:type="spellEnd"/>
        <w:r>
          <w:t xml:space="preserve"> qui hérite </w:t>
        </w:r>
        <w:proofErr w:type="gramStart"/>
        <w:r>
          <w:t xml:space="preserve">de </w:t>
        </w:r>
        <w:proofErr w:type="spellStart"/>
        <w:r>
          <w:t>ILogService</w:t>
        </w:r>
        <w:proofErr w:type="spellEnd"/>
        <w:proofErr w:type="gramEnd"/>
        <w:r>
          <w:t xml:space="preserve">. </w:t>
        </w:r>
      </w:ins>
      <w:ins w:id="7192" w:author="ghislain.aine" w:date="2015-11-05T11:51:00Z">
        <w:del w:id="7193" w:author="Camille VACCALUT" w:date="2015-12-08T10:26:00Z">
          <w:r w:rsidDel="00542A31">
            <w:delText>Impélement</w:delText>
          </w:r>
        </w:del>
        <w:del w:id="7194" w:author="Camille VACCALUT" w:date="2015-12-07T17:39:00Z">
          <w:r w:rsidDel="00561C06">
            <w:delText>é</w:delText>
          </w:r>
        </w:del>
      </w:ins>
      <w:ins w:id="7195" w:author="Camille VACCALUT" w:date="2015-12-08T10:26:00Z">
        <w:r>
          <w:t>Implémenter</w:t>
        </w:r>
      </w:ins>
      <w:ins w:id="7196" w:author="ghislain.aine" w:date="2015-11-05T11:51:00Z">
        <w:r>
          <w:t xml:space="preserve"> la méthode </w:t>
        </w:r>
        <w:proofErr w:type="spellStart"/>
        <w:proofErr w:type="gramStart"/>
        <w:r>
          <w:t>write</w:t>
        </w:r>
      </w:ins>
      <w:proofErr w:type="spellEnd"/>
      <w:ins w:id="7197" w:author="Camille VACCALUT" w:date="2015-12-08T14:14:00Z">
        <w:r>
          <w:t>(</w:t>
        </w:r>
        <w:proofErr w:type="gramEnd"/>
        <w:r>
          <w:t>)</w:t>
        </w:r>
      </w:ins>
      <w:ins w:id="7198" w:author="ghislain.aine" w:date="2015-11-05T11:51:00Z">
        <w:r>
          <w:t xml:space="preserve"> avec un </w:t>
        </w:r>
        <w:proofErr w:type="spellStart"/>
        <w:r>
          <w:t>qDebug</w:t>
        </w:r>
        <w:proofErr w:type="spellEnd"/>
        <w:r>
          <w:t>() ou un log</w:t>
        </w:r>
      </w:ins>
      <w:ins w:id="7199" w:author="ghislain.aine" w:date="2015-11-05T11:52:00Z">
        <w:r>
          <w:t xml:space="preserve"> en utilisant </w:t>
        </w:r>
        <w:proofErr w:type="spellStart"/>
        <w:r>
          <w:t>StreamWork</w:t>
        </w:r>
      </w:ins>
      <w:proofErr w:type="spellEnd"/>
      <w:ins w:id="7200" w:author="ghislain.aine" w:date="2015-11-05T11:51:00Z">
        <w:r>
          <w:t>.</w:t>
        </w:r>
      </w:ins>
    </w:p>
    <w:p w:rsidR="00BF1190" w:rsidRPr="00A54F0D" w:rsidDel="00DD6E95" w:rsidRDefault="00BF1190" w:rsidP="00BF1190">
      <w:pPr>
        <w:pStyle w:val="Paragraphedeliste"/>
        <w:numPr>
          <w:ilvl w:val="0"/>
          <w:numId w:val="51"/>
        </w:numPr>
        <w:rPr>
          <w:del w:id="7201" w:author="ghislain.aine" w:date="2015-11-05T11:50:00Z"/>
          <w:lang w:val="en-US"/>
          <w:rPrChange w:id="7202" w:author="Camille VACCALUT" w:date="2015-12-08T10:00:00Z">
            <w:rPr>
              <w:del w:id="7203" w:author="ghislain.aine" w:date="2015-11-05T11:50:00Z"/>
            </w:rPr>
          </w:rPrChange>
        </w:rPr>
      </w:pPr>
      <w:ins w:id="7204" w:author="Camille VACCALUT" w:date="2015-12-08T09:59:00Z">
        <w:r>
          <w:t xml:space="preserve">Y ajouter </w:t>
        </w:r>
        <w:r>
          <w:rPr>
            <w:rFonts w:ascii="Consolas" w:hAnsi="Consolas" w:cs="Consolas"/>
            <w:color w:val="9B9B9B"/>
            <w:sz w:val="18"/>
            <w:szCs w:val="18"/>
            <w:highlight w:val="black"/>
          </w:rPr>
          <w:t>#</w:t>
        </w:r>
        <w:proofErr w:type="spellStart"/>
        <w:r>
          <w:rPr>
            <w:rFonts w:ascii="Consolas" w:hAnsi="Consolas" w:cs="Consolas"/>
            <w:color w:val="9B9B9B"/>
            <w:sz w:val="18"/>
            <w:szCs w:val="18"/>
            <w:highlight w:val="black"/>
          </w:rPr>
          <w:t>define</w:t>
        </w:r>
        <w:proofErr w:type="spellEnd"/>
        <w:r>
          <w:rPr>
            <w:rFonts w:ascii="Consolas" w:hAnsi="Consolas" w:cs="Consolas"/>
            <w:color w:val="DCDCDC"/>
            <w:sz w:val="18"/>
            <w:szCs w:val="18"/>
            <w:highlight w:val="black"/>
          </w:rPr>
          <w:t xml:space="preserve"> </w:t>
        </w:r>
        <w:r>
          <w:rPr>
            <w:rFonts w:ascii="Consolas" w:hAnsi="Consolas" w:cs="Consolas"/>
            <w:color w:val="BD63C5"/>
            <w:sz w:val="18"/>
            <w:szCs w:val="18"/>
            <w:highlight w:val="black"/>
          </w:rPr>
          <w:t>LOG_SERVICE_NAME</w:t>
        </w:r>
        <w:r>
          <w:rPr>
            <w:rFonts w:ascii="Consolas" w:hAnsi="Consolas" w:cs="Consolas"/>
            <w:color w:val="DCDCDC"/>
            <w:sz w:val="18"/>
            <w:szCs w:val="18"/>
            <w:highlight w:val="black"/>
          </w:rPr>
          <w:t xml:space="preserve"> </w:t>
        </w:r>
        <w:r>
          <w:rPr>
            <w:rFonts w:ascii="Consolas" w:hAnsi="Consolas" w:cs="Consolas"/>
            <w:color w:val="D69D85"/>
            <w:sz w:val="18"/>
            <w:szCs w:val="18"/>
            <w:highlight w:val="black"/>
          </w:rPr>
          <w:t>"LOG_SERVICE_NAME"</w:t>
        </w:r>
      </w:ins>
      <w:del w:id="7205" w:author="ghislain.aine" w:date="2015-11-05T11:50:00Z">
        <w:r w:rsidR="00D276D8" w:rsidRPr="00D276D8">
          <w:rPr>
            <w:lang w:val="en-US"/>
            <w:rPrChange w:id="7206" w:author="Camille VACCALUT" w:date="2015-12-08T10:00:00Z">
              <w:rPr>
                <w:color w:val="0000FF" w:themeColor="hyperlink"/>
                <w:u w:val="single"/>
              </w:rPr>
            </w:rPrChange>
          </w:rPr>
          <w:delText>Créer une interface "ILogService", qui hérite de "StreamWork::SwCore::ISwService"</w:delText>
        </w:r>
      </w:del>
    </w:p>
    <w:p w:rsidR="00BF1190" w:rsidRPr="00A54F0D" w:rsidRDefault="00BF1190" w:rsidP="00BF1190">
      <w:pPr>
        <w:pStyle w:val="Paragraphedeliste"/>
        <w:numPr>
          <w:ilvl w:val="0"/>
          <w:numId w:val="51"/>
        </w:numPr>
        <w:rPr>
          <w:ins w:id="7207" w:author="ghislain.aine" w:date="2015-11-05T11:50:00Z"/>
          <w:lang w:val="en-US"/>
          <w:rPrChange w:id="7208" w:author="Camille VACCALUT" w:date="2015-12-08T10:00:00Z">
            <w:rPr>
              <w:ins w:id="7209" w:author="ghislain.aine" w:date="2015-11-05T11:50:00Z"/>
            </w:rPr>
          </w:rPrChange>
        </w:rPr>
      </w:pPr>
    </w:p>
    <w:p w:rsidR="00BF1190" w:rsidDel="00DD6E95" w:rsidRDefault="00BF1190" w:rsidP="00BF1190">
      <w:pPr>
        <w:pStyle w:val="Paragraphedeliste"/>
        <w:numPr>
          <w:ilvl w:val="0"/>
          <w:numId w:val="51"/>
        </w:numPr>
        <w:rPr>
          <w:del w:id="7210" w:author="ghislain.aine" w:date="2015-11-05T11:52:00Z"/>
        </w:rPr>
      </w:pPr>
      <w:del w:id="7211" w:author="ghislain.aine" w:date="2015-11-05T11:52:00Z">
        <w:r w:rsidDel="00DD6E95">
          <w:delText>Ajouter les fonctions de base du service. Prendre exemple sur le service suivant :</w:delText>
        </w:r>
      </w:del>
    </w:p>
    <w:p w:rsidR="00BF1190" w:rsidRPr="00B764AE" w:rsidDel="00DD6E95" w:rsidRDefault="00BF1190" w:rsidP="00BF1190">
      <w:pPr>
        <w:pStyle w:val="Paragraphedeliste"/>
        <w:ind w:left="1428"/>
        <w:jc w:val="center"/>
        <w:rPr>
          <w:del w:id="7212" w:author="ghislain.aine" w:date="2015-11-05T11:52:00Z"/>
          <w:lang w:val="en-US"/>
        </w:rPr>
      </w:pPr>
      <w:ins w:id="7213" w:author="Alexandre Blin" w:date="2015-08-11T18:41:00Z">
        <w:del w:id="7214" w:author="ghislain.aine" w:date="2015-11-05T11:52:00Z">
          <w:r w:rsidRPr="00A333BE" w:rsidDel="00DD6E95">
            <w:rPr>
              <w:lang w:val="en-US"/>
            </w:rPr>
            <w:delText>C:\tt4\Framework\StreamWork\Sources\SwCore</w:delText>
          </w:r>
        </w:del>
      </w:ins>
      <w:del w:id="7215" w:author="ghislain.aine" w:date="2015-11-05T11:52:00Z">
        <w:r w:rsidRPr="00CB716F" w:rsidDel="00DD6E95">
          <w:rPr>
            <w:lang w:val="en-US"/>
          </w:rPr>
          <w:delText xml:space="preserve">C:\Projects\Libraries\StreamWork\src\SwCore </w:delText>
        </w:r>
      </w:del>
    </w:p>
    <w:p w:rsidR="00BF1190" w:rsidDel="00DD6E95" w:rsidRDefault="00BF1190" w:rsidP="00BF1190">
      <w:pPr>
        <w:pStyle w:val="Paragraphedeliste"/>
        <w:numPr>
          <w:ilvl w:val="0"/>
          <w:numId w:val="51"/>
        </w:numPr>
        <w:rPr>
          <w:del w:id="7216" w:author="ghislain.aine" w:date="2015-11-05T11:52:00Z"/>
        </w:rPr>
      </w:pPr>
      <w:del w:id="7217" w:author="ghislain.aine" w:date="2015-11-05T11:52:00Z">
        <w:r w:rsidDel="00DD6E95">
          <w:delText>Ajouter la fonction "write"</w:delText>
        </w:r>
      </w:del>
    </w:p>
    <w:p w:rsidR="00BF1190" w:rsidDel="00DD6E95" w:rsidRDefault="00BF1190" w:rsidP="00BF1190">
      <w:pPr>
        <w:pStyle w:val="Paragraphedeliste"/>
        <w:numPr>
          <w:ilvl w:val="0"/>
          <w:numId w:val="51"/>
        </w:numPr>
        <w:rPr>
          <w:del w:id="7218" w:author="ghislain.aine" w:date="2015-11-05T11:52:00Z"/>
        </w:rPr>
      </w:pPr>
      <w:del w:id="7219" w:author="ghislain.aine" w:date="2015-11-05T11:52:00Z">
        <w:r w:rsidDel="00DD6E95">
          <w:delText>héritage log service --&gt;iLogService</w:delText>
        </w:r>
      </w:del>
    </w:p>
    <w:p w:rsidR="00BF1190" w:rsidRDefault="00BF1190" w:rsidP="00BF1190">
      <w:pPr>
        <w:pStyle w:val="Paragraphedeliste"/>
        <w:numPr>
          <w:ilvl w:val="0"/>
          <w:numId w:val="51"/>
        </w:numPr>
      </w:pPr>
      <w:r>
        <w:t xml:space="preserve">Ajouter une variable membre </w:t>
      </w:r>
      <w:del w:id="7220" w:author="ghislain.aine" w:date="2015-11-05T11:52:00Z">
        <w:r w:rsidDel="00DD6E95">
          <w:delText xml:space="preserve">de type </w:delText>
        </w:r>
      </w:del>
      <w:proofErr w:type="spellStart"/>
      <w:ins w:id="7221" w:author="ghislain.aine" w:date="2015-11-05T11:52:00Z">
        <w:r>
          <w:t>I</w:t>
        </w:r>
      </w:ins>
      <w:r>
        <w:t>LogService</w:t>
      </w:r>
      <w:proofErr w:type="spellEnd"/>
      <w:ins w:id="7222" w:author="ghislain.aine" w:date="2015-11-05T11:52:00Z">
        <w:r>
          <w:t>*</w:t>
        </w:r>
      </w:ins>
      <w:r>
        <w:t xml:space="preserve"> </w:t>
      </w:r>
      <w:proofErr w:type="spellStart"/>
      <w:ins w:id="7223" w:author="ghislain.aine" w:date="2015-11-05T11:52:00Z">
        <w:r w:rsidRPr="00BF1190">
          <w:t>_log_service</w:t>
        </w:r>
        <w:proofErr w:type="spellEnd"/>
        <w:r>
          <w:t xml:space="preserve"> </w:t>
        </w:r>
      </w:ins>
      <w:r>
        <w:t xml:space="preserve">à </w:t>
      </w:r>
      <w:del w:id="7224" w:author="Camille VACCALUT" w:date="2015-12-08T09:38:00Z">
        <w:r w:rsidDel="00D43292">
          <w:delText>ConfigManager</w:delText>
        </w:r>
      </w:del>
      <w:proofErr w:type="spellStart"/>
      <w:ins w:id="7225" w:author="Camille VACCALUT" w:date="2015-12-08T09:38:00Z">
        <w:r>
          <w:t>DemoPluginFactory</w:t>
        </w:r>
      </w:ins>
      <w:proofErr w:type="spellEnd"/>
    </w:p>
    <w:p w:rsidR="00BF1190" w:rsidRPr="00DD6E95" w:rsidRDefault="00BF1190" w:rsidP="00BF1190">
      <w:pPr>
        <w:pStyle w:val="Paragraphedeliste"/>
        <w:numPr>
          <w:ilvl w:val="0"/>
          <w:numId w:val="51"/>
        </w:numPr>
        <w:rPr>
          <w:ins w:id="7226" w:author="ghislain.aine" w:date="2015-11-05T11:53:00Z"/>
          <w:rFonts w:ascii="Courier New" w:hAnsi="Courier New" w:cs="Courier New"/>
          <w:noProof/>
          <w:sz w:val="20"/>
          <w:szCs w:val="20"/>
          <w:rPrChange w:id="7227" w:author="ghislain.aine" w:date="2015-11-05T11:53:00Z">
            <w:rPr>
              <w:ins w:id="7228" w:author="ghislain.aine" w:date="2015-11-05T11:53:00Z"/>
            </w:rPr>
          </w:rPrChange>
        </w:rPr>
      </w:pPr>
      <w:r>
        <w:t xml:space="preserve">Créer le service dans le constructeur </w:t>
      </w:r>
      <w:del w:id="7229" w:author="Camille VACCALUT" w:date="2015-12-08T09:39:00Z">
        <w:r w:rsidDel="00D43292">
          <w:delText>du composant</w:delText>
        </w:r>
      </w:del>
      <w:ins w:id="7230" w:author="Camille VACCALUT" w:date="2015-12-08T09:39:00Z">
        <w:r>
          <w:t xml:space="preserve">de </w:t>
        </w:r>
        <w:proofErr w:type="spellStart"/>
        <w:r>
          <w:t>DemoPluginFactory</w:t>
        </w:r>
      </w:ins>
      <w:proofErr w:type="spellEnd"/>
      <w:r>
        <w:t xml:space="preserve">, et l'enregistrer auprès de l'application </w:t>
      </w:r>
      <w:proofErr w:type="spellStart"/>
      <w:r>
        <w:t>Streamwork</w:t>
      </w:r>
      <w:proofErr w:type="spellEnd"/>
      <w:r>
        <w:t xml:space="preserve"> pour le rendre disponible depuis l'ensemble des composants ayant accès à l'application.</w:t>
      </w:r>
    </w:p>
    <w:p w:rsidR="00000000" w:rsidRDefault="00D276D8">
      <w:pPr>
        <w:rPr>
          <w:rFonts w:ascii="Courier New" w:hAnsi="Courier New" w:cs="Courier New"/>
          <w:noProof/>
          <w:sz w:val="20"/>
          <w:szCs w:val="20"/>
          <w:rPrChange w:id="7231" w:author="ghislain.aine" w:date="2015-11-05T11:53:00Z">
            <w:rPr>
              <w:noProof/>
            </w:rPr>
          </w:rPrChange>
        </w:rPr>
        <w:pPrChange w:id="7232" w:author="ghislain.aine" w:date="2015-11-05T11:53:00Z">
          <w:pPr>
            <w:pStyle w:val="Paragraphedeliste"/>
            <w:numPr>
              <w:numId w:val="51"/>
            </w:numPr>
            <w:ind w:left="1428" w:hanging="360"/>
          </w:pPr>
        </w:pPrChange>
      </w:pPr>
      <w:ins w:id="7233" w:author="ghislain.aine" w:date="2015-11-05T11:53:00Z">
        <w:r w:rsidR="00C156AC" w:rsidRPr="00D276D8">
          <w:pict>
            <v:shape id="_x0000_s1221" type="#_x0000_t202" style="width:493.45pt;height:74.7pt;mso-height-percent:200;mso-position-horizontal-relative:char;mso-position-vertical-relative:line;mso-height-percent:200;mso-width-relative:margin;mso-height-relative:margin">
              <v:textbox style="mso-next-textbox:#_x0000_s1221;mso-fit-shape-to-text:t">
                <w:txbxContent>
                  <w:p w:rsidR="00BF1190" w:rsidRPr="00D43292" w:rsidRDefault="00D276D8" w:rsidP="00BF1190">
                    <w:pPr>
                      <w:autoSpaceDE w:val="0"/>
                      <w:autoSpaceDN w:val="0"/>
                      <w:adjustRightInd w:val="0"/>
                      <w:jc w:val="left"/>
                      <w:rPr>
                        <w:ins w:id="7234" w:author="Camille VACCALUT" w:date="2015-12-08T09:41:00Z"/>
                        <w:rFonts w:ascii="Consolas" w:hAnsi="Consolas" w:cs="Consolas"/>
                        <w:color w:val="000000"/>
                        <w:sz w:val="19"/>
                        <w:szCs w:val="19"/>
                        <w:highlight w:val="white"/>
                        <w:lang w:val="en-US"/>
                        <w:rPrChange w:id="7235" w:author="Camille VACCALUT" w:date="2015-12-08T09:41:00Z">
                          <w:rPr>
                            <w:ins w:id="7236" w:author="Camille VACCALUT" w:date="2015-12-08T09:41:00Z"/>
                            <w:rFonts w:ascii="Consolas" w:hAnsi="Consolas" w:cs="Consolas"/>
                            <w:color w:val="000000"/>
                            <w:sz w:val="19"/>
                            <w:szCs w:val="19"/>
                            <w:highlight w:val="white"/>
                          </w:rPr>
                        </w:rPrChange>
                      </w:rPr>
                    </w:pPr>
                    <w:proofErr w:type="spellStart"/>
                    <w:ins w:id="7237" w:author="Camille VACCALUT" w:date="2015-12-08T09:41:00Z">
                      <w:r w:rsidRPr="00D276D8">
                        <w:rPr>
                          <w:rFonts w:ascii="Consolas" w:hAnsi="Consolas" w:cs="Consolas"/>
                          <w:color w:val="2B91AF"/>
                          <w:sz w:val="19"/>
                          <w:szCs w:val="19"/>
                          <w:highlight w:val="white"/>
                          <w:lang w:val="en-US"/>
                          <w:rPrChange w:id="7238" w:author="Camille VACCALUT" w:date="2015-12-08T09:41:00Z">
                            <w:rPr>
                              <w:rFonts w:ascii="Consolas" w:hAnsi="Consolas" w:cs="Consolas"/>
                              <w:color w:val="2B91AF"/>
                              <w:sz w:val="19"/>
                              <w:szCs w:val="19"/>
                              <w:highlight w:val="white"/>
                            </w:rPr>
                          </w:rPrChange>
                        </w:rPr>
                        <w:t>DemoPluginFactory_Class</w:t>
                      </w:r>
                      <w:proofErr w:type="spellEnd"/>
                      <w:r w:rsidRPr="00D276D8">
                        <w:rPr>
                          <w:rFonts w:ascii="Consolas" w:hAnsi="Consolas" w:cs="Consolas"/>
                          <w:color w:val="000000"/>
                          <w:sz w:val="19"/>
                          <w:szCs w:val="19"/>
                          <w:highlight w:val="white"/>
                          <w:lang w:val="en-US"/>
                          <w:rPrChange w:id="7239" w:author="Camille VACCALUT" w:date="2015-12-08T09:41:00Z">
                            <w:rPr>
                              <w:rFonts w:ascii="Consolas" w:hAnsi="Consolas" w:cs="Consolas"/>
                              <w:color w:val="000000"/>
                              <w:sz w:val="19"/>
                              <w:szCs w:val="19"/>
                              <w:highlight w:val="white"/>
                            </w:rPr>
                          </w:rPrChange>
                        </w:rPr>
                        <w:t>::</w:t>
                      </w:r>
                      <w:proofErr w:type="spellStart"/>
                      <w:r w:rsidRPr="00D276D8">
                        <w:rPr>
                          <w:rFonts w:ascii="Consolas" w:hAnsi="Consolas" w:cs="Consolas"/>
                          <w:color w:val="000000"/>
                          <w:sz w:val="19"/>
                          <w:szCs w:val="19"/>
                          <w:highlight w:val="white"/>
                          <w:lang w:val="en-US"/>
                          <w:rPrChange w:id="7240" w:author="Camille VACCALUT" w:date="2015-12-08T09:41:00Z">
                            <w:rPr>
                              <w:rFonts w:ascii="Consolas" w:hAnsi="Consolas" w:cs="Consolas"/>
                              <w:color w:val="000000"/>
                              <w:sz w:val="19"/>
                              <w:szCs w:val="19"/>
                              <w:highlight w:val="white"/>
                            </w:rPr>
                          </w:rPrChange>
                        </w:rPr>
                        <w:t>DemoPluginFactory_</w:t>
                      </w:r>
                      <w:proofErr w:type="gramStart"/>
                      <w:r w:rsidRPr="00D276D8">
                        <w:rPr>
                          <w:rFonts w:ascii="Consolas" w:hAnsi="Consolas" w:cs="Consolas"/>
                          <w:color w:val="000000"/>
                          <w:sz w:val="19"/>
                          <w:szCs w:val="19"/>
                          <w:highlight w:val="white"/>
                          <w:lang w:val="en-US"/>
                          <w:rPrChange w:id="7241" w:author="Camille VACCALUT" w:date="2015-12-08T09:41:00Z">
                            <w:rPr>
                              <w:rFonts w:ascii="Consolas" w:hAnsi="Consolas" w:cs="Consolas"/>
                              <w:color w:val="000000"/>
                              <w:sz w:val="19"/>
                              <w:szCs w:val="19"/>
                              <w:highlight w:val="white"/>
                            </w:rPr>
                          </w:rPrChange>
                        </w:rPr>
                        <w:t>Class</w:t>
                      </w:r>
                      <w:proofErr w:type="spellEnd"/>
                      <w:r w:rsidRPr="00D276D8">
                        <w:rPr>
                          <w:rFonts w:ascii="Consolas" w:hAnsi="Consolas" w:cs="Consolas"/>
                          <w:color w:val="000000"/>
                          <w:sz w:val="19"/>
                          <w:szCs w:val="19"/>
                          <w:highlight w:val="white"/>
                          <w:lang w:val="en-US"/>
                          <w:rPrChange w:id="7242" w:author="Camille VACCALUT" w:date="2015-12-08T09:41:00Z">
                            <w:rPr>
                              <w:rFonts w:ascii="Consolas" w:hAnsi="Consolas" w:cs="Consolas"/>
                              <w:color w:val="000000"/>
                              <w:sz w:val="19"/>
                              <w:szCs w:val="19"/>
                              <w:highlight w:val="white"/>
                            </w:rPr>
                          </w:rPrChange>
                        </w:rPr>
                        <w:t>(</w:t>
                      </w:r>
                      <w:proofErr w:type="gramEnd"/>
                      <w:r w:rsidRPr="00D276D8">
                        <w:rPr>
                          <w:rFonts w:ascii="Consolas" w:hAnsi="Consolas" w:cs="Consolas"/>
                          <w:color w:val="000000"/>
                          <w:sz w:val="19"/>
                          <w:szCs w:val="19"/>
                          <w:highlight w:val="white"/>
                          <w:lang w:val="en-US"/>
                          <w:rPrChange w:id="7243" w:author="Camille VACCALUT" w:date="2015-12-08T09:41:00Z">
                            <w:rPr>
                              <w:rFonts w:ascii="Consolas" w:hAnsi="Consolas" w:cs="Consolas"/>
                              <w:color w:val="000000"/>
                              <w:sz w:val="19"/>
                              <w:szCs w:val="19"/>
                              <w:highlight w:val="white"/>
                            </w:rPr>
                          </w:rPrChange>
                        </w:rPr>
                        <w:t>) :</w:t>
                      </w:r>
                    </w:ins>
                  </w:p>
                  <w:p w:rsidR="00BF1190" w:rsidRPr="00D43292" w:rsidRDefault="00BF1190" w:rsidP="00BF1190">
                    <w:pPr>
                      <w:autoSpaceDE w:val="0"/>
                      <w:autoSpaceDN w:val="0"/>
                      <w:adjustRightInd w:val="0"/>
                      <w:jc w:val="left"/>
                      <w:rPr>
                        <w:ins w:id="7244" w:author="Camille VACCALUT" w:date="2015-12-08T09:41:00Z"/>
                        <w:rFonts w:ascii="Consolas" w:hAnsi="Consolas" w:cs="Consolas"/>
                        <w:color w:val="000000"/>
                        <w:sz w:val="19"/>
                        <w:szCs w:val="19"/>
                        <w:highlight w:val="white"/>
                        <w:lang w:val="en-US"/>
                        <w:rPrChange w:id="7245" w:author="Camille VACCALUT" w:date="2015-12-08T09:41:00Z">
                          <w:rPr>
                            <w:ins w:id="7246" w:author="Camille VACCALUT" w:date="2015-12-08T09:41:00Z"/>
                            <w:rFonts w:ascii="Consolas" w:hAnsi="Consolas" w:cs="Consolas"/>
                            <w:color w:val="000000"/>
                            <w:sz w:val="19"/>
                            <w:szCs w:val="19"/>
                            <w:highlight w:val="white"/>
                          </w:rPr>
                        </w:rPrChange>
                      </w:rPr>
                    </w:pPr>
                    <w:ins w:id="7247" w:author="Camille VACCALUT" w:date="2015-12-08T09:41:00Z">
                      <w:r>
                        <w:rPr>
                          <w:rFonts w:ascii="Consolas" w:hAnsi="Consolas" w:cs="Consolas"/>
                          <w:color w:val="000000"/>
                          <w:sz w:val="19"/>
                          <w:szCs w:val="19"/>
                          <w:highlight w:val="white"/>
                          <w:lang w:val="en-US"/>
                        </w:rPr>
                        <w:tab/>
                      </w:r>
                      <w:proofErr w:type="spellStart"/>
                      <w:r w:rsidR="00D276D8" w:rsidRPr="00D276D8">
                        <w:rPr>
                          <w:rFonts w:ascii="Consolas" w:hAnsi="Consolas" w:cs="Consolas"/>
                          <w:color w:val="2B91AF"/>
                          <w:sz w:val="19"/>
                          <w:szCs w:val="19"/>
                          <w:highlight w:val="white"/>
                          <w:lang w:val="en-US"/>
                          <w:rPrChange w:id="7248" w:author="Camille VACCALUT" w:date="2015-12-08T09:41:00Z">
                            <w:rPr>
                              <w:rFonts w:ascii="Consolas" w:hAnsi="Consolas" w:cs="Consolas"/>
                              <w:color w:val="2B91AF"/>
                              <w:sz w:val="19"/>
                              <w:szCs w:val="19"/>
                              <w:highlight w:val="white"/>
                            </w:rPr>
                          </w:rPrChange>
                        </w:rPr>
                        <w:t>SwPluginFactory_</w:t>
                      </w:r>
                      <w:proofErr w:type="gramStart"/>
                      <w:r w:rsidR="00D276D8" w:rsidRPr="00D276D8">
                        <w:rPr>
                          <w:rFonts w:ascii="Consolas" w:hAnsi="Consolas" w:cs="Consolas"/>
                          <w:color w:val="2B91AF"/>
                          <w:sz w:val="19"/>
                          <w:szCs w:val="19"/>
                          <w:highlight w:val="white"/>
                          <w:lang w:val="en-US"/>
                          <w:rPrChange w:id="7249" w:author="Camille VACCALUT" w:date="2015-12-08T09:41:00Z">
                            <w:rPr>
                              <w:rFonts w:ascii="Consolas" w:hAnsi="Consolas" w:cs="Consolas"/>
                              <w:color w:val="2B91AF"/>
                              <w:sz w:val="19"/>
                              <w:szCs w:val="19"/>
                              <w:highlight w:val="white"/>
                            </w:rPr>
                          </w:rPrChange>
                        </w:rPr>
                        <w:t>Class</w:t>
                      </w:r>
                      <w:proofErr w:type="spellEnd"/>
                      <w:r w:rsidR="00D276D8" w:rsidRPr="00D276D8">
                        <w:rPr>
                          <w:rFonts w:ascii="Consolas" w:hAnsi="Consolas" w:cs="Consolas"/>
                          <w:color w:val="000000"/>
                          <w:sz w:val="19"/>
                          <w:szCs w:val="19"/>
                          <w:highlight w:val="white"/>
                          <w:lang w:val="en-US"/>
                          <w:rPrChange w:id="7250" w:author="Camille VACCALUT" w:date="2015-12-08T09:41:00Z">
                            <w:rPr>
                              <w:rFonts w:ascii="Consolas" w:hAnsi="Consolas" w:cs="Consolas"/>
                              <w:color w:val="000000"/>
                              <w:sz w:val="19"/>
                              <w:szCs w:val="19"/>
                              <w:highlight w:val="white"/>
                            </w:rPr>
                          </w:rPrChange>
                        </w:rPr>
                        <w:t>(</w:t>
                      </w:r>
                      <w:proofErr w:type="gramEnd"/>
                      <w:r w:rsidR="00D276D8" w:rsidRPr="00D276D8">
                        <w:rPr>
                          <w:rFonts w:ascii="Consolas" w:hAnsi="Consolas" w:cs="Consolas"/>
                          <w:color w:val="000000"/>
                          <w:sz w:val="19"/>
                          <w:szCs w:val="19"/>
                          <w:highlight w:val="white"/>
                          <w:lang w:val="en-US"/>
                          <w:rPrChange w:id="7251" w:author="Camille VACCALUT" w:date="2015-12-08T09:41:00Z">
                            <w:rPr>
                              <w:rFonts w:ascii="Consolas" w:hAnsi="Consolas" w:cs="Consolas"/>
                              <w:color w:val="000000"/>
                              <w:sz w:val="19"/>
                              <w:szCs w:val="19"/>
                              <w:highlight w:val="white"/>
                            </w:rPr>
                          </w:rPrChange>
                        </w:rPr>
                        <w:t>),</w:t>
                      </w:r>
                    </w:ins>
                  </w:p>
                  <w:p w:rsidR="00BF1190" w:rsidRPr="00D43292" w:rsidRDefault="00BF1190" w:rsidP="00BF1190">
                    <w:pPr>
                      <w:autoSpaceDE w:val="0"/>
                      <w:autoSpaceDN w:val="0"/>
                      <w:adjustRightInd w:val="0"/>
                      <w:jc w:val="left"/>
                      <w:rPr>
                        <w:ins w:id="7252" w:author="Camille VACCALUT" w:date="2015-12-08T09:41:00Z"/>
                        <w:rFonts w:ascii="Consolas" w:hAnsi="Consolas" w:cs="Consolas"/>
                        <w:color w:val="000000"/>
                        <w:sz w:val="19"/>
                        <w:szCs w:val="19"/>
                        <w:highlight w:val="white"/>
                        <w:lang w:val="en-US"/>
                        <w:rPrChange w:id="7253" w:author="Camille VACCALUT" w:date="2015-12-08T09:41:00Z">
                          <w:rPr>
                            <w:ins w:id="7254" w:author="Camille VACCALUT" w:date="2015-12-08T09:41:00Z"/>
                            <w:rFonts w:ascii="Consolas" w:hAnsi="Consolas" w:cs="Consolas"/>
                            <w:color w:val="000000"/>
                            <w:sz w:val="19"/>
                            <w:szCs w:val="19"/>
                            <w:highlight w:val="white"/>
                          </w:rPr>
                        </w:rPrChange>
                      </w:rPr>
                    </w:pPr>
                    <w:ins w:id="7255" w:author="Camille VACCALUT" w:date="2015-12-08T09:41:00Z">
                      <w:r>
                        <w:rPr>
                          <w:rFonts w:ascii="Consolas" w:hAnsi="Consolas" w:cs="Consolas"/>
                          <w:color w:val="000000"/>
                          <w:sz w:val="19"/>
                          <w:szCs w:val="19"/>
                          <w:highlight w:val="white"/>
                          <w:lang w:val="en-US"/>
                        </w:rPr>
                        <w:tab/>
                      </w:r>
                      <w:r w:rsidR="00D276D8" w:rsidRPr="00D276D8">
                        <w:rPr>
                          <w:rFonts w:ascii="Consolas" w:hAnsi="Consolas" w:cs="Consolas"/>
                          <w:color w:val="000000"/>
                          <w:sz w:val="19"/>
                          <w:szCs w:val="19"/>
                          <w:highlight w:val="white"/>
                          <w:lang w:val="en-US"/>
                          <w:rPrChange w:id="7256" w:author="Camille VACCALUT" w:date="2015-12-08T09:41:00Z">
                            <w:rPr>
                              <w:rFonts w:ascii="Consolas" w:hAnsi="Consolas" w:cs="Consolas"/>
                              <w:color w:val="000000"/>
                              <w:sz w:val="19"/>
                              <w:szCs w:val="19"/>
                              <w:highlight w:val="white"/>
                            </w:rPr>
                          </w:rPrChange>
                        </w:rPr>
                        <w:t>_</w:t>
                      </w:r>
                      <w:proofErr w:type="gramStart"/>
                      <w:r w:rsidR="00D276D8" w:rsidRPr="00D276D8">
                        <w:rPr>
                          <w:rFonts w:ascii="Consolas" w:hAnsi="Consolas" w:cs="Consolas"/>
                          <w:color w:val="000000"/>
                          <w:sz w:val="19"/>
                          <w:szCs w:val="19"/>
                          <w:highlight w:val="white"/>
                          <w:lang w:val="en-US"/>
                          <w:rPrChange w:id="7257" w:author="Camille VACCALUT" w:date="2015-12-08T09:41:00Z">
                            <w:rPr>
                              <w:rFonts w:ascii="Consolas" w:hAnsi="Consolas" w:cs="Consolas"/>
                              <w:color w:val="000000"/>
                              <w:sz w:val="19"/>
                              <w:szCs w:val="19"/>
                              <w:highlight w:val="white"/>
                            </w:rPr>
                          </w:rPrChange>
                        </w:rPr>
                        <w:t>service(</w:t>
                      </w:r>
                      <w:proofErr w:type="gramEnd"/>
                      <w:r w:rsidR="00D276D8" w:rsidRPr="00D276D8">
                        <w:rPr>
                          <w:rFonts w:ascii="Consolas" w:hAnsi="Consolas" w:cs="Consolas"/>
                          <w:color w:val="000000"/>
                          <w:sz w:val="19"/>
                          <w:szCs w:val="19"/>
                          <w:highlight w:val="white"/>
                          <w:lang w:val="en-US"/>
                          <w:rPrChange w:id="7258" w:author="Camille VACCALUT" w:date="2015-12-08T09:41:00Z">
                            <w:rPr>
                              <w:rFonts w:ascii="Consolas" w:hAnsi="Consolas" w:cs="Consolas"/>
                              <w:color w:val="000000"/>
                              <w:sz w:val="19"/>
                              <w:szCs w:val="19"/>
                              <w:highlight w:val="white"/>
                            </w:rPr>
                          </w:rPrChange>
                        </w:rPr>
                        <w:t xml:space="preserve"> </w:t>
                      </w:r>
                      <w:r w:rsidR="00D276D8" w:rsidRPr="00D276D8">
                        <w:rPr>
                          <w:rFonts w:ascii="Consolas" w:hAnsi="Consolas" w:cs="Consolas"/>
                          <w:color w:val="0000FF"/>
                          <w:sz w:val="19"/>
                          <w:szCs w:val="19"/>
                          <w:highlight w:val="white"/>
                          <w:lang w:val="en-US"/>
                          <w:rPrChange w:id="7259" w:author="Camille VACCALUT" w:date="2015-12-08T09:41:00Z">
                            <w:rPr>
                              <w:rFonts w:ascii="Consolas" w:hAnsi="Consolas" w:cs="Consolas"/>
                              <w:color w:val="0000FF"/>
                              <w:sz w:val="19"/>
                              <w:szCs w:val="19"/>
                              <w:highlight w:val="white"/>
                            </w:rPr>
                          </w:rPrChange>
                        </w:rPr>
                        <w:t>new</w:t>
                      </w:r>
                      <w:r w:rsidR="00D276D8" w:rsidRPr="00D276D8">
                        <w:rPr>
                          <w:rFonts w:ascii="Consolas" w:hAnsi="Consolas" w:cs="Consolas"/>
                          <w:color w:val="000000"/>
                          <w:sz w:val="19"/>
                          <w:szCs w:val="19"/>
                          <w:highlight w:val="white"/>
                          <w:lang w:val="en-US"/>
                          <w:rPrChange w:id="7260" w:author="Camille VACCALUT" w:date="2015-12-08T09:41:00Z">
                            <w:rPr>
                              <w:rFonts w:ascii="Consolas" w:hAnsi="Consolas" w:cs="Consolas"/>
                              <w:color w:val="000000"/>
                              <w:sz w:val="19"/>
                              <w:szCs w:val="19"/>
                              <w:highlight w:val="white"/>
                            </w:rPr>
                          </w:rPrChange>
                        </w:rPr>
                        <w:t xml:space="preserve"> </w:t>
                      </w:r>
                      <w:proofErr w:type="spellStart"/>
                      <w:r w:rsidR="00D276D8" w:rsidRPr="00D276D8">
                        <w:rPr>
                          <w:rFonts w:ascii="Consolas" w:hAnsi="Consolas" w:cs="Consolas"/>
                          <w:color w:val="2B91AF"/>
                          <w:sz w:val="19"/>
                          <w:szCs w:val="19"/>
                          <w:highlight w:val="white"/>
                          <w:lang w:val="en-US"/>
                          <w:rPrChange w:id="7261" w:author="Camille VACCALUT" w:date="2015-12-08T09:41:00Z">
                            <w:rPr>
                              <w:rFonts w:ascii="Consolas" w:hAnsi="Consolas" w:cs="Consolas"/>
                              <w:color w:val="2B91AF"/>
                              <w:sz w:val="19"/>
                              <w:szCs w:val="19"/>
                              <w:highlight w:val="white"/>
                            </w:rPr>
                          </w:rPrChange>
                        </w:rPr>
                        <w:t>LogService</w:t>
                      </w:r>
                      <w:proofErr w:type="spellEnd"/>
                      <w:r w:rsidR="00D276D8" w:rsidRPr="00D276D8">
                        <w:rPr>
                          <w:rFonts w:ascii="Consolas" w:hAnsi="Consolas" w:cs="Consolas"/>
                          <w:color w:val="000000"/>
                          <w:sz w:val="19"/>
                          <w:szCs w:val="19"/>
                          <w:highlight w:val="white"/>
                          <w:lang w:val="en-US"/>
                          <w:rPrChange w:id="7262" w:author="Camille VACCALUT" w:date="2015-12-08T09:41:00Z">
                            <w:rPr>
                              <w:rFonts w:ascii="Consolas" w:hAnsi="Consolas" w:cs="Consolas"/>
                              <w:color w:val="000000"/>
                              <w:sz w:val="19"/>
                              <w:szCs w:val="19"/>
                              <w:highlight w:val="white"/>
                            </w:rPr>
                          </w:rPrChange>
                        </w:rPr>
                        <w:t>())</w:t>
                      </w:r>
                    </w:ins>
                  </w:p>
                  <w:p w:rsidR="00BF1190" w:rsidRPr="00D43292" w:rsidRDefault="00D276D8" w:rsidP="00BF1190">
                    <w:pPr>
                      <w:autoSpaceDE w:val="0"/>
                      <w:autoSpaceDN w:val="0"/>
                      <w:adjustRightInd w:val="0"/>
                      <w:jc w:val="left"/>
                      <w:rPr>
                        <w:ins w:id="7263" w:author="Camille VACCALUT" w:date="2015-12-08T09:41:00Z"/>
                        <w:rFonts w:ascii="Consolas" w:hAnsi="Consolas" w:cs="Consolas"/>
                        <w:color w:val="000000"/>
                        <w:sz w:val="19"/>
                        <w:szCs w:val="19"/>
                        <w:highlight w:val="white"/>
                        <w:lang w:val="en-US"/>
                        <w:rPrChange w:id="7264" w:author="Camille VACCALUT" w:date="2015-12-08T09:41:00Z">
                          <w:rPr>
                            <w:ins w:id="7265" w:author="Camille VACCALUT" w:date="2015-12-08T09:41:00Z"/>
                            <w:rFonts w:ascii="Consolas" w:hAnsi="Consolas" w:cs="Consolas"/>
                            <w:color w:val="000000"/>
                            <w:sz w:val="19"/>
                            <w:szCs w:val="19"/>
                            <w:highlight w:val="white"/>
                          </w:rPr>
                        </w:rPrChange>
                      </w:rPr>
                    </w:pPr>
                    <w:ins w:id="7266" w:author="Camille VACCALUT" w:date="2015-12-08T09:41:00Z">
                      <w:r w:rsidRPr="00D276D8">
                        <w:rPr>
                          <w:rFonts w:ascii="Consolas" w:hAnsi="Consolas" w:cs="Consolas"/>
                          <w:color w:val="000000"/>
                          <w:sz w:val="19"/>
                          <w:szCs w:val="19"/>
                          <w:highlight w:val="white"/>
                          <w:lang w:val="en-US"/>
                          <w:rPrChange w:id="7267" w:author="Camille VACCALUT" w:date="2015-12-08T09:41:00Z">
                            <w:rPr>
                              <w:rFonts w:ascii="Consolas" w:hAnsi="Consolas" w:cs="Consolas"/>
                              <w:color w:val="000000"/>
                              <w:sz w:val="19"/>
                              <w:szCs w:val="19"/>
                              <w:highlight w:val="white"/>
                            </w:rPr>
                          </w:rPrChange>
                        </w:rPr>
                        <w:t>{</w:t>
                      </w:r>
                    </w:ins>
                  </w:p>
                  <w:p w:rsidR="00BF1190" w:rsidRPr="00D43292" w:rsidRDefault="00BF1190" w:rsidP="00BF1190">
                    <w:pPr>
                      <w:autoSpaceDE w:val="0"/>
                      <w:autoSpaceDN w:val="0"/>
                      <w:adjustRightInd w:val="0"/>
                      <w:jc w:val="left"/>
                      <w:rPr>
                        <w:ins w:id="7268" w:author="Camille VACCALUT" w:date="2015-12-08T09:41:00Z"/>
                        <w:rFonts w:ascii="Consolas" w:hAnsi="Consolas" w:cs="Consolas"/>
                        <w:color w:val="000000"/>
                        <w:sz w:val="19"/>
                        <w:szCs w:val="19"/>
                        <w:highlight w:val="white"/>
                        <w:lang w:val="en-US"/>
                        <w:rPrChange w:id="7269" w:author="Camille VACCALUT" w:date="2015-12-08T09:41:00Z">
                          <w:rPr>
                            <w:ins w:id="7270" w:author="Camille VACCALUT" w:date="2015-12-08T09:41:00Z"/>
                            <w:rFonts w:ascii="Consolas" w:hAnsi="Consolas" w:cs="Consolas"/>
                            <w:color w:val="000000"/>
                            <w:sz w:val="19"/>
                            <w:szCs w:val="19"/>
                            <w:highlight w:val="white"/>
                          </w:rPr>
                        </w:rPrChange>
                      </w:rPr>
                    </w:pPr>
                    <w:ins w:id="7271" w:author="Camille VACCALUT" w:date="2015-12-08T09:41:00Z">
                      <w:r>
                        <w:rPr>
                          <w:rFonts w:ascii="Consolas" w:hAnsi="Consolas" w:cs="Consolas"/>
                          <w:color w:val="000000"/>
                          <w:sz w:val="19"/>
                          <w:szCs w:val="19"/>
                          <w:highlight w:val="white"/>
                          <w:lang w:val="en-US"/>
                        </w:rPr>
                        <w:tab/>
                      </w:r>
                      <w:r w:rsidR="00D276D8" w:rsidRPr="00D276D8">
                        <w:rPr>
                          <w:rFonts w:ascii="Consolas" w:hAnsi="Consolas" w:cs="Consolas"/>
                          <w:color w:val="6F008A"/>
                          <w:sz w:val="19"/>
                          <w:szCs w:val="19"/>
                          <w:highlight w:val="white"/>
                          <w:lang w:val="en-US"/>
                          <w:rPrChange w:id="7272" w:author="Camille VACCALUT" w:date="2015-12-08T09:41:00Z">
                            <w:rPr>
                              <w:rFonts w:ascii="Consolas" w:hAnsi="Consolas" w:cs="Consolas"/>
                              <w:color w:val="6F008A"/>
                              <w:sz w:val="19"/>
                              <w:szCs w:val="19"/>
                              <w:highlight w:val="white"/>
                            </w:rPr>
                          </w:rPrChange>
                        </w:rPr>
                        <w:t>SW_APP</w:t>
                      </w:r>
                      <w:r w:rsidR="00D276D8" w:rsidRPr="00D276D8">
                        <w:rPr>
                          <w:rFonts w:ascii="Consolas" w:hAnsi="Consolas" w:cs="Consolas"/>
                          <w:color w:val="000000"/>
                          <w:sz w:val="19"/>
                          <w:szCs w:val="19"/>
                          <w:highlight w:val="white"/>
                          <w:lang w:val="en-US"/>
                          <w:rPrChange w:id="7273" w:author="Camille VACCALUT" w:date="2015-12-08T09:41:00Z">
                            <w:rPr>
                              <w:rFonts w:ascii="Consolas" w:hAnsi="Consolas" w:cs="Consolas"/>
                              <w:color w:val="000000"/>
                              <w:sz w:val="19"/>
                              <w:szCs w:val="19"/>
                              <w:highlight w:val="white"/>
                            </w:rPr>
                          </w:rPrChange>
                        </w:rPr>
                        <w:t>-&gt;</w:t>
                      </w:r>
                      <w:proofErr w:type="spellStart"/>
                      <w:proofErr w:type="gramStart"/>
                      <w:r w:rsidR="00D276D8" w:rsidRPr="00D276D8">
                        <w:rPr>
                          <w:rFonts w:ascii="Consolas" w:hAnsi="Consolas" w:cs="Consolas"/>
                          <w:color w:val="000000"/>
                          <w:sz w:val="19"/>
                          <w:szCs w:val="19"/>
                          <w:highlight w:val="white"/>
                          <w:lang w:val="en-US"/>
                          <w:rPrChange w:id="7274" w:author="Camille VACCALUT" w:date="2015-12-08T09:41:00Z">
                            <w:rPr>
                              <w:rFonts w:ascii="Consolas" w:hAnsi="Consolas" w:cs="Consolas"/>
                              <w:color w:val="000000"/>
                              <w:sz w:val="19"/>
                              <w:szCs w:val="19"/>
                              <w:highlight w:val="white"/>
                            </w:rPr>
                          </w:rPrChange>
                        </w:rPr>
                        <w:t>RegisterService</w:t>
                      </w:r>
                      <w:proofErr w:type="spellEnd"/>
                      <w:r w:rsidR="00D276D8" w:rsidRPr="00D276D8">
                        <w:rPr>
                          <w:rFonts w:ascii="Consolas" w:hAnsi="Consolas" w:cs="Consolas"/>
                          <w:color w:val="000000"/>
                          <w:sz w:val="19"/>
                          <w:szCs w:val="19"/>
                          <w:highlight w:val="white"/>
                          <w:lang w:val="en-US"/>
                          <w:rPrChange w:id="7275" w:author="Camille VACCALUT" w:date="2015-12-08T09:41:00Z">
                            <w:rPr>
                              <w:rFonts w:ascii="Consolas" w:hAnsi="Consolas" w:cs="Consolas"/>
                              <w:color w:val="000000"/>
                              <w:sz w:val="19"/>
                              <w:szCs w:val="19"/>
                              <w:highlight w:val="white"/>
                            </w:rPr>
                          </w:rPrChange>
                        </w:rPr>
                        <w:t>(</w:t>
                      </w:r>
                      <w:proofErr w:type="gramEnd"/>
                      <w:r w:rsidR="00D276D8" w:rsidRPr="00D276D8">
                        <w:rPr>
                          <w:rFonts w:ascii="Consolas" w:hAnsi="Consolas" w:cs="Consolas"/>
                          <w:color w:val="000000"/>
                          <w:sz w:val="19"/>
                          <w:szCs w:val="19"/>
                          <w:highlight w:val="white"/>
                          <w:lang w:val="en-US"/>
                          <w:rPrChange w:id="7276" w:author="Camille VACCALUT" w:date="2015-12-08T09:41:00Z">
                            <w:rPr>
                              <w:rFonts w:ascii="Consolas" w:hAnsi="Consolas" w:cs="Consolas"/>
                              <w:color w:val="000000"/>
                              <w:sz w:val="19"/>
                              <w:szCs w:val="19"/>
                              <w:highlight w:val="white"/>
                            </w:rPr>
                          </w:rPrChange>
                        </w:rPr>
                        <w:t>_</w:t>
                      </w:r>
                      <w:proofErr w:type="spellStart"/>
                      <w:r w:rsidR="00D276D8" w:rsidRPr="00D276D8">
                        <w:rPr>
                          <w:rFonts w:ascii="Consolas" w:hAnsi="Consolas" w:cs="Consolas"/>
                          <w:color w:val="000000"/>
                          <w:sz w:val="19"/>
                          <w:szCs w:val="19"/>
                          <w:highlight w:val="white"/>
                          <w:lang w:val="en-US"/>
                          <w:rPrChange w:id="7277" w:author="Camille VACCALUT" w:date="2015-12-08T09:41:00Z">
                            <w:rPr>
                              <w:rFonts w:ascii="Consolas" w:hAnsi="Consolas" w:cs="Consolas"/>
                              <w:color w:val="000000"/>
                              <w:sz w:val="19"/>
                              <w:szCs w:val="19"/>
                              <w:highlight w:val="white"/>
                            </w:rPr>
                          </w:rPrChange>
                        </w:rPr>
                        <w:t>log_service</w:t>
                      </w:r>
                      <w:proofErr w:type="spellEnd"/>
                      <w:r w:rsidR="00D276D8" w:rsidRPr="00D276D8">
                        <w:rPr>
                          <w:rFonts w:ascii="Consolas" w:hAnsi="Consolas" w:cs="Consolas"/>
                          <w:color w:val="000000"/>
                          <w:sz w:val="19"/>
                          <w:szCs w:val="19"/>
                          <w:highlight w:val="white"/>
                          <w:lang w:val="en-US"/>
                          <w:rPrChange w:id="7278" w:author="Camille VACCALUT" w:date="2015-12-08T09:41:00Z">
                            <w:rPr>
                              <w:rFonts w:ascii="Consolas" w:hAnsi="Consolas" w:cs="Consolas"/>
                              <w:color w:val="000000"/>
                              <w:sz w:val="19"/>
                              <w:szCs w:val="19"/>
                              <w:highlight w:val="white"/>
                            </w:rPr>
                          </w:rPrChange>
                        </w:rPr>
                        <w:t>);</w:t>
                      </w:r>
                    </w:ins>
                  </w:p>
                  <w:p w:rsidR="00BF1190" w:rsidRPr="00DD6E95" w:rsidDel="00D43292" w:rsidRDefault="00BF1190" w:rsidP="00BF1190">
                    <w:pPr>
                      <w:autoSpaceDE w:val="0"/>
                      <w:autoSpaceDN w:val="0"/>
                      <w:adjustRightInd w:val="0"/>
                      <w:jc w:val="left"/>
                      <w:rPr>
                        <w:ins w:id="7279" w:author="ghislain.aine" w:date="2015-11-05T11:53:00Z"/>
                        <w:del w:id="7280" w:author="Camille VACCALUT" w:date="2015-12-08T09:41:00Z"/>
                        <w:rFonts w:ascii="Consolas" w:hAnsi="Consolas" w:cs="Consolas"/>
                        <w:color w:val="000000"/>
                        <w:sz w:val="19"/>
                        <w:szCs w:val="19"/>
                        <w:highlight w:val="white"/>
                        <w:lang w:val="en-US"/>
                        <w:rPrChange w:id="7281" w:author="ghislain.aine" w:date="2015-11-05T11:53:00Z">
                          <w:rPr>
                            <w:ins w:id="7282" w:author="ghislain.aine" w:date="2015-11-05T11:53:00Z"/>
                            <w:del w:id="7283" w:author="Camille VACCALUT" w:date="2015-12-08T09:41:00Z"/>
                            <w:rFonts w:ascii="Consolas" w:hAnsi="Consolas" w:cs="Consolas"/>
                            <w:color w:val="000000"/>
                            <w:sz w:val="19"/>
                            <w:szCs w:val="19"/>
                            <w:highlight w:val="white"/>
                          </w:rPr>
                        </w:rPrChange>
                      </w:rPr>
                    </w:pPr>
                    <w:ins w:id="7284" w:author="Camille VACCALUT" w:date="2015-12-08T09:41:00Z">
                      <w:r>
                        <w:rPr>
                          <w:rFonts w:ascii="Consolas" w:hAnsi="Consolas" w:cs="Consolas"/>
                          <w:color w:val="000000"/>
                          <w:sz w:val="19"/>
                          <w:szCs w:val="19"/>
                          <w:highlight w:val="white"/>
                        </w:rPr>
                        <w:t>}</w:t>
                      </w:r>
                    </w:ins>
                    <w:ins w:id="7285" w:author="ghislain.aine" w:date="2015-11-05T11:53:00Z">
                      <w:del w:id="7286" w:author="Camille VACCALUT" w:date="2015-12-08T09:41:00Z">
                        <w:r w:rsidR="00D276D8" w:rsidRPr="00D276D8">
                          <w:rPr>
                            <w:rFonts w:ascii="Consolas" w:hAnsi="Consolas" w:cs="Consolas"/>
                            <w:color w:val="216F85"/>
                            <w:sz w:val="19"/>
                            <w:szCs w:val="19"/>
                            <w:highlight w:val="white"/>
                            <w:lang w:val="en-US"/>
                            <w:rPrChange w:id="7287" w:author="ghislain.aine" w:date="2015-11-05T11:53:00Z">
                              <w:rPr>
                                <w:rFonts w:ascii="Consolas" w:hAnsi="Consolas" w:cs="Consolas"/>
                                <w:color w:val="216F85"/>
                                <w:sz w:val="19"/>
                                <w:szCs w:val="19"/>
                                <w:highlight w:val="white"/>
                              </w:rPr>
                            </w:rPrChange>
                          </w:rPr>
                          <w:delText>ConfigManager</w:delText>
                        </w:r>
                        <w:r w:rsidR="00D276D8" w:rsidRPr="00D276D8">
                          <w:rPr>
                            <w:rFonts w:ascii="Consolas" w:hAnsi="Consolas" w:cs="Consolas"/>
                            <w:color w:val="000000"/>
                            <w:sz w:val="19"/>
                            <w:szCs w:val="19"/>
                            <w:highlight w:val="white"/>
                            <w:lang w:val="en-US"/>
                            <w:rPrChange w:id="7288" w:author="ghislain.aine" w:date="2015-11-05T11:53:00Z">
                              <w:rPr>
                                <w:rFonts w:ascii="Consolas" w:hAnsi="Consolas" w:cs="Consolas"/>
                                <w:color w:val="000000"/>
                                <w:sz w:val="19"/>
                                <w:szCs w:val="19"/>
                                <w:highlight w:val="white"/>
                              </w:rPr>
                            </w:rPrChange>
                          </w:rPr>
                          <w:delText>::</w:delText>
                        </w:r>
                        <w:r w:rsidR="00D276D8" w:rsidRPr="00D276D8">
                          <w:rPr>
                            <w:rFonts w:ascii="Consolas" w:hAnsi="Consolas" w:cs="Consolas"/>
                            <w:color w:val="880000"/>
                            <w:sz w:val="19"/>
                            <w:szCs w:val="19"/>
                            <w:highlight w:val="white"/>
                            <w:lang w:val="en-US"/>
                            <w:rPrChange w:id="7289" w:author="ghislain.aine" w:date="2015-11-05T11:53:00Z">
                              <w:rPr>
                                <w:rFonts w:ascii="Consolas" w:hAnsi="Consolas" w:cs="Consolas"/>
                                <w:color w:val="880000"/>
                                <w:sz w:val="19"/>
                                <w:szCs w:val="19"/>
                                <w:highlight w:val="white"/>
                              </w:rPr>
                            </w:rPrChange>
                          </w:rPr>
                          <w:delText>ConfigManager</w:delText>
                        </w:r>
                        <w:r w:rsidR="00D276D8" w:rsidRPr="00D276D8">
                          <w:rPr>
                            <w:rFonts w:ascii="Consolas" w:hAnsi="Consolas" w:cs="Consolas"/>
                            <w:color w:val="000000"/>
                            <w:sz w:val="19"/>
                            <w:szCs w:val="19"/>
                            <w:highlight w:val="white"/>
                            <w:lang w:val="en-US"/>
                            <w:rPrChange w:id="7290" w:author="ghislain.aine" w:date="2015-11-05T11:53:00Z">
                              <w:rPr>
                                <w:rFonts w:ascii="Consolas" w:hAnsi="Consolas" w:cs="Consolas"/>
                                <w:color w:val="000000"/>
                                <w:sz w:val="19"/>
                                <w:szCs w:val="19"/>
                                <w:highlight w:val="white"/>
                              </w:rPr>
                            </w:rPrChange>
                          </w:rPr>
                          <w:delText>() :</w:delText>
                        </w:r>
                      </w:del>
                    </w:ins>
                  </w:p>
                  <w:p w:rsidR="00BF1190" w:rsidRPr="00DD6E95" w:rsidDel="00D43292" w:rsidRDefault="00D276D8" w:rsidP="00BF1190">
                    <w:pPr>
                      <w:autoSpaceDE w:val="0"/>
                      <w:autoSpaceDN w:val="0"/>
                      <w:adjustRightInd w:val="0"/>
                      <w:jc w:val="left"/>
                      <w:rPr>
                        <w:ins w:id="7291" w:author="ghislain.aine" w:date="2015-11-05T11:53:00Z"/>
                        <w:del w:id="7292" w:author="Camille VACCALUT" w:date="2015-12-08T09:41:00Z"/>
                        <w:rFonts w:ascii="Consolas" w:hAnsi="Consolas" w:cs="Consolas"/>
                        <w:color w:val="000000"/>
                        <w:sz w:val="19"/>
                        <w:szCs w:val="19"/>
                        <w:highlight w:val="white"/>
                        <w:lang w:val="en-US"/>
                        <w:rPrChange w:id="7293" w:author="ghislain.aine" w:date="2015-11-05T11:53:00Z">
                          <w:rPr>
                            <w:ins w:id="7294" w:author="ghislain.aine" w:date="2015-11-05T11:53:00Z"/>
                            <w:del w:id="7295" w:author="Camille VACCALUT" w:date="2015-12-08T09:41:00Z"/>
                            <w:rFonts w:ascii="Consolas" w:hAnsi="Consolas" w:cs="Consolas"/>
                            <w:color w:val="000000"/>
                            <w:sz w:val="19"/>
                            <w:szCs w:val="19"/>
                            <w:highlight w:val="white"/>
                          </w:rPr>
                        </w:rPrChange>
                      </w:rPr>
                    </w:pPr>
                    <w:ins w:id="7296" w:author="ghislain.aine" w:date="2015-11-05T11:53:00Z">
                      <w:del w:id="7297" w:author="Camille VACCALUT" w:date="2015-12-08T09:41:00Z">
                        <w:r w:rsidRPr="00D276D8">
                          <w:rPr>
                            <w:rFonts w:ascii="Consolas" w:hAnsi="Consolas" w:cs="Consolas"/>
                            <w:color w:val="000000"/>
                            <w:sz w:val="19"/>
                            <w:szCs w:val="19"/>
                            <w:highlight w:val="white"/>
                            <w:lang w:val="en-US"/>
                            <w:rPrChange w:id="7298" w:author="ghislain.aine" w:date="2015-11-05T11:53:00Z">
                              <w:rPr>
                                <w:rFonts w:ascii="Consolas" w:hAnsi="Consolas" w:cs="Consolas"/>
                                <w:color w:val="000000"/>
                                <w:sz w:val="19"/>
                                <w:szCs w:val="19"/>
                                <w:highlight w:val="white"/>
                              </w:rPr>
                            </w:rPrChange>
                          </w:rPr>
                          <w:tab/>
                        </w:r>
                        <w:r w:rsidRPr="00D276D8">
                          <w:rPr>
                            <w:rFonts w:ascii="Consolas" w:hAnsi="Consolas" w:cs="Consolas"/>
                            <w:color w:val="216F85"/>
                            <w:sz w:val="19"/>
                            <w:szCs w:val="19"/>
                            <w:highlight w:val="white"/>
                            <w:lang w:val="en-US"/>
                            <w:rPrChange w:id="7299" w:author="ghislain.aine" w:date="2015-11-05T11:53:00Z">
                              <w:rPr>
                                <w:rFonts w:ascii="Consolas" w:hAnsi="Consolas" w:cs="Consolas"/>
                                <w:color w:val="216F85"/>
                                <w:sz w:val="19"/>
                                <w:szCs w:val="19"/>
                                <w:highlight w:val="white"/>
                              </w:rPr>
                            </w:rPrChange>
                          </w:rPr>
                          <w:delText>StreamWork</w:delText>
                        </w:r>
                        <w:r w:rsidRPr="00D276D8">
                          <w:rPr>
                            <w:rFonts w:ascii="Consolas" w:hAnsi="Consolas" w:cs="Consolas"/>
                            <w:color w:val="2B91AF"/>
                            <w:sz w:val="19"/>
                            <w:szCs w:val="19"/>
                            <w:highlight w:val="white"/>
                            <w:lang w:val="en-US"/>
                            <w:rPrChange w:id="7300" w:author="ghislain.aine" w:date="2015-11-05T11:53:00Z">
                              <w:rPr>
                                <w:rFonts w:ascii="Consolas" w:hAnsi="Consolas" w:cs="Consolas"/>
                                <w:color w:val="2B91AF"/>
                                <w:sz w:val="19"/>
                                <w:szCs w:val="19"/>
                                <w:highlight w:val="white"/>
                              </w:rPr>
                            </w:rPrChange>
                          </w:rPr>
                          <w:delText>::</w:delText>
                        </w:r>
                        <w:r w:rsidRPr="00D276D8">
                          <w:rPr>
                            <w:rFonts w:ascii="Consolas" w:hAnsi="Consolas" w:cs="Consolas"/>
                            <w:color w:val="216F85"/>
                            <w:sz w:val="19"/>
                            <w:szCs w:val="19"/>
                            <w:highlight w:val="white"/>
                            <w:lang w:val="en-US"/>
                            <w:rPrChange w:id="7301" w:author="ghislain.aine" w:date="2015-11-05T11:53:00Z">
                              <w:rPr>
                                <w:rFonts w:ascii="Consolas" w:hAnsi="Consolas" w:cs="Consolas"/>
                                <w:color w:val="216F85"/>
                                <w:sz w:val="19"/>
                                <w:szCs w:val="19"/>
                                <w:highlight w:val="white"/>
                              </w:rPr>
                            </w:rPrChange>
                          </w:rPr>
                          <w:delText>SwFoundation</w:delText>
                        </w:r>
                        <w:r w:rsidRPr="00D276D8">
                          <w:rPr>
                            <w:rFonts w:ascii="Consolas" w:hAnsi="Consolas" w:cs="Consolas"/>
                            <w:color w:val="000000"/>
                            <w:sz w:val="19"/>
                            <w:szCs w:val="19"/>
                            <w:highlight w:val="white"/>
                            <w:lang w:val="en-US"/>
                            <w:rPrChange w:id="7302" w:author="ghislain.aine" w:date="2015-11-05T11:53:00Z">
                              <w:rPr>
                                <w:rFonts w:ascii="Consolas" w:hAnsi="Consolas" w:cs="Consolas"/>
                                <w:color w:val="000000"/>
                                <w:sz w:val="19"/>
                                <w:szCs w:val="19"/>
                                <w:highlight w:val="white"/>
                              </w:rPr>
                            </w:rPrChange>
                          </w:rPr>
                          <w:delText>::</w:delText>
                        </w:r>
                        <w:r w:rsidRPr="00D276D8">
                          <w:rPr>
                            <w:rFonts w:ascii="Consolas" w:hAnsi="Consolas" w:cs="Consolas"/>
                            <w:color w:val="216F85"/>
                            <w:sz w:val="19"/>
                            <w:szCs w:val="19"/>
                            <w:highlight w:val="white"/>
                            <w:lang w:val="en-US"/>
                            <w:rPrChange w:id="7303" w:author="ghislain.aine" w:date="2015-11-05T11:53:00Z">
                              <w:rPr>
                                <w:rFonts w:ascii="Consolas" w:hAnsi="Consolas" w:cs="Consolas"/>
                                <w:color w:val="216F85"/>
                                <w:sz w:val="19"/>
                                <w:szCs w:val="19"/>
                                <w:highlight w:val="white"/>
                              </w:rPr>
                            </w:rPrChange>
                          </w:rPr>
                          <w:delText>SwAssistedComponent</w:delText>
                        </w:r>
                        <w:r w:rsidRPr="00D276D8">
                          <w:rPr>
                            <w:rFonts w:ascii="Consolas" w:hAnsi="Consolas" w:cs="Consolas"/>
                            <w:color w:val="000000"/>
                            <w:sz w:val="19"/>
                            <w:szCs w:val="19"/>
                            <w:highlight w:val="white"/>
                            <w:lang w:val="en-US"/>
                            <w:rPrChange w:id="7304" w:author="ghislain.aine" w:date="2015-11-05T11:53:00Z">
                              <w:rPr>
                                <w:rFonts w:ascii="Consolas" w:hAnsi="Consolas" w:cs="Consolas"/>
                                <w:color w:val="000000"/>
                                <w:sz w:val="19"/>
                                <w:szCs w:val="19"/>
                                <w:highlight w:val="white"/>
                              </w:rPr>
                            </w:rPrChange>
                          </w:rPr>
                          <w:delText>(),</w:delText>
                        </w:r>
                      </w:del>
                    </w:ins>
                  </w:p>
                  <w:p w:rsidR="00BF1190" w:rsidRPr="00DD6E95" w:rsidDel="00D43292" w:rsidRDefault="00D276D8" w:rsidP="00BF1190">
                    <w:pPr>
                      <w:autoSpaceDE w:val="0"/>
                      <w:autoSpaceDN w:val="0"/>
                      <w:adjustRightInd w:val="0"/>
                      <w:jc w:val="left"/>
                      <w:rPr>
                        <w:ins w:id="7305" w:author="ghislain.aine" w:date="2015-11-05T11:53:00Z"/>
                        <w:del w:id="7306" w:author="Camille VACCALUT" w:date="2015-12-08T09:41:00Z"/>
                        <w:rFonts w:ascii="Consolas" w:hAnsi="Consolas" w:cs="Consolas"/>
                        <w:color w:val="000000"/>
                        <w:sz w:val="19"/>
                        <w:szCs w:val="19"/>
                        <w:highlight w:val="white"/>
                        <w:lang w:val="en-US"/>
                        <w:rPrChange w:id="7307" w:author="ghislain.aine" w:date="2015-11-05T11:53:00Z">
                          <w:rPr>
                            <w:ins w:id="7308" w:author="ghislain.aine" w:date="2015-11-05T11:53:00Z"/>
                            <w:del w:id="7309" w:author="Camille VACCALUT" w:date="2015-12-08T09:41:00Z"/>
                            <w:rFonts w:ascii="Consolas" w:hAnsi="Consolas" w:cs="Consolas"/>
                            <w:color w:val="000000"/>
                            <w:sz w:val="19"/>
                            <w:szCs w:val="19"/>
                            <w:highlight w:val="white"/>
                          </w:rPr>
                        </w:rPrChange>
                      </w:rPr>
                    </w:pPr>
                    <w:ins w:id="7310" w:author="ghislain.aine" w:date="2015-11-05T11:53:00Z">
                      <w:del w:id="7311" w:author="Camille VACCALUT" w:date="2015-12-08T09:41:00Z">
                        <w:r w:rsidRPr="00D276D8">
                          <w:rPr>
                            <w:rFonts w:ascii="Consolas" w:hAnsi="Consolas" w:cs="Consolas"/>
                            <w:color w:val="000000"/>
                            <w:sz w:val="19"/>
                            <w:szCs w:val="19"/>
                            <w:highlight w:val="white"/>
                            <w:lang w:val="en-US"/>
                            <w:rPrChange w:id="7312" w:author="ghislain.aine" w:date="2015-11-05T11:53:00Z">
                              <w:rPr>
                                <w:rFonts w:ascii="Consolas" w:hAnsi="Consolas" w:cs="Consolas"/>
                                <w:color w:val="000000"/>
                                <w:sz w:val="19"/>
                                <w:szCs w:val="19"/>
                                <w:highlight w:val="white"/>
                              </w:rPr>
                            </w:rPrChange>
                          </w:rPr>
                          <w:tab/>
                        </w:r>
                        <w:r w:rsidRPr="00D276D8">
                          <w:rPr>
                            <w:rFonts w:ascii="Consolas" w:hAnsi="Consolas" w:cs="Consolas"/>
                            <w:color w:val="000080"/>
                            <w:sz w:val="19"/>
                            <w:szCs w:val="19"/>
                            <w:highlight w:val="white"/>
                            <w:lang w:val="en-US"/>
                            <w:rPrChange w:id="7313" w:author="ghislain.aine" w:date="2015-11-05T11:53:00Z">
                              <w:rPr>
                                <w:rFonts w:ascii="Consolas" w:hAnsi="Consolas" w:cs="Consolas"/>
                                <w:color w:val="000080"/>
                                <w:sz w:val="19"/>
                                <w:szCs w:val="19"/>
                                <w:highlight w:val="white"/>
                              </w:rPr>
                            </w:rPrChange>
                          </w:rPr>
                          <w:delText>_log_service</w:delText>
                        </w:r>
                        <w:r w:rsidRPr="00D276D8">
                          <w:rPr>
                            <w:rFonts w:ascii="Consolas" w:hAnsi="Consolas" w:cs="Consolas"/>
                            <w:color w:val="000000"/>
                            <w:sz w:val="19"/>
                            <w:szCs w:val="19"/>
                            <w:highlight w:val="white"/>
                            <w:lang w:val="en-US"/>
                            <w:rPrChange w:id="7314" w:author="ghislain.aine" w:date="2015-11-05T11:53:00Z">
                              <w:rPr>
                                <w:rFonts w:ascii="Consolas" w:hAnsi="Consolas" w:cs="Consolas"/>
                                <w:color w:val="000000"/>
                                <w:sz w:val="19"/>
                                <w:szCs w:val="19"/>
                                <w:highlight w:val="white"/>
                              </w:rPr>
                            </w:rPrChange>
                          </w:rPr>
                          <w:delText>(</w:delText>
                        </w:r>
                        <w:r w:rsidRPr="00D276D8">
                          <w:rPr>
                            <w:rFonts w:ascii="Consolas" w:hAnsi="Consolas" w:cs="Consolas"/>
                            <w:color w:val="0000FF"/>
                            <w:sz w:val="19"/>
                            <w:szCs w:val="19"/>
                            <w:highlight w:val="white"/>
                            <w:lang w:val="en-US"/>
                            <w:rPrChange w:id="7315" w:author="ghislain.aine" w:date="2015-11-05T11:53:00Z">
                              <w:rPr>
                                <w:rFonts w:ascii="Consolas" w:hAnsi="Consolas" w:cs="Consolas"/>
                                <w:color w:val="0000FF"/>
                                <w:sz w:val="19"/>
                                <w:szCs w:val="19"/>
                                <w:highlight w:val="white"/>
                              </w:rPr>
                            </w:rPrChange>
                          </w:rPr>
                          <w:delText>new</w:delText>
                        </w:r>
                        <w:r w:rsidRPr="00D276D8">
                          <w:rPr>
                            <w:rFonts w:ascii="Consolas" w:hAnsi="Consolas" w:cs="Consolas"/>
                            <w:color w:val="000000"/>
                            <w:sz w:val="19"/>
                            <w:szCs w:val="19"/>
                            <w:highlight w:val="white"/>
                            <w:lang w:val="en-US"/>
                            <w:rPrChange w:id="7316" w:author="ghislain.aine" w:date="2015-11-05T11:53:00Z">
                              <w:rPr>
                                <w:rFonts w:ascii="Consolas" w:hAnsi="Consolas" w:cs="Consolas"/>
                                <w:color w:val="000000"/>
                                <w:sz w:val="19"/>
                                <w:szCs w:val="19"/>
                                <w:highlight w:val="white"/>
                              </w:rPr>
                            </w:rPrChange>
                          </w:rPr>
                          <w:delText xml:space="preserve"> </w:delText>
                        </w:r>
                        <w:r w:rsidRPr="00D276D8">
                          <w:rPr>
                            <w:rFonts w:ascii="Consolas" w:hAnsi="Consolas" w:cs="Consolas"/>
                            <w:color w:val="216F85"/>
                            <w:sz w:val="19"/>
                            <w:szCs w:val="19"/>
                            <w:highlight w:val="white"/>
                            <w:lang w:val="en-US"/>
                            <w:rPrChange w:id="7317" w:author="ghislain.aine" w:date="2015-11-05T11:53:00Z">
                              <w:rPr>
                                <w:rFonts w:ascii="Consolas" w:hAnsi="Consolas" w:cs="Consolas"/>
                                <w:color w:val="216F85"/>
                                <w:sz w:val="19"/>
                                <w:szCs w:val="19"/>
                                <w:highlight w:val="white"/>
                              </w:rPr>
                            </w:rPrChange>
                          </w:rPr>
                          <w:delText>LogService</w:delText>
                        </w:r>
                        <w:r w:rsidRPr="00D276D8">
                          <w:rPr>
                            <w:rFonts w:ascii="Consolas" w:hAnsi="Consolas" w:cs="Consolas"/>
                            <w:color w:val="000000"/>
                            <w:sz w:val="19"/>
                            <w:szCs w:val="19"/>
                            <w:highlight w:val="white"/>
                            <w:lang w:val="en-US"/>
                            <w:rPrChange w:id="7318" w:author="ghislain.aine" w:date="2015-11-05T11:53:00Z">
                              <w:rPr>
                                <w:rFonts w:ascii="Consolas" w:hAnsi="Consolas" w:cs="Consolas"/>
                                <w:color w:val="000000"/>
                                <w:sz w:val="19"/>
                                <w:szCs w:val="19"/>
                                <w:highlight w:val="white"/>
                              </w:rPr>
                            </w:rPrChange>
                          </w:rPr>
                          <w:delText>)</w:delText>
                        </w:r>
                      </w:del>
                    </w:ins>
                  </w:p>
                  <w:p w:rsidR="00BF1190" w:rsidRPr="00DD6E95" w:rsidDel="00D43292" w:rsidRDefault="00D276D8" w:rsidP="00BF1190">
                    <w:pPr>
                      <w:autoSpaceDE w:val="0"/>
                      <w:autoSpaceDN w:val="0"/>
                      <w:adjustRightInd w:val="0"/>
                      <w:jc w:val="left"/>
                      <w:rPr>
                        <w:ins w:id="7319" w:author="ghislain.aine" w:date="2015-11-05T11:53:00Z"/>
                        <w:del w:id="7320" w:author="Camille VACCALUT" w:date="2015-12-08T09:41:00Z"/>
                        <w:rFonts w:ascii="Consolas" w:hAnsi="Consolas" w:cs="Consolas"/>
                        <w:color w:val="000000"/>
                        <w:sz w:val="19"/>
                        <w:szCs w:val="19"/>
                        <w:highlight w:val="white"/>
                        <w:lang w:val="en-US"/>
                        <w:rPrChange w:id="7321" w:author="ghislain.aine" w:date="2015-11-05T11:53:00Z">
                          <w:rPr>
                            <w:ins w:id="7322" w:author="ghislain.aine" w:date="2015-11-05T11:53:00Z"/>
                            <w:del w:id="7323" w:author="Camille VACCALUT" w:date="2015-12-08T09:41:00Z"/>
                            <w:rFonts w:ascii="Consolas" w:hAnsi="Consolas" w:cs="Consolas"/>
                            <w:color w:val="000000"/>
                            <w:sz w:val="19"/>
                            <w:szCs w:val="19"/>
                            <w:highlight w:val="white"/>
                          </w:rPr>
                        </w:rPrChange>
                      </w:rPr>
                    </w:pPr>
                    <w:ins w:id="7324" w:author="ghislain.aine" w:date="2015-11-05T11:53:00Z">
                      <w:del w:id="7325" w:author="Camille VACCALUT" w:date="2015-12-08T09:41:00Z">
                        <w:r w:rsidRPr="00D276D8">
                          <w:rPr>
                            <w:rFonts w:ascii="Consolas" w:hAnsi="Consolas" w:cs="Consolas"/>
                            <w:color w:val="000000"/>
                            <w:sz w:val="19"/>
                            <w:szCs w:val="19"/>
                            <w:highlight w:val="white"/>
                            <w:lang w:val="en-US"/>
                            <w:rPrChange w:id="7326" w:author="ghislain.aine" w:date="2015-11-05T11:53:00Z">
                              <w:rPr>
                                <w:rFonts w:ascii="Consolas" w:hAnsi="Consolas" w:cs="Consolas"/>
                                <w:color w:val="000000"/>
                                <w:sz w:val="19"/>
                                <w:szCs w:val="19"/>
                                <w:highlight w:val="white"/>
                              </w:rPr>
                            </w:rPrChange>
                          </w:rPr>
                          <w:delText>{</w:delText>
                        </w:r>
                      </w:del>
                    </w:ins>
                  </w:p>
                  <w:p w:rsidR="00BF1190" w:rsidRPr="00DD6E95" w:rsidDel="00D43292" w:rsidRDefault="00D276D8" w:rsidP="00BF1190">
                    <w:pPr>
                      <w:autoSpaceDE w:val="0"/>
                      <w:autoSpaceDN w:val="0"/>
                      <w:adjustRightInd w:val="0"/>
                      <w:jc w:val="left"/>
                      <w:rPr>
                        <w:ins w:id="7327" w:author="ghislain.aine" w:date="2015-11-05T11:53:00Z"/>
                        <w:del w:id="7328" w:author="Camille VACCALUT" w:date="2015-12-08T09:41:00Z"/>
                        <w:rFonts w:ascii="Consolas" w:hAnsi="Consolas" w:cs="Consolas"/>
                        <w:color w:val="000000"/>
                        <w:sz w:val="19"/>
                        <w:szCs w:val="19"/>
                        <w:highlight w:val="white"/>
                        <w:lang w:val="en-US"/>
                        <w:rPrChange w:id="7329" w:author="ghislain.aine" w:date="2015-11-05T11:53:00Z">
                          <w:rPr>
                            <w:ins w:id="7330" w:author="ghislain.aine" w:date="2015-11-05T11:53:00Z"/>
                            <w:del w:id="7331" w:author="Camille VACCALUT" w:date="2015-12-08T09:41:00Z"/>
                            <w:rFonts w:ascii="Consolas" w:hAnsi="Consolas" w:cs="Consolas"/>
                            <w:color w:val="000000"/>
                            <w:sz w:val="19"/>
                            <w:szCs w:val="19"/>
                            <w:highlight w:val="white"/>
                          </w:rPr>
                        </w:rPrChange>
                      </w:rPr>
                    </w:pPr>
                    <w:ins w:id="7332" w:author="ghislain.aine" w:date="2015-11-05T11:53:00Z">
                      <w:del w:id="7333" w:author="Camille VACCALUT" w:date="2015-12-08T09:41:00Z">
                        <w:r w:rsidRPr="00D276D8">
                          <w:rPr>
                            <w:rFonts w:ascii="Consolas" w:hAnsi="Consolas" w:cs="Consolas"/>
                            <w:color w:val="000000"/>
                            <w:sz w:val="19"/>
                            <w:szCs w:val="19"/>
                            <w:highlight w:val="white"/>
                            <w:lang w:val="en-US"/>
                            <w:rPrChange w:id="7334" w:author="ghislain.aine" w:date="2015-11-05T11:53:00Z">
                              <w:rPr>
                                <w:rFonts w:ascii="Consolas" w:hAnsi="Consolas" w:cs="Consolas"/>
                                <w:color w:val="000000"/>
                                <w:sz w:val="19"/>
                                <w:szCs w:val="19"/>
                                <w:highlight w:val="white"/>
                              </w:rPr>
                            </w:rPrChange>
                          </w:rPr>
                          <w:tab/>
                        </w:r>
                        <w:r w:rsidRPr="00D276D8">
                          <w:rPr>
                            <w:rFonts w:ascii="Consolas" w:hAnsi="Consolas" w:cs="Consolas"/>
                            <w:color w:val="6F008A"/>
                            <w:sz w:val="19"/>
                            <w:szCs w:val="19"/>
                            <w:highlight w:val="white"/>
                            <w:lang w:val="en-US"/>
                            <w:rPrChange w:id="7335" w:author="ghislain.aine" w:date="2015-11-05T11:53:00Z">
                              <w:rPr>
                                <w:rFonts w:ascii="Consolas" w:hAnsi="Consolas" w:cs="Consolas"/>
                                <w:color w:val="6F008A"/>
                                <w:sz w:val="19"/>
                                <w:szCs w:val="19"/>
                                <w:highlight w:val="white"/>
                              </w:rPr>
                            </w:rPrChange>
                          </w:rPr>
                          <w:delText>SW_APP</w:delText>
                        </w:r>
                        <w:r w:rsidRPr="00D276D8">
                          <w:rPr>
                            <w:rFonts w:ascii="Consolas" w:hAnsi="Consolas" w:cs="Consolas"/>
                            <w:color w:val="000000"/>
                            <w:sz w:val="19"/>
                            <w:szCs w:val="19"/>
                            <w:highlight w:val="white"/>
                            <w:lang w:val="en-US"/>
                            <w:rPrChange w:id="7336" w:author="ghislain.aine" w:date="2015-11-05T11:53:00Z">
                              <w:rPr>
                                <w:rFonts w:ascii="Consolas" w:hAnsi="Consolas" w:cs="Consolas"/>
                                <w:color w:val="000000"/>
                                <w:sz w:val="19"/>
                                <w:szCs w:val="19"/>
                                <w:highlight w:val="white"/>
                              </w:rPr>
                            </w:rPrChange>
                          </w:rPr>
                          <w:delText>-&gt;</w:delText>
                        </w:r>
                        <w:r w:rsidRPr="00D276D8">
                          <w:rPr>
                            <w:rFonts w:ascii="Consolas" w:hAnsi="Consolas" w:cs="Consolas"/>
                            <w:color w:val="880000"/>
                            <w:sz w:val="19"/>
                            <w:szCs w:val="19"/>
                            <w:highlight w:val="white"/>
                            <w:lang w:val="en-US"/>
                            <w:rPrChange w:id="7337" w:author="ghislain.aine" w:date="2015-11-05T11:53:00Z">
                              <w:rPr>
                                <w:rFonts w:ascii="Consolas" w:hAnsi="Consolas" w:cs="Consolas"/>
                                <w:color w:val="880000"/>
                                <w:sz w:val="19"/>
                                <w:szCs w:val="19"/>
                                <w:highlight w:val="white"/>
                              </w:rPr>
                            </w:rPrChange>
                          </w:rPr>
                          <w:delText>RegisterService</w:delText>
                        </w:r>
                        <w:r w:rsidRPr="00D276D8">
                          <w:rPr>
                            <w:rFonts w:ascii="Consolas" w:hAnsi="Consolas" w:cs="Consolas"/>
                            <w:color w:val="000000"/>
                            <w:sz w:val="19"/>
                            <w:szCs w:val="19"/>
                            <w:highlight w:val="white"/>
                            <w:lang w:val="en-US"/>
                            <w:rPrChange w:id="7338" w:author="ghislain.aine" w:date="2015-11-05T11:53:00Z">
                              <w:rPr>
                                <w:rFonts w:ascii="Consolas" w:hAnsi="Consolas" w:cs="Consolas"/>
                                <w:color w:val="000000"/>
                                <w:sz w:val="19"/>
                                <w:szCs w:val="19"/>
                                <w:highlight w:val="white"/>
                              </w:rPr>
                            </w:rPrChange>
                          </w:rPr>
                          <w:delText>(</w:delText>
                        </w:r>
                        <w:r w:rsidRPr="00D276D8">
                          <w:rPr>
                            <w:rFonts w:ascii="Consolas" w:hAnsi="Consolas" w:cs="Consolas"/>
                            <w:color w:val="000080"/>
                            <w:sz w:val="19"/>
                            <w:szCs w:val="19"/>
                            <w:highlight w:val="white"/>
                            <w:lang w:val="en-US"/>
                            <w:rPrChange w:id="7339" w:author="ghislain.aine" w:date="2015-11-05T11:53:00Z">
                              <w:rPr>
                                <w:rFonts w:ascii="Consolas" w:hAnsi="Consolas" w:cs="Consolas"/>
                                <w:color w:val="000080"/>
                                <w:sz w:val="19"/>
                                <w:szCs w:val="19"/>
                                <w:highlight w:val="white"/>
                              </w:rPr>
                            </w:rPrChange>
                          </w:rPr>
                          <w:delText>_log_service</w:delText>
                        </w:r>
                        <w:r w:rsidRPr="00D276D8">
                          <w:rPr>
                            <w:rFonts w:ascii="Consolas" w:hAnsi="Consolas" w:cs="Consolas"/>
                            <w:color w:val="000000"/>
                            <w:sz w:val="19"/>
                            <w:szCs w:val="19"/>
                            <w:highlight w:val="white"/>
                            <w:lang w:val="en-US"/>
                            <w:rPrChange w:id="7340" w:author="ghislain.aine" w:date="2015-11-05T11:53:00Z">
                              <w:rPr>
                                <w:rFonts w:ascii="Consolas" w:hAnsi="Consolas" w:cs="Consolas"/>
                                <w:color w:val="000000"/>
                                <w:sz w:val="19"/>
                                <w:szCs w:val="19"/>
                                <w:highlight w:val="white"/>
                              </w:rPr>
                            </w:rPrChange>
                          </w:rPr>
                          <w:delText>.</w:delText>
                        </w:r>
                        <w:r w:rsidRPr="00D276D8">
                          <w:rPr>
                            <w:rFonts w:ascii="Consolas" w:hAnsi="Consolas" w:cs="Consolas"/>
                            <w:color w:val="880000"/>
                            <w:sz w:val="19"/>
                            <w:szCs w:val="19"/>
                            <w:highlight w:val="white"/>
                            <w:lang w:val="en-US"/>
                            <w:rPrChange w:id="7341" w:author="ghislain.aine" w:date="2015-11-05T11:53:00Z">
                              <w:rPr>
                                <w:rFonts w:ascii="Consolas" w:hAnsi="Consolas" w:cs="Consolas"/>
                                <w:color w:val="880000"/>
                                <w:sz w:val="19"/>
                                <w:szCs w:val="19"/>
                                <w:highlight w:val="white"/>
                              </w:rPr>
                            </w:rPrChange>
                          </w:rPr>
                          <w:delText>get</w:delText>
                        </w:r>
                        <w:r w:rsidRPr="00D276D8">
                          <w:rPr>
                            <w:rFonts w:ascii="Consolas" w:hAnsi="Consolas" w:cs="Consolas"/>
                            <w:color w:val="000000"/>
                            <w:sz w:val="19"/>
                            <w:szCs w:val="19"/>
                            <w:highlight w:val="white"/>
                            <w:lang w:val="en-US"/>
                            <w:rPrChange w:id="7342" w:author="ghislain.aine" w:date="2015-11-05T11:53:00Z">
                              <w:rPr>
                                <w:rFonts w:ascii="Consolas" w:hAnsi="Consolas" w:cs="Consolas"/>
                                <w:color w:val="000000"/>
                                <w:sz w:val="19"/>
                                <w:szCs w:val="19"/>
                                <w:highlight w:val="white"/>
                              </w:rPr>
                            </w:rPrChange>
                          </w:rPr>
                          <w:delText>());</w:delText>
                        </w:r>
                      </w:del>
                    </w:ins>
                  </w:p>
                  <w:p w:rsidR="00BF1190" w:rsidRPr="006F6528" w:rsidDel="00DD6E95" w:rsidRDefault="00BF1190" w:rsidP="00BF1190">
                    <w:pPr>
                      <w:autoSpaceDE w:val="0"/>
                      <w:autoSpaceDN w:val="0"/>
                      <w:adjustRightInd w:val="0"/>
                      <w:jc w:val="left"/>
                      <w:rPr>
                        <w:del w:id="7343" w:author="ghislain.aine" w:date="2015-11-05T11:53:00Z"/>
                        <w:rFonts w:ascii="Consolas" w:hAnsi="Consolas" w:cs="Consolas"/>
                        <w:color w:val="000000"/>
                        <w:sz w:val="19"/>
                        <w:szCs w:val="19"/>
                        <w:highlight w:val="white"/>
                        <w:lang w:val="en-US"/>
                      </w:rPr>
                    </w:pPr>
                    <w:ins w:id="7344" w:author="ghislain.aine" w:date="2015-11-05T11:53:00Z">
                      <w:del w:id="7345" w:author="Camille VACCALUT" w:date="2015-12-08T09:41:00Z">
                        <w:r w:rsidDel="00D43292">
                          <w:rPr>
                            <w:rFonts w:ascii="Consolas" w:hAnsi="Consolas" w:cs="Consolas"/>
                            <w:color w:val="000000"/>
                            <w:sz w:val="19"/>
                            <w:szCs w:val="19"/>
                            <w:highlight w:val="white"/>
                          </w:rPr>
                          <w:delText>}</w:delText>
                        </w:r>
                      </w:del>
                    </w:ins>
                    <w:del w:id="7346" w:author="ghislain.aine" w:date="2015-11-05T11:53:00Z">
                      <w:r w:rsidRPr="006F6528" w:rsidDel="00DD6E95">
                        <w:rPr>
                          <w:rFonts w:ascii="Consolas" w:hAnsi="Consolas" w:cs="Consolas"/>
                          <w:color w:val="0000FF"/>
                          <w:sz w:val="19"/>
                          <w:szCs w:val="19"/>
                          <w:highlight w:val="white"/>
                          <w:lang w:val="en-US"/>
                        </w:rPr>
                        <w:delText>#define</w:delText>
                      </w:r>
                      <w:r w:rsidRPr="006F6528" w:rsidDel="00DD6E95">
                        <w:rPr>
                          <w:rFonts w:ascii="Consolas" w:hAnsi="Consolas" w:cs="Consolas"/>
                          <w:color w:val="000000"/>
                          <w:sz w:val="19"/>
                          <w:szCs w:val="19"/>
                          <w:highlight w:val="white"/>
                          <w:lang w:val="en-US"/>
                        </w:rPr>
                        <w:delText xml:space="preserve"> </w:delText>
                      </w:r>
                      <w:r w:rsidRPr="006F6528" w:rsidDel="00DD6E95">
                        <w:rPr>
                          <w:rFonts w:ascii="Consolas" w:hAnsi="Consolas" w:cs="Consolas"/>
                          <w:color w:val="6F008A"/>
                          <w:sz w:val="19"/>
                          <w:szCs w:val="19"/>
                          <w:highlight w:val="white"/>
                          <w:lang w:val="en-US"/>
                        </w:rPr>
                        <w:delText>DATA_NODE</w:delText>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A31515"/>
                          <w:sz w:val="19"/>
                          <w:szCs w:val="19"/>
                          <w:highlight w:val="white"/>
                          <w:lang w:val="en-US"/>
                        </w:rPr>
                        <w:delText>"data"</w:delText>
                      </w:r>
                    </w:del>
                  </w:p>
                  <w:p w:rsidR="00BF1190" w:rsidRPr="006F6528" w:rsidDel="00DD6E95" w:rsidRDefault="00BF1190" w:rsidP="00BF1190">
                    <w:pPr>
                      <w:autoSpaceDE w:val="0"/>
                      <w:autoSpaceDN w:val="0"/>
                      <w:adjustRightInd w:val="0"/>
                      <w:jc w:val="left"/>
                      <w:rPr>
                        <w:del w:id="7347" w:author="ghislain.aine" w:date="2015-11-05T11:53:00Z"/>
                        <w:rFonts w:ascii="Consolas" w:hAnsi="Consolas" w:cs="Consolas"/>
                        <w:color w:val="000000"/>
                        <w:sz w:val="19"/>
                        <w:szCs w:val="19"/>
                        <w:highlight w:val="white"/>
                        <w:lang w:val="en-US"/>
                      </w:rPr>
                    </w:pPr>
                    <w:del w:id="7348" w:author="ghislain.aine" w:date="2015-11-05T11:53:00Z">
                      <w:r w:rsidRPr="006F6528" w:rsidDel="00DD6E95">
                        <w:rPr>
                          <w:rFonts w:ascii="Consolas" w:hAnsi="Consolas" w:cs="Consolas"/>
                          <w:color w:val="0000FF"/>
                          <w:sz w:val="19"/>
                          <w:szCs w:val="19"/>
                          <w:highlight w:val="white"/>
                          <w:lang w:val="en-US"/>
                        </w:rPr>
                        <w:delText>#define</w:delText>
                      </w:r>
                      <w:r w:rsidRPr="006F6528" w:rsidDel="00DD6E95">
                        <w:rPr>
                          <w:rFonts w:ascii="Consolas" w:hAnsi="Consolas" w:cs="Consolas"/>
                          <w:color w:val="000000"/>
                          <w:sz w:val="19"/>
                          <w:szCs w:val="19"/>
                          <w:highlight w:val="white"/>
                          <w:lang w:val="en-US"/>
                        </w:rPr>
                        <w:delText xml:space="preserve"> </w:delText>
                      </w:r>
                      <w:r w:rsidRPr="006F6528" w:rsidDel="00DD6E95">
                        <w:rPr>
                          <w:rFonts w:ascii="Consolas" w:hAnsi="Consolas" w:cs="Consolas"/>
                          <w:color w:val="6F008A"/>
                          <w:sz w:val="19"/>
                          <w:szCs w:val="19"/>
                          <w:highlight w:val="white"/>
                          <w:lang w:val="en-US"/>
                        </w:rPr>
                        <w:delText>DATA_NODE_STEP</w:delText>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000000"/>
                          <w:sz w:val="19"/>
                          <w:szCs w:val="19"/>
                          <w:highlight w:val="white"/>
                          <w:lang w:val="en-US"/>
                        </w:rPr>
                        <w:tab/>
                      </w:r>
                      <w:r w:rsidRPr="006F6528" w:rsidDel="00DD6E95">
                        <w:rPr>
                          <w:rFonts w:ascii="Consolas" w:hAnsi="Consolas" w:cs="Consolas"/>
                          <w:color w:val="A31515"/>
                          <w:sz w:val="19"/>
                          <w:szCs w:val="19"/>
                          <w:highlight w:val="white"/>
                          <w:lang w:val="en-US"/>
                        </w:rPr>
                        <w:delText>"step"</w:delText>
                      </w:r>
                    </w:del>
                  </w:p>
                  <w:p w:rsidR="00BF1190" w:rsidRPr="00E71FE0" w:rsidRDefault="00D276D8" w:rsidP="00BF1190">
                    <w:pPr>
                      <w:autoSpaceDE w:val="0"/>
                      <w:autoSpaceDN w:val="0"/>
                      <w:adjustRightInd w:val="0"/>
                      <w:jc w:val="left"/>
                      <w:rPr>
                        <w:lang w:val="en-US"/>
                      </w:rPr>
                    </w:pPr>
                    <w:del w:id="7349" w:author="ghislain.aine" w:date="2015-11-05T11:53:00Z">
                      <w:r w:rsidRPr="00D276D8">
                        <w:rPr>
                          <w:rFonts w:ascii="Consolas" w:hAnsi="Consolas" w:cs="Consolas"/>
                          <w:color w:val="0000FF"/>
                          <w:sz w:val="19"/>
                          <w:szCs w:val="19"/>
                          <w:highlight w:val="white"/>
                          <w:lang w:val="en-US"/>
                          <w:rPrChange w:id="7350" w:author="ghislain.aine" w:date="2015-11-05T11:53:00Z">
                            <w:rPr>
                              <w:rFonts w:ascii="Consolas" w:hAnsi="Consolas" w:cs="Consolas"/>
                              <w:color w:val="0000FF"/>
                              <w:sz w:val="19"/>
                              <w:szCs w:val="19"/>
                              <w:highlight w:val="white"/>
                            </w:rPr>
                          </w:rPrChange>
                        </w:rPr>
                        <w:delText>#define</w:delText>
                      </w:r>
                      <w:r w:rsidRPr="00D276D8">
                        <w:rPr>
                          <w:rFonts w:ascii="Consolas" w:hAnsi="Consolas" w:cs="Consolas"/>
                          <w:color w:val="000000"/>
                          <w:sz w:val="19"/>
                          <w:szCs w:val="19"/>
                          <w:highlight w:val="white"/>
                          <w:lang w:val="en-US"/>
                          <w:rPrChange w:id="7351" w:author="ghislain.aine" w:date="2015-11-05T11:53:00Z">
                            <w:rPr>
                              <w:rFonts w:ascii="Consolas" w:hAnsi="Consolas" w:cs="Consolas"/>
                              <w:color w:val="000000"/>
                              <w:sz w:val="19"/>
                              <w:szCs w:val="19"/>
                              <w:highlight w:val="white"/>
                            </w:rPr>
                          </w:rPrChange>
                        </w:rPr>
                        <w:delText xml:space="preserve"> </w:delText>
                      </w:r>
                      <w:r w:rsidRPr="00D276D8">
                        <w:rPr>
                          <w:rFonts w:ascii="Consolas" w:hAnsi="Consolas" w:cs="Consolas"/>
                          <w:color w:val="6F008A"/>
                          <w:sz w:val="19"/>
                          <w:szCs w:val="19"/>
                          <w:highlight w:val="white"/>
                          <w:lang w:val="en-US"/>
                          <w:rPrChange w:id="7352" w:author="ghislain.aine" w:date="2015-11-05T11:53:00Z">
                            <w:rPr>
                              <w:rFonts w:ascii="Consolas" w:hAnsi="Consolas" w:cs="Consolas"/>
                              <w:color w:val="6F008A"/>
                              <w:sz w:val="19"/>
                              <w:szCs w:val="19"/>
                              <w:highlight w:val="white"/>
                            </w:rPr>
                          </w:rPrChange>
                        </w:rPr>
                        <w:delText>DATA_NODE_PERIOD</w:delText>
                      </w:r>
                      <w:r w:rsidRPr="00D276D8">
                        <w:rPr>
                          <w:rFonts w:ascii="Consolas" w:hAnsi="Consolas" w:cs="Consolas"/>
                          <w:color w:val="000000"/>
                          <w:sz w:val="19"/>
                          <w:szCs w:val="19"/>
                          <w:highlight w:val="white"/>
                          <w:lang w:val="en-US"/>
                          <w:rPrChange w:id="7353" w:author="ghislain.aine" w:date="2015-11-05T11:53:00Z">
                            <w:rPr>
                              <w:rFonts w:ascii="Consolas" w:hAnsi="Consolas" w:cs="Consolas"/>
                              <w:color w:val="000000"/>
                              <w:sz w:val="19"/>
                              <w:szCs w:val="19"/>
                              <w:highlight w:val="white"/>
                            </w:rPr>
                          </w:rPrChange>
                        </w:rPr>
                        <w:tab/>
                      </w:r>
                      <w:r w:rsidRPr="00D276D8">
                        <w:rPr>
                          <w:rFonts w:ascii="Consolas" w:hAnsi="Consolas" w:cs="Consolas"/>
                          <w:color w:val="A31515"/>
                          <w:sz w:val="19"/>
                          <w:szCs w:val="19"/>
                          <w:highlight w:val="white"/>
                          <w:lang w:val="en-US"/>
                          <w:rPrChange w:id="7354" w:author="ghislain.aine" w:date="2015-11-05T11:53:00Z">
                            <w:rPr>
                              <w:rFonts w:ascii="Consolas" w:hAnsi="Consolas" w:cs="Consolas"/>
                              <w:color w:val="A31515"/>
                              <w:sz w:val="19"/>
                              <w:szCs w:val="19"/>
                              <w:highlight w:val="white"/>
                            </w:rPr>
                          </w:rPrChange>
                        </w:rPr>
                        <w:delText>"period"</w:delText>
                      </w:r>
                    </w:del>
                  </w:p>
                </w:txbxContent>
              </v:textbox>
              <w10:wrap type="none"/>
              <w10:anchorlock/>
            </v:shape>
          </w:pict>
        </w:r>
      </w:ins>
    </w:p>
    <w:p w:rsidR="00BF1190" w:rsidRDefault="00BF1190" w:rsidP="00BF1190">
      <w:pPr>
        <w:pStyle w:val="Paragraphedeliste"/>
        <w:rPr>
          <w:noProof/>
        </w:rPr>
      </w:pPr>
    </w:p>
    <w:p w:rsidR="00BF1190" w:rsidDel="00DD6E95" w:rsidRDefault="00BF1190" w:rsidP="00BF1190">
      <w:pPr>
        <w:pStyle w:val="Code"/>
        <w:pBdr>
          <w:bottom w:val="single" w:sz="4" w:space="0" w:color="auto"/>
        </w:pBdr>
        <w:rPr>
          <w:del w:id="7355" w:author="ghislain.aine" w:date="2015-11-05T11:53:00Z"/>
          <w:noProof/>
        </w:rPr>
      </w:pPr>
      <w:del w:id="7356" w:author="ghislain.aine" w:date="2015-11-05T11:53:00Z">
        <w:r w:rsidRPr="00A66482" w:rsidDel="00DD6E95">
          <w:rPr>
            <w:noProof/>
          </w:rPr>
          <w:delText xml:space="preserve">_logService = </w:delText>
        </w:r>
        <w:r w:rsidRPr="00A66482" w:rsidDel="00DD6E95">
          <w:rPr>
            <w:noProof/>
            <w:color w:val="0000FF"/>
          </w:rPr>
          <w:delText>new</w:delText>
        </w:r>
        <w:r w:rsidRPr="00A66482" w:rsidDel="00DD6E95">
          <w:rPr>
            <w:noProof/>
          </w:rPr>
          <w:delText xml:space="preserve"> LogService();</w:delText>
        </w:r>
      </w:del>
    </w:p>
    <w:p w:rsidR="00BF1190" w:rsidDel="00DD6E95" w:rsidRDefault="00BF1190" w:rsidP="00BF1190">
      <w:pPr>
        <w:pStyle w:val="Code"/>
        <w:pBdr>
          <w:bottom w:val="single" w:sz="4" w:space="0" w:color="auto"/>
        </w:pBdr>
        <w:rPr>
          <w:del w:id="7357" w:author="ghislain.aine" w:date="2015-11-05T11:53:00Z"/>
          <w:noProof/>
        </w:rPr>
      </w:pPr>
      <w:del w:id="7358" w:author="ghislain.aine" w:date="2015-11-05T11:53:00Z">
        <w:r w:rsidDel="00DD6E95">
          <w:rPr>
            <w:noProof/>
          </w:rPr>
          <w:delText>SW_APP-&gt;RegisterService(_logService);</w:delText>
        </w:r>
      </w:del>
    </w:p>
    <w:p w:rsidR="00BF1190" w:rsidDel="00DD6E95" w:rsidRDefault="00BF1190" w:rsidP="00BF1190">
      <w:pPr>
        <w:pStyle w:val="Paragraphedeliste"/>
        <w:rPr>
          <w:del w:id="7359" w:author="ghislain.aine" w:date="2015-11-05T11:53:00Z"/>
        </w:rPr>
      </w:pPr>
    </w:p>
    <w:p w:rsidR="00000000" w:rsidRDefault="00BF1190">
      <w:pPr>
        <w:pStyle w:val="Paragraphedeliste"/>
        <w:numPr>
          <w:ilvl w:val="0"/>
          <w:numId w:val="52"/>
        </w:numPr>
        <w:rPr>
          <w:del w:id="7360" w:author="Camille VACCALUT" w:date="2015-12-08T09:52:00Z"/>
        </w:rPr>
        <w:pPrChange w:id="7361" w:author="Camille VACCALUT" w:date="2015-12-08T09:52:00Z">
          <w:pPr>
            <w:pStyle w:val="Paragraphedeliste"/>
            <w:numPr>
              <w:ilvl w:val="1"/>
              <w:numId w:val="52"/>
            </w:numPr>
            <w:ind w:left="1440" w:hanging="360"/>
          </w:pPr>
        </w:pPrChange>
      </w:pPr>
      <w:r>
        <w:t xml:space="preserve">Utilisation du service dans le composant </w:t>
      </w:r>
      <w:del w:id="7362" w:author="ghislain.aine" w:date="2015-11-05T11:53:00Z">
        <w:r w:rsidDel="00DD6E95">
          <w:delText>DemoUIComponent</w:delText>
        </w:r>
      </w:del>
      <w:ins w:id="7363" w:author="ghislain.aine" w:date="2015-11-05T11:53:00Z">
        <w:del w:id="7364" w:author="Camille VACCALUT" w:date="2015-12-08T09:41:00Z">
          <w:r w:rsidDel="00D43292">
            <w:delText>ValueUiComponent</w:delText>
          </w:r>
        </w:del>
      </w:ins>
      <w:proofErr w:type="spellStart"/>
      <w:ins w:id="7365" w:author="Camille VACCALUT" w:date="2015-12-08T09:41:00Z">
        <w:r>
          <w:t>CoreComponent</w:t>
        </w:r>
      </w:ins>
      <w:proofErr w:type="spellEnd"/>
    </w:p>
    <w:p w:rsidR="00BF1190" w:rsidRDefault="00BF1190" w:rsidP="00BF1190">
      <w:pPr>
        <w:pStyle w:val="Paragraphedeliste"/>
        <w:numPr>
          <w:ilvl w:val="0"/>
          <w:numId w:val="52"/>
        </w:numPr>
        <w:rPr>
          <w:ins w:id="7366" w:author="Camille VACCALUT" w:date="2015-12-08T09:52:00Z"/>
        </w:rPr>
      </w:pPr>
    </w:p>
    <w:p w:rsidR="00000000" w:rsidRDefault="00BF1190">
      <w:pPr>
        <w:pStyle w:val="Paragraphedeliste"/>
        <w:rPr>
          <w:del w:id="7367" w:author="Camille VACCALUT" w:date="2015-12-08T09:41:00Z"/>
        </w:rPr>
        <w:pPrChange w:id="7368" w:author="Camille VACCALUT" w:date="2015-12-08T09:53:00Z">
          <w:pPr>
            <w:pStyle w:val="Paragraphedeliste"/>
            <w:numPr>
              <w:ilvl w:val="1"/>
              <w:numId w:val="52"/>
            </w:numPr>
            <w:ind w:left="1440" w:hanging="360"/>
          </w:pPr>
        </w:pPrChange>
      </w:pPr>
      <w:del w:id="7369" w:author="Camille VACCALUT" w:date="2015-12-08T09:41:00Z">
        <w:r w:rsidDel="00D43292">
          <w:delText>Dans la fenêtre "DemoUI"</w:delText>
        </w:r>
      </w:del>
      <w:ins w:id="7370" w:author="ghislain.aine" w:date="2015-11-05T11:53:00Z">
        <w:del w:id="7371" w:author="Camille VACCALUT" w:date="2015-12-08T09:41:00Z">
          <w:r w:rsidDel="00D43292">
            <w:delText>ValueUi</w:delText>
          </w:r>
        </w:del>
      </w:ins>
      <w:del w:id="7372" w:author="Camille VACCALUT" w:date="2015-12-08T09:41:00Z">
        <w:r w:rsidDel="00D43292">
          <w:delText>, ajouter un bouton "Log"</w:delText>
        </w:r>
      </w:del>
    </w:p>
    <w:p w:rsidR="00000000" w:rsidRDefault="00BF1190">
      <w:pPr>
        <w:pStyle w:val="Paragraphedeliste"/>
        <w:numPr>
          <w:ilvl w:val="0"/>
          <w:numId w:val="108"/>
        </w:numPr>
        <w:rPr>
          <w:ins w:id="7373" w:author="Camille VACCALUT" w:date="2015-12-08T10:01:00Z"/>
        </w:rPr>
        <w:pPrChange w:id="7374" w:author="Camille VACCALUT" w:date="2015-12-08T09:53:00Z">
          <w:pPr>
            <w:pStyle w:val="Paragraphedeliste"/>
            <w:numPr>
              <w:ilvl w:val="1"/>
              <w:numId w:val="52"/>
            </w:numPr>
            <w:ind w:left="1440" w:hanging="360"/>
          </w:pPr>
        </w:pPrChange>
      </w:pPr>
      <w:r>
        <w:t>Ajouter un</w:t>
      </w:r>
      <w:del w:id="7375" w:author="Camille VACCALUT" w:date="2015-12-08T09:42:00Z">
        <w:r w:rsidDel="00D43292">
          <w:delText xml:space="preserve"> accesseur </w:delText>
        </w:r>
      </w:del>
      <w:ins w:id="7376" w:author="ghislain.aine" w:date="2015-11-05T11:54:00Z">
        <w:del w:id="7377" w:author="Camille VACCALUT" w:date="2015-12-08T09:42:00Z">
          <w:r w:rsidDel="00D43292">
            <w:delText>évènement sur la bouton, et créer une connexion de ValuiUi et vers un slot log dans le composant ValueUiComponent</w:delText>
          </w:r>
        </w:del>
      </w:ins>
      <w:ins w:id="7378" w:author="Camille VACCALUT" w:date="2015-12-08T09:42:00Z">
        <w:r>
          <w:t xml:space="preserve">e variable membre </w:t>
        </w:r>
        <w:proofErr w:type="spellStart"/>
        <w:r>
          <w:t>_service</w:t>
        </w:r>
      </w:ins>
      <w:proofErr w:type="spellEnd"/>
      <w:ins w:id="7379" w:author="Camille VACCALUT" w:date="2015-12-08T10:01:00Z">
        <w:r>
          <w:t xml:space="preserve"> de type </w:t>
        </w:r>
        <w:proofErr w:type="spellStart"/>
        <w:r>
          <w:t>ISwService</w:t>
        </w:r>
        <w:proofErr w:type="spellEnd"/>
        <w:r>
          <w:t>*</w:t>
        </w:r>
      </w:ins>
      <w:ins w:id="7380" w:author="Camille VACCALUT" w:date="2015-12-08T09:53:00Z">
        <w:r>
          <w:t>.</w:t>
        </w:r>
      </w:ins>
      <w:ins w:id="7381" w:author="Camille VACCALUT" w:date="2015-12-08T09:55:00Z">
        <w:r>
          <w:t xml:space="preserve"> </w:t>
        </w:r>
      </w:ins>
      <w:ins w:id="7382" w:author="Camille VACCALUT" w:date="2015-12-08T09:56:00Z">
        <w:r>
          <w:t>Récupérer</w:t>
        </w:r>
      </w:ins>
      <w:ins w:id="7383" w:author="Camille VACCALUT" w:date="2015-12-08T09:55:00Z">
        <w:r>
          <w:t xml:space="preserve"> le service dans le constructeur</w:t>
        </w:r>
      </w:ins>
      <w:ins w:id="7384" w:author="Camille VACCALUT" w:date="2015-12-08T09:57:00Z">
        <w:r>
          <w:t xml:space="preserve"> en utilisant : </w:t>
        </w:r>
      </w:ins>
    </w:p>
    <w:p w:rsidR="00000000" w:rsidRDefault="00D276D8">
      <w:pPr>
        <w:pStyle w:val="Paragraphedeliste"/>
        <w:ind w:left="1446"/>
        <w:rPr>
          <w:rFonts w:ascii="Consolas" w:hAnsi="Consolas" w:cs="Consolas"/>
          <w:color w:val="B4B4B4"/>
          <w:sz w:val="18"/>
          <w:szCs w:val="18"/>
          <w:lang w:val="en-US"/>
        </w:rPr>
        <w:pPrChange w:id="7385" w:author="Camille VACCALUT" w:date="2015-12-08T09:57:00Z">
          <w:pPr>
            <w:pStyle w:val="Paragraphedeliste"/>
            <w:numPr>
              <w:ilvl w:val="1"/>
              <w:numId w:val="52"/>
            </w:numPr>
            <w:ind w:left="1440" w:hanging="360"/>
          </w:pPr>
        </w:pPrChange>
      </w:pPr>
      <w:ins w:id="7386" w:author="Camille VACCALUT" w:date="2015-12-08T09:57:00Z">
        <w:r w:rsidRPr="00D276D8">
          <w:rPr>
            <w:rFonts w:ascii="Consolas" w:hAnsi="Consolas" w:cs="Consolas"/>
            <w:color w:val="DADADA"/>
            <w:sz w:val="18"/>
            <w:szCs w:val="18"/>
            <w:highlight w:val="black"/>
            <w:lang w:val="en-US"/>
            <w:rPrChange w:id="7387" w:author="Camille VACCALUT" w:date="2015-12-08T10:03:00Z">
              <w:rPr>
                <w:rFonts w:ascii="Consolas" w:hAnsi="Consolas" w:cs="Consolas"/>
                <w:color w:val="DADADA"/>
                <w:sz w:val="18"/>
                <w:szCs w:val="18"/>
                <w:highlight w:val="black"/>
                <w:u w:val="single"/>
              </w:rPr>
            </w:rPrChange>
          </w:rPr>
          <w:t>_service</w:t>
        </w:r>
        <w:r w:rsidRPr="00D276D8">
          <w:rPr>
            <w:rFonts w:ascii="Consolas" w:hAnsi="Consolas" w:cs="Consolas"/>
            <w:color w:val="DCDCDC"/>
            <w:sz w:val="18"/>
            <w:szCs w:val="18"/>
            <w:highlight w:val="black"/>
            <w:lang w:val="en-US"/>
            <w:rPrChange w:id="7388" w:author="Camille VACCALUT" w:date="2015-12-08T10:03:00Z">
              <w:rPr>
                <w:rFonts w:ascii="Consolas" w:hAnsi="Consolas" w:cs="Consolas"/>
                <w:color w:val="DCDCDC"/>
                <w:sz w:val="18"/>
                <w:szCs w:val="18"/>
                <w:highlight w:val="black"/>
                <w:u w:val="single"/>
              </w:rPr>
            </w:rPrChange>
          </w:rPr>
          <w:t xml:space="preserve"> </w:t>
        </w:r>
        <w:r w:rsidRPr="00D276D8">
          <w:rPr>
            <w:rFonts w:ascii="Consolas" w:hAnsi="Consolas" w:cs="Consolas"/>
            <w:color w:val="B4B4B4"/>
            <w:sz w:val="18"/>
            <w:szCs w:val="18"/>
            <w:highlight w:val="black"/>
            <w:lang w:val="en-US"/>
            <w:rPrChange w:id="7389" w:author="Camille VACCALUT" w:date="2015-12-08T10:03:00Z">
              <w:rPr>
                <w:rFonts w:ascii="Consolas" w:hAnsi="Consolas" w:cs="Consolas"/>
                <w:color w:val="B4B4B4"/>
                <w:sz w:val="18"/>
                <w:szCs w:val="18"/>
                <w:highlight w:val="black"/>
                <w:u w:val="single"/>
              </w:rPr>
            </w:rPrChange>
          </w:rPr>
          <w:t>=</w:t>
        </w:r>
        <w:r w:rsidRPr="00D276D8">
          <w:rPr>
            <w:rFonts w:ascii="Consolas" w:hAnsi="Consolas" w:cs="Consolas"/>
            <w:color w:val="DCDCDC"/>
            <w:sz w:val="18"/>
            <w:szCs w:val="18"/>
            <w:highlight w:val="black"/>
            <w:lang w:val="en-US"/>
            <w:rPrChange w:id="7390" w:author="Camille VACCALUT" w:date="2015-12-08T10:03:00Z">
              <w:rPr>
                <w:rFonts w:ascii="Consolas" w:hAnsi="Consolas" w:cs="Consolas"/>
                <w:color w:val="DCDCDC"/>
                <w:sz w:val="18"/>
                <w:szCs w:val="18"/>
                <w:highlight w:val="black"/>
                <w:u w:val="single"/>
              </w:rPr>
            </w:rPrChange>
          </w:rPr>
          <w:t xml:space="preserve"> </w:t>
        </w:r>
        <w:r w:rsidRPr="00D276D8">
          <w:rPr>
            <w:rFonts w:ascii="Consolas" w:hAnsi="Consolas" w:cs="Consolas"/>
            <w:color w:val="BD63C5"/>
            <w:sz w:val="18"/>
            <w:szCs w:val="18"/>
            <w:highlight w:val="black"/>
            <w:lang w:val="en-US"/>
            <w:rPrChange w:id="7391" w:author="Camille VACCALUT" w:date="2015-12-08T10:03:00Z">
              <w:rPr>
                <w:rFonts w:ascii="Consolas" w:hAnsi="Consolas" w:cs="Consolas"/>
                <w:color w:val="BD63C5"/>
                <w:sz w:val="18"/>
                <w:szCs w:val="18"/>
                <w:highlight w:val="black"/>
                <w:u w:val="single"/>
              </w:rPr>
            </w:rPrChange>
          </w:rPr>
          <w:t>SW_APP</w:t>
        </w:r>
        <w:r w:rsidRPr="00D276D8">
          <w:rPr>
            <w:rFonts w:ascii="Consolas" w:hAnsi="Consolas" w:cs="Consolas"/>
            <w:color w:val="B4B4B4"/>
            <w:sz w:val="18"/>
            <w:szCs w:val="18"/>
            <w:highlight w:val="black"/>
            <w:lang w:val="en-US"/>
            <w:rPrChange w:id="7392" w:author="Camille VACCALUT" w:date="2015-12-08T10:03:00Z">
              <w:rPr>
                <w:rFonts w:ascii="Consolas" w:hAnsi="Consolas" w:cs="Consolas"/>
                <w:color w:val="B4B4B4"/>
                <w:sz w:val="18"/>
                <w:szCs w:val="18"/>
                <w:highlight w:val="black"/>
                <w:u w:val="single"/>
              </w:rPr>
            </w:rPrChange>
          </w:rPr>
          <w:t>-&gt;</w:t>
        </w:r>
        <w:proofErr w:type="spellStart"/>
        <w:proofErr w:type="gramStart"/>
        <w:r w:rsidRPr="00D276D8">
          <w:rPr>
            <w:rFonts w:ascii="Consolas" w:hAnsi="Consolas" w:cs="Consolas"/>
            <w:color w:val="C8C8C8"/>
            <w:sz w:val="18"/>
            <w:szCs w:val="18"/>
            <w:highlight w:val="black"/>
            <w:lang w:val="en-US"/>
            <w:rPrChange w:id="7393" w:author="Camille VACCALUT" w:date="2015-12-08T10:03:00Z">
              <w:rPr>
                <w:rFonts w:ascii="Consolas" w:hAnsi="Consolas" w:cs="Consolas"/>
                <w:color w:val="C8C8C8"/>
                <w:sz w:val="18"/>
                <w:szCs w:val="18"/>
                <w:highlight w:val="black"/>
                <w:u w:val="single"/>
              </w:rPr>
            </w:rPrChange>
          </w:rPr>
          <w:t>QueryService</w:t>
        </w:r>
        <w:proofErr w:type="spellEnd"/>
        <w:r w:rsidRPr="00D276D8">
          <w:rPr>
            <w:rFonts w:ascii="Consolas" w:hAnsi="Consolas" w:cs="Consolas"/>
            <w:color w:val="B4B4B4"/>
            <w:sz w:val="18"/>
            <w:szCs w:val="18"/>
            <w:highlight w:val="black"/>
            <w:lang w:val="en-US"/>
            <w:rPrChange w:id="7394" w:author="Camille VACCALUT" w:date="2015-12-08T10:03:00Z">
              <w:rPr>
                <w:rFonts w:ascii="Consolas" w:hAnsi="Consolas" w:cs="Consolas"/>
                <w:color w:val="B4B4B4"/>
                <w:sz w:val="18"/>
                <w:szCs w:val="18"/>
                <w:highlight w:val="black"/>
                <w:u w:val="single"/>
              </w:rPr>
            </w:rPrChange>
          </w:rPr>
          <w:t>(</w:t>
        </w:r>
        <w:proofErr w:type="gramEnd"/>
        <w:r w:rsidRPr="00D276D8">
          <w:rPr>
            <w:rFonts w:ascii="Consolas" w:hAnsi="Consolas" w:cs="Consolas"/>
            <w:color w:val="BD63C5"/>
            <w:sz w:val="18"/>
            <w:szCs w:val="18"/>
            <w:highlight w:val="black"/>
            <w:lang w:val="en-US"/>
            <w:rPrChange w:id="7395" w:author="Camille VACCALUT" w:date="2015-12-08T10:03:00Z">
              <w:rPr>
                <w:rFonts w:ascii="Consolas" w:hAnsi="Consolas" w:cs="Consolas"/>
                <w:color w:val="BD63C5"/>
                <w:sz w:val="18"/>
                <w:szCs w:val="18"/>
                <w:highlight w:val="black"/>
                <w:u w:val="single"/>
              </w:rPr>
            </w:rPrChange>
          </w:rPr>
          <w:t>LOG_SERVICE_NAME</w:t>
        </w:r>
        <w:r w:rsidRPr="00D276D8">
          <w:rPr>
            <w:rFonts w:ascii="Consolas" w:hAnsi="Consolas" w:cs="Consolas"/>
            <w:color w:val="B4B4B4"/>
            <w:sz w:val="18"/>
            <w:szCs w:val="18"/>
            <w:highlight w:val="black"/>
            <w:lang w:val="en-US"/>
            <w:rPrChange w:id="7396" w:author="Camille VACCALUT" w:date="2015-12-08T10:03:00Z">
              <w:rPr>
                <w:rFonts w:ascii="Consolas" w:hAnsi="Consolas" w:cs="Consolas"/>
                <w:color w:val="B4B4B4"/>
                <w:sz w:val="18"/>
                <w:szCs w:val="18"/>
                <w:highlight w:val="black"/>
                <w:u w:val="single"/>
              </w:rPr>
            </w:rPrChange>
          </w:rPr>
          <w:t>);</w:t>
        </w:r>
      </w:ins>
    </w:p>
    <w:p w:rsidR="00BF1190" w:rsidRDefault="00BF1190" w:rsidP="00BF1190">
      <w:pPr>
        <w:pStyle w:val="Paragraphedeliste"/>
        <w:ind w:left="1446"/>
        <w:rPr>
          <w:ins w:id="7397" w:author="Camille VACCALUT" w:date="2015-12-08T09:53:00Z"/>
          <w:lang w:val="en-US"/>
          <w:rPrChange w:id="7398" w:author="Camille VACCALUT" w:date="2015-12-08T10:03:00Z">
            <w:rPr>
              <w:ins w:id="7399" w:author="Camille VACCALUT" w:date="2015-12-08T09:53:00Z"/>
            </w:rPr>
          </w:rPrChange>
        </w:rPr>
      </w:pPr>
    </w:p>
    <w:p w:rsidR="00000000" w:rsidRDefault="00BF1190">
      <w:pPr>
        <w:pStyle w:val="Paragraphedeliste"/>
        <w:numPr>
          <w:ilvl w:val="0"/>
          <w:numId w:val="108"/>
        </w:numPr>
        <w:rPr>
          <w:ins w:id="7400" w:author="Camille VACCALUT" w:date="2015-12-08T09:53:00Z"/>
        </w:rPr>
        <w:pPrChange w:id="7401" w:author="Camille VACCALUT" w:date="2015-12-08T09:53:00Z">
          <w:pPr>
            <w:pStyle w:val="Paragraphedeliste"/>
            <w:numPr>
              <w:ilvl w:val="1"/>
              <w:numId w:val="52"/>
            </w:numPr>
            <w:ind w:left="1440" w:hanging="360"/>
          </w:pPr>
        </w:pPrChange>
      </w:pPr>
      <w:ins w:id="7402" w:author="Camille VACCALUT" w:date="2015-12-08T09:50:00Z">
        <w:r>
          <w:t xml:space="preserve">On va utiliser le service dans la fonction </w:t>
        </w:r>
      </w:ins>
      <w:proofErr w:type="spellStart"/>
      <w:ins w:id="7403" w:author="Camille VACCALUT" w:date="2015-12-08T09:53:00Z">
        <w:r>
          <w:t>E</w:t>
        </w:r>
      </w:ins>
      <w:ins w:id="7404" w:author="Camille VACCALUT" w:date="2015-12-08T09:50:00Z">
        <w:r>
          <w:t>xecute</w:t>
        </w:r>
        <w:proofErr w:type="spellEnd"/>
        <w:r>
          <w:t>. O</w:t>
        </w:r>
      </w:ins>
      <w:ins w:id="7405" w:author="Camille VACCALUT" w:date="2015-12-08T09:51:00Z">
        <w:r>
          <w:t xml:space="preserve">n caste la variable </w:t>
        </w:r>
        <w:proofErr w:type="spellStart"/>
        <w:r>
          <w:t>_service</w:t>
        </w:r>
        <w:proofErr w:type="spellEnd"/>
        <w:r>
          <w:t xml:space="preserve"> en </w:t>
        </w:r>
        <w:proofErr w:type="spellStart"/>
        <w:r>
          <w:t>ILogService</w:t>
        </w:r>
      </w:ins>
      <w:proofErr w:type="spellEnd"/>
      <w:ins w:id="7406" w:author="Camille VACCALUT" w:date="2015-12-08T10:12:00Z">
        <w:r>
          <w:t>*</w:t>
        </w:r>
      </w:ins>
      <w:ins w:id="7407" w:author="Camille VACCALUT" w:date="2015-12-08T09:51:00Z">
        <w:r>
          <w:t xml:space="preserve"> puis on utilise le service</w:t>
        </w:r>
      </w:ins>
      <w:ins w:id="7408" w:author="Camille VACCALUT" w:date="2015-12-08T09:53:00Z">
        <w:r>
          <w:t>:</w:t>
        </w:r>
      </w:ins>
    </w:p>
    <w:p w:rsidR="00BF1190" w:rsidRDefault="00BF1190" w:rsidP="00BF1190">
      <w:pPr>
        <w:pStyle w:val="Paragraphedeliste"/>
        <w:numPr>
          <w:ilvl w:val="1"/>
          <w:numId w:val="52"/>
        </w:numPr>
        <w:rPr>
          <w:del w:id="7409" w:author="ghislain.aine" w:date="2015-11-05T11:54:00Z"/>
        </w:rPr>
      </w:pPr>
      <w:del w:id="7410" w:author="ghislain.aine" w:date="2015-11-05T11:54:00Z">
        <w:r w:rsidDel="00DD6E95">
          <w:delText>sur le bouton</w:delText>
        </w:r>
      </w:del>
    </w:p>
    <w:p w:rsidR="00000000" w:rsidRDefault="00EE2A1F">
      <w:pPr>
        <w:rPr>
          <w:del w:id="7411" w:author="Camille VACCALUT" w:date="2015-12-08T09:55:00Z"/>
        </w:rPr>
        <w:pPrChange w:id="7412" w:author="ghislain.aine" w:date="2015-11-05T11:55:00Z">
          <w:pPr>
            <w:pStyle w:val="Paragraphedeliste"/>
            <w:numPr>
              <w:ilvl w:val="1"/>
              <w:numId w:val="52"/>
            </w:numPr>
            <w:ind w:left="1440" w:hanging="360"/>
          </w:pPr>
        </w:pPrChange>
      </w:pPr>
    </w:p>
    <w:p w:rsidR="00000000" w:rsidRDefault="00EE2A1F">
      <w:pPr>
        <w:pStyle w:val="Paragraphedeliste"/>
        <w:ind w:left="1440"/>
        <w:rPr>
          <w:ins w:id="7413" w:author="Camille VACCALUT" w:date="2015-12-08T09:55:00Z"/>
        </w:rPr>
        <w:pPrChange w:id="7414" w:author="Camille VACCALUT" w:date="2015-12-08T09:42:00Z">
          <w:pPr>
            <w:pStyle w:val="Paragraphedeliste"/>
            <w:numPr>
              <w:ilvl w:val="1"/>
              <w:numId w:val="52"/>
            </w:numPr>
            <w:ind w:left="1440" w:hanging="360"/>
          </w:pPr>
        </w:pPrChange>
      </w:pPr>
    </w:p>
    <w:p w:rsidR="00BF1190" w:rsidDel="00A54F0D" w:rsidRDefault="00BF1190" w:rsidP="00BF1190">
      <w:pPr>
        <w:pStyle w:val="Paragraphedeliste"/>
        <w:numPr>
          <w:ilvl w:val="1"/>
          <w:numId w:val="52"/>
        </w:numPr>
        <w:rPr>
          <w:del w:id="7415" w:author="Camille VACCALUT" w:date="2015-12-08T09:55:00Z"/>
        </w:rPr>
      </w:pPr>
      <w:del w:id="7416" w:author="Camille VACCALUT" w:date="2015-12-08T09:55:00Z">
        <w:r w:rsidDel="00A54F0D">
          <w:delText>Dans le composant DemoUIComponent, connecter le bouton à une fonction "log"</w:delText>
        </w:r>
      </w:del>
    </w:p>
    <w:p w:rsidR="00BF1190" w:rsidRPr="00DD6E95" w:rsidDel="00A54F0D" w:rsidRDefault="00BF1190" w:rsidP="00BF1190">
      <w:pPr>
        <w:pStyle w:val="Paragraphedeliste"/>
        <w:numPr>
          <w:ilvl w:val="1"/>
          <w:numId w:val="52"/>
        </w:numPr>
        <w:rPr>
          <w:ins w:id="7417" w:author="ghislain.aine" w:date="2015-11-05T11:55:00Z"/>
          <w:del w:id="7418" w:author="Camille VACCALUT" w:date="2015-12-08T09:55:00Z"/>
          <w:rFonts w:ascii="Courier New" w:hAnsi="Courier New" w:cs="Courier New"/>
          <w:noProof/>
          <w:sz w:val="20"/>
          <w:szCs w:val="20"/>
          <w:rPrChange w:id="7419" w:author="ghislain.aine" w:date="2015-11-05T11:55:00Z">
            <w:rPr>
              <w:ins w:id="7420" w:author="ghislain.aine" w:date="2015-11-05T11:55:00Z"/>
              <w:del w:id="7421" w:author="Camille VACCALUT" w:date="2015-12-08T09:55:00Z"/>
            </w:rPr>
          </w:rPrChange>
        </w:rPr>
      </w:pPr>
      <w:del w:id="7422" w:author="Camille VACCALUT" w:date="2015-12-08T09:55:00Z">
        <w:r w:rsidDel="00A54F0D">
          <w:delText>Dans l</w:delText>
        </w:r>
      </w:del>
      <w:ins w:id="7423" w:author="ghislain.aine" w:date="2015-11-05T11:55:00Z">
        <w:del w:id="7424" w:author="Camille VACCALUT" w:date="2015-12-08T09:55:00Z">
          <w:r w:rsidDel="00A54F0D">
            <w:delText xml:space="preserve">e </w:delText>
          </w:r>
        </w:del>
        <w:del w:id="7425" w:author="Camille VACCALUT" w:date="2015-12-08T09:45:00Z">
          <w:r w:rsidDel="006200E3">
            <w:delText>slot</w:delText>
          </w:r>
        </w:del>
      </w:ins>
      <w:del w:id="7426" w:author="Camille VACCALUT" w:date="2015-12-08T09:45:00Z">
        <w:r w:rsidDel="006200E3">
          <w:delText xml:space="preserve">a fonction </w:delText>
        </w:r>
      </w:del>
      <w:ins w:id="7427" w:author="ghislain.aine" w:date="2015-11-05T11:55:00Z">
        <w:del w:id="7428" w:author="Camille VACCALUT" w:date="2015-12-08T09:45:00Z">
          <w:r w:rsidDel="006200E3">
            <w:delText xml:space="preserve"> </w:delText>
          </w:r>
        </w:del>
      </w:ins>
      <w:del w:id="7429" w:author="Camille VACCALUT" w:date="2015-12-08T09:45:00Z">
        <w:r w:rsidDel="006200E3">
          <w:delText>"log</w:delText>
        </w:r>
      </w:del>
      <w:del w:id="7430" w:author="Camille VACCALUT" w:date="2015-12-08T09:55:00Z">
        <w:r w:rsidDel="00A54F0D">
          <w:delText>", récupérer le service</w:delText>
        </w:r>
      </w:del>
      <w:del w:id="7431" w:author="Camille VACCALUT" w:date="2015-12-08T09:45:00Z">
        <w:r w:rsidDel="006200E3">
          <w:delText>, et écrire quelque chose</w:delText>
        </w:r>
      </w:del>
    </w:p>
    <w:p w:rsidR="00000000" w:rsidRDefault="00D276D8">
      <w:pPr>
        <w:rPr>
          <w:rFonts w:ascii="Courier New" w:hAnsi="Courier New" w:cs="Courier New"/>
          <w:noProof/>
          <w:sz w:val="20"/>
          <w:szCs w:val="20"/>
          <w:rPrChange w:id="7432" w:author="ghislain.aine" w:date="2015-11-05T11:55:00Z">
            <w:rPr>
              <w:noProof/>
            </w:rPr>
          </w:rPrChange>
        </w:rPr>
        <w:pPrChange w:id="7433" w:author="ghislain.aine" w:date="2015-11-05T11:55:00Z">
          <w:pPr>
            <w:pStyle w:val="Paragraphedeliste"/>
            <w:numPr>
              <w:ilvl w:val="1"/>
              <w:numId w:val="52"/>
            </w:numPr>
            <w:ind w:left="1440" w:hanging="360"/>
          </w:pPr>
        </w:pPrChange>
      </w:pPr>
      <w:ins w:id="7434" w:author="ghislain.aine" w:date="2015-11-05T11:55:00Z">
        <w:r w:rsidR="00C156AC" w:rsidRPr="00D276D8">
          <w:pict>
            <v:shape id="_x0000_s1220" type="#_x0000_t202" style="width:493.45pt;height:52.45pt;mso-height-percent:200;mso-position-horizontal-relative:char;mso-position-vertical-relative:line;mso-height-percent:200;mso-width-relative:margin;mso-height-relative:margin">
              <v:textbox style="mso-next-textbox:#_x0000_s1220;mso-fit-shape-to-text:t">
                <w:txbxContent>
                  <w:p w:rsidR="00BF1190" w:rsidDel="00A54F0D" w:rsidRDefault="00BF1190" w:rsidP="00BF1190">
                    <w:pPr>
                      <w:autoSpaceDE w:val="0"/>
                      <w:autoSpaceDN w:val="0"/>
                      <w:adjustRightInd w:val="0"/>
                      <w:jc w:val="left"/>
                      <w:rPr>
                        <w:ins w:id="7435" w:author="ghislain.aine" w:date="2015-11-05T11:55:00Z"/>
                        <w:del w:id="7436" w:author="Camille VACCALUT" w:date="2015-12-08T09:57:00Z"/>
                        <w:rFonts w:ascii="Consolas" w:hAnsi="Consolas" w:cs="Consolas"/>
                        <w:color w:val="000000"/>
                        <w:sz w:val="19"/>
                        <w:szCs w:val="19"/>
                        <w:highlight w:val="white"/>
                      </w:rPr>
                    </w:pPr>
                    <w:ins w:id="7437" w:author="ghislain.aine" w:date="2015-11-05T11:55:00Z">
                      <w:del w:id="7438" w:author="Camille VACCALUT" w:date="2015-12-08T09:57:00Z">
                        <w:r w:rsidDel="00A54F0D">
                          <w:rPr>
                            <w:rFonts w:ascii="Consolas" w:hAnsi="Consolas" w:cs="Consolas"/>
                            <w:color w:val="216F85"/>
                            <w:sz w:val="19"/>
                            <w:szCs w:val="19"/>
                            <w:highlight w:val="white"/>
                          </w:rPr>
                          <w:delText>ISwService</w:delText>
                        </w:r>
                        <w:r w:rsidDel="00A54F0D">
                          <w:rPr>
                            <w:rFonts w:ascii="Consolas" w:hAnsi="Consolas" w:cs="Consolas"/>
                            <w:color w:val="000000"/>
                            <w:sz w:val="19"/>
                            <w:szCs w:val="19"/>
                            <w:highlight w:val="white"/>
                          </w:rPr>
                          <w:delText xml:space="preserve"> * </w:delText>
                        </w:r>
                        <w:r w:rsidDel="00A54F0D">
                          <w:rPr>
                            <w:rFonts w:ascii="Consolas" w:hAnsi="Consolas" w:cs="Consolas"/>
                            <w:color w:val="000080"/>
                            <w:sz w:val="19"/>
                            <w:szCs w:val="19"/>
                            <w:highlight w:val="white"/>
                          </w:rPr>
                          <w:delText>service</w:delText>
                        </w:r>
                        <w:r w:rsidDel="00A54F0D">
                          <w:rPr>
                            <w:rFonts w:ascii="Consolas" w:hAnsi="Consolas" w:cs="Consolas"/>
                            <w:color w:val="000000"/>
                            <w:sz w:val="19"/>
                            <w:szCs w:val="19"/>
                            <w:highlight w:val="white"/>
                          </w:rPr>
                          <w:delText xml:space="preserve"> = </w:delText>
                        </w:r>
                        <w:r w:rsidDel="00A54F0D">
                          <w:rPr>
                            <w:rFonts w:ascii="Consolas" w:hAnsi="Consolas" w:cs="Consolas"/>
                            <w:color w:val="6F008A"/>
                            <w:sz w:val="19"/>
                            <w:szCs w:val="19"/>
                            <w:highlight w:val="white"/>
                          </w:rPr>
                          <w:delText>SW_APP</w:delText>
                        </w:r>
                        <w:r w:rsidDel="00A54F0D">
                          <w:rPr>
                            <w:rFonts w:ascii="Consolas" w:hAnsi="Consolas" w:cs="Consolas"/>
                            <w:color w:val="000000"/>
                            <w:sz w:val="19"/>
                            <w:szCs w:val="19"/>
                            <w:highlight w:val="white"/>
                          </w:rPr>
                          <w:delText>-&gt;</w:delText>
                        </w:r>
                        <w:r w:rsidDel="00A54F0D">
                          <w:rPr>
                            <w:rFonts w:ascii="Consolas" w:hAnsi="Consolas" w:cs="Consolas"/>
                            <w:color w:val="880000"/>
                            <w:sz w:val="19"/>
                            <w:szCs w:val="19"/>
                            <w:highlight w:val="white"/>
                          </w:rPr>
                          <w:delText>QueryService</w:delText>
                        </w:r>
                        <w:r w:rsidDel="00A54F0D">
                          <w:rPr>
                            <w:rFonts w:ascii="Consolas" w:hAnsi="Consolas" w:cs="Consolas"/>
                            <w:color w:val="000000"/>
                            <w:sz w:val="19"/>
                            <w:szCs w:val="19"/>
                            <w:highlight w:val="white"/>
                          </w:rPr>
                          <w:delText>(</w:delText>
                        </w:r>
                        <w:r w:rsidDel="00A54F0D">
                          <w:rPr>
                            <w:rFonts w:ascii="Consolas" w:hAnsi="Consolas" w:cs="Consolas"/>
                            <w:color w:val="6F008A"/>
                            <w:sz w:val="19"/>
                            <w:szCs w:val="19"/>
                            <w:highlight w:val="white"/>
                          </w:rPr>
                          <w:delText>DEMO_LOG_SERVICE</w:delText>
                        </w:r>
                        <w:r w:rsidDel="00A54F0D">
                          <w:rPr>
                            <w:rFonts w:ascii="Consolas" w:hAnsi="Consolas" w:cs="Consolas"/>
                            <w:color w:val="000000"/>
                            <w:sz w:val="19"/>
                            <w:szCs w:val="19"/>
                            <w:highlight w:val="white"/>
                          </w:rPr>
                          <w:delText>);</w:delText>
                        </w:r>
                      </w:del>
                    </w:ins>
                  </w:p>
                  <w:p w:rsidR="00BF1190" w:rsidDel="00542A31" w:rsidRDefault="00BF1190" w:rsidP="00BF1190">
                    <w:pPr>
                      <w:autoSpaceDE w:val="0"/>
                      <w:autoSpaceDN w:val="0"/>
                      <w:adjustRightInd w:val="0"/>
                      <w:jc w:val="left"/>
                      <w:rPr>
                        <w:ins w:id="7439" w:author="ghislain.aine" w:date="2015-11-05T11:55:00Z"/>
                        <w:del w:id="7440" w:author="Camille VACCALUT" w:date="2015-12-08T10:28:00Z"/>
                        <w:rFonts w:ascii="Consolas" w:hAnsi="Consolas" w:cs="Consolas"/>
                        <w:color w:val="000000"/>
                        <w:sz w:val="19"/>
                        <w:szCs w:val="19"/>
                        <w:highlight w:val="white"/>
                      </w:rPr>
                    </w:pPr>
                    <w:ins w:id="7441" w:author="ghislain.aine" w:date="2015-11-05T11:55:00Z">
                      <w:del w:id="7442" w:author="Camille VACCALUT" w:date="2015-12-08T10:28:00Z">
                        <w:r w:rsidDel="00542A31">
                          <w:rPr>
                            <w:rFonts w:ascii="Consolas" w:hAnsi="Consolas" w:cs="Consolas"/>
                            <w:color w:val="008000"/>
                            <w:sz w:val="19"/>
                            <w:szCs w:val="19"/>
                            <w:highlight w:val="white"/>
                          </w:rPr>
                          <w:delText>// DEMO_LOG_SERVICE ="LogService" voir GetServiceName de ILogService</w:delText>
                        </w:r>
                      </w:del>
                    </w:ins>
                  </w:p>
                  <w:p w:rsidR="00BF1190" w:rsidRPr="00AB67D6" w:rsidRDefault="00BF1190" w:rsidP="00BF1190">
                    <w:pPr>
                      <w:autoSpaceDE w:val="0"/>
                      <w:autoSpaceDN w:val="0"/>
                      <w:adjustRightInd w:val="0"/>
                      <w:jc w:val="left"/>
                      <w:rPr>
                        <w:ins w:id="7443" w:author="ghislain.aine" w:date="2015-11-05T11:55:00Z"/>
                        <w:rFonts w:ascii="Consolas" w:hAnsi="Consolas" w:cs="Consolas"/>
                        <w:color w:val="000000"/>
                        <w:sz w:val="19"/>
                        <w:szCs w:val="19"/>
                        <w:highlight w:val="white"/>
                        <w:lang w:val="en-US"/>
                      </w:rPr>
                    </w:pPr>
                    <w:proofErr w:type="gramStart"/>
                    <w:ins w:id="7444" w:author="ghislain.aine" w:date="2015-11-05T11:55:00Z">
                      <w:r w:rsidRPr="00AB67D6">
                        <w:rPr>
                          <w:rFonts w:ascii="Consolas" w:hAnsi="Consolas" w:cs="Consolas"/>
                          <w:color w:val="0000FF"/>
                          <w:sz w:val="19"/>
                          <w:szCs w:val="19"/>
                          <w:highlight w:val="white"/>
                          <w:lang w:val="en-US"/>
                        </w:rPr>
                        <w:t>if</w:t>
                      </w:r>
                      <w:proofErr w:type="gramEnd"/>
                      <w:r w:rsidRPr="00AB67D6">
                        <w:rPr>
                          <w:rFonts w:ascii="Consolas" w:hAnsi="Consolas" w:cs="Consolas"/>
                          <w:color w:val="000000"/>
                          <w:sz w:val="19"/>
                          <w:szCs w:val="19"/>
                          <w:highlight w:val="white"/>
                          <w:lang w:val="en-US"/>
                        </w:rPr>
                        <w:t xml:space="preserve"> (</w:t>
                      </w:r>
                    </w:ins>
                    <w:r w:rsidRPr="00AF585B">
                      <w:rPr>
                        <w:rFonts w:ascii="Consolas" w:hAnsi="Consolas" w:cs="Consolas"/>
                        <w:b/>
                        <w:color w:val="FF0000"/>
                        <w:sz w:val="19"/>
                        <w:szCs w:val="19"/>
                        <w:highlight w:val="white"/>
                        <w:lang w:val="en-US"/>
                      </w:rPr>
                      <w:t>_</w:t>
                    </w:r>
                    <w:ins w:id="7445" w:author="ghislain.aine" w:date="2015-11-05T11:55:00Z">
                      <w:r w:rsidRPr="00AB67D6">
                        <w:rPr>
                          <w:rFonts w:ascii="Consolas" w:hAnsi="Consolas" w:cs="Consolas"/>
                          <w:color w:val="000080"/>
                          <w:sz w:val="19"/>
                          <w:szCs w:val="19"/>
                          <w:highlight w:val="white"/>
                          <w:lang w:val="en-US"/>
                        </w:rPr>
                        <w:t>service</w:t>
                      </w:r>
                      <w:r w:rsidRPr="00AB67D6">
                        <w:rPr>
                          <w:rFonts w:ascii="Consolas" w:hAnsi="Consolas" w:cs="Consolas"/>
                          <w:color w:val="000000"/>
                          <w:sz w:val="19"/>
                          <w:szCs w:val="19"/>
                          <w:highlight w:val="white"/>
                          <w:lang w:val="en-US"/>
                        </w:rPr>
                        <w:t>) {</w:t>
                      </w:r>
                    </w:ins>
                  </w:p>
                  <w:p w:rsidR="00BF1190" w:rsidRPr="00AB67D6" w:rsidRDefault="00BF1190" w:rsidP="00BF1190">
                    <w:pPr>
                      <w:autoSpaceDE w:val="0"/>
                      <w:autoSpaceDN w:val="0"/>
                      <w:adjustRightInd w:val="0"/>
                      <w:jc w:val="left"/>
                      <w:rPr>
                        <w:ins w:id="7446" w:author="ghislain.aine" w:date="2015-11-05T11:55:00Z"/>
                        <w:rFonts w:ascii="Consolas" w:hAnsi="Consolas" w:cs="Consolas"/>
                        <w:color w:val="000000"/>
                        <w:sz w:val="19"/>
                        <w:szCs w:val="19"/>
                        <w:highlight w:val="white"/>
                        <w:lang w:val="en-US"/>
                      </w:rPr>
                    </w:pPr>
                    <w:ins w:id="7447" w:author="ghislain.aine" w:date="2015-11-05T11:55:00Z">
                      <w:r w:rsidRPr="00AB67D6">
                        <w:rPr>
                          <w:rFonts w:ascii="Consolas" w:hAnsi="Consolas" w:cs="Consolas"/>
                          <w:color w:val="000000"/>
                          <w:sz w:val="19"/>
                          <w:szCs w:val="19"/>
                          <w:highlight w:val="white"/>
                          <w:lang w:val="en-US"/>
                        </w:rPr>
                        <w:tab/>
                      </w:r>
                      <w:proofErr w:type="spellStart"/>
                      <w:r w:rsidRPr="00AB67D6">
                        <w:rPr>
                          <w:rFonts w:ascii="Consolas" w:hAnsi="Consolas" w:cs="Consolas"/>
                          <w:color w:val="216F85"/>
                          <w:sz w:val="19"/>
                          <w:szCs w:val="19"/>
                          <w:highlight w:val="white"/>
                          <w:lang w:val="en-US"/>
                        </w:rPr>
                        <w:t>ILogService</w:t>
                      </w:r>
                      <w:proofErr w:type="spellEnd"/>
                      <w:r w:rsidRPr="00AB67D6">
                        <w:rPr>
                          <w:rFonts w:ascii="Consolas" w:hAnsi="Consolas" w:cs="Consolas"/>
                          <w:color w:val="000000"/>
                          <w:sz w:val="19"/>
                          <w:szCs w:val="19"/>
                          <w:highlight w:val="white"/>
                          <w:lang w:val="en-US"/>
                        </w:rPr>
                        <w:t xml:space="preserve"> * </w:t>
                      </w:r>
                      <w:proofErr w:type="spellStart"/>
                      <w:r w:rsidRPr="00AB67D6">
                        <w:rPr>
                          <w:rFonts w:ascii="Consolas" w:hAnsi="Consolas" w:cs="Consolas"/>
                          <w:color w:val="000080"/>
                          <w:sz w:val="19"/>
                          <w:szCs w:val="19"/>
                          <w:highlight w:val="white"/>
                          <w:lang w:val="en-US"/>
                        </w:rPr>
                        <w:t>log_service</w:t>
                      </w:r>
                      <w:proofErr w:type="spellEnd"/>
                      <w:r w:rsidRPr="00AB67D6">
                        <w:rPr>
                          <w:rFonts w:ascii="Consolas" w:hAnsi="Consolas" w:cs="Consolas"/>
                          <w:color w:val="000000"/>
                          <w:sz w:val="19"/>
                          <w:szCs w:val="19"/>
                          <w:highlight w:val="white"/>
                          <w:lang w:val="en-US"/>
                        </w:rPr>
                        <w:t xml:space="preserve"> = </w:t>
                      </w:r>
                      <w:proofErr w:type="spellStart"/>
                      <w:r w:rsidRPr="00AB67D6">
                        <w:rPr>
                          <w:rFonts w:ascii="Consolas" w:hAnsi="Consolas" w:cs="Consolas"/>
                          <w:color w:val="0000FF"/>
                          <w:sz w:val="19"/>
                          <w:szCs w:val="19"/>
                          <w:highlight w:val="white"/>
                          <w:lang w:val="en-US"/>
                        </w:rPr>
                        <w:t>dynamic_cast</w:t>
                      </w:r>
                      <w:proofErr w:type="spellEnd"/>
                      <w:r w:rsidRPr="00AB67D6">
                        <w:rPr>
                          <w:rFonts w:ascii="Consolas" w:hAnsi="Consolas" w:cs="Consolas"/>
                          <w:color w:val="000000"/>
                          <w:sz w:val="19"/>
                          <w:szCs w:val="19"/>
                          <w:highlight w:val="white"/>
                          <w:lang w:val="en-US"/>
                        </w:rPr>
                        <w:t>&lt;</w:t>
                      </w:r>
                      <w:proofErr w:type="spellStart"/>
                      <w:r w:rsidRPr="00AB67D6">
                        <w:rPr>
                          <w:rFonts w:ascii="Consolas" w:hAnsi="Consolas" w:cs="Consolas"/>
                          <w:color w:val="216F85"/>
                          <w:sz w:val="19"/>
                          <w:szCs w:val="19"/>
                          <w:highlight w:val="white"/>
                          <w:lang w:val="en-US"/>
                        </w:rPr>
                        <w:t>ILogService</w:t>
                      </w:r>
                      <w:proofErr w:type="spellEnd"/>
                      <w:r w:rsidRPr="00AB67D6">
                        <w:rPr>
                          <w:rFonts w:ascii="Consolas" w:hAnsi="Consolas" w:cs="Consolas"/>
                          <w:color w:val="000000"/>
                          <w:sz w:val="19"/>
                          <w:szCs w:val="19"/>
                          <w:highlight w:val="white"/>
                          <w:lang w:val="en-US"/>
                        </w:rPr>
                        <w:t>*</w:t>
                      </w:r>
                      <w:proofErr w:type="gramStart"/>
                      <w:r w:rsidRPr="00AB67D6">
                        <w:rPr>
                          <w:rFonts w:ascii="Consolas" w:hAnsi="Consolas" w:cs="Consolas"/>
                          <w:color w:val="000000"/>
                          <w:sz w:val="19"/>
                          <w:szCs w:val="19"/>
                          <w:highlight w:val="white"/>
                          <w:lang w:val="en-US"/>
                        </w:rPr>
                        <w:t>&gt;(</w:t>
                      </w:r>
                    </w:ins>
                    <w:proofErr w:type="gramEnd"/>
                    <w:r w:rsidRPr="00AF585B">
                      <w:rPr>
                        <w:rFonts w:ascii="Consolas" w:hAnsi="Consolas" w:cs="Consolas"/>
                        <w:b/>
                        <w:color w:val="FF0000"/>
                        <w:sz w:val="19"/>
                        <w:szCs w:val="19"/>
                        <w:highlight w:val="white"/>
                        <w:lang w:val="en-US"/>
                      </w:rPr>
                      <w:t>_</w:t>
                    </w:r>
                    <w:ins w:id="7448" w:author="ghislain.aine" w:date="2015-11-05T11:55:00Z">
                      <w:r w:rsidRPr="00AB67D6">
                        <w:rPr>
                          <w:rFonts w:ascii="Consolas" w:hAnsi="Consolas" w:cs="Consolas"/>
                          <w:color w:val="000080"/>
                          <w:sz w:val="19"/>
                          <w:szCs w:val="19"/>
                          <w:highlight w:val="white"/>
                          <w:lang w:val="en-US"/>
                        </w:rPr>
                        <w:t>service</w:t>
                      </w:r>
                      <w:r w:rsidRPr="00AB67D6">
                        <w:rPr>
                          <w:rFonts w:ascii="Consolas" w:hAnsi="Consolas" w:cs="Consolas"/>
                          <w:color w:val="000000"/>
                          <w:sz w:val="19"/>
                          <w:szCs w:val="19"/>
                          <w:highlight w:val="white"/>
                          <w:lang w:val="en-US"/>
                        </w:rPr>
                        <w:t>);</w:t>
                      </w:r>
                    </w:ins>
                  </w:p>
                  <w:p w:rsidR="00BF1190" w:rsidRDefault="00BF1190" w:rsidP="00BF1190">
                    <w:pPr>
                      <w:autoSpaceDE w:val="0"/>
                      <w:autoSpaceDN w:val="0"/>
                      <w:adjustRightInd w:val="0"/>
                      <w:jc w:val="left"/>
                      <w:rPr>
                        <w:ins w:id="7449" w:author="ghislain.aine" w:date="2015-11-05T11:55:00Z"/>
                        <w:rFonts w:ascii="Consolas" w:hAnsi="Consolas" w:cs="Consolas"/>
                        <w:color w:val="000000"/>
                        <w:sz w:val="19"/>
                        <w:szCs w:val="19"/>
                        <w:highlight w:val="white"/>
                      </w:rPr>
                    </w:pPr>
                    <w:ins w:id="7450" w:author="ghislain.aine" w:date="2015-11-05T11:55:00Z">
                      <w:r w:rsidRPr="00AB67D6">
                        <w:rPr>
                          <w:rFonts w:ascii="Consolas" w:hAnsi="Consolas" w:cs="Consolas"/>
                          <w:color w:val="000000"/>
                          <w:sz w:val="19"/>
                          <w:szCs w:val="19"/>
                          <w:highlight w:val="white"/>
                          <w:lang w:val="en-US"/>
                        </w:rPr>
                        <w:tab/>
                      </w:r>
                      <w:proofErr w:type="spellStart"/>
                      <w:r>
                        <w:rPr>
                          <w:rFonts w:ascii="Consolas" w:hAnsi="Consolas" w:cs="Consolas"/>
                          <w:color w:val="000080"/>
                          <w:sz w:val="19"/>
                          <w:szCs w:val="19"/>
                          <w:highlight w:val="white"/>
                        </w:rPr>
                        <w:t>log_service</w:t>
                      </w:r>
                      <w:proofErr w:type="spellEnd"/>
                      <w:r>
                        <w:rPr>
                          <w:rFonts w:ascii="Consolas" w:hAnsi="Consolas" w:cs="Consolas"/>
                          <w:color w:val="000000"/>
                          <w:sz w:val="19"/>
                          <w:szCs w:val="19"/>
                          <w:highlight w:val="white"/>
                        </w:rPr>
                        <w:t>-&gt;</w:t>
                      </w:r>
                      <w:proofErr w:type="spellStart"/>
                      <w:proofErr w:type="gramStart"/>
                      <w:r>
                        <w:rPr>
                          <w:rFonts w:ascii="Consolas" w:hAnsi="Consolas" w:cs="Consolas"/>
                          <w:color w:val="880000"/>
                          <w:sz w:val="19"/>
                          <w:szCs w:val="19"/>
                          <w:highlight w:val="white"/>
                        </w:rPr>
                        <w:t>write</w:t>
                      </w:r>
                      <w:proofErr w:type="spellEnd"/>
                      <w:r>
                        <w:rPr>
                          <w:rFonts w:ascii="Consolas" w:hAnsi="Consolas" w:cs="Consolas"/>
                          <w:color w:val="000000"/>
                          <w:sz w:val="19"/>
                          <w:szCs w:val="19"/>
                          <w:highlight w:val="white"/>
                        </w:rPr>
                        <w:t>(</w:t>
                      </w:r>
                      <w:proofErr w:type="gramEnd"/>
                      <w:r>
                        <w:rPr>
                          <w:rFonts w:ascii="Consolas" w:hAnsi="Consolas" w:cs="Consolas"/>
                          <w:color w:val="A31515"/>
                          <w:sz w:val="19"/>
                          <w:szCs w:val="19"/>
                          <w:highlight w:val="white"/>
                        </w:rPr>
                        <w:t>"test"</w:t>
                      </w:r>
                      <w:r>
                        <w:rPr>
                          <w:rFonts w:ascii="Consolas" w:hAnsi="Consolas" w:cs="Consolas"/>
                          <w:color w:val="000000"/>
                          <w:sz w:val="19"/>
                          <w:szCs w:val="19"/>
                          <w:highlight w:val="white"/>
                        </w:rPr>
                        <w:t>);</w:t>
                      </w:r>
                    </w:ins>
                  </w:p>
                  <w:p w:rsidR="00BF1190" w:rsidRPr="00DD6E95" w:rsidDel="00DD6E95" w:rsidRDefault="00BF1190" w:rsidP="00BF1190">
                    <w:pPr>
                      <w:autoSpaceDE w:val="0"/>
                      <w:autoSpaceDN w:val="0"/>
                      <w:adjustRightInd w:val="0"/>
                      <w:jc w:val="left"/>
                      <w:rPr>
                        <w:del w:id="7451" w:author="ghislain.aine" w:date="2015-11-05T11:55:00Z"/>
                        <w:rFonts w:ascii="Consolas" w:hAnsi="Consolas" w:cs="Consolas"/>
                        <w:color w:val="000000"/>
                        <w:sz w:val="19"/>
                        <w:szCs w:val="19"/>
                        <w:highlight w:val="white"/>
                        <w:lang w:val="en-US"/>
                      </w:rPr>
                    </w:pPr>
                    <w:ins w:id="7452" w:author="ghislain.aine" w:date="2015-11-05T11:55:00Z">
                      <w:r>
                        <w:rPr>
                          <w:rFonts w:ascii="Consolas" w:hAnsi="Consolas" w:cs="Consolas"/>
                          <w:color w:val="000000"/>
                          <w:sz w:val="19"/>
                          <w:szCs w:val="19"/>
                          <w:highlight w:val="white"/>
                        </w:rPr>
                        <w:t>}</w:t>
                      </w:r>
                    </w:ins>
                    <w:del w:id="7453" w:author="ghislain.aine" w:date="2015-11-05T11:55:00Z">
                      <w:r w:rsidRPr="00DD6E95" w:rsidDel="00DD6E95">
                        <w:rPr>
                          <w:rFonts w:ascii="Consolas" w:hAnsi="Consolas" w:cs="Consolas"/>
                          <w:color w:val="216F85"/>
                          <w:sz w:val="19"/>
                          <w:szCs w:val="19"/>
                          <w:highlight w:val="white"/>
                          <w:lang w:val="en-US"/>
                        </w:rPr>
                        <w:delText>ConfigManager</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880000"/>
                          <w:sz w:val="19"/>
                          <w:szCs w:val="19"/>
                          <w:highlight w:val="white"/>
                          <w:lang w:val="en-US"/>
                        </w:rPr>
                        <w:delText>ConfigManager</w:delText>
                      </w:r>
                      <w:r w:rsidRPr="00DD6E95" w:rsidDel="00DD6E95">
                        <w:rPr>
                          <w:rFonts w:ascii="Consolas" w:hAnsi="Consolas" w:cs="Consolas"/>
                          <w:color w:val="000000"/>
                          <w:sz w:val="19"/>
                          <w:szCs w:val="19"/>
                          <w:highlight w:val="white"/>
                          <w:lang w:val="en-US"/>
                        </w:rPr>
                        <w:delText>() :</w:delText>
                      </w:r>
                    </w:del>
                  </w:p>
                  <w:p w:rsidR="00BF1190" w:rsidRPr="00DD6E95" w:rsidDel="00DD6E95" w:rsidRDefault="00BF1190" w:rsidP="00BF1190">
                    <w:pPr>
                      <w:autoSpaceDE w:val="0"/>
                      <w:autoSpaceDN w:val="0"/>
                      <w:adjustRightInd w:val="0"/>
                      <w:jc w:val="left"/>
                      <w:rPr>
                        <w:del w:id="7454" w:author="ghislain.aine" w:date="2015-11-05T11:55:00Z"/>
                        <w:rFonts w:ascii="Consolas" w:hAnsi="Consolas" w:cs="Consolas"/>
                        <w:color w:val="000000"/>
                        <w:sz w:val="19"/>
                        <w:szCs w:val="19"/>
                        <w:highlight w:val="white"/>
                        <w:lang w:val="en-US"/>
                      </w:rPr>
                    </w:pPr>
                    <w:del w:id="7455" w:author="ghislain.aine" w:date="2015-11-05T11:55:00Z">
                      <w:r w:rsidRPr="00DD6E95" w:rsidDel="00DD6E95">
                        <w:rPr>
                          <w:rFonts w:ascii="Consolas" w:hAnsi="Consolas" w:cs="Consolas"/>
                          <w:color w:val="000000"/>
                          <w:sz w:val="19"/>
                          <w:szCs w:val="19"/>
                          <w:highlight w:val="white"/>
                          <w:lang w:val="en-US"/>
                        </w:rPr>
                        <w:tab/>
                      </w:r>
                      <w:r w:rsidRPr="00DD6E95" w:rsidDel="00DD6E95">
                        <w:rPr>
                          <w:rFonts w:ascii="Consolas" w:hAnsi="Consolas" w:cs="Consolas"/>
                          <w:color w:val="216F85"/>
                          <w:sz w:val="19"/>
                          <w:szCs w:val="19"/>
                          <w:highlight w:val="white"/>
                          <w:lang w:val="en-US"/>
                        </w:rPr>
                        <w:delText>StreamWork</w:delText>
                      </w:r>
                      <w:r w:rsidRPr="00DD6E95" w:rsidDel="00DD6E95">
                        <w:rPr>
                          <w:rFonts w:ascii="Consolas" w:hAnsi="Consolas" w:cs="Consolas"/>
                          <w:color w:val="2B91AF"/>
                          <w:sz w:val="19"/>
                          <w:szCs w:val="19"/>
                          <w:highlight w:val="white"/>
                          <w:lang w:val="en-US"/>
                        </w:rPr>
                        <w:delText>::</w:delText>
                      </w:r>
                      <w:r w:rsidRPr="00DD6E95" w:rsidDel="00DD6E95">
                        <w:rPr>
                          <w:rFonts w:ascii="Consolas" w:hAnsi="Consolas" w:cs="Consolas"/>
                          <w:color w:val="216F85"/>
                          <w:sz w:val="19"/>
                          <w:szCs w:val="19"/>
                          <w:highlight w:val="white"/>
                          <w:lang w:val="en-US"/>
                        </w:rPr>
                        <w:delText>SwFoundation</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216F85"/>
                          <w:sz w:val="19"/>
                          <w:szCs w:val="19"/>
                          <w:highlight w:val="white"/>
                          <w:lang w:val="en-US"/>
                        </w:rPr>
                        <w:delText>SwAssistedComponent</w:delText>
                      </w:r>
                      <w:r w:rsidRPr="00DD6E95" w:rsidDel="00DD6E95">
                        <w:rPr>
                          <w:rFonts w:ascii="Consolas" w:hAnsi="Consolas" w:cs="Consolas"/>
                          <w:color w:val="000000"/>
                          <w:sz w:val="19"/>
                          <w:szCs w:val="19"/>
                          <w:highlight w:val="white"/>
                          <w:lang w:val="en-US"/>
                        </w:rPr>
                        <w:delText>(),</w:delText>
                      </w:r>
                    </w:del>
                  </w:p>
                  <w:p w:rsidR="00BF1190" w:rsidRPr="00DD6E95" w:rsidDel="00DD6E95" w:rsidRDefault="00BF1190" w:rsidP="00BF1190">
                    <w:pPr>
                      <w:autoSpaceDE w:val="0"/>
                      <w:autoSpaceDN w:val="0"/>
                      <w:adjustRightInd w:val="0"/>
                      <w:jc w:val="left"/>
                      <w:rPr>
                        <w:del w:id="7456" w:author="ghislain.aine" w:date="2015-11-05T11:55:00Z"/>
                        <w:rFonts w:ascii="Consolas" w:hAnsi="Consolas" w:cs="Consolas"/>
                        <w:color w:val="000000"/>
                        <w:sz w:val="19"/>
                        <w:szCs w:val="19"/>
                        <w:highlight w:val="white"/>
                        <w:lang w:val="en-US"/>
                      </w:rPr>
                    </w:pPr>
                    <w:del w:id="7457" w:author="ghislain.aine" w:date="2015-11-05T11:55:00Z">
                      <w:r w:rsidRPr="00DD6E95" w:rsidDel="00DD6E95">
                        <w:rPr>
                          <w:rFonts w:ascii="Consolas" w:hAnsi="Consolas" w:cs="Consolas"/>
                          <w:color w:val="000000"/>
                          <w:sz w:val="19"/>
                          <w:szCs w:val="19"/>
                          <w:highlight w:val="white"/>
                          <w:lang w:val="en-US"/>
                        </w:rPr>
                        <w:tab/>
                      </w:r>
                      <w:r w:rsidRPr="00DD6E95" w:rsidDel="00DD6E95">
                        <w:rPr>
                          <w:rFonts w:ascii="Consolas" w:hAnsi="Consolas" w:cs="Consolas"/>
                          <w:color w:val="000080"/>
                          <w:sz w:val="19"/>
                          <w:szCs w:val="19"/>
                          <w:highlight w:val="white"/>
                          <w:lang w:val="en-US"/>
                        </w:rPr>
                        <w:delText>_log_service</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0000FF"/>
                          <w:sz w:val="19"/>
                          <w:szCs w:val="19"/>
                          <w:highlight w:val="white"/>
                          <w:lang w:val="en-US"/>
                        </w:rPr>
                        <w:delText>new</w:delText>
                      </w:r>
                      <w:r w:rsidRPr="00DD6E95" w:rsidDel="00DD6E95">
                        <w:rPr>
                          <w:rFonts w:ascii="Consolas" w:hAnsi="Consolas" w:cs="Consolas"/>
                          <w:color w:val="000000"/>
                          <w:sz w:val="19"/>
                          <w:szCs w:val="19"/>
                          <w:highlight w:val="white"/>
                          <w:lang w:val="en-US"/>
                        </w:rPr>
                        <w:delText xml:space="preserve"> </w:delText>
                      </w:r>
                      <w:r w:rsidRPr="00DD6E95" w:rsidDel="00DD6E95">
                        <w:rPr>
                          <w:rFonts w:ascii="Consolas" w:hAnsi="Consolas" w:cs="Consolas"/>
                          <w:color w:val="216F85"/>
                          <w:sz w:val="19"/>
                          <w:szCs w:val="19"/>
                          <w:highlight w:val="white"/>
                          <w:lang w:val="en-US"/>
                        </w:rPr>
                        <w:delText>LogService</w:delText>
                      </w:r>
                      <w:r w:rsidRPr="00DD6E95" w:rsidDel="00DD6E95">
                        <w:rPr>
                          <w:rFonts w:ascii="Consolas" w:hAnsi="Consolas" w:cs="Consolas"/>
                          <w:color w:val="000000"/>
                          <w:sz w:val="19"/>
                          <w:szCs w:val="19"/>
                          <w:highlight w:val="white"/>
                          <w:lang w:val="en-US"/>
                        </w:rPr>
                        <w:delText>)</w:delText>
                      </w:r>
                    </w:del>
                  </w:p>
                  <w:p w:rsidR="00BF1190" w:rsidRPr="00DD6E95" w:rsidDel="00DD6E95" w:rsidRDefault="00BF1190" w:rsidP="00BF1190">
                    <w:pPr>
                      <w:autoSpaceDE w:val="0"/>
                      <w:autoSpaceDN w:val="0"/>
                      <w:adjustRightInd w:val="0"/>
                      <w:jc w:val="left"/>
                      <w:rPr>
                        <w:del w:id="7458" w:author="ghislain.aine" w:date="2015-11-05T11:55:00Z"/>
                        <w:rFonts w:ascii="Consolas" w:hAnsi="Consolas" w:cs="Consolas"/>
                        <w:color w:val="000000"/>
                        <w:sz w:val="19"/>
                        <w:szCs w:val="19"/>
                        <w:highlight w:val="white"/>
                        <w:lang w:val="en-US"/>
                      </w:rPr>
                    </w:pPr>
                    <w:del w:id="7459" w:author="ghislain.aine" w:date="2015-11-05T11:55:00Z">
                      <w:r w:rsidRPr="00DD6E95" w:rsidDel="00DD6E95">
                        <w:rPr>
                          <w:rFonts w:ascii="Consolas" w:hAnsi="Consolas" w:cs="Consolas"/>
                          <w:color w:val="000000"/>
                          <w:sz w:val="19"/>
                          <w:szCs w:val="19"/>
                          <w:highlight w:val="white"/>
                          <w:lang w:val="en-US"/>
                        </w:rPr>
                        <w:delText>{</w:delText>
                      </w:r>
                    </w:del>
                  </w:p>
                  <w:p w:rsidR="00BF1190" w:rsidRPr="00DD6E95" w:rsidDel="00DD6E95" w:rsidRDefault="00BF1190" w:rsidP="00BF1190">
                    <w:pPr>
                      <w:autoSpaceDE w:val="0"/>
                      <w:autoSpaceDN w:val="0"/>
                      <w:adjustRightInd w:val="0"/>
                      <w:jc w:val="left"/>
                      <w:rPr>
                        <w:del w:id="7460" w:author="ghislain.aine" w:date="2015-11-05T11:55:00Z"/>
                        <w:rFonts w:ascii="Consolas" w:hAnsi="Consolas" w:cs="Consolas"/>
                        <w:color w:val="000000"/>
                        <w:sz w:val="19"/>
                        <w:szCs w:val="19"/>
                        <w:highlight w:val="white"/>
                        <w:lang w:val="en-US"/>
                      </w:rPr>
                    </w:pPr>
                    <w:del w:id="7461" w:author="ghislain.aine" w:date="2015-11-05T11:55:00Z">
                      <w:r w:rsidRPr="00DD6E95" w:rsidDel="00DD6E95">
                        <w:rPr>
                          <w:rFonts w:ascii="Consolas" w:hAnsi="Consolas" w:cs="Consolas"/>
                          <w:color w:val="000000"/>
                          <w:sz w:val="19"/>
                          <w:szCs w:val="19"/>
                          <w:highlight w:val="white"/>
                          <w:lang w:val="en-US"/>
                        </w:rPr>
                        <w:tab/>
                      </w:r>
                      <w:r w:rsidRPr="00DD6E95" w:rsidDel="00DD6E95">
                        <w:rPr>
                          <w:rFonts w:ascii="Consolas" w:hAnsi="Consolas" w:cs="Consolas"/>
                          <w:color w:val="6F008A"/>
                          <w:sz w:val="19"/>
                          <w:szCs w:val="19"/>
                          <w:highlight w:val="white"/>
                          <w:lang w:val="en-US"/>
                        </w:rPr>
                        <w:delText>SW_APP</w:delText>
                      </w:r>
                      <w:r w:rsidRPr="00DD6E95" w:rsidDel="00DD6E95">
                        <w:rPr>
                          <w:rFonts w:ascii="Consolas" w:hAnsi="Consolas" w:cs="Consolas"/>
                          <w:color w:val="000000"/>
                          <w:sz w:val="19"/>
                          <w:szCs w:val="19"/>
                          <w:highlight w:val="white"/>
                          <w:lang w:val="en-US"/>
                        </w:rPr>
                        <w:delText>-&gt;</w:delText>
                      </w:r>
                      <w:r w:rsidRPr="00DD6E95" w:rsidDel="00DD6E95">
                        <w:rPr>
                          <w:rFonts w:ascii="Consolas" w:hAnsi="Consolas" w:cs="Consolas"/>
                          <w:color w:val="880000"/>
                          <w:sz w:val="19"/>
                          <w:szCs w:val="19"/>
                          <w:highlight w:val="white"/>
                          <w:lang w:val="en-US"/>
                        </w:rPr>
                        <w:delText>RegisterService</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000080"/>
                          <w:sz w:val="19"/>
                          <w:szCs w:val="19"/>
                          <w:highlight w:val="white"/>
                          <w:lang w:val="en-US"/>
                        </w:rPr>
                        <w:delText>_log_service</w:delText>
                      </w:r>
                      <w:r w:rsidRPr="00DD6E95" w:rsidDel="00DD6E95">
                        <w:rPr>
                          <w:rFonts w:ascii="Consolas" w:hAnsi="Consolas" w:cs="Consolas"/>
                          <w:color w:val="000000"/>
                          <w:sz w:val="19"/>
                          <w:szCs w:val="19"/>
                          <w:highlight w:val="white"/>
                          <w:lang w:val="en-US"/>
                        </w:rPr>
                        <w:delText>.</w:delText>
                      </w:r>
                      <w:r w:rsidRPr="00DD6E95" w:rsidDel="00DD6E95">
                        <w:rPr>
                          <w:rFonts w:ascii="Consolas" w:hAnsi="Consolas" w:cs="Consolas"/>
                          <w:color w:val="880000"/>
                          <w:sz w:val="19"/>
                          <w:szCs w:val="19"/>
                          <w:highlight w:val="white"/>
                          <w:lang w:val="en-US"/>
                        </w:rPr>
                        <w:delText>get</w:delText>
                      </w:r>
                      <w:r w:rsidRPr="00DD6E95" w:rsidDel="00DD6E95">
                        <w:rPr>
                          <w:rFonts w:ascii="Consolas" w:hAnsi="Consolas" w:cs="Consolas"/>
                          <w:color w:val="000000"/>
                          <w:sz w:val="19"/>
                          <w:szCs w:val="19"/>
                          <w:highlight w:val="white"/>
                          <w:lang w:val="en-US"/>
                        </w:rPr>
                        <w:delText>());</w:delText>
                      </w:r>
                    </w:del>
                  </w:p>
                  <w:p w:rsidR="00BF1190" w:rsidRPr="00E71FE0" w:rsidRDefault="00BF1190" w:rsidP="00BF1190">
                    <w:pPr>
                      <w:autoSpaceDE w:val="0"/>
                      <w:autoSpaceDN w:val="0"/>
                      <w:adjustRightInd w:val="0"/>
                      <w:jc w:val="left"/>
                      <w:rPr>
                        <w:lang w:val="en-US"/>
                      </w:rPr>
                    </w:pPr>
                    <w:del w:id="7462" w:author="ghislain.aine" w:date="2015-11-05T11:55:00Z">
                      <w:r w:rsidDel="00DD6E95">
                        <w:rPr>
                          <w:rFonts w:ascii="Consolas" w:hAnsi="Consolas" w:cs="Consolas"/>
                          <w:color w:val="000000"/>
                          <w:sz w:val="19"/>
                          <w:szCs w:val="19"/>
                          <w:highlight w:val="white"/>
                        </w:rPr>
                        <w:delText>}</w:delText>
                      </w:r>
                    </w:del>
                  </w:p>
                </w:txbxContent>
              </v:textbox>
              <w10:wrap type="none"/>
              <w10:anchorlock/>
            </v:shape>
          </w:pict>
        </w:r>
      </w:ins>
    </w:p>
    <w:p w:rsidR="00BF1190" w:rsidDel="00DD6E95" w:rsidRDefault="00BF1190" w:rsidP="00BF1190">
      <w:pPr>
        <w:pStyle w:val="Code"/>
        <w:rPr>
          <w:ins w:id="7463" w:author="Giacomo Rombaut" w:date="2015-04-21T13:57:00Z"/>
          <w:del w:id="7464" w:author="ghislain.aine" w:date="2015-11-05T11:55:00Z"/>
          <w:noProof/>
        </w:rPr>
      </w:pPr>
      <w:del w:id="7465" w:author="ghislain.aine" w:date="2015-11-05T11:55:00Z">
        <w:r w:rsidRPr="002551A0" w:rsidDel="00DD6E95">
          <w:rPr>
            <w:noProof/>
          </w:rPr>
          <w:delText>ISwService * service = SW_APP-&gt;QueryService(CG_SW_LOG_SERVICE);</w:delText>
        </w:r>
      </w:del>
    </w:p>
    <w:p w:rsidR="00BF1190" w:rsidRPr="00723341" w:rsidDel="00DD6E95" w:rsidRDefault="00D276D8" w:rsidP="00BF1190">
      <w:pPr>
        <w:pStyle w:val="Code"/>
        <w:rPr>
          <w:del w:id="7466" w:author="ghislain.aine" w:date="2015-11-05T11:55:00Z"/>
          <w:noProof/>
          <w:color w:val="4F81BD" w:themeColor="accent1"/>
          <w:rPrChange w:id="7467" w:author="Giacomo Rombaut" w:date="2015-04-21T13:58:00Z">
            <w:rPr>
              <w:del w:id="7468" w:author="ghislain.aine" w:date="2015-11-05T11:55:00Z"/>
              <w:noProof/>
            </w:rPr>
          </w:rPrChange>
        </w:rPr>
      </w:pPr>
      <w:del w:id="7469" w:author="ghislain.aine" w:date="2015-11-05T11:55:00Z">
        <w:r w:rsidRPr="00D276D8">
          <w:rPr>
            <w:noProof/>
            <w:color w:val="4F81BD" w:themeColor="accent1"/>
            <w:rPrChange w:id="7470" w:author="Giacomo Rombaut" w:date="2015-04-21T13:58:00Z">
              <w:rPr>
                <w:noProof/>
                <w:color w:val="0000FF" w:themeColor="hyperlink"/>
                <w:u w:val="single"/>
              </w:rPr>
            </w:rPrChange>
          </w:rPr>
          <w:delText>//</w:delText>
        </w:r>
        <w:r w:rsidRPr="00D276D8">
          <w:rPr>
            <w:noProof/>
            <w:color w:val="4F81BD" w:themeColor="accent1"/>
            <w:sz w:val="20"/>
            <w:szCs w:val="20"/>
            <w:rPrChange w:id="7471" w:author="Giacomo Rombaut" w:date="2015-04-21T13:58:00Z">
              <w:rPr>
                <w:noProof/>
                <w:color w:val="A31515"/>
                <w:sz w:val="20"/>
                <w:szCs w:val="20"/>
                <w:u w:val="single"/>
              </w:rPr>
            </w:rPrChange>
          </w:rPr>
          <w:delText xml:space="preserve"> </w:delText>
        </w:r>
        <w:r w:rsidRPr="00D276D8">
          <w:rPr>
            <w:noProof/>
            <w:color w:val="4F81BD" w:themeColor="accent1"/>
            <w:rPrChange w:id="7472" w:author="Giacomo Rombaut" w:date="2015-04-21T13:58:00Z">
              <w:rPr>
                <w:noProof/>
                <w:color w:val="0000FF" w:themeColor="hyperlink"/>
                <w:u w:val="single"/>
              </w:rPr>
            </w:rPrChange>
          </w:rPr>
          <w:delText>CG_SW_LOG_SERVICE</w:delText>
        </w:r>
        <w:r w:rsidRPr="00D276D8">
          <w:rPr>
            <w:noProof/>
            <w:color w:val="4F81BD" w:themeColor="accent1"/>
            <w:sz w:val="20"/>
            <w:szCs w:val="20"/>
            <w:rPrChange w:id="7473" w:author="Giacomo Rombaut" w:date="2015-04-21T13:58:00Z">
              <w:rPr>
                <w:noProof/>
                <w:color w:val="A31515"/>
                <w:sz w:val="20"/>
                <w:szCs w:val="20"/>
                <w:u w:val="single"/>
              </w:rPr>
            </w:rPrChange>
          </w:rPr>
          <w:delText xml:space="preserve"> ="LogService" voir GetServiceName de ILogService</w:delText>
        </w:r>
      </w:del>
    </w:p>
    <w:p w:rsidR="00BF1190" w:rsidRPr="00D002B4" w:rsidDel="00DD6E95" w:rsidRDefault="00BF1190" w:rsidP="00BF1190">
      <w:pPr>
        <w:pStyle w:val="Code"/>
        <w:rPr>
          <w:del w:id="7474" w:author="ghislain.aine" w:date="2015-11-05T11:55:00Z"/>
          <w:noProof/>
        </w:rPr>
      </w:pPr>
      <w:del w:id="7475" w:author="ghislain.aine" w:date="2015-11-05T11:55:00Z">
        <w:r w:rsidRPr="002551A0" w:rsidDel="00DD6E95">
          <w:rPr>
            <w:noProof/>
            <w:color w:val="0000FF"/>
          </w:rPr>
          <w:delText>if</w:delText>
        </w:r>
        <w:r w:rsidRPr="002551A0" w:rsidDel="00DD6E95">
          <w:rPr>
            <w:noProof/>
          </w:rPr>
          <w:delText xml:space="preserve"> (service) {</w:delText>
        </w:r>
      </w:del>
    </w:p>
    <w:p w:rsidR="00BF1190" w:rsidDel="00DD6E95" w:rsidRDefault="00BF1190" w:rsidP="00BF1190">
      <w:pPr>
        <w:pStyle w:val="Code"/>
        <w:rPr>
          <w:del w:id="7476" w:author="ghislain.aine" w:date="2015-11-05T11:55:00Z"/>
          <w:noProof/>
          <w:lang w:val="en-US"/>
        </w:rPr>
      </w:pPr>
      <w:del w:id="7477" w:author="ghislain.aine" w:date="2015-11-05T11:55:00Z">
        <w:r w:rsidRPr="002551A0" w:rsidDel="00DD6E95">
          <w:rPr>
            <w:noProof/>
          </w:rPr>
          <w:tab/>
        </w:r>
        <w:r w:rsidRPr="00A66482" w:rsidDel="00DD6E95">
          <w:rPr>
            <w:noProof/>
            <w:lang w:val="en-US"/>
          </w:rPr>
          <w:delText xml:space="preserve">ILogService * logService = </w:delText>
        </w:r>
        <w:r w:rsidRPr="00A66482" w:rsidDel="00DD6E95">
          <w:rPr>
            <w:noProof/>
            <w:color w:val="0000FF"/>
            <w:lang w:val="en-US"/>
          </w:rPr>
          <w:delText>dynamic_cast</w:delText>
        </w:r>
        <w:r w:rsidRPr="00A66482" w:rsidDel="00DD6E95">
          <w:rPr>
            <w:noProof/>
            <w:lang w:val="en-US"/>
          </w:rPr>
          <w:delText>&lt;ILogService*&gt;(service);</w:delText>
        </w:r>
      </w:del>
    </w:p>
    <w:p w:rsidR="00BF1190" w:rsidDel="00DD6E95" w:rsidRDefault="00BF1190" w:rsidP="00BF1190">
      <w:pPr>
        <w:pStyle w:val="Code"/>
        <w:rPr>
          <w:del w:id="7478" w:author="ghislain.aine" w:date="2015-11-05T11:55:00Z"/>
          <w:noProof/>
          <w:lang w:val="en-US"/>
        </w:rPr>
      </w:pPr>
      <w:del w:id="7479" w:author="ghislain.aine" w:date="2015-11-05T11:55:00Z">
        <w:r w:rsidDel="00DD6E95">
          <w:rPr>
            <w:noProof/>
            <w:lang w:val="en-US"/>
          </w:rPr>
          <w:tab/>
        </w:r>
        <w:r w:rsidRPr="00A66482" w:rsidDel="00DD6E95">
          <w:rPr>
            <w:noProof/>
            <w:lang w:val="en-US"/>
          </w:rPr>
          <w:delText>logService-&gt;write(</w:delText>
        </w:r>
        <w:r w:rsidRPr="00A66482" w:rsidDel="00DD6E95">
          <w:rPr>
            <w:noProof/>
            <w:color w:val="A31515"/>
            <w:lang w:val="en-US"/>
          </w:rPr>
          <w:delText>"test"</w:delText>
        </w:r>
        <w:r w:rsidRPr="00A66482" w:rsidDel="00DD6E95">
          <w:rPr>
            <w:noProof/>
            <w:lang w:val="en-US"/>
          </w:rPr>
          <w:delText>);</w:delText>
        </w:r>
      </w:del>
    </w:p>
    <w:p w:rsidR="00BF1190" w:rsidDel="00DD6E95" w:rsidRDefault="00BF1190" w:rsidP="00BF1190">
      <w:pPr>
        <w:pStyle w:val="Code"/>
        <w:rPr>
          <w:del w:id="7480" w:author="ghislain.aine" w:date="2015-11-05T11:55:00Z"/>
        </w:rPr>
      </w:pPr>
      <w:del w:id="7481" w:author="ghislain.aine" w:date="2015-11-05T11:55:00Z">
        <w:r w:rsidDel="00DD6E95">
          <w:rPr>
            <w:noProof/>
          </w:rPr>
          <w:delText>}</w:delText>
        </w:r>
      </w:del>
    </w:p>
    <w:p w:rsidR="00BF1190" w:rsidRDefault="00BF1190" w:rsidP="00BF1190">
      <w:pPr>
        <w:pStyle w:val="Paragraphedeliste"/>
      </w:pPr>
    </w:p>
    <w:p w:rsidR="00BF1190" w:rsidDel="00F51690" w:rsidRDefault="00BF1190" w:rsidP="00BF1190">
      <w:pPr>
        <w:pStyle w:val="Paragraphedeliste"/>
        <w:numPr>
          <w:ilvl w:val="0"/>
          <w:numId w:val="53"/>
        </w:numPr>
        <w:rPr>
          <w:del w:id="7482" w:author="Camille VACCALUT" w:date="2015-12-08T14:10:00Z"/>
        </w:rPr>
      </w:pPr>
      <w:del w:id="7483" w:author="Camille VACCALUT" w:date="2015-12-08T09:46:00Z">
        <w:r w:rsidDel="006200E3">
          <w:lastRenderedPageBreak/>
          <w:delText>Créer un nouveau stream avec ces deux composants, sans les connecter</w:delText>
        </w:r>
      </w:del>
      <w:ins w:id="7484" w:author="Camille VACCALUT" w:date="2015-12-08T09:46:00Z">
        <w:r>
          <w:t xml:space="preserve">Tester le fonctionnement du service de log en utilisant un des </w:t>
        </w:r>
        <w:proofErr w:type="spellStart"/>
        <w:r>
          <w:t>streams</w:t>
        </w:r>
        <w:proofErr w:type="spellEnd"/>
        <w:r>
          <w:t xml:space="preserve"> utilisé</w:t>
        </w:r>
      </w:ins>
      <w:ins w:id="7485" w:author="Camille VACCALUT" w:date="2015-12-08T09:47:00Z">
        <w:r>
          <w:t>s</w:t>
        </w:r>
      </w:ins>
      <w:ins w:id="7486" w:author="Camille VACCALUT" w:date="2015-12-08T09:46:00Z">
        <w:r>
          <w:t xml:space="preserve"> précédemment. </w:t>
        </w:r>
      </w:ins>
    </w:p>
    <w:p w:rsidR="00BF1190" w:rsidRDefault="00BF1190" w:rsidP="00BF1190">
      <w:pPr>
        <w:pStyle w:val="Paragraphedeliste"/>
        <w:numPr>
          <w:ilvl w:val="0"/>
          <w:numId w:val="53"/>
        </w:numPr>
        <w:rPr>
          <w:del w:id="7487" w:author="Camille VACCALUT" w:date="2015-12-08T09:46:00Z"/>
        </w:rPr>
      </w:pPr>
      <w:del w:id="7488" w:author="Camille VACCALUT" w:date="2015-12-08T09:46:00Z">
        <w:r w:rsidDel="006200E3">
          <w:delText>Ouvrir la fenêtre du composant DemoUIComponent</w:delText>
        </w:r>
      </w:del>
      <w:ins w:id="7489" w:author="ghislain.aine" w:date="2015-11-05T11:56:00Z">
        <w:del w:id="7490" w:author="Camille VACCALUT" w:date="2015-12-08T09:46:00Z">
          <w:r w:rsidDel="006200E3">
            <w:delText>ValueUiCompoenent</w:delText>
          </w:r>
        </w:del>
      </w:ins>
      <w:del w:id="7491" w:author="Camille VACCALUT" w:date="2015-12-08T09:46:00Z">
        <w:r w:rsidDel="006200E3">
          <w:delText>, et effectuer le test</w:delText>
        </w:r>
      </w:del>
    </w:p>
    <w:p w:rsidR="00000000" w:rsidRDefault="00EE2A1F">
      <w:pPr>
        <w:pStyle w:val="Paragraphedeliste"/>
        <w:numPr>
          <w:ilvl w:val="0"/>
          <w:numId w:val="53"/>
        </w:numPr>
        <w:pPrChange w:id="7492" w:author="Camille VACCALUT" w:date="2015-12-08T14:10:00Z">
          <w:pPr>
            <w:pStyle w:val="Paragraphedeliste"/>
          </w:pPr>
        </w:pPrChange>
      </w:pPr>
    </w:p>
    <w:p w:rsidR="00BF1190" w:rsidRPr="00044048" w:rsidDel="00F51690" w:rsidRDefault="00BF1190" w:rsidP="00BF1190">
      <w:pPr>
        <w:pStyle w:val="Paragraphedeliste"/>
        <w:rPr>
          <w:del w:id="7493" w:author="Camille VACCALUT" w:date="2015-12-08T14:10:00Z"/>
        </w:rPr>
      </w:pPr>
    </w:p>
    <w:p w:rsidR="00BF1190" w:rsidRDefault="00BF1190" w:rsidP="00BF1190">
      <w:pPr>
        <w:pStyle w:val="Paragraphedeliste"/>
        <w:rPr>
          <w:del w:id="7494" w:author="ghislain.aine" w:date="2015-11-05T10:16:00Z"/>
        </w:rPr>
      </w:pPr>
    </w:p>
    <w:p w:rsidR="00000000" w:rsidRDefault="00BF1190">
      <w:pPr>
        <w:ind w:left="720"/>
        <w:contextualSpacing/>
        <w:rPr>
          <w:del w:id="7495" w:author="ghislain.aine" w:date="2015-11-05T10:16:00Z"/>
        </w:rPr>
        <w:pPrChange w:id="7496" w:author="ghislain.aine" w:date="2015-11-05T10:16:00Z">
          <w:pPr/>
        </w:pPrChange>
      </w:pPr>
      <w:del w:id="7497" w:author="ghislain.aine" w:date="2015-11-05T10:16:00Z">
        <w:r w:rsidRPr="00044048" w:rsidDel="008C2508">
          <w:br w:type="page"/>
        </w:r>
      </w:del>
    </w:p>
    <w:p w:rsidR="00000000" w:rsidRDefault="00BF1190">
      <w:pPr>
        <w:pStyle w:val="Titre1"/>
        <w:ind w:left="720"/>
        <w:rPr>
          <w:del w:id="7498" w:author="ghislain.aine" w:date="2015-11-05T10:16:00Z"/>
        </w:rPr>
        <w:pPrChange w:id="7499" w:author="ghislain.aine" w:date="2015-11-05T10:16:00Z">
          <w:pPr>
            <w:pStyle w:val="Titre1"/>
          </w:pPr>
        </w:pPrChange>
      </w:pPr>
      <w:del w:id="7500" w:author="ghislain.aine" w:date="2015-11-05T10:16:00Z">
        <w:r w:rsidRPr="00BF1190" w:rsidDel="008C2508">
          <w:delText>ODP</w:delText>
        </w:r>
      </w:del>
    </w:p>
    <w:p w:rsidR="00BF1190" w:rsidRPr="00BF1190" w:rsidRDefault="00BF1190" w:rsidP="00BF1190">
      <w:pPr>
        <w:pStyle w:val="Paragraphedeliste"/>
        <w:rPr>
          <w:del w:id="7501" w:author="ghislain.aine" w:date="2015-11-05T10:16:00Z"/>
        </w:rPr>
      </w:pPr>
    </w:p>
    <w:p w:rsidR="00000000" w:rsidRDefault="00BF1190">
      <w:pPr>
        <w:pStyle w:val="Titre2"/>
        <w:ind w:left="720"/>
        <w:rPr>
          <w:del w:id="7502" w:author="ghislain.aine" w:date="2015-11-05T10:16:00Z"/>
        </w:rPr>
        <w:pPrChange w:id="7503" w:author="ghislain.aine" w:date="2015-11-05T10:16:00Z">
          <w:pPr>
            <w:pStyle w:val="Titre2"/>
          </w:pPr>
        </w:pPrChange>
      </w:pPr>
      <w:del w:id="7504" w:author="ghislain.aine" w:date="2015-11-05T10:16:00Z">
        <w:r w:rsidRPr="00DB1D0A" w:rsidDel="008C2508">
          <w:delText>Présentation</w:delText>
        </w:r>
      </w:del>
    </w:p>
    <w:p w:rsidR="00000000" w:rsidRDefault="00EE2A1F">
      <w:pPr>
        <w:ind w:left="720"/>
        <w:contextualSpacing/>
        <w:rPr>
          <w:del w:id="7505" w:author="ghislain.aine" w:date="2015-11-05T10:16:00Z"/>
        </w:rPr>
        <w:pPrChange w:id="7506" w:author="ghislain.aine" w:date="2015-11-05T10:16:00Z">
          <w:pPr/>
        </w:pPrChange>
      </w:pPr>
    </w:p>
    <w:p w:rsidR="00000000" w:rsidRDefault="00BF1190">
      <w:pPr>
        <w:ind w:left="720"/>
        <w:contextualSpacing/>
        <w:rPr>
          <w:del w:id="7507" w:author="ghislain.aine" w:date="2015-11-05T10:16:00Z"/>
        </w:rPr>
        <w:pPrChange w:id="7508" w:author="ghislain.aine" w:date="2015-11-05T10:16:00Z">
          <w:pPr/>
        </w:pPrChange>
      </w:pPr>
      <w:del w:id="7509" w:author="ghislain.aine" w:date="2015-11-05T10:16:00Z">
        <w:r w:rsidDel="008C2508">
          <w:delText xml:space="preserve">L'ODP, pour </w:delText>
        </w:r>
        <w:r w:rsidRPr="00213F89" w:rsidDel="008C2508">
          <w:rPr>
            <w:b/>
          </w:rPr>
          <w:delText>O</w:delText>
        </w:r>
        <w:r w:rsidRPr="00912FD2" w:rsidDel="008C2508">
          <w:delText xml:space="preserve">util de </w:delText>
        </w:r>
        <w:r w:rsidRPr="00213F89" w:rsidDel="008C2508">
          <w:rPr>
            <w:b/>
          </w:rPr>
          <w:delText>D</w:delText>
        </w:r>
        <w:r w:rsidRPr="00912FD2" w:rsidDel="008C2508">
          <w:delText xml:space="preserve">escription de </w:delText>
        </w:r>
        <w:r w:rsidRPr="00213F89" w:rsidDel="008C2508">
          <w:rPr>
            <w:b/>
          </w:rPr>
          <w:delText>P</w:delText>
        </w:r>
        <w:r w:rsidDel="008C2508">
          <w:delText>rotocoles, est un environnement de développement propriétaire basé sur Eclipse RCP.</w:delText>
        </w:r>
      </w:del>
    </w:p>
    <w:p w:rsidR="00000000" w:rsidRDefault="00BF1190">
      <w:pPr>
        <w:ind w:left="720"/>
        <w:contextualSpacing/>
        <w:rPr>
          <w:del w:id="7510" w:author="ghislain.aine" w:date="2015-11-05T10:16:00Z"/>
        </w:rPr>
        <w:pPrChange w:id="7511" w:author="ghislain.aine" w:date="2015-11-05T10:16:00Z">
          <w:pPr/>
        </w:pPrChange>
      </w:pPr>
      <w:del w:id="7512" w:author="ghislain.aine" w:date="2015-11-05T10:16:00Z">
        <w:r w:rsidDel="008C2508">
          <w:delText>Il permet de créer des plugins et des composants dans un environnement graphique.</w:delText>
        </w:r>
      </w:del>
    </w:p>
    <w:p w:rsidR="00000000" w:rsidRDefault="00EE2A1F">
      <w:pPr>
        <w:ind w:left="720"/>
        <w:contextualSpacing/>
        <w:rPr>
          <w:del w:id="7513" w:author="ghislain.aine" w:date="2015-11-05T10:16:00Z"/>
        </w:rPr>
        <w:pPrChange w:id="7514" w:author="ghislain.aine" w:date="2015-11-05T10:16:00Z">
          <w:pPr/>
        </w:pPrChange>
      </w:pPr>
    </w:p>
    <w:p w:rsidR="00000000" w:rsidRDefault="00BF1190">
      <w:pPr>
        <w:ind w:left="720"/>
        <w:contextualSpacing/>
        <w:rPr>
          <w:del w:id="7515" w:author="ghislain.aine" w:date="2015-11-05T10:16:00Z"/>
        </w:rPr>
        <w:pPrChange w:id="7516" w:author="ghislain.aine" w:date="2015-11-05T10:16:00Z">
          <w:pPr/>
        </w:pPrChange>
      </w:pPr>
      <w:del w:id="7517" w:author="ghislain.aine" w:date="2015-11-05T10:16:00Z">
        <w:r w:rsidDel="008C2508">
          <w:delText>Une documentation assez complète est accessible via le menu "Help". N'hésitez pas à la lire avant de continuer ce TP.</w:delText>
        </w:r>
      </w:del>
    </w:p>
    <w:p w:rsidR="00000000" w:rsidRDefault="00EE2A1F">
      <w:pPr>
        <w:ind w:left="720"/>
        <w:contextualSpacing/>
        <w:rPr>
          <w:del w:id="7518" w:author="ghislain.aine" w:date="2015-11-05T10:16:00Z"/>
        </w:rPr>
        <w:pPrChange w:id="7519" w:author="ghislain.aine" w:date="2015-11-05T10:16:00Z">
          <w:pPr/>
        </w:pPrChange>
      </w:pPr>
    </w:p>
    <w:p w:rsidR="00000000" w:rsidRDefault="00BF1190">
      <w:pPr>
        <w:ind w:left="720"/>
        <w:contextualSpacing/>
        <w:rPr>
          <w:del w:id="7520" w:author="ghislain.aine" w:date="2015-11-05T10:16:00Z"/>
        </w:rPr>
        <w:pPrChange w:id="7521" w:author="ghislain.aine" w:date="2015-11-05T10:16:00Z">
          <w:pPr/>
        </w:pPrChange>
      </w:pPr>
      <w:del w:id="7522" w:author="ghislain.aine" w:date="2015-11-05T10:16:00Z">
        <w:r w:rsidDel="008C2508">
          <w:delText>Les fonctions, implémentés dans un langage semblable à du java simplifié, sont appelées "process".</w:delText>
        </w:r>
      </w:del>
    </w:p>
    <w:p w:rsidR="00000000" w:rsidRDefault="00EE2A1F">
      <w:pPr>
        <w:ind w:left="720"/>
        <w:contextualSpacing/>
        <w:rPr>
          <w:del w:id="7523" w:author="ghislain.aine" w:date="2015-11-05T10:16:00Z"/>
        </w:rPr>
        <w:pPrChange w:id="7524" w:author="ghislain.aine" w:date="2015-11-05T10:16:00Z">
          <w:pPr/>
        </w:pPrChange>
      </w:pPr>
    </w:p>
    <w:p w:rsidR="00000000" w:rsidRDefault="00BF1190">
      <w:pPr>
        <w:ind w:left="720"/>
        <w:contextualSpacing/>
        <w:rPr>
          <w:del w:id="7525" w:author="ghislain.aine" w:date="2015-11-05T10:16:00Z"/>
        </w:rPr>
        <w:pPrChange w:id="7526" w:author="ghislain.aine" w:date="2015-11-05T10:16:00Z">
          <w:pPr/>
        </w:pPrChange>
      </w:pPr>
      <w:del w:id="7527" w:author="ghislain.aine" w:date="2015-11-05T10:16:00Z">
        <w:r w:rsidDel="008C2508">
          <w:delText>L'ODP a pour but de générer des mécanismes de décodage et d'encodage de messageries.</w:delText>
        </w:r>
      </w:del>
    </w:p>
    <w:p w:rsidR="00000000" w:rsidRDefault="00BF1190">
      <w:pPr>
        <w:ind w:left="720"/>
        <w:contextualSpacing/>
        <w:rPr>
          <w:del w:id="7528" w:author="ghislain.aine" w:date="2015-11-05T10:16:00Z"/>
        </w:rPr>
        <w:pPrChange w:id="7529" w:author="ghislain.aine" w:date="2015-11-05T10:16:00Z">
          <w:pPr/>
        </w:pPrChange>
      </w:pPr>
      <w:del w:id="7530" w:author="ghislain.aine" w:date="2015-11-05T10:16:00Z">
        <w:r w:rsidDel="008C2508">
          <w:delText>Les composants créés présentent les mêmes caractéristiques que ceux vus précédemment (pins, interfaces, services, etc.)</w:delText>
        </w:r>
      </w:del>
    </w:p>
    <w:p w:rsidR="00000000" w:rsidRDefault="00EE2A1F">
      <w:pPr>
        <w:ind w:left="720"/>
        <w:contextualSpacing/>
        <w:rPr>
          <w:del w:id="7531" w:author="ghislain.aine" w:date="2015-11-05T10:16:00Z"/>
        </w:rPr>
        <w:pPrChange w:id="7532" w:author="ghislain.aine" w:date="2015-11-05T10:16:00Z">
          <w:pPr/>
        </w:pPrChange>
      </w:pPr>
    </w:p>
    <w:p w:rsidR="00000000" w:rsidRDefault="00BF1190">
      <w:pPr>
        <w:ind w:left="720"/>
        <w:contextualSpacing/>
        <w:rPr>
          <w:del w:id="7533" w:author="ghislain.aine" w:date="2015-11-05T10:16:00Z"/>
          <w:noProof/>
          <w:lang w:eastAsia="fr-FR"/>
        </w:rPr>
        <w:pPrChange w:id="7534" w:author="ghislain.aine" w:date="2015-11-05T10:16:00Z">
          <w:pPr/>
        </w:pPrChange>
      </w:pPr>
      <w:del w:id="7535" w:author="ghislain.aine" w:date="2015-11-05T10:16:00Z">
        <w:r w:rsidDel="008C2508">
          <w:rPr>
            <w:noProof/>
            <w:lang w:eastAsia="fr-FR"/>
          </w:rPr>
          <w:delText xml:space="preserve">Légende: </w:delText>
        </w:r>
      </w:del>
    </w:p>
    <w:p w:rsidR="00BF1190" w:rsidRDefault="00EE2A1F" w:rsidP="00BF1190">
      <w:pPr>
        <w:pStyle w:val="Paragraphedeliste"/>
        <w:numPr>
          <w:ilvl w:val="0"/>
          <w:numId w:val="54"/>
        </w:numPr>
        <w:rPr>
          <w:del w:id="7536" w:author="ghislain.aine" w:date="2015-11-05T10:16:00Z"/>
          <w:noProof/>
          <w:lang w:eastAsia="fr-FR"/>
        </w:rPr>
      </w:pPr>
      <w:del w:id="7537" w:author="ghislain.aine" w:date="2015-11-05T10:16:00Z">
        <w:r>
          <w:rPr>
            <w:noProof/>
            <w:lang w:eastAsia="fr-FR"/>
            <w:rPrChange w:id="7538">
              <w:rPr>
                <w:noProof/>
                <w:color w:val="0000FF" w:themeColor="hyperlink"/>
                <w:u w:val="single"/>
                <w:lang w:eastAsia="fr-FR"/>
              </w:rPr>
            </w:rPrChange>
          </w:rPr>
          <w:drawing>
            <wp:inline distT="0" distB="0" distL="0" distR="0">
              <wp:extent cx="295275" cy="209550"/>
              <wp:effectExtent l="19050" t="0" r="9525" b="0"/>
              <wp:docPr id="135"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65"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sidR="00BF1190" w:rsidDel="008C2508">
          <w:rPr>
            <w:noProof/>
            <w:lang w:eastAsia="fr-FR"/>
          </w:rPr>
          <w:delText xml:space="preserve"> Point rouge = généré automatiquement</w:delText>
        </w:r>
      </w:del>
    </w:p>
    <w:p w:rsidR="00BF1190" w:rsidRDefault="00EE2A1F" w:rsidP="00BF1190">
      <w:pPr>
        <w:pStyle w:val="Paragraphedeliste"/>
        <w:numPr>
          <w:ilvl w:val="0"/>
          <w:numId w:val="54"/>
        </w:numPr>
        <w:rPr>
          <w:del w:id="7539" w:author="ghislain.aine" w:date="2015-11-05T10:16:00Z"/>
          <w:noProof/>
          <w:lang w:eastAsia="fr-FR"/>
        </w:rPr>
      </w:pPr>
      <w:del w:id="7540" w:author="ghislain.aine" w:date="2015-11-05T10:16:00Z">
        <w:r>
          <w:rPr>
            <w:noProof/>
            <w:lang w:eastAsia="fr-FR"/>
            <w:rPrChange w:id="7541">
              <w:rPr>
                <w:noProof/>
                <w:color w:val="0000FF" w:themeColor="hyperlink"/>
                <w:u w:val="single"/>
                <w:lang w:eastAsia="fr-FR"/>
              </w:rPr>
            </w:rPrChange>
          </w:rPr>
          <w:drawing>
            <wp:inline distT="0" distB="0" distL="0" distR="0">
              <wp:extent cx="295275" cy="209550"/>
              <wp:effectExtent l="19050" t="0" r="9525" b="0"/>
              <wp:docPr id="136"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66" cstate="print"/>
                      <a:srcRect/>
                      <a:stretch>
                        <a:fillRect/>
                      </a:stretch>
                    </pic:blipFill>
                    <pic:spPr bwMode="auto">
                      <a:xfrm>
                        <a:off x="0" y="0"/>
                        <a:ext cx="295275" cy="209550"/>
                      </a:xfrm>
                      <a:prstGeom prst="rect">
                        <a:avLst/>
                      </a:prstGeom>
                      <a:noFill/>
                      <a:ln w="9525">
                        <a:noFill/>
                        <a:miter lim="800000"/>
                        <a:headEnd/>
                        <a:tailEnd/>
                      </a:ln>
                    </pic:spPr>
                  </pic:pic>
                </a:graphicData>
              </a:graphic>
            </wp:inline>
          </w:drawing>
        </w:r>
        <w:r w:rsidR="00BF1190" w:rsidDel="008C2508">
          <w:rPr>
            <w:noProof/>
            <w:lang w:eastAsia="fr-FR"/>
          </w:rPr>
          <w:delText xml:space="preserve"> Point gris = non éditable</w:delText>
        </w:r>
      </w:del>
    </w:p>
    <w:p w:rsidR="00000000" w:rsidRDefault="00EE2A1F">
      <w:pPr>
        <w:ind w:left="720"/>
        <w:contextualSpacing/>
        <w:rPr>
          <w:del w:id="7542" w:author="ghislain.aine" w:date="2015-11-05T10:16:00Z"/>
          <w:noProof/>
          <w:lang w:eastAsia="fr-FR"/>
        </w:rPr>
        <w:pPrChange w:id="7543" w:author="ghislain.aine" w:date="2015-11-05T10:16:00Z">
          <w:pPr/>
        </w:pPrChange>
      </w:pPr>
    </w:p>
    <w:p w:rsidR="00000000" w:rsidRDefault="00EE2A1F">
      <w:pPr>
        <w:ind w:left="720"/>
        <w:contextualSpacing/>
        <w:rPr>
          <w:del w:id="7544" w:author="ghislain.aine" w:date="2015-11-05T10:16:00Z"/>
          <w:noProof/>
          <w:lang w:eastAsia="fr-FR"/>
        </w:rPr>
        <w:pPrChange w:id="7545" w:author="ghislain.aine" w:date="2015-11-05T10:16:00Z">
          <w:pPr/>
        </w:pPrChange>
      </w:pPr>
    </w:p>
    <w:p w:rsidR="00000000" w:rsidRDefault="00BF1190">
      <w:pPr>
        <w:pStyle w:val="Titre2"/>
        <w:ind w:left="720"/>
        <w:rPr>
          <w:del w:id="7546" w:author="ghislain.aine" w:date="2015-11-05T10:16:00Z"/>
          <w:noProof/>
          <w:lang w:eastAsia="fr-FR"/>
        </w:rPr>
        <w:pPrChange w:id="7547" w:author="ghislain.aine" w:date="2015-11-05T10:16:00Z">
          <w:pPr>
            <w:pStyle w:val="Titre2"/>
          </w:pPr>
        </w:pPrChange>
      </w:pPr>
      <w:del w:id="7548" w:author="ghislain.aine" w:date="2015-11-05T10:16:00Z">
        <w:r w:rsidDel="008C2508">
          <w:rPr>
            <w:noProof/>
            <w:lang w:eastAsia="fr-FR"/>
          </w:rPr>
          <w:delText>Exemple</w:delText>
        </w:r>
      </w:del>
    </w:p>
    <w:p w:rsidR="00000000" w:rsidRDefault="00EE2A1F">
      <w:pPr>
        <w:ind w:left="720"/>
        <w:contextualSpacing/>
        <w:rPr>
          <w:del w:id="7549" w:author="ghislain.aine" w:date="2015-11-05T10:16:00Z"/>
          <w:noProof/>
          <w:lang w:eastAsia="fr-FR"/>
        </w:rPr>
        <w:pPrChange w:id="7550" w:author="ghislain.aine" w:date="2015-11-05T10:16:00Z">
          <w:pPr/>
        </w:pPrChange>
      </w:pPr>
    </w:p>
    <w:p w:rsidR="00BF1190" w:rsidRDefault="00BF1190" w:rsidP="00BF1190">
      <w:pPr>
        <w:pStyle w:val="Paragraphedeliste"/>
        <w:numPr>
          <w:ilvl w:val="0"/>
          <w:numId w:val="55"/>
        </w:numPr>
        <w:rPr>
          <w:del w:id="7551" w:author="ghislain.aine" w:date="2015-11-05T10:16:00Z"/>
          <w:noProof/>
          <w:lang w:eastAsia="fr-FR"/>
        </w:rPr>
      </w:pPr>
      <w:del w:id="7552" w:author="ghislain.aine" w:date="2015-11-05T10:16:00Z">
        <w:r w:rsidDel="008C2508">
          <w:rPr>
            <w:noProof/>
            <w:lang w:eastAsia="fr-FR"/>
          </w:rPr>
          <w:delText>Ouvrir l'éditeur :</w:delText>
        </w:r>
      </w:del>
    </w:p>
    <w:p w:rsidR="00000000" w:rsidRDefault="00BF1190">
      <w:pPr>
        <w:ind w:left="720"/>
        <w:contextualSpacing/>
        <w:rPr>
          <w:del w:id="7553" w:author="ghislain.aine" w:date="2015-11-05T10:16:00Z"/>
          <w:noProof/>
          <w:lang w:eastAsia="fr-FR"/>
        </w:rPr>
        <w:pPrChange w:id="7554" w:author="ghislain.aine" w:date="2015-11-05T10:16:00Z">
          <w:pPr>
            <w:jc w:val="center"/>
          </w:pPr>
        </w:pPrChange>
      </w:pPr>
      <w:del w:id="7555" w:author="ghislain.aine" w:date="2015-11-05T10:16:00Z">
        <w:r w:rsidRPr="00BF1190" w:rsidDel="008C2508">
          <w:rPr>
            <w:noProof/>
            <w:lang w:eastAsia="fr-FR"/>
          </w:rPr>
          <w:delText>C:\projects\Libraries\ProtoLG3\Stable\odp\ODP.exe</w:delText>
        </w:r>
      </w:del>
    </w:p>
    <w:p w:rsidR="00BF1190" w:rsidRDefault="00BF1190" w:rsidP="00BF1190">
      <w:pPr>
        <w:pStyle w:val="Paragraphedeliste"/>
        <w:numPr>
          <w:ilvl w:val="0"/>
          <w:numId w:val="55"/>
        </w:numPr>
        <w:rPr>
          <w:del w:id="7556" w:author="ghislain.aine" w:date="2015-11-05T10:16:00Z"/>
          <w:noProof/>
          <w:lang w:eastAsia="fr-FR"/>
        </w:rPr>
      </w:pPr>
      <w:del w:id="7557" w:author="ghislain.aine" w:date="2015-11-05T10:16:00Z">
        <w:r w:rsidDel="008C2508">
          <w:rPr>
            <w:noProof/>
            <w:lang w:eastAsia="fr-FR"/>
          </w:rPr>
          <w:delText>Créer l'arborcence "</w:delText>
        </w:r>
        <w:r w:rsidRPr="00DB1D0A" w:rsidDel="008C2508">
          <w:rPr>
            <w:noProof/>
            <w:lang w:eastAsia="fr-FR"/>
          </w:rPr>
          <w:delText>C:\projects\Modules\Plg3\Tp</w:delText>
        </w:r>
        <w:r w:rsidDel="008C2508">
          <w:rPr>
            <w:noProof/>
            <w:lang w:eastAsia="fr-FR"/>
          </w:rPr>
          <w:delText>"</w:delText>
        </w:r>
      </w:del>
    </w:p>
    <w:p w:rsidR="00BF1190" w:rsidRDefault="00BF1190" w:rsidP="00BF1190">
      <w:pPr>
        <w:pStyle w:val="Paragraphedeliste"/>
        <w:numPr>
          <w:ilvl w:val="0"/>
          <w:numId w:val="55"/>
        </w:numPr>
        <w:rPr>
          <w:del w:id="7558" w:author="ghislain.aine" w:date="2015-11-05T10:16:00Z"/>
          <w:noProof/>
          <w:lang w:eastAsia="fr-FR"/>
        </w:rPr>
      </w:pPr>
      <w:del w:id="7559" w:author="ghislain.aine" w:date="2015-11-05T10:16:00Z">
        <w:r w:rsidDel="008C2508">
          <w:rPr>
            <w:noProof/>
            <w:lang w:eastAsia="fr-FR"/>
          </w:rPr>
          <w:delText>Sauvegarder le projet (vide) dans le répertoire créé</w:delText>
        </w:r>
      </w:del>
    </w:p>
    <w:p w:rsidR="00BF1190" w:rsidRDefault="00BF1190" w:rsidP="00BF1190">
      <w:pPr>
        <w:pStyle w:val="Paragraphedeliste"/>
        <w:numPr>
          <w:ilvl w:val="0"/>
          <w:numId w:val="55"/>
        </w:numPr>
        <w:rPr>
          <w:del w:id="7560" w:author="ghislain.aine" w:date="2015-11-05T10:16:00Z"/>
          <w:noProof/>
          <w:lang w:eastAsia="fr-FR"/>
        </w:rPr>
      </w:pPr>
      <w:del w:id="7561" w:author="ghislain.aine" w:date="2015-11-05T10:16:00Z">
        <w:r w:rsidDel="008C2508">
          <w:rPr>
            <w:noProof/>
            <w:lang w:eastAsia="fr-FR"/>
          </w:rPr>
          <w:delText>Importer le projet "plg3\tdlcommon" avec la fonction "import"</w:delText>
        </w:r>
      </w:del>
    </w:p>
    <w:p w:rsidR="00BF1190" w:rsidRDefault="00BF1190" w:rsidP="00BF1190">
      <w:pPr>
        <w:pStyle w:val="Paragraphedeliste"/>
        <w:rPr>
          <w:del w:id="7562" w:author="ghislain.aine" w:date="2015-11-05T10:16:00Z"/>
          <w:noProof/>
          <w:lang w:eastAsia="fr-FR"/>
        </w:rPr>
      </w:pPr>
    </w:p>
    <w:p w:rsidR="00000000" w:rsidRDefault="00EE2A1F">
      <w:pPr>
        <w:keepNext/>
        <w:ind w:left="720"/>
        <w:contextualSpacing/>
        <w:rPr>
          <w:del w:id="7563" w:author="ghislain.aine" w:date="2015-11-05T10:16:00Z"/>
        </w:rPr>
        <w:pPrChange w:id="7564" w:author="ghislain.aine" w:date="2015-11-05T10:16:00Z">
          <w:pPr>
            <w:keepNext/>
            <w:jc w:val="center"/>
          </w:pPr>
        </w:pPrChange>
      </w:pPr>
      <w:del w:id="7565" w:author="ghislain.aine" w:date="2015-11-05T10:16:00Z">
        <w:r>
          <w:rPr>
            <w:noProof/>
            <w:lang w:eastAsia="fr-FR"/>
            <w:rPrChange w:id="7566">
              <w:rPr>
                <w:noProof/>
                <w:color w:val="0000FF" w:themeColor="hyperlink"/>
                <w:u w:val="single"/>
                <w:lang w:eastAsia="fr-FR"/>
              </w:rPr>
            </w:rPrChange>
          </w:rPr>
          <w:drawing>
            <wp:inline distT="0" distB="0" distL="0" distR="0">
              <wp:extent cx="1876425" cy="1609725"/>
              <wp:effectExtent l="19050" t="0" r="9525" b="0"/>
              <wp:docPr id="137"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67" cstate="print"/>
                      <a:srcRect/>
                      <a:stretch>
                        <a:fillRect/>
                      </a:stretch>
                    </pic:blipFill>
                    <pic:spPr bwMode="auto">
                      <a:xfrm>
                        <a:off x="0" y="0"/>
                        <a:ext cx="1876425" cy="16097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567" w:author="ghislain.aine" w:date="2015-11-05T10:16:00Z"/>
          <w:noProof/>
          <w:sz w:val="20"/>
          <w:u w:val="single"/>
          <w:lang w:eastAsia="fr-FR"/>
        </w:rPr>
        <w:pPrChange w:id="7568" w:author="ghislain.aine" w:date="2015-11-05T10:16:00Z">
          <w:pPr>
            <w:pStyle w:val="Lgende"/>
            <w:jc w:val="center"/>
          </w:pPr>
        </w:pPrChange>
      </w:pPr>
      <w:del w:id="7569"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31</w:delText>
        </w:r>
        <w:r w:rsidR="00D276D8" w:rsidDel="008C2508">
          <w:fldChar w:fldCharType="end"/>
        </w:r>
        <w:r w:rsidDel="008C2508">
          <w:delText xml:space="preserve"> : </w:delText>
        </w:r>
        <w:r w:rsidRPr="006D246E" w:rsidDel="008C2508">
          <w:delText>Import de projet dans l'ODP</w:delText>
        </w:r>
        <w:r w:rsidRPr="0002771B" w:rsidDel="008C2508">
          <w:rPr>
            <w:noProof/>
            <w:sz w:val="20"/>
            <w:u w:val="single"/>
            <w:lang w:eastAsia="fr-FR"/>
          </w:rPr>
          <w:delText xml:space="preserve"> </w:delText>
        </w:r>
      </w:del>
    </w:p>
    <w:p w:rsidR="00BF1190" w:rsidRDefault="00BF1190" w:rsidP="00BF1190">
      <w:pPr>
        <w:pStyle w:val="Paragraphedeliste"/>
        <w:rPr>
          <w:del w:id="7570" w:author="ghislain.aine" w:date="2015-11-05T10:16:00Z"/>
          <w:noProof/>
          <w:lang w:eastAsia="fr-FR"/>
        </w:rPr>
      </w:pPr>
    </w:p>
    <w:p w:rsidR="00BF1190" w:rsidRDefault="00BF1190" w:rsidP="00BF1190">
      <w:pPr>
        <w:pStyle w:val="Paragraphedeliste"/>
        <w:numPr>
          <w:ilvl w:val="0"/>
          <w:numId w:val="56"/>
        </w:numPr>
        <w:rPr>
          <w:del w:id="7571" w:author="ghislain.aine" w:date="2015-11-05T10:16:00Z"/>
          <w:noProof/>
          <w:lang w:eastAsia="fr-FR"/>
        </w:rPr>
      </w:pPr>
      <w:del w:id="7572" w:author="ghislain.aine" w:date="2015-11-05T10:16:00Z">
        <w:r w:rsidDel="008C2508">
          <w:rPr>
            <w:noProof/>
            <w:lang w:eastAsia="fr-FR"/>
          </w:rPr>
          <w:delText>Ajouter une catégorie, la renommer en "Category" (clique droit)</w:delText>
        </w:r>
      </w:del>
    </w:p>
    <w:p w:rsidR="00BF1190" w:rsidRDefault="00BF1190" w:rsidP="00BF1190">
      <w:pPr>
        <w:pStyle w:val="Paragraphedeliste"/>
        <w:numPr>
          <w:ilvl w:val="0"/>
          <w:numId w:val="56"/>
        </w:numPr>
        <w:rPr>
          <w:del w:id="7573" w:author="ghislain.aine" w:date="2015-11-05T10:16:00Z"/>
          <w:noProof/>
          <w:lang w:eastAsia="fr-FR"/>
        </w:rPr>
      </w:pPr>
      <w:del w:id="7574" w:author="ghislain.aine" w:date="2015-11-05T10:16:00Z">
        <w:r w:rsidDel="008C2508">
          <w:rPr>
            <w:noProof/>
            <w:lang w:eastAsia="fr-FR"/>
          </w:rPr>
          <w:delText>Ajouter une Complexe Definition (équivalent d'une classe)</w:delText>
        </w:r>
      </w:del>
    </w:p>
    <w:p w:rsidR="00BF1190" w:rsidRDefault="00BF1190" w:rsidP="00BF1190">
      <w:pPr>
        <w:pStyle w:val="Paragraphedeliste"/>
        <w:numPr>
          <w:ilvl w:val="0"/>
          <w:numId w:val="56"/>
        </w:numPr>
        <w:rPr>
          <w:del w:id="7575" w:author="ghislain.aine" w:date="2015-11-05T10:16:00Z"/>
          <w:noProof/>
          <w:lang w:eastAsia="fr-FR"/>
        </w:rPr>
      </w:pPr>
      <w:del w:id="7576" w:author="ghislain.aine" w:date="2015-11-05T10:16:00Z">
        <w:r w:rsidDel="008C2508">
          <w:rPr>
            <w:noProof/>
            <w:lang w:eastAsia="fr-FR"/>
          </w:rPr>
          <w:delText>L'éditer en double-cliquant : ouverture de l'éditeur.</w:delText>
        </w:r>
      </w:del>
    </w:p>
    <w:p w:rsidR="00BF1190" w:rsidRDefault="00BF1190" w:rsidP="00BF1190">
      <w:pPr>
        <w:pStyle w:val="Paragraphedeliste"/>
        <w:rPr>
          <w:del w:id="7577" w:author="ghislain.aine" w:date="2015-11-05T10:16:00Z"/>
          <w:noProof/>
          <w:lang w:eastAsia="fr-FR"/>
        </w:rPr>
      </w:pPr>
      <w:del w:id="7578" w:author="ghislain.aine" w:date="2015-11-05T10:16:00Z">
        <w:r w:rsidDel="008C2508">
          <w:rPr>
            <w:noProof/>
            <w:lang w:eastAsia="fr-FR"/>
          </w:rPr>
          <w:delText>La page d'accueil, Definition Editor, permet d'accéder aux autre fenêtres.</w:delText>
        </w:r>
      </w:del>
    </w:p>
    <w:p w:rsidR="00BF1190" w:rsidRDefault="00BF1190" w:rsidP="00BF1190">
      <w:pPr>
        <w:pStyle w:val="Paragraphedeliste"/>
        <w:rPr>
          <w:del w:id="7579" w:author="ghislain.aine" w:date="2015-11-05T10:16:00Z"/>
          <w:noProof/>
          <w:lang w:eastAsia="fr-FR"/>
        </w:rPr>
      </w:pPr>
      <w:del w:id="7580" w:author="ghislain.aine" w:date="2015-11-05T10:16:00Z">
        <w:r w:rsidDel="008C2508">
          <w:rPr>
            <w:noProof/>
            <w:lang w:eastAsia="fr-FR"/>
          </w:rPr>
          <w:delText>Toutes les fenêtres sont accessibles via les onglets.</w:delText>
        </w:r>
      </w:del>
    </w:p>
    <w:p w:rsidR="00000000" w:rsidRDefault="00BF1190">
      <w:pPr>
        <w:ind w:left="720"/>
        <w:contextualSpacing/>
        <w:rPr>
          <w:del w:id="7581" w:author="ghislain.aine" w:date="2015-11-05T10:16:00Z"/>
          <w:noProof/>
          <w:lang w:eastAsia="fr-FR"/>
        </w:rPr>
        <w:pPrChange w:id="7582" w:author="ghislain.aine" w:date="2015-11-05T10:16:00Z">
          <w:pPr>
            <w:spacing w:after="200" w:line="276" w:lineRule="auto"/>
            <w:jc w:val="left"/>
          </w:pPr>
        </w:pPrChange>
      </w:pPr>
      <w:del w:id="7583" w:author="ghislain.aine" w:date="2015-11-05T10:16:00Z">
        <w:r w:rsidDel="008C2508">
          <w:rPr>
            <w:noProof/>
            <w:lang w:eastAsia="fr-FR"/>
          </w:rPr>
          <w:delText>Description des principales fenêtres :</w:delText>
        </w:r>
      </w:del>
    </w:p>
    <w:p w:rsidR="00000000" w:rsidRDefault="00EE2A1F">
      <w:pPr>
        <w:ind w:left="720"/>
        <w:contextualSpacing/>
        <w:rPr>
          <w:del w:id="7584" w:author="ghislain.aine" w:date="2015-11-05T10:16:00Z"/>
          <w:noProof/>
          <w:lang w:eastAsia="fr-FR"/>
        </w:rPr>
        <w:pPrChange w:id="7585" w:author="ghislain.aine" w:date="2015-11-05T10:16:00Z">
          <w:pPr/>
        </w:pPrChange>
      </w:pPr>
    </w:p>
    <w:p w:rsidR="00000000" w:rsidRDefault="00BF1190">
      <w:pPr>
        <w:pStyle w:val="Paragraphedeliste"/>
        <w:numPr>
          <w:ilvl w:val="0"/>
          <w:numId w:val="57"/>
        </w:numPr>
        <w:ind w:left="720"/>
        <w:rPr>
          <w:del w:id="7586" w:author="ghislain.aine" w:date="2015-11-05T10:16:00Z"/>
          <w:noProof/>
          <w:lang w:eastAsia="fr-FR"/>
        </w:rPr>
        <w:pPrChange w:id="7587" w:author="ghislain.aine" w:date="2015-11-05T10:16:00Z">
          <w:pPr>
            <w:pStyle w:val="Paragraphedeliste"/>
            <w:numPr>
              <w:numId w:val="57"/>
            </w:numPr>
            <w:ind w:left="709" w:hanging="360"/>
          </w:pPr>
        </w:pPrChange>
      </w:pPr>
      <w:del w:id="7588" w:author="ghislain.aine" w:date="2015-11-05T10:16:00Z">
        <w:r w:rsidDel="008C2508">
          <w:rPr>
            <w:noProof/>
            <w:lang w:eastAsia="fr-FR"/>
          </w:rPr>
          <w:delText>Fenêtre "Context", éditeur de droite : liste les propriétés de la classe active</w:delText>
        </w:r>
      </w:del>
    </w:p>
    <w:p w:rsidR="00000000" w:rsidRDefault="00EE2A1F">
      <w:pPr>
        <w:keepNext/>
        <w:ind w:left="720"/>
        <w:contextualSpacing/>
        <w:rPr>
          <w:del w:id="7589" w:author="ghislain.aine" w:date="2015-11-05T10:16:00Z"/>
        </w:rPr>
        <w:pPrChange w:id="7590" w:author="ghislain.aine" w:date="2015-11-05T10:16:00Z">
          <w:pPr>
            <w:keepNext/>
            <w:jc w:val="center"/>
          </w:pPr>
        </w:pPrChange>
      </w:pPr>
      <w:del w:id="7591" w:author="ghislain.aine" w:date="2015-11-05T10:16:00Z">
        <w:r>
          <w:rPr>
            <w:noProof/>
            <w:lang w:eastAsia="fr-FR"/>
            <w:rPrChange w:id="7592">
              <w:rPr>
                <w:noProof/>
                <w:color w:val="0000FF" w:themeColor="hyperlink"/>
                <w:u w:val="single"/>
                <w:lang w:eastAsia="fr-FR"/>
              </w:rPr>
            </w:rPrChange>
          </w:rPr>
          <w:drawing>
            <wp:inline distT="0" distB="0" distL="0" distR="0">
              <wp:extent cx="3019425" cy="2181225"/>
              <wp:effectExtent l="19050" t="0" r="9525" b="0"/>
              <wp:docPr id="138"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8" cstate="print"/>
                      <a:srcRect/>
                      <a:stretch>
                        <a:fillRect/>
                      </a:stretch>
                    </pic:blipFill>
                    <pic:spPr bwMode="auto">
                      <a:xfrm>
                        <a:off x="0" y="0"/>
                        <a:ext cx="3019425" cy="21812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593" w:author="ghislain.aine" w:date="2015-11-05T10:16:00Z"/>
          <w:noProof/>
          <w:lang w:eastAsia="fr-FR"/>
        </w:rPr>
        <w:pPrChange w:id="7594" w:author="ghislain.aine" w:date="2015-11-05T10:16:00Z">
          <w:pPr>
            <w:pStyle w:val="Lgende"/>
            <w:jc w:val="center"/>
          </w:pPr>
        </w:pPrChange>
      </w:pPr>
      <w:del w:id="7595"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32</w:delText>
        </w:r>
        <w:r w:rsidR="00D276D8" w:rsidDel="008C2508">
          <w:fldChar w:fldCharType="end"/>
        </w:r>
        <w:r w:rsidDel="008C2508">
          <w:delText xml:space="preserve"> : </w:delText>
        </w:r>
        <w:r w:rsidRPr="00A515CE" w:rsidDel="008C2508">
          <w:delText>Fenêtre de context</w:delText>
        </w:r>
        <w:r w:rsidRPr="0002771B" w:rsidDel="008C2508">
          <w:rPr>
            <w:noProof/>
            <w:sz w:val="20"/>
            <w:u w:val="single"/>
            <w:lang w:eastAsia="fr-FR"/>
          </w:rPr>
          <w:delText xml:space="preserve"> </w:delText>
        </w:r>
      </w:del>
    </w:p>
    <w:p w:rsidR="00000000" w:rsidRDefault="00EE2A1F">
      <w:pPr>
        <w:ind w:left="720"/>
        <w:contextualSpacing/>
        <w:rPr>
          <w:del w:id="7596" w:author="ghislain.aine" w:date="2015-11-05T10:16:00Z"/>
          <w:noProof/>
          <w:lang w:eastAsia="fr-FR"/>
        </w:rPr>
        <w:pPrChange w:id="7597" w:author="ghislain.aine" w:date="2015-11-05T10:16:00Z">
          <w:pPr/>
        </w:pPrChange>
      </w:pPr>
    </w:p>
    <w:p w:rsidR="00000000" w:rsidRDefault="00BF1190">
      <w:pPr>
        <w:pStyle w:val="Paragraphedeliste"/>
        <w:numPr>
          <w:ilvl w:val="0"/>
          <w:numId w:val="57"/>
        </w:numPr>
        <w:ind w:left="720"/>
        <w:rPr>
          <w:del w:id="7598" w:author="ghislain.aine" w:date="2015-11-05T10:16:00Z"/>
          <w:noProof/>
          <w:lang w:eastAsia="fr-FR"/>
        </w:rPr>
        <w:pPrChange w:id="7599" w:author="ghislain.aine" w:date="2015-11-05T10:16:00Z">
          <w:pPr>
            <w:pStyle w:val="Paragraphedeliste"/>
            <w:numPr>
              <w:numId w:val="57"/>
            </w:numPr>
            <w:ind w:left="709" w:hanging="360"/>
          </w:pPr>
        </w:pPrChange>
      </w:pPr>
      <w:del w:id="7600" w:author="ghislain.aine" w:date="2015-11-05T10:16:00Z">
        <w:r w:rsidDel="008C2508">
          <w:rPr>
            <w:noProof/>
            <w:lang w:eastAsia="fr-FR"/>
          </w:rPr>
          <w:delText>Fenêtre "Documentation", éditeur de droite : documentation de la classe active</w:delText>
        </w:r>
      </w:del>
    </w:p>
    <w:p w:rsidR="00000000" w:rsidRDefault="00EE2A1F">
      <w:pPr>
        <w:keepNext/>
        <w:ind w:left="720"/>
        <w:contextualSpacing/>
        <w:rPr>
          <w:del w:id="7601" w:author="ghislain.aine" w:date="2015-11-05T10:16:00Z"/>
        </w:rPr>
        <w:pPrChange w:id="7602" w:author="ghislain.aine" w:date="2015-11-05T10:16:00Z">
          <w:pPr>
            <w:keepNext/>
            <w:jc w:val="center"/>
          </w:pPr>
        </w:pPrChange>
      </w:pPr>
      <w:del w:id="7603" w:author="ghislain.aine" w:date="2015-11-05T10:16:00Z">
        <w:r>
          <w:rPr>
            <w:noProof/>
            <w:lang w:eastAsia="fr-FR"/>
            <w:rPrChange w:id="7604">
              <w:rPr>
                <w:noProof/>
                <w:color w:val="0000FF" w:themeColor="hyperlink"/>
                <w:u w:val="single"/>
                <w:lang w:eastAsia="fr-FR"/>
              </w:rPr>
            </w:rPrChange>
          </w:rPr>
          <w:drawing>
            <wp:inline distT="0" distB="0" distL="0" distR="0">
              <wp:extent cx="3009900" cy="1390650"/>
              <wp:effectExtent l="19050" t="0" r="0" b="0"/>
              <wp:docPr id="139" name="Imag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69" cstate="print"/>
                      <a:srcRect/>
                      <a:stretch>
                        <a:fillRect/>
                      </a:stretch>
                    </pic:blipFill>
                    <pic:spPr bwMode="auto">
                      <a:xfrm>
                        <a:off x="0" y="0"/>
                        <a:ext cx="3009900" cy="139065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605" w:author="ghislain.aine" w:date="2015-11-05T10:16:00Z"/>
          <w:noProof/>
          <w:sz w:val="20"/>
          <w:u w:val="single"/>
          <w:lang w:eastAsia="fr-FR"/>
        </w:rPr>
        <w:pPrChange w:id="7606" w:author="ghislain.aine" w:date="2015-11-05T10:16:00Z">
          <w:pPr>
            <w:pStyle w:val="Lgende"/>
            <w:jc w:val="center"/>
          </w:pPr>
        </w:pPrChange>
      </w:pPr>
      <w:del w:id="7607"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33</w:delText>
        </w:r>
        <w:r w:rsidR="00D276D8" w:rsidDel="008C2508">
          <w:fldChar w:fldCharType="end"/>
        </w:r>
        <w:r w:rsidDel="008C2508">
          <w:delText xml:space="preserve"> : </w:delText>
        </w:r>
        <w:r w:rsidRPr="00CF630F" w:rsidDel="008C2508">
          <w:delText>Fenêtre de documentation</w:delText>
        </w:r>
        <w:r w:rsidRPr="0002771B" w:rsidDel="008C2508">
          <w:rPr>
            <w:noProof/>
            <w:sz w:val="20"/>
            <w:u w:val="single"/>
            <w:lang w:eastAsia="fr-FR"/>
          </w:rPr>
          <w:delText xml:space="preserve"> </w:delText>
        </w:r>
      </w:del>
    </w:p>
    <w:p w:rsidR="00000000" w:rsidRDefault="00EE2A1F">
      <w:pPr>
        <w:ind w:left="720"/>
        <w:contextualSpacing/>
        <w:rPr>
          <w:del w:id="7608" w:author="ghislain.aine" w:date="2015-11-05T10:16:00Z"/>
          <w:noProof/>
          <w:lang w:eastAsia="fr-FR"/>
        </w:rPr>
        <w:pPrChange w:id="7609" w:author="ghislain.aine" w:date="2015-11-05T10:16:00Z">
          <w:pPr/>
        </w:pPrChange>
      </w:pPr>
    </w:p>
    <w:p w:rsidR="00000000" w:rsidRDefault="00BF1190">
      <w:pPr>
        <w:pStyle w:val="Paragraphedeliste"/>
        <w:numPr>
          <w:ilvl w:val="0"/>
          <w:numId w:val="57"/>
        </w:numPr>
        <w:ind w:left="720"/>
        <w:rPr>
          <w:del w:id="7610" w:author="ghislain.aine" w:date="2015-11-05T10:16:00Z"/>
          <w:noProof/>
          <w:lang w:eastAsia="fr-FR"/>
        </w:rPr>
        <w:pPrChange w:id="7611" w:author="ghislain.aine" w:date="2015-11-05T10:16:00Z">
          <w:pPr>
            <w:pStyle w:val="Paragraphedeliste"/>
            <w:numPr>
              <w:numId w:val="57"/>
            </w:numPr>
            <w:ind w:left="709" w:hanging="360"/>
          </w:pPr>
        </w:pPrChange>
      </w:pPr>
      <w:del w:id="7612" w:author="ghislain.aine" w:date="2015-11-05T10:16:00Z">
        <w:r w:rsidDel="008C2508">
          <w:rPr>
            <w:noProof/>
            <w:lang w:eastAsia="fr-FR"/>
          </w:rPr>
          <w:delText>Synthetic View : informations sur la classe, documentation, liens, etc...</w:delText>
        </w:r>
      </w:del>
    </w:p>
    <w:p w:rsidR="00000000" w:rsidRDefault="00BF1190">
      <w:pPr>
        <w:pStyle w:val="Paragraphedeliste"/>
        <w:numPr>
          <w:ilvl w:val="0"/>
          <w:numId w:val="57"/>
        </w:numPr>
        <w:ind w:left="720"/>
        <w:rPr>
          <w:del w:id="7613" w:author="ghislain.aine" w:date="2015-11-05T10:16:00Z"/>
          <w:noProof/>
          <w:lang w:eastAsia="fr-FR"/>
        </w:rPr>
        <w:pPrChange w:id="7614" w:author="ghislain.aine" w:date="2015-11-05T10:16:00Z">
          <w:pPr>
            <w:pStyle w:val="Paragraphedeliste"/>
            <w:numPr>
              <w:numId w:val="57"/>
            </w:numPr>
            <w:ind w:left="709" w:hanging="360"/>
          </w:pPr>
        </w:pPrChange>
      </w:pPr>
      <w:del w:id="7615" w:author="ghislain.aine" w:date="2015-11-05T10:16:00Z">
        <w:r w:rsidDel="008C2508">
          <w:rPr>
            <w:noProof/>
            <w:lang w:eastAsia="fr-FR"/>
          </w:rPr>
          <w:delText>Extended search : fonction de recherche avancée, avec paramètres.</w:delText>
        </w:r>
      </w:del>
    </w:p>
    <w:p w:rsidR="00000000" w:rsidRDefault="00BF1190">
      <w:pPr>
        <w:pStyle w:val="Paragraphedeliste"/>
        <w:rPr>
          <w:del w:id="7616" w:author="ghislain.aine" w:date="2015-11-05T10:16:00Z"/>
          <w:noProof/>
          <w:lang w:eastAsia="fr-FR"/>
        </w:rPr>
        <w:pPrChange w:id="7617" w:author="ghislain.aine" w:date="2015-11-05T10:16:00Z">
          <w:pPr>
            <w:pStyle w:val="Paragraphedeliste"/>
            <w:ind w:left="709"/>
          </w:pPr>
        </w:pPrChange>
      </w:pPr>
      <w:del w:id="7618" w:author="ghislain.aine" w:date="2015-11-05T10:16:00Z">
        <w:r w:rsidDel="008C2508">
          <w:rPr>
            <w:noProof/>
            <w:lang w:eastAsia="fr-FR"/>
          </w:rPr>
          <w:delText>Accessible depuis le menu "Tools"</w:delText>
        </w:r>
      </w:del>
    </w:p>
    <w:p w:rsidR="00000000" w:rsidRDefault="00BF1190">
      <w:pPr>
        <w:pStyle w:val="Paragraphedeliste"/>
        <w:numPr>
          <w:ilvl w:val="0"/>
          <w:numId w:val="57"/>
        </w:numPr>
        <w:ind w:left="720"/>
        <w:rPr>
          <w:del w:id="7619" w:author="ghislain.aine" w:date="2015-11-05T10:16:00Z"/>
          <w:noProof/>
          <w:lang w:eastAsia="fr-FR"/>
        </w:rPr>
        <w:pPrChange w:id="7620" w:author="ghislain.aine" w:date="2015-11-05T10:16:00Z">
          <w:pPr>
            <w:pStyle w:val="Paragraphedeliste"/>
            <w:numPr>
              <w:numId w:val="57"/>
            </w:numPr>
            <w:ind w:left="709" w:hanging="360"/>
          </w:pPr>
        </w:pPrChange>
      </w:pPr>
      <w:del w:id="7621" w:author="ghislain.aine" w:date="2015-11-05T10:16:00Z">
        <w:r w:rsidDel="008C2508">
          <w:rPr>
            <w:noProof/>
            <w:lang w:eastAsia="fr-FR"/>
          </w:rPr>
          <w:delText>Configuration de l'éditeur, via le menu "Window \ préférences"</w:delText>
        </w:r>
      </w:del>
    </w:p>
    <w:p w:rsidR="00000000" w:rsidRDefault="00BF1190">
      <w:pPr>
        <w:pStyle w:val="Paragraphedeliste"/>
        <w:numPr>
          <w:ilvl w:val="1"/>
          <w:numId w:val="57"/>
        </w:numPr>
        <w:ind w:left="720"/>
        <w:rPr>
          <w:del w:id="7622" w:author="ghislain.aine" w:date="2015-11-05T10:16:00Z"/>
        </w:rPr>
        <w:pPrChange w:id="7623" w:author="ghislain.aine" w:date="2015-11-05T10:16:00Z">
          <w:pPr>
            <w:pStyle w:val="Paragraphedeliste"/>
            <w:numPr>
              <w:ilvl w:val="1"/>
              <w:numId w:val="57"/>
            </w:numPr>
            <w:ind w:left="1418" w:hanging="360"/>
          </w:pPr>
        </w:pPrChange>
      </w:pPr>
      <w:del w:id="7624" w:author="ghislain.aine" w:date="2015-11-05T10:16:00Z">
        <w:r w:rsidDel="008C2508">
          <w:rPr>
            <w:noProof/>
            <w:lang w:eastAsia="fr-FR"/>
          </w:rPr>
          <w:delText>Model preferences : enregistrement sur un unique fichiers ou plusieurs fichiers. La norme actuelle est d'enregistrer sur plusieurs fichiers, par "category_name".</w:delText>
        </w:r>
      </w:del>
    </w:p>
    <w:p w:rsidR="00000000" w:rsidRDefault="00BF1190">
      <w:pPr>
        <w:pStyle w:val="Paragraphedeliste"/>
        <w:numPr>
          <w:ilvl w:val="1"/>
          <w:numId w:val="57"/>
        </w:numPr>
        <w:ind w:left="720"/>
        <w:rPr>
          <w:del w:id="7625" w:author="ghislain.aine" w:date="2015-11-05T10:16:00Z"/>
        </w:rPr>
        <w:pPrChange w:id="7626" w:author="ghislain.aine" w:date="2015-11-05T10:16:00Z">
          <w:pPr>
            <w:pStyle w:val="Paragraphedeliste"/>
            <w:numPr>
              <w:ilvl w:val="1"/>
              <w:numId w:val="57"/>
            </w:numPr>
            <w:ind w:left="1418" w:hanging="360"/>
          </w:pPr>
        </w:pPrChange>
      </w:pPr>
      <w:del w:id="7627" w:author="ghislain.aine" w:date="2015-11-05T10:16:00Z">
        <w:r w:rsidDel="008C2508">
          <w:rPr>
            <w:noProof/>
            <w:lang w:eastAsia="fr-FR"/>
          </w:rPr>
          <w:delText>Generator preferences : options de génération</w:delText>
        </w:r>
      </w:del>
    </w:p>
    <w:p w:rsidR="00000000" w:rsidRDefault="00BF1190">
      <w:pPr>
        <w:pStyle w:val="Paragraphedeliste"/>
        <w:numPr>
          <w:ilvl w:val="2"/>
          <w:numId w:val="57"/>
        </w:numPr>
        <w:ind w:left="720"/>
        <w:rPr>
          <w:del w:id="7628" w:author="ghislain.aine" w:date="2015-11-05T10:16:00Z"/>
        </w:rPr>
        <w:pPrChange w:id="7629" w:author="ghislain.aine" w:date="2015-11-05T10:16:00Z">
          <w:pPr>
            <w:pStyle w:val="Paragraphedeliste"/>
            <w:numPr>
              <w:ilvl w:val="2"/>
              <w:numId w:val="57"/>
            </w:numPr>
            <w:ind w:left="1800" w:hanging="360"/>
          </w:pPr>
        </w:pPrChange>
      </w:pPr>
      <w:del w:id="7630" w:author="ghislain.aine" w:date="2015-11-05T10:16:00Z">
        <w:r w:rsidDel="008C2508">
          <w:rPr>
            <w:noProof/>
            <w:lang w:eastAsia="fr-FR"/>
          </w:rPr>
          <w:delText>Cocher "Compile after generation"</w:delText>
        </w:r>
      </w:del>
    </w:p>
    <w:p w:rsidR="00000000" w:rsidRDefault="00BF1190">
      <w:pPr>
        <w:pStyle w:val="Paragraphedeliste"/>
        <w:numPr>
          <w:ilvl w:val="2"/>
          <w:numId w:val="57"/>
        </w:numPr>
        <w:ind w:left="720"/>
        <w:rPr>
          <w:del w:id="7631" w:author="ghislain.aine" w:date="2015-11-05T10:16:00Z"/>
        </w:rPr>
        <w:pPrChange w:id="7632" w:author="ghislain.aine" w:date="2015-11-05T10:16:00Z">
          <w:pPr>
            <w:pStyle w:val="Paragraphedeliste"/>
            <w:numPr>
              <w:ilvl w:val="2"/>
              <w:numId w:val="57"/>
            </w:numPr>
            <w:ind w:left="1800" w:hanging="360"/>
          </w:pPr>
        </w:pPrChange>
      </w:pPr>
      <w:del w:id="7633" w:author="ghislain.aine" w:date="2015-11-05T10:16:00Z">
        <w:r w:rsidDel="008C2508">
          <w:rPr>
            <w:noProof/>
            <w:lang w:eastAsia="fr-FR"/>
          </w:rPr>
          <w:delText>Generation target : visual / Borland. Borland ne génère pas de plugin</w:delText>
        </w:r>
      </w:del>
    </w:p>
    <w:p w:rsidR="00000000" w:rsidRDefault="00BF1190">
      <w:pPr>
        <w:pStyle w:val="Paragraphedeliste"/>
        <w:numPr>
          <w:ilvl w:val="2"/>
          <w:numId w:val="57"/>
        </w:numPr>
        <w:ind w:left="720"/>
        <w:rPr>
          <w:del w:id="7634" w:author="ghislain.aine" w:date="2015-11-05T10:16:00Z"/>
        </w:rPr>
        <w:pPrChange w:id="7635" w:author="ghislain.aine" w:date="2015-11-05T10:16:00Z">
          <w:pPr>
            <w:pStyle w:val="Paragraphedeliste"/>
            <w:numPr>
              <w:ilvl w:val="2"/>
              <w:numId w:val="57"/>
            </w:numPr>
            <w:ind w:left="1800" w:hanging="360"/>
          </w:pPr>
        </w:pPrChange>
      </w:pPr>
      <w:del w:id="7636" w:author="ghislain.aine" w:date="2015-11-05T10:16:00Z">
        <w:r w:rsidDel="008C2508">
          <w:rPr>
            <w:noProof/>
            <w:lang w:eastAsia="fr-FR"/>
          </w:rPr>
          <w:delText>Launch Command Line : permet d'exécuter Streamwork depuis l'ODP</w:delText>
        </w:r>
      </w:del>
    </w:p>
    <w:p w:rsidR="00000000" w:rsidRDefault="00BF1190">
      <w:pPr>
        <w:pStyle w:val="Paragraphedeliste"/>
        <w:numPr>
          <w:ilvl w:val="2"/>
          <w:numId w:val="57"/>
        </w:numPr>
        <w:ind w:left="720"/>
        <w:rPr>
          <w:del w:id="7637" w:author="ghislain.aine" w:date="2015-11-05T10:16:00Z"/>
        </w:rPr>
        <w:pPrChange w:id="7638" w:author="ghislain.aine" w:date="2015-11-05T10:16:00Z">
          <w:pPr>
            <w:pStyle w:val="Paragraphedeliste"/>
            <w:numPr>
              <w:ilvl w:val="2"/>
              <w:numId w:val="57"/>
            </w:numPr>
            <w:ind w:left="1800" w:hanging="360"/>
          </w:pPr>
        </w:pPrChange>
      </w:pPr>
      <w:del w:id="7639" w:author="ghislain.aine" w:date="2015-11-05T10:16:00Z">
        <w:r w:rsidDel="008C2508">
          <w:rPr>
            <w:noProof/>
            <w:lang w:eastAsia="fr-FR"/>
          </w:rPr>
          <w:delText>Le bouton "OK" n'est valide que lorsque le configuration ne comporte aucune erreur. Si le bouton est grisé, c'est qu'un des paramètres de configuration est erroné.</w:delText>
        </w:r>
        <w:r w:rsidDel="008C2508">
          <w:rPr>
            <w:noProof/>
            <w:lang w:eastAsia="fr-FR"/>
          </w:rPr>
          <w:br/>
          <w:delText>Un message d'erreur s'affiche en haut de la fenêtre lorsque le champ incriminé est sélectionné.</w:delText>
        </w:r>
      </w:del>
    </w:p>
    <w:p w:rsidR="00000000" w:rsidRDefault="00EE2A1F">
      <w:pPr>
        <w:pStyle w:val="Paragraphedeliste"/>
        <w:rPr>
          <w:del w:id="7640" w:author="ghislain.aine" w:date="2015-11-05T10:16:00Z"/>
        </w:rPr>
        <w:pPrChange w:id="7641" w:author="ghislain.aine" w:date="2015-11-05T10:16:00Z">
          <w:pPr>
            <w:pStyle w:val="Paragraphedeliste"/>
            <w:ind w:left="1800"/>
          </w:pPr>
        </w:pPrChange>
      </w:pPr>
    </w:p>
    <w:p w:rsidR="00000000" w:rsidRDefault="00EE2A1F">
      <w:pPr>
        <w:keepNext/>
        <w:ind w:left="720"/>
        <w:contextualSpacing/>
        <w:rPr>
          <w:del w:id="7642" w:author="ghislain.aine" w:date="2015-11-05T10:16:00Z"/>
        </w:rPr>
        <w:pPrChange w:id="7643" w:author="ghislain.aine" w:date="2015-11-05T10:16:00Z">
          <w:pPr>
            <w:keepNext/>
            <w:jc w:val="center"/>
          </w:pPr>
        </w:pPrChange>
      </w:pPr>
      <w:del w:id="7644" w:author="ghislain.aine" w:date="2015-11-05T10:16:00Z">
        <w:r>
          <w:rPr>
            <w:noProof/>
            <w:lang w:eastAsia="fr-FR"/>
            <w:rPrChange w:id="7645">
              <w:rPr>
                <w:noProof/>
                <w:color w:val="0000FF" w:themeColor="hyperlink"/>
                <w:u w:val="single"/>
                <w:lang w:eastAsia="fr-FR"/>
              </w:rPr>
            </w:rPrChange>
          </w:rPr>
          <w:drawing>
            <wp:inline distT="0" distB="0" distL="0" distR="0">
              <wp:extent cx="3086100" cy="657225"/>
              <wp:effectExtent l="19050" t="0" r="0" b="0"/>
              <wp:docPr id="140" name="Imag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70" cstate="print"/>
                      <a:srcRect/>
                      <a:stretch>
                        <a:fillRect/>
                      </a:stretch>
                    </pic:blipFill>
                    <pic:spPr bwMode="auto">
                      <a:xfrm>
                        <a:off x="0" y="0"/>
                        <a:ext cx="3086100" cy="6572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646" w:author="ghislain.aine" w:date="2015-11-05T10:16:00Z"/>
          <w:sz w:val="20"/>
          <w:u w:val="single"/>
        </w:rPr>
        <w:pPrChange w:id="7647" w:author="ghislain.aine" w:date="2015-11-05T10:16:00Z">
          <w:pPr>
            <w:pStyle w:val="Lgende"/>
            <w:jc w:val="center"/>
          </w:pPr>
        </w:pPrChange>
      </w:pPr>
      <w:del w:id="7648"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34</w:delText>
        </w:r>
        <w:r w:rsidR="00D276D8" w:rsidDel="008C2508">
          <w:fldChar w:fldCharType="end"/>
        </w:r>
        <w:r w:rsidDel="008C2508">
          <w:delText xml:space="preserve"> : </w:delText>
        </w:r>
        <w:r w:rsidRPr="00AE768E" w:rsidDel="008C2508">
          <w:delText>Erreur de configuration</w:delText>
        </w:r>
        <w:r w:rsidRPr="0002771B" w:rsidDel="008C2508">
          <w:rPr>
            <w:sz w:val="20"/>
            <w:u w:val="single"/>
          </w:rPr>
          <w:delText xml:space="preserve"> </w:delText>
        </w:r>
      </w:del>
    </w:p>
    <w:p w:rsidR="00000000" w:rsidRDefault="00EE2A1F">
      <w:pPr>
        <w:ind w:left="720"/>
        <w:contextualSpacing/>
        <w:rPr>
          <w:del w:id="7649" w:author="ghislain.aine" w:date="2015-11-05T10:16:00Z"/>
          <w:sz w:val="20"/>
          <w:u w:val="single"/>
        </w:rPr>
        <w:pPrChange w:id="7650" w:author="ghislain.aine" w:date="2015-11-05T10:16:00Z">
          <w:pPr>
            <w:jc w:val="center"/>
          </w:pPr>
        </w:pPrChange>
      </w:pPr>
    </w:p>
    <w:p w:rsidR="00000000" w:rsidRDefault="00BF1190">
      <w:pPr>
        <w:ind w:left="720"/>
        <w:contextualSpacing/>
        <w:rPr>
          <w:del w:id="7651" w:author="ghislain.aine" w:date="2015-11-05T10:16:00Z"/>
          <w:noProof/>
          <w:lang w:eastAsia="fr-FR"/>
        </w:rPr>
        <w:pPrChange w:id="7652" w:author="ghislain.aine" w:date="2015-11-05T10:16:00Z">
          <w:pPr/>
        </w:pPrChange>
      </w:pPr>
      <w:del w:id="7653" w:author="ghislain.aine" w:date="2015-11-05T10:16:00Z">
        <w:r w:rsidDel="008C2508">
          <w:rPr>
            <w:noProof/>
            <w:lang w:eastAsia="fr-FR"/>
          </w:rPr>
          <w:delText xml:space="preserve">Génération du projet (compile en fonction des préférences) : fonction "Generate", Accessible depuis la barre de menus via l'icône </w:delText>
        </w:r>
        <w:r w:rsidR="00EE2A1F">
          <w:rPr>
            <w:noProof/>
            <w:lang w:eastAsia="fr-FR"/>
            <w:rPrChange w:id="7654">
              <w:rPr>
                <w:noProof/>
                <w:color w:val="0000FF" w:themeColor="hyperlink"/>
                <w:u w:val="single"/>
                <w:lang w:eastAsia="fr-FR"/>
              </w:rPr>
            </w:rPrChange>
          </w:rPr>
          <w:drawing>
            <wp:inline distT="0" distB="0" distL="0" distR="0">
              <wp:extent cx="266700" cy="209550"/>
              <wp:effectExtent l="19050" t="0" r="0" b="0"/>
              <wp:docPr id="141"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71" cstate="print"/>
                      <a:srcRect/>
                      <a:stretch>
                        <a:fillRect/>
                      </a:stretch>
                    </pic:blipFill>
                    <pic:spPr bwMode="auto">
                      <a:xfrm>
                        <a:off x="0" y="0"/>
                        <a:ext cx="266700" cy="209550"/>
                      </a:xfrm>
                      <a:prstGeom prst="rect">
                        <a:avLst/>
                      </a:prstGeom>
                      <a:noFill/>
                      <a:ln w="9525">
                        <a:noFill/>
                        <a:miter lim="800000"/>
                        <a:headEnd/>
                        <a:tailEnd/>
                      </a:ln>
                    </pic:spPr>
                  </pic:pic>
                </a:graphicData>
              </a:graphic>
            </wp:inline>
          </w:drawing>
        </w:r>
      </w:del>
    </w:p>
    <w:p w:rsidR="00000000" w:rsidRDefault="00EE2A1F">
      <w:pPr>
        <w:ind w:left="720"/>
        <w:contextualSpacing/>
        <w:rPr>
          <w:del w:id="7655" w:author="ghislain.aine" w:date="2015-11-05T10:16:00Z"/>
          <w:noProof/>
          <w:lang w:eastAsia="fr-FR"/>
        </w:rPr>
        <w:pPrChange w:id="7656" w:author="ghislain.aine" w:date="2015-11-05T10:16:00Z">
          <w:pPr/>
        </w:pPrChange>
      </w:pPr>
    </w:p>
    <w:p w:rsidR="00000000" w:rsidRDefault="00EE2A1F">
      <w:pPr>
        <w:ind w:left="720"/>
        <w:contextualSpacing/>
        <w:rPr>
          <w:del w:id="7657" w:author="ghislain.aine" w:date="2015-11-05T10:16:00Z"/>
          <w:noProof/>
          <w:lang w:eastAsia="fr-FR"/>
        </w:rPr>
        <w:pPrChange w:id="7658" w:author="ghislain.aine" w:date="2015-11-05T10:16:00Z">
          <w:pPr/>
        </w:pPrChange>
      </w:pPr>
    </w:p>
    <w:p w:rsidR="00000000" w:rsidRDefault="00BF1190">
      <w:pPr>
        <w:pStyle w:val="Titre2"/>
        <w:ind w:left="720"/>
        <w:rPr>
          <w:del w:id="7659" w:author="ghislain.aine" w:date="2015-11-05T10:16:00Z"/>
          <w:noProof/>
          <w:lang w:eastAsia="fr-FR"/>
        </w:rPr>
        <w:pPrChange w:id="7660" w:author="ghislain.aine" w:date="2015-11-05T10:16:00Z">
          <w:pPr>
            <w:pStyle w:val="Titre2"/>
          </w:pPr>
        </w:pPrChange>
      </w:pPr>
      <w:del w:id="7661" w:author="ghislain.aine" w:date="2015-11-05T10:16:00Z">
        <w:r w:rsidDel="008C2508">
          <w:rPr>
            <w:noProof/>
            <w:lang w:eastAsia="fr-FR"/>
          </w:rPr>
          <w:delText>Création d'un composant</w:delText>
        </w:r>
      </w:del>
    </w:p>
    <w:p w:rsidR="00BF1190" w:rsidRDefault="00BF1190" w:rsidP="00BF1190">
      <w:pPr>
        <w:pStyle w:val="Paragraphedeliste"/>
        <w:rPr>
          <w:del w:id="7662" w:author="ghislain.aine" w:date="2015-11-05T10:16:00Z"/>
          <w:noProof/>
          <w:lang w:eastAsia="fr-FR"/>
        </w:rPr>
      </w:pPr>
    </w:p>
    <w:p w:rsidR="00000000" w:rsidRDefault="00BF1190">
      <w:pPr>
        <w:ind w:left="720"/>
        <w:contextualSpacing/>
        <w:rPr>
          <w:del w:id="7663" w:author="ghislain.aine" w:date="2015-11-05T10:16:00Z"/>
          <w:noProof/>
          <w:lang w:eastAsia="fr-FR"/>
        </w:rPr>
        <w:pPrChange w:id="7664" w:author="ghislain.aine" w:date="2015-11-05T10:16:00Z">
          <w:pPr/>
        </w:pPrChange>
      </w:pPr>
      <w:del w:id="7665" w:author="ghislain.aine" w:date="2015-11-05T10:16:00Z">
        <w:r w:rsidDel="008C2508">
          <w:rPr>
            <w:noProof/>
            <w:lang w:eastAsia="fr-FR"/>
          </w:rPr>
          <w:delText>A partir du tp de streamwork, nous allons créer un composant "ConfObserver" qui consomme une interface "IConfManager". Cette interface permettra d'être informé lorsque la valeur du pas ou de la période sera modifiée dans le composant DemoDataComponent.</w:delText>
        </w:r>
      </w:del>
    </w:p>
    <w:p w:rsidR="00000000" w:rsidRDefault="00EE2A1F">
      <w:pPr>
        <w:ind w:left="720"/>
        <w:contextualSpacing/>
        <w:rPr>
          <w:del w:id="7666" w:author="ghislain.aine" w:date="2015-11-05T10:16:00Z"/>
          <w:noProof/>
          <w:lang w:eastAsia="fr-FR"/>
        </w:rPr>
        <w:pPrChange w:id="7667" w:author="ghislain.aine" w:date="2015-11-05T10:16:00Z">
          <w:pPr/>
        </w:pPrChange>
      </w:pPr>
    </w:p>
    <w:p w:rsidR="00000000" w:rsidRDefault="00BF1190">
      <w:pPr>
        <w:ind w:left="720"/>
        <w:contextualSpacing/>
        <w:rPr>
          <w:del w:id="7668" w:author="ghislain.aine" w:date="2015-11-05T10:16:00Z"/>
          <w:noProof/>
          <w:lang w:eastAsia="fr-FR"/>
        </w:rPr>
        <w:pPrChange w:id="7669" w:author="ghislain.aine" w:date="2015-11-05T10:16:00Z">
          <w:pPr/>
        </w:pPrChange>
      </w:pPr>
      <w:del w:id="7670" w:author="ghislain.aine" w:date="2015-11-05T10:16:00Z">
        <w:r w:rsidDel="008C2508">
          <w:rPr>
            <w:noProof/>
            <w:lang w:eastAsia="fr-FR"/>
          </w:rPr>
          <w:delText>Dans l'ODP :</w:delText>
        </w:r>
      </w:del>
    </w:p>
    <w:p w:rsidR="00BF1190" w:rsidRDefault="00BF1190" w:rsidP="00BF1190">
      <w:pPr>
        <w:pStyle w:val="Paragraphedeliste"/>
        <w:numPr>
          <w:ilvl w:val="0"/>
          <w:numId w:val="58"/>
        </w:numPr>
        <w:rPr>
          <w:del w:id="7671" w:author="ghislain.aine" w:date="2015-11-05T10:16:00Z"/>
          <w:noProof/>
          <w:lang w:eastAsia="fr-FR"/>
        </w:rPr>
      </w:pPr>
      <w:del w:id="7672" w:author="ghislain.aine" w:date="2015-11-05T10:16:00Z">
        <w:r w:rsidDel="008C2508">
          <w:rPr>
            <w:noProof/>
            <w:lang w:eastAsia="fr-FR"/>
          </w:rPr>
          <w:delText>Créer un nouveau projet, ou supprimer le composant de test créé précédemment</w:delText>
        </w:r>
      </w:del>
    </w:p>
    <w:p w:rsidR="00BF1190" w:rsidRDefault="00BF1190" w:rsidP="00BF1190">
      <w:pPr>
        <w:pStyle w:val="Paragraphedeliste"/>
        <w:numPr>
          <w:ilvl w:val="0"/>
          <w:numId w:val="58"/>
        </w:numPr>
        <w:rPr>
          <w:del w:id="7673" w:author="ghislain.aine" w:date="2015-11-05T10:16:00Z"/>
          <w:noProof/>
          <w:lang w:eastAsia="fr-FR"/>
        </w:rPr>
      </w:pPr>
      <w:del w:id="7674" w:author="ghislain.aine" w:date="2015-11-05T10:16:00Z">
        <w:r w:rsidDel="008C2508">
          <w:rPr>
            <w:noProof/>
            <w:lang w:eastAsia="fr-FR"/>
          </w:rPr>
          <w:delText>Créer une catégorie "Interface" et une catégorie "Composant"</w:delText>
        </w:r>
      </w:del>
    </w:p>
    <w:p w:rsidR="00BF1190" w:rsidRDefault="00BF1190" w:rsidP="00BF1190">
      <w:pPr>
        <w:pStyle w:val="Paragraphedeliste"/>
        <w:numPr>
          <w:ilvl w:val="0"/>
          <w:numId w:val="58"/>
        </w:numPr>
        <w:rPr>
          <w:del w:id="7675" w:author="ghislain.aine" w:date="2015-11-05T10:16:00Z"/>
          <w:noProof/>
          <w:lang w:eastAsia="fr-FR"/>
        </w:rPr>
      </w:pPr>
      <w:del w:id="7676" w:author="ghislain.aine" w:date="2015-11-05T10:16:00Z">
        <w:r w:rsidDel="008C2508">
          <w:rPr>
            <w:noProof/>
            <w:lang w:eastAsia="fr-FR"/>
          </w:rPr>
          <w:delText>Dans la catégorie "Composant", créer un composant "ConfObserver"</w:delText>
        </w:r>
      </w:del>
    </w:p>
    <w:p w:rsidR="00000000" w:rsidRDefault="00EE2A1F">
      <w:pPr>
        <w:ind w:left="720"/>
        <w:contextualSpacing/>
        <w:rPr>
          <w:del w:id="7677" w:author="ghislain.aine" w:date="2015-11-05T10:16:00Z"/>
          <w:noProof/>
          <w:lang w:eastAsia="fr-FR"/>
        </w:rPr>
        <w:pPrChange w:id="7678" w:author="ghislain.aine" w:date="2015-11-05T10:16:00Z">
          <w:pPr/>
        </w:pPrChange>
      </w:pPr>
    </w:p>
    <w:p w:rsidR="00000000" w:rsidRDefault="00EE2A1F">
      <w:pPr>
        <w:keepNext/>
        <w:ind w:left="720"/>
        <w:contextualSpacing/>
        <w:rPr>
          <w:del w:id="7679" w:author="ghislain.aine" w:date="2015-11-05T10:16:00Z"/>
        </w:rPr>
        <w:pPrChange w:id="7680" w:author="ghislain.aine" w:date="2015-11-05T10:16:00Z">
          <w:pPr>
            <w:keepNext/>
            <w:jc w:val="center"/>
          </w:pPr>
        </w:pPrChange>
      </w:pPr>
      <w:del w:id="7681" w:author="ghislain.aine" w:date="2015-11-05T10:16:00Z">
        <w:r>
          <w:rPr>
            <w:noProof/>
            <w:lang w:eastAsia="fr-FR"/>
            <w:rPrChange w:id="7682">
              <w:rPr>
                <w:noProof/>
                <w:color w:val="0000FF" w:themeColor="hyperlink"/>
                <w:u w:val="single"/>
                <w:lang w:eastAsia="fr-FR"/>
              </w:rPr>
            </w:rPrChange>
          </w:rPr>
          <w:drawing>
            <wp:inline distT="0" distB="0" distL="0" distR="0">
              <wp:extent cx="5753100" cy="2400300"/>
              <wp:effectExtent l="19050" t="0" r="0" b="0"/>
              <wp:docPr id="142" name="Imag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72" cstate="print"/>
                      <a:srcRect/>
                      <a:stretch>
                        <a:fillRect/>
                      </a:stretch>
                    </pic:blipFill>
                    <pic:spPr bwMode="auto">
                      <a:xfrm>
                        <a:off x="0" y="0"/>
                        <a:ext cx="5753100" cy="240030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683" w:author="ghislain.aine" w:date="2015-11-05T10:16:00Z"/>
          <w:noProof/>
          <w:sz w:val="20"/>
          <w:u w:val="single"/>
          <w:lang w:eastAsia="fr-FR"/>
        </w:rPr>
        <w:pPrChange w:id="7684" w:author="ghislain.aine" w:date="2015-11-05T10:16:00Z">
          <w:pPr>
            <w:pStyle w:val="Lgende"/>
            <w:jc w:val="center"/>
          </w:pPr>
        </w:pPrChange>
      </w:pPr>
      <w:del w:id="7685"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35</w:delText>
        </w:r>
        <w:r w:rsidR="00D276D8" w:rsidDel="008C2508">
          <w:fldChar w:fldCharType="end"/>
        </w:r>
        <w:r w:rsidDel="008C2508">
          <w:delText xml:space="preserve"> : C</w:delText>
        </w:r>
        <w:r w:rsidRPr="000E27BE" w:rsidDel="008C2508">
          <w:delText>réation d'un composant</w:delText>
        </w:r>
        <w:r w:rsidRPr="005B4E31" w:rsidDel="008C2508">
          <w:rPr>
            <w:noProof/>
            <w:sz w:val="20"/>
            <w:u w:val="single"/>
            <w:lang w:eastAsia="fr-FR"/>
          </w:rPr>
          <w:delText xml:space="preserve"> </w:delText>
        </w:r>
      </w:del>
    </w:p>
    <w:p w:rsidR="00000000" w:rsidRDefault="00EE2A1F">
      <w:pPr>
        <w:ind w:left="720"/>
        <w:contextualSpacing/>
        <w:rPr>
          <w:del w:id="7686" w:author="ghislain.aine" w:date="2015-11-05T10:16:00Z"/>
          <w:noProof/>
          <w:lang w:eastAsia="fr-FR"/>
        </w:rPr>
        <w:pPrChange w:id="7687" w:author="ghislain.aine" w:date="2015-11-05T10:16:00Z">
          <w:pPr/>
        </w:pPrChange>
      </w:pPr>
    </w:p>
    <w:p w:rsidR="00BF1190" w:rsidRDefault="00BF1190" w:rsidP="00BF1190">
      <w:pPr>
        <w:pStyle w:val="Paragraphedeliste"/>
        <w:numPr>
          <w:ilvl w:val="0"/>
          <w:numId w:val="59"/>
        </w:numPr>
        <w:rPr>
          <w:del w:id="7688" w:author="ghislain.aine" w:date="2015-11-05T10:16:00Z"/>
          <w:noProof/>
          <w:lang w:eastAsia="fr-FR"/>
        </w:rPr>
      </w:pPr>
      <w:del w:id="7689" w:author="ghislain.aine" w:date="2015-11-05T10:16:00Z">
        <w:r w:rsidDel="008C2508">
          <w:rPr>
            <w:noProof/>
            <w:lang w:eastAsia="fr-FR"/>
          </w:rPr>
          <w:delText>Dans la catégorie "Interface", créer une interface "IConfObserver" avec deux méthodes permettant d'être notifié des modifications des paramètres "pas" et "periode", prenant en paramètre un entier</w:delText>
        </w:r>
      </w:del>
    </w:p>
    <w:p w:rsidR="00000000" w:rsidRDefault="00BF1190">
      <w:pPr>
        <w:pStyle w:val="Code"/>
        <w:ind w:left="720"/>
        <w:contextualSpacing/>
        <w:jc w:val="both"/>
        <w:rPr>
          <w:del w:id="7690" w:author="ghislain.aine" w:date="2015-11-05T10:16:00Z"/>
          <w:noProof/>
          <w:lang w:eastAsia="fr-FR"/>
        </w:rPr>
        <w:pPrChange w:id="7691" w:author="ghislain.aine" w:date="2015-11-05T10:16:00Z">
          <w:pPr>
            <w:pStyle w:val="Code"/>
          </w:pPr>
        </w:pPrChange>
      </w:pPr>
      <w:del w:id="7692" w:author="ghislain.aine" w:date="2015-11-05T10:16:00Z">
        <w:r w:rsidRPr="00BF1190" w:rsidDel="008C2508">
          <w:rPr>
            <w:noProof/>
            <w:lang w:eastAsia="fr-FR"/>
          </w:rPr>
          <w:delText>notifyPeriodeChanged(</w:delText>
        </w:r>
        <w:r w:rsidRPr="00BF1190" w:rsidDel="008C2508">
          <w:rPr>
            <w:noProof/>
            <w:color w:val="0000FF"/>
          </w:rPr>
          <w:delText>int</w:delText>
        </w:r>
        <w:r w:rsidRPr="00BF1190" w:rsidDel="008C2508">
          <w:rPr>
            <w:noProof/>
            <w:lang w:eastAsia="fr-FR"/>
          </w:rPr>
          <w:delText xml:space="preserve"> periode)</w:delText>
        </w:r>
      </w:del>
    </w:p>
    <w:p w:rsidR="00000000" w:rsidRDefault="00BF1190">
      <w:pPr>
        <w:pStyle w:val="Code"/>
        <w:ind w:left="720"/>
        <w:contextualSpacing/>
        <w:jc w:val="both"/>
        <w:rPr>
          <w:del w:id="7693" w:author="ghislain.aine" w:date="2015-11-05T10:16:00Z"/>
          <w:noProof/>
          <w:lang w:eastAsia="fr-FR"/>
        </w:rPr>
        <w:pPrChange w:id="7694" w:author="ghislain.aine" w:date="2015-11-05T10:16:00Z">
          <w:pPr>
            <w:pStyle w:val="Code"/>
          </w:pPr>
        </w:pPrChange>
      </w:pPr>
      <w:del w:id="7695" w:author="ghislain.aine" w:date="2015-11-05T10:16:00Z">
        <w:r w:rsidRPr="00BF1190" w:rsidDel="008C2508">
          <w:rPr>
            <w:noProof/>
            <w:lang w:eastAsia="fr-FR"/>
          </w:rPr>
          <w:delText>notifyStepChanged(</w:delText>
        </w:r>
        <w:r w:rsidRPr="00BF1190" w:rsidDel="008C2508">
          <w:rPr>
            <w:noProof/>
            <w:color w:val="0000FF"/>
          </w:rPr>
          <w:delText>int</w:delText>
        </w:r>
        <w:r w:rsidRPr="00BF1190" w:rsidDel="008C2508">
          <w:rPr>
            <w:noProof/>
            <w:lang w:eastAsia="fr-FR"/>
          </w:rPr>
          <w:delText xml:space="preserve"> step)</w:delText>
        </w:r>
      </w:del>
    </w:p>
    <w:p w:rsidR="00BF1190" w:rsidRDefault="00BF1190" w:rsidP="00BF1190">
      <w:pPr>
        <w:pStyle w:val="Paragraphedeliste"/>
        <w:numPr>
          <w:ilvl w:val="0"/>
          <w:numId w:val="59"/>
        </w:numPr>
        <w:rPr>
          <w:del w:id="7696" w:author="ghislain.aine" w:date="2015-11-05T10:16:00Z"/>
          <w:noProof/>
          <w:lang w:eastAsia="fr-FR"/>
        </w:rPr>
      </w:pPr>
      <w:del w:id="7697" w:author="ghislain.aine" w:date="2015-11-05T10:16:00Z">
        <w:r w:rsidDel="008C2508">
          <w:rPr>
            <w:noProof/>
            <w:lang w:eastAsia="fr-FR"/>
          </w:rPr>
          <w:delText>Créer une interface IConfManager, avec deux méthodes "registerObserver" pour enregistrer ou supprimer un observer</w:delText>
        </w:r>
      </w:del>
    </w:p>
    <w:p w:rsidR="00000000" w:rsidRDefault="00BF1190">
      <w:pPr>
        <w:pStyle w:val="Code"/>
        <w:ind w:left="720"/>
        <w:contextualSpacing/>
        <w:jc w:val="both"/>
        <w:rPr>
          <w:del w:id="7698" w:author="ghislain.aine" w:date="2015-11-05T10:16:00Z"/>
          <w:noProof/>
          <w:lang w:eastAsia="fr-FR"/>
        </w:rPr>
        <w:pPrChange w:id="7699" w:author="ghislain.aine" w:date="2015-11-05T10:16:00Z">
          <w:pPr>
            <w:pStyle w:val="Code"/>
          </w:pPr>
        </w:pPrChange>
      </w:pPr>
      <w:del w:id="7700" w:author="ghislain.aine" w:date="2015-11-05T10:16:00Z">
        <w:r w:rsidDel="008C2508">
          <w:rPr>
            <w:noProof/>
            <w:lang w:eastAsia="fr-FR"/>
          </w:rPr>
          <w:delText>registerObserver(IConfObserver)</w:delText>
        </w:r>
      </w:del>
    </w:p>
    <w:p w:rsidR="00000000" w:rsidRDefault="00BF1190">
      <w:pPr>
        <w:pStyle w:val="Code"/>
        <w:ind w:left="720"/>
        <w:contextualSpacing/>
        <w:jc w:val="both"/>
        <w:rPr>
          <w:del w:id="7701" w:author="ghislain.aine" w:date="2015-11-05T10:16:00Z"/>
          <w:noProof/>
          <w:lang w:eastAsia="fr-FR"/>
        </w:rPr>
        <w:pPrChange w:id="7702" w:author="ghislain.aine" w:date="2015-11-05T10:16:00Z">
          <w:pPr>
            <w:pStyle w:val="Code"/>
          </w:pPr>
        </w:pPrChange>
      </w:pPr>
      <w:del w:id="7703" w:author="ghislain.aine" w:date="2015-11-05T10:16:00Z">
        <w:r w:rsidDel="008C2508">
          <w:rPr>
            <w:noProof/>
            <w:lang w:eastAsia="fr-FR"/>
          </w:rPr>
          <w:delText>unregisterObserver(IConfObserver)</w:delText>
        </w:r>
      </w:del>
    </w:p>
    <w:p w:rsidR="00BF1190" w:rsidRDefault="00BF1190" w:rsidP="00BF1190">
      <w:pPr>
        <w:pStyle w:val="Paragraphedeliste"/>
        <w:numPr>
          <w:ilvl w:val="0"/>
          <w:numId w:val="59"/>
        </w:numPr>
        <w:rPr>
          <w:del w:id="7704" w:author="ghislain.aine" w:date="2015-11-05T10:16:00Z"/>
          <w:noProof/>
          <w:lang w:eastAsia="fr-FR"/>
        </w:rPr>
      </w:pPr>
      <w:del w:id="7705" w:author="ghislain.aine" w:date="2015-11-05T10:16:00Z">
        <w:r w:rsidDel="008C2508">
          <w:rPr>
            <w:noProof/>
            <w:lang w:eastAsia="fr-FR"/>
          </w:rPr>
          <w:delText>Pour ajouter le paramètre, il suffit de le glisser depuis le DefinitionManager dans le cadre "Process parameters"</w:delText>
        </w:r>
      </w:del>
    </w:p>
    <w:p w:rsidR="00000000" w:rsidRDefault="00EE2A1F">
      <w:pPr>
        <w:keepNext/>
        <w:ind w:left="720"/>
        <w:contextualSpacing/>
        <w:rPr>
          <w:del w:id="7706" w:author="ghislain.aine" w:date="2015-11-05T10:16:00Z"/>
        </w:rPr>
        <w:pPrChange w:id="7707" w:author="ghislain.aine" w:date="2015-11-05T10:16:00Z">
          <w:pPr>
            <w:keepNext/>
            <w:jc w:val="center"/>
          </w:pPr>
        </w:pPrChange>
      </w:pPr>
      <w:del w:id="7708" w:author="ghislain.aine" w:date="2015-11-05T10:16:00Z">
        <w:r>
          <w:rPr>
            <w:noProof/>
            <w:lang w:eastAsia="fr-FR"/>
            <w:rPrChange w:id="7709">
              <w:rPr>
                <w:noProof/>
                <w:color w:val="0000FF" w:themeColor="hyperlink"/>
                <w:u w:val="single"/>
                <w:lang w:eastAsia="fr-FR"/>
              </w:rPr>
            </w:rPrChange>
          </w:rPr>
          <w:drawing>
            <wp:inline distT="0" distB="0" distL="0" distR="0">
              <wp:extent cx="3667125" cy="1419225"/>
              <wp:effectExtent l="19050" t="0" r="9525" b="0"/>
              <wp:docPr id="143" name="Imag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73" cstate="print"/>
                      <a:srcRect/>
                      <a:stretch>
                        <a:fillRect/>
                      </a:stretch>
                    </pic:blipFill>
                    <pic:spPr bwMode="auto">
                      <a:xfrm>
                        <a:off x="0" y="0"/>
                        <a:ext cx="3667125" cy="14192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710" w:author="ghislain.aine" w:date="2015-11-05T10:16:00Z"/>
          <w:noProof/>
          <w:sz w:val="20"/>
          <w:u w:val="single"/>
          <w:lang w:eastAsia="fr-FR"/>
        </w:rPr>
        <w:pPrChange w:id="7711" w:author="ghislain.aine" w:date="2015-11-05T10:16:00Z">
          <w:pPr>
            <w:pStyle w:val="Lgende"/>
            <w:jc w:val="center"/>
          </w:pPr>
        </w:pPrChange>
      </w:pPr>
      <w:del w:id="7712"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36</w:delText>
        </w:r>
        <w:r w:rsidR="00D276D8" w:rsidDel="008C2508">
          <w:fldChar w:fldCharType="end"/>
        </w:r>
        <w:r w:rsidDel="008C2508">
          <w:delText xml:space="preserve"> : </w:delText>
        </w:r>
        <w:r w:rsidRPr="00260AA9" w:rsidDel="008C2508">
          <w:delText>Gestion des paramètr</w:delText>
        </w:r>
        <w:r w:rsidDel="008C2508">
          <w:delText>es d'un process</w:delText>
        </w:r>
      </w:del>
    </w:p>
    <w:p w:rsidR="00BF1190" w:rsidRDefault="00BF1190" w:rsidP="00BF1190">
      <w:pPr>
        <w:pStyle w:val="Paragraphedeliste"/>
        <w:numPr>
          <w:ilvl w:val="0"/>
          <w:numId w:val="59"/>
        </w:numPr>
        <w:rPr>
          <w:del w:id="7713" w:author="ghislain.aine" w:date="2015-11-05T10:16:00Z"/>
          <w:noProof/>
          <w:lang w:eastAsia="fr-FR"/>
        </w:rPr>
      </w:pPr>
      <w:del w:id="7714" w:author="ghislain.aine" w:date="2015-11-05T10:16:00Z">
        <w:r w:rsidDel="008C2508">
          <w:rPr>
            <w:noProof/>
            <w:lang w:eastAsia="fr-FR"/>
          </w:rPr>
          <w:delText>Faire hériter la classe ConfObserver de IConfObserver en allant dans l'onglet "InterfaceEditor", puis en glissant l'interface dans le cadre "Interfaces List"</w:delText>
        </w:r>
      </w:del>
    </w:p>
    <w:p w:rsidR="00000000" w:rsidRDefault="00EE2A1F">
      <w:pPr>
        <w:keepNext/>
        <w:ind w:left="720"/>
        <w:contextualSpacing/>
        <w:rPr>
          <w:del w:id="7715" w:author="ghislain.aine" w:date="2015-11-05T10:16:00Z"/>
        </w:rPr>
        <w:pPrChange w:id="7716" w:author="ghislain.aine" w:date="2015-11-05T10:16:00Z">
          <w:pPr>
            <w:keepNext/>
            <w:jc w:val="center"/>
          </w:pPr>
        </w:pPrChange>
      </w:pPr>
      <w:del w:id="7717" w:author="ghislain.aine" w:date="2015-11-05T10:16:00Z">
        <w:r>
          <w:rPr>
            <w:noProof/>
            <w:lang w:eastAsia="fr-FR"/>
            <w:rPrChange w:id="7718">
              <w:rPr>
                <w:noProof/>
                <w:color w:val="0000FF" w:themeColor="hyperlink"/>
                <w:u w:val="single"/>
                <w:lang w:eastAsia="fr-FR"/>
              </w:rPr>
            </w:rPrChange>
          </w:rPr>
          <w:drawing>
            <wp:inline distT="0" distB="0" distL="0" distR="0">
              <wp:extent cx="3905250" cy="1381125"/>
              <wp:effectExtent l="19050" t="0" r="0" b="0"/>
              <wp:docPr id="144" name="Imag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74" cstate="print"/>
                      <a:srcRect/>
                      <a:stretch>
                        <a:fillRect/>
                      </a:stretch>
                    </pic:blipFill>
                    <pic:spPr bwMode="auto">
                      <a:xfrm>
                        <a:off x="0" y="0"/>
                        <a:ext cx="3905250" cy="13811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719" w:author="ghislain.aine" w:date="2015-11-05T10:16:00Z"/>
          <w:noProof/>
          <w:sz w:val="20"/>
          <w:u w:val="single"/>
          <w:lang w:eastAsia="fr-FR"/>
        </w:rPr>
        <w:pPrChange w:id="7720" w:author="ghislain.aine" w:date="2015-11-05T10:16:00Z">
          <w:pPr>
            <w:pStyle w:val="Lgende"/>
            <w:jc w:val="center"/>
          </w:pPr>
        </w:pPrChange>
      </w:pPr>
      <w:del w:id="7721"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37</w:delText>
        </w:r>
        <w:r w:rsidR="00D276D8" w:rsidDel="008C2508">
          <w:fldChar w:fldCharType="end"/>
        </w:r>
        <w:r w:rsidDel="008C2508">
          <w:delText xml:space="preserve"> : </w:delText>
        </w:r>
        <w:r w:rsidRPr="002142F5" w:rsidDel="008C2508">
          <w:delText>Héritage des interfaces</w:delText>
        </w:r>
        <w:r w:rsidRPr="005B4E31" w:rsidDel="008C2508">
          <w:rPr>
            <w:noProof/>
            <w:sz w:val="20"/>
            <w:u w:val="single"/>
            <w:lang w:eastAsia="fr-FR"/>
          </w:rPr>
          <w:delText xml:space="preserve"> </w:delText>
        </w:r>
      </w:del>
    </w:p>
    <w:p w:rsidR="00000000" w:rsidRDefault="00EE2A1F">
      <w:pPr>
        <w:ind w:left="720"/>
        <w:contextualSpacing/>
        <w:rPr>
          <w:del w:id="7722" w:author="ghislain.aine" w:date="2015-11-05T10:16:00Z"/>
          <w:noProof/>
          <w:lang w:eastAsia="fr-FR"/>
        </w:rPr>
        <w:pPrChange w:id="7723" w:author="ghislain.aine" w:date="2015-11-05T10:16:00Z">
          <w:pPr/>
        </w:pPrChange>
      </w:pPr>
    </w:p>
    <w:p w:rsidR="00BF1190" w:rsidRDefault="00BF1190" w:rsidP="00BF1190">
      <w:pPr>
        <w:pStyle w:val="Paragraphedeliste"/>
        <w:numPr>
          <w:ilvl w:val="0"/>
          <w:numId w:val="59"/>
        </w:numPr>
        <w:rPr>
          <w:del w:id="7724" w:author="ghislain.aine" w:date="2015-11-05T10:16:00Z"/>
          <w:noProof/>
          <w:lang w:eastAsia="fr-FR"/>
        </w:rPr>
      </w:pPr>
      <w:del w:id="7725" w:author="ghislain.aine" w:date="2015-11-05T10:16:00Z">
        <w:r w:rsidDel="008C2508">
          <w:rPr>
            <w:noProof/>
            <w:lang w:eastAsia="fr-FR"/>
          </w:rPr>
          <w:delText>Faire consommer un "IConfManager" à ConfObserver.</w:delText>
        </w:r>
      </w:del>
    </w:p>
    <w:p w:rsidR="00BF1190" w:rsidRDefault="00BF1190" w:rsidP="00BF1190">
      <w:pPr>
        <w:pStyle w:val="Paragraphedeliste"/>
        <w:rPr>
          <w:del w:id="7726" w:author="ghislain.aine" w:date="2015-11-05T10:16:00Z"/>
          <w:noProof/>
          <w:lang w:eastAsia="fr-FR"/>
        </w:rPr>
      </w:pPr>
      <w:del w:id="7727" w:author="ghislain.aine" w:date="2015-11-05T10:16:00Z">
        <w:r w:rsidDel="008C2508">
          <w:rPr>
            <w:noProof/>
            <w:lang w:eastAsia="fr-FR"/>
          </w:rPr>
          <w:delText>Les interfaces consommées sont considérées comme des paramètres. Ajouter un "IConfManager" à la liste des paramètres de ConfObserver</w:delText>
        </w:r>
      </w:del>
    </w:p>
    <w:p w:rsidR="00BF1190" w:rsidRDefault="00BF1190" w:rsidP="00BF1190">
      <w:pPr>
        <w:pStyle w:val="Paragraphedeliste"/>
        <w:rPr>
          <w:del w:id="7728" w:author="ghislain.aine" w:date="2015-11-05T10:16:00Z"/>
          <w:noProof/>
          <w:lang w:eastAsia="fr-FR"/>
        </w:rPr>
      </w:pPr>
    </w:p>
    <w:p w:rsidR="00000000" w:rsidRDefault="00EE2A1F">
      <w:pPr>
        <w:keepNext/>
        <w:ind w:left="720"/>
        <w:contextualSpacing/>
        <w:rPr>
          <w:del w:id="7729" w:author="ghislain.aine" w:date="2015-11-05T10:16:00Z"/>
        </w:rPr>
        <w:pPrChange w:id="7730" w:author="ghislain.aine" w:date="2015-11-05T10:16:00Z">
          <w:pPr>
            <w:keepNext/>
            <w:jc w:val="center"/>
          </w:pPr>
        </w:pPrChange>
      </w:pPr>
      <w:del w:id="7731" w:author="ghislain.aine" w:date="2015-11-05T10:16:00Z">
        <w:r>
          <w:rPr>
            <w:noProof/>
            <w:lang w:eastAsia="fr-FR"/>
            <w:rPrChange w:id="7732">
              <w:rPr>
                <w:noProof/>
                <w:color w:val="0000FF" w:themeColor="hyperlink"/>
                <w:u w:val="single"/>
                <w:lang w:eastAsia="fr-FR"/>
              </w:rPr>
            </w:rPrChange>
          </w:rPr>
          <w:drawing>
            <wp:inline distT="0" distB="0" distL="0" distR="0">
              <wp:extent cx="3895725" cy="1419225"/>
              <wp:effectExtent l="19050" t="0" r="9525" b="0"/>
              <wp:docPr id="145" name="Imag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75" cstate="print"/>
                      <a:srcRect/>
                      <a:stretch>
                        <a:fillRect/>
                      </a:stretch>
                    </pic:blipFill>
                    <pic:spPr bwMode="auto">
                      <a:xfrm>
                        <a:off x="0" y="0"/>
                        <a:ext cx="3895725" cy="14192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733" w:author="ghislain.aine" w:date="2015-11-05T10:16:00Z"/>
          <w:noProof/>
          <w:sz w:val="20"/>
          <w:u w:val="single"/>
          <w:lang w:eastAsia="fr-FR"/>
        </w:rPr>
        <w:pPrChange w:id="7734" w:author="ghislain.aine" w:date="2015-11-05T10:16:00Z">
          <w:pPr>
            <w:pStyle w:val="Lgende"/>
            <w:jc w:val="center"/>
          </w:pPr>
        </w:pPrChange>
      </w:pPr>
      <w:del w:id="7735"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38</w:delText>
        </w:r>
        <w:r w:rsidR="00D276D8" w:rsidDel="008C2508">
          <w:fldChar w:fldCharType="end"/>
        </w:r>
        <w:r w:rsidDel="008C2508">
          <w:delText xml:space="preserve"> : </w:delText>
        </w:r>
        <w:r w:rsidRPr="00710AA6" w:rsidDel="008C2508">
          <w:delText>Consommation d'une interface</w:delText>
        </w:r>
        <w:r w:rsidRPr="005B4E31" w:rsidDel="008C2508">
          <w:rPr>
            <w:noProof/>
            <w:sz w:val="20"/>
            <w:u w:val="single"/>
            <w:lang w:eastAsia="fr-FR"/>
          </w:rPr>
          <w:delText xml:space="preserve"> </w:delText>
        </w:r>
      </w:del>
    </w:p>
    <w:p w:rsidR="00000000" w:rsidRDefault="00EE2A1F">
      <w:pPr>
        <w:ind w:left="720"/>
        <w:contextualSpacing/>
        <w:rPr>
          <w:del w:id="7736" w:author="ghislain.aine" w:date="2015-11-05T10:16:00Z"/>
          <w:noProof/>
          <w:lang w:eastAsia="fr-FR"/>
        </w:rPr>
        <w:pPrChange w:id="7737" w:author="ghislain.aine" w:date="2015-11-05T10:16:00Z">
          <w:pPr/>
        </w:pPrChange>
      </w:pPr>
    </w:p>
    <w:p w:rsidR="00BF1190" w:rsidRDefault="00BF1190" w:rsidP="00BF1190">
      <w:pPr>
        <w:pStyle w:val="Paragraphedeliste"/>
        <w:numPr>
          <w:ilvl w:val="0"/>
          <w:numId w:val="59"/>
        </w:numPr>
        <w:rPr>
          <w:del w:id="7738" w:author="ghislain.aine" w:date="2015-11-05T10:16:00Z"/>
          <w:noProof/>
          <w:lang w:eastAsia="fr-FR"/>
        </w:rPr>
      </w:pPr>
      <w:del w:id="7739" w:author="ghislain.aine" w:date="2015-11-05T10:16:00Z">
        <w:r w:rsidDel="008C2508">
          <w:rPr>
            <w:noProof/>
            <w:lang w:eastAsia="fr-FR"/>
          </w:rPr>
          <w:delText>Implémenter les fonctions de IConfObserver dans la classe "ConfObserver" en faisant un clique-droit dessus et en cliquant sur "Add unimplemented process".</w:delText>
        </w:r>
      </w:del>
    </w:p>
    <w:p w:rsidR="00BF1190" w:rsidRDefault="00BF1190" w:rsidP="00BF1190">
      <w:pPr>
        <w:pStyle w:val="Paragraphedeliste"/>
        <w:rPr>
          <w:del w:id="7740" w:author="ghislain.aine" w:date="2015-11-05T10:16:00Z"/>
          <w:noProof/>
          <w:lang w:eastAsia="fr-FR"/>
        </w:rPr>
      </w:pPr>
      <w:del w:id="7741" w:author="ghislain.aine" w:date="2015-11-05T10:16:00Z">
        <w:r w:rsidDel="008C2508">
          <w:rPr>
            <w:noProof/>
            <w:lang w:eastAsia="fr-FR"/>
          </w:rPr>
          <w:delText>Dans un premier temps, lorsque l'observer sera notifié d'un changement de valeur, il inscrira juste le changement dans le log à l'aide de la fonction "debug" accessible dans "protolg3.tols.DebugTools" :</w:delText>
        </w:r>
      </w:del>
    </w:p>
    <w:p w:rsidR="00000000" w:rsidRDefault="00BF1190">
      <w:pPr>
        <w:pStyle w:val="Code"/>
        <w:ind w:left="720"/>
        <w:contextualSpacing/>
        <w:jc w:val="both"/>
        <w:rPr>
          <w:del w:id="7742" w:author="ghislain.aine" w:date="2015-11-05T10:16:00Z"/>
          <w:noProof/>
          <w:lang w:eastAsia="fr-FR"/>
        </w:rPr>
        <w:pPrChange w:id="7743" w:author="ghislain.aine" w:date="2015-11-05T10:16:00Z">
          <w:pPr>
            <w:pStyle w:val="Code"/>
          </w:pPr>
        </w:pPrChange>
      </w:pPr>
      <w:del w:id="7744" w:author="ghislain.aine" w:date="2015-11-05T10:16:00Z">
        <w:r w:rsidRPr="00BF1190" w:rsidDel="008C2508">
          <w:rPr>
            <w:noProof/>
            <w:lang w:eastAsia="fr-FR"/>
          </w:rPr>
          <w:delText>protolg3.tools.DebugTools.debug("Periode = " + protolg3.tools.StringTools.fromInt(periode));</w:delText>
        </w:r>
      </w:del>
    </w:p>
    <w:p w:rsidR="00BF1190" w:rsidRDefault="00BF1190" w:rsidP="00BF1190">
      <w:pPr>
        <w:pStyle w:val="Paragraphedeliste"/>
        <w:numPr>
          <w:ilvl w:val="0"/>
          <w:numId w:val="59"/>
        </w:numPr>
        <w:rPr>
          <w:del w:id="7745" w:author="ghislain.aine" w:date="2015-11-05T10:16:00Z"/>
          <w:noProof/>
          <w:lang w:eastAsia="fr-FR"/>
        </w:rPr>
      </w:pPr>
      <w:del w:id="7746" w:author="ghislain.aine" w:date="2015-11-05T10:16:00Z">
        <w:r w:rsidRPr="008943BE" w:rsidDel="008C2508">
          <w:rPr>
            <w:noProof/>
            <w:lang w:eastAsia="fr-FR"/>
          </w:rPr>
          <w:delText>L'édition d'un process se fait par le menu contextuel (clique-droit)</w:delText>
        </w:r>
        <w:r w:rsidDel="008C2508">
          <w:rPr>
            <w:noProof/>
            <w:lang w:eastAsia="fr-FR"/>
          </w:rPr>
          <w:delText xml:space="preserve"> "Edit process implementation", ou avec le raccourci "ctrl + espace"</w:delText>
        </w:r>
      </w:del>
    </w:p>
    <w:p w:rsidR="00BF1190" w:rsidRDefault="00BF1190" w:rsidP="00BF1190">
      <w:pPr>
        <w:pStyle w:val="Paragraphedeliste"/>
        <w:numPr>
          <w:ilvl w:val="0"/>
          <w:numId w:val="59"/>
        </w:numPr>
        <w:rPr>
          <w:del w:id="7747" w:author="ghislain.aine" w:date="2015-11-05T10:16:00Z"/>
          <w:noProof/>
          <w:lang w:eastAsia="fr-FR"/>
        </w:rPr>
      </w:pPr>
      <w:del w:id="7748" w:author="ghislain.aine" w:date="2015-11-05T10:16:00Z">
        <w:r w:rsidDel="008C2508">
          <w:rPr>
            <w:noProof/>
            <w:lang w:eastAsia="fr-FR"/>
          </w:rPr>
          <w:delText>Implémenter la fonction "InitializeDefinition" en faisant un clique-droit dessus et en cliquant sur "Override Process" puis en sélectionnant "</w:delText>
        </w:r>
        <w:r w:rsidRPr="005B4B86" w:rsidDel="008C2508">
          <w:rPr>
            <w:noProof/>
            <w:lang w:eastAsia="fr-FR"/>
          </w:rPr>
          <w:delText xml:space="preserve"> </w:delText>
        </w:r>
        <w:r w:rsidDel="008C2508">
          <w:rPr>
            <w:noProof/>
            <w:lang w:eastAsia="fr-FR"/>
          </w:rPr>
          <w:delText>InitializeDefinition "</w:delText>
        </w:r>
      </w:del>
    </w:p>
    <w:p w:rsidR="00BF1190" w:rsidRDefault="00BF1190" w:rsidP="00BF1190">
      <w:pPr>
        <w:pStyle w:val="Paragraphedeliste"/>
        <w:numPr>
          <w:ilvl w:val="0"/>
          <w:numId w:val="59"/>
        </w:numPr>
        <w:rPr>
          <w:del w:id="7749" w:author="ghislain.aine" w:date="2015-11-05T10:16:00Z"/>
          <w:noProof/>
          <w:lang w:eastAsia="fr-FR"/>
        </w:rPr>
      </w:pPr>
      <w:del w:id="7750" w:author="ghislain.aine" w:date="2015-11-05T10:16:00Z">
        <w:r w:rsidDel="008C2508">
          <w:rPr>
            <w:noProof/>
            <w:lang w:eastAsia="fr-FR"/>
          </w:rPr>
          <w:delText>Dans la fonction, ajouter l'enregistrement de l'observer :</w:delText>
        </w:r>
      </w:del>
    </w:p>
    <w:p w:rsidR="00000000" w:rsidRDefault="00BF1190">
      <w:pPr>
        <w:pStyle w:val="Code"/>
        <w:ind w:left="720"/>
        <w:contextualSpacing/>
        <w:jc w:val="both"/>
        <w:rPr>
          <w:del w:id="7751" w:author="ghislain.aine" w:date="2015-11-05T10:16:00Z"/>
          <w:noProof/>
          <w:lang w:eastAsia="fr-FR"/>
        </w:rPr>
        <w:pPrChange w:id="7752" w:author="ghislain.aine" w:date="2015-11-05T10:16:00Z">
          <w:pPr>
            <w:pStyle w:val="Code"/>
          </w:pPr>
        </w:pPrChange>
      </w:pPr>
      <w:del w:id="7753" w:author="ghislain.aine" w:date="2015-11-05T10:16:00Z">
        <w:r w:rsidRPr="00D012C3" w:rsidDel="008C2508">
          <w:rPr>
            <w:noProof/>
            <w:lang w:eastAsia="fr-FR"/>
          </w:rPr>
          <w:delText>iconfmanager.registerObserver(this);</w:delText>
        </w:r>
      </w:del>
    </w:p>
    <w:p w:rsidR="00BF1190" w:rsidRDefault="00BF1190" w:rsidP="00BF1190">
      <w:pPr>
        <w:pStyle w:val="Paragraphedeliste"/>
        <w:numPr>
          <w:ilvl w:val="0"/>
          <w:numId w:val="60"/>
        </w:numPr>
        <w:rPr>
          <w:del w:id="7754" w:author="ghislain.aine" w:date="2015-11-05T10:16:00Z"/>
          <w:noProof/>
          <w:lang w:eastAsia="fr-FR"/>
        </w:rPr>
      </w:pPr>
      <w:del w:id="7755" w:author="ghislain.aine" w:date="2015-11-05T10:16:00Z">
        <w:r w:rsidDel="008C2508">
          <w:rPr>
            <w:noProof/>
            <w:lang w:eastAsia="fr-FR"/>
          </w:rPr>
          <w:delText>Ajouter une trace de debug</w:delText>
        </w:r>
      </w:del>
    </w:p>
    <w:p w:rsidR="00BF1190" w:rsidRDefault="00BF1190" w:rsidP="00BF1190">
      <w:pPr>
        <w:pStyle w:val="Paragraphedeliste"/>
        <w:rPr>
          <w:del w:id="7756" w:author="ghislain.aine" w:date="2015-11-05T10:16:00Z"/>
          <w:noProof/>
          <w:lang w:eastAsia="fr-FR"/>
        </w:rPr>
      </w:pPr>
    </w:p>
    <w:p w:rsidR="00000000" w:rsidRDefault="00BF1190">
      <w:pPr>
        <w:ind w:left="720"/>
        <w:contextualSpacing/>
        <w:rPr>
          <w:del w:id="7757" w:author="ghislain.aine" w:date="2015-11-05T10:16:00Z"/>
          <w:noProof/>
          <w:lang w:eastAsia="fr-FR"/>
        </w:rPr>
        <w:pPrChange w:id="7758" w:author="ghislain.aine" w:date="2015-11-05T10:16:00Z">
          <w:pPr/>
        </w:pPrChange>
      </w:pPr>
      <w:del w:id="7759" w:author="ghislain.aine" w:date="2015-11-05T10:16:00Z">
        <w:r w:rsidDel="008C2508">
          <w:rPr>
            <w:noProof/>
            <w:lang w:eastAsia="fr-FR"/>
          </w:rPr>
          <w:delText>Il faut ensuite modifier le projet précédent pour pouvoir utiliser les interfaces dans le composant DemoDataComponent.</w:delText>
        </w:r>
      </w:del>
    </w:p>
    <w:p w:rsidR="00BF1190" w:rsidRDefault="00BF1190" w:rsidP="00BF1190">
      <w:pPr>
        <w:pStyle w:val="Paragraphedeliste"/>
        <w:numPr>
          <w:ilvl w:val="0"/>
          <w:numId w:val="60"/>
        </w:numPr>
        <w:rPr>
          <w:del w:id="7760" w:author="ghislain.aine" w:date="2015-11-05T10:16:00Z"/>
          <w:noProof/>
          <w:lang w:eastAsia="fr-FR"/>
        </w:rPr>
      </w:pPr>
      <w:del w:id="7761" w:author="ghislain.aine" w:date="2015-11-05T10:16:00Z">
        <w:r w:rsidRPr="008943BE" w:rsidDel="008C2508">
          <w:rPr>
            <w:noProof/>
            <w:lang w:eastAsia="fr-FR"/>
          </w:rPr>
          <w:delText xml:space="preserve">Modifier le "devpath" </w:delText>
        </w:r>
        <w:r w:rsidDel="008C2508">
          <w:rPr>
            <w:noProof/>
            <w:lang w:eastAsia="fr-FR"/>
          </w:rPr>
          <w:delText>pour inclure le nouveau plugin</w:delText>
        </w:r>
      </w:del>
    </w:p>
    <w:p w:rsidR="00BF1190" w:rsidRDefault="00BF1190" w:rsidP="00BF1190">
      <w:pPr>
        <w:pStyle w:val="Paragraphedeliste"/>
        <w:numPr>
          <w:ilvl w:val="0"/>
          <w:numId w:val="60"/>
        </w:numPr>
        <w:rPr>
          <w:del w:id="7762" w:author="ghislain.aine" w:date="2015-11-05T10:16:00Z"/>
          <w:noProof/>
          <w:lang w:eastAsia="fr-FR"/>
        </w:rPr>
      </w:pPr>
      <w:del w:id="7763" w:author="ghislain.aine" w:date="2015-11-05T10:16:00Z">
        <w:r w:rsidDel="008C2508">
          <w:rPr>
            <w:noProof/>
            <w:lang w:eastAsia="fr-FR"/>
          </w:rPr>
          <w:delText>Ajouter la dépendance à l'interface dans le fichier "plugin.pro"</w:delText>
        </w:r>
      </w:del>
    </w:p>
    <w:p w:rsidR="00000000" w:rsidRDefault="00BF1190">
      <w:pPr>
        <w:pStyle w:val="Code"/>
        <w:ind w:left="720"/>
        <w:contextualSpacing/>
        <w:jc w:val="both"/>
        <w:rPr>
          <w:del w:id="7764" w:author="ghislain.aine" w:date="2015-11-05T10:16:00Z"/>
          <w:noProof/>
          <w:lang w:eastAsia="fr-FR"/>
        </w:rPr>
        <w:pPrChange w:id="7765" w:author="ghislain.aine" w:date="2015-11-05T10:16:00Z">
          <w:pPr>
            <w:pStyle w:val="Code"/>
          </w:pPr>
        </w:pPrChange>
      </w:pPr>
      <w:del w:id="7766" w:author="ghislain.aine" w:date="2015-11-05T10:16:00Z">
        <w:r w:rsidRPr="00BF1190" w:rsidDel="008C2508">
          <w:rPr>
            <w:noProof/>
            <w:lang w:eastAsia="fr-FR"/>
          </w:rPr>
          <w:delText>$$PROJECTS_PATH/Modules/Plg3/Tp/src/tp/Interface</w:delText>
        </w:r>
      </w:del>
    </w:p>
    <w:p w:rsidR="00BF1190" w:rsidRDefault="00BF1190" w:rsidP="00BF1190">
      <w:pPr>
        <w:pStyle w:val="Paragraphedeliste"/>
        <w:numPr>
          <w:ilvl w:val="0"/>
          <w:numId w:val="61"/>
        </w:numPr>
        <w:rPr>
          <w:del w:id="7767" w:author="ghislain.aine" w:date="2015-11-05T10:16:00Z"/>
          <w:noProof/>
          <w:lang w:eastAsia="fr-FR"/>
        </w:rPr>
      </w:pPr>
      <w:del w:id="7768" w:author="ghislain.aine" w:date="2015-11-05T10:16:00Z">
        <w:r w:rsidDel="008C2508">
          <w:rPr>
            <w:noProof/>
            <w:lang w:eastAsia="fr-FR"/>
          </w:rPr>
          <w:delText>Faire hériter le componsant DemoDataComponent de "IConfManager" et fournir l'interface</w:delText>
        </w:r>
      </w:del>
    </w:p>
    <w:p w:rsidR="00BF1190" w:rsidRDefault="00BF1190" w:rsidP="00BF1190">
      <w:pPr>
        <w:pStyle w:val="Paragraphedeliste"/>
        <w:numPr>
          <w:ilvl w:val="0"/>
          <w:numId w:val="61"/>
        </w:numPr>
        <w:rPr>
          <w:del w:id="7769" w:author="ghislain.aine" w:date="2015-11-05T10:16:00Z"/>
          <w:noProof/>
          <w:lang w:eastAsia="fr-FR"/>
        </w:rPr>
      </w:pPr>
      <w:del w:id="7770" w:author="ghislain.aine" w:date="2015-11-05T10:16:00Z">
        <w:r w:rsidDel="008C2508">
          <w:rPr>
            <w:noProof/>
            <w:lang w:eastAsia="fr-FR"/>
          </w:rPr>
          <w:delText>Implémenter les deux fonctions :</w:delText>
        </w:r>
      </w:del>
    </w:p>
    <w:p w:rsidR="00000000" w:rsidRDefault="00BF1190">
      <w:pPr>
        <w:pStyle w:val="Paragraphedeliste"/>
        <w:numPr>
          <w:ilvl w:val="1"/>
          <w:numId w:val="61"/>
        </w:numPr>
        <w:ind w:left="720"/>
        <w:rPr>
          <w:del w:id="7771" w:author="ghislain.aine" w:date="2015-11-05T10:16:00Z"/>
          <w:noProof/>
          <w:lang w:eastAsia="fr-FR"/>
        </w:rPr>
        <w:pPrChange w:id="7772" w:author="ghislain.aine" w:date="2015-11-05T10:16:00Z">
          <w:pPr>
            <w:pStyle w:val="Paragraphedeliste"/>
            <w:numPr>
              <w:ilvl w:val="1"/>
              <w:numId w:val="61"/>
            </w:numPr>
            <w:ind w:left="1440" w:hanging="360"/>
          </w:pPr>
        </w:pPrChange>
      </w:pPr>
      <w:del w:id="7773" w:author="ghislain.aine" w:date="2015-11-05T10:16:00Z">
        <w:r w:rsidDel="008C2508">
          <w:rPr>
            <w:noProof/>
            <w:lang w:eastAsia="fr-FR"/>
          </w:rPr>
          <w:delText>Créer une variable membre de type "QList", qui enregistre la liste des observer</w:delText>
        </w:r>
      </w:del>
    </w:p>
    <w:p w:rsidR="00000000" w:rsidRDefault="00BF1190">
      <w:pPr>
        <w:pStyle w:val="Code"/>
        <w:ind w:left="720"/>
        <w:contextualSpacing/>
        <w:jc w:val="both"/>
        <w:rPr>
          <w:del w:id="7774" w:author="ghislain.aine" w:date="2015-11-05T10:16:00Z"/>
          <w:noProof/>
        </w:rPr>
        <w:pPrChange w:id="7775" w:author="ghislain.aine" w:date="2015-11-05T10:16:00Z">
          <w:pPr>
            <w:pStyle w:val="Code"/>
          </w:pPr>
        </w:pPrChange>
      </w:pPr>
      <w:del w:id="7776" w:author="ghislain.aine" w:date="2015-11-05T10:16:00Z">
        <w:r w:rsidDel="008C2508">
          <w:rPr>
            <w:noProof/>
          </w:rPr>
          <w:delText>QList&lt;SwRefPtr&lt;IConfObserver&gt; &gt; _list;</w:delText>
        </w:r>
      </w:del>
    </w:p>
    <w:p w:rsidR="00000000" w:rsidRDefault="00BF1190">
      <w:pPr>
        <w:pStyle w:val="Paragraphedeliste"/>
        <w:numPr>
          <w:ilvl w:val="0"/>
          <w:numId w:val="63"/>
        </w:numPr>
        <w:ind w:left="720"/>
        <w:rPr>
          <w:del w:id="7777" w:author="ghislain.aine" w:date="2015-11-05T10:16:00Z"/>
          <w:rFonts w:ascii="Courier New" w:hAnsi="Courier New" w:cs="Courier New"/>
          <w:noProof/>
          <w:sz w:val="20"/>
          <w:szCs w:val="20"/>
        </w:rPr>
        <w:pPrChange w:id="7778" w:author="ghislain.aine" w:date="2015-11-05T10:16:00Z">
          <w:pPr>
            <w:pStyle w:val="Paragraphedeliste"/>
            <w:numPr>
              <w:numId w:val="63"/>
            </w:numPr>
            <w:ind w:left="1418" w:hanging="360"/>
          </w:pPr>
        </w:pPrChange>
      </w:pPr>
      <w:del w:id="7779" w:author="ghislain.aine" w:date="2015-11-05T10:16:00Z">
        <w:r w:rsidDel="008C2508">
          <w:rPr>
            <w:noProof/>
            <w:lang w:eastAsia="fr-FR"/>
          </w:rPr>
          <w:delText>Dans la fonction "registerObserver", si l'observer en paramètre n'est pas déjà dans la liste, l'ajouter</w:delText>
        </w:r>
      </w:del>
    </w:p>
    <w:p w:rsidR="00000000" w:rsidRDefault="00BF1190">
      <w:pPr>
        <w:pStyle w:val="Code"/>
        <w:ind w:left="720"/>
        <w:contextualSpacing/>
        <w:jc w:val="both"/>
        <w:rPr>
          <w:del w:id="7780" w:author="ghislain.aine" w:date="2015-11-05T10:16:00Z"/>
          <w:noProof/>
        </w:rPr>
        <w:pPrChange w:id="7781" w:author="ghislain.aine" w:date="2015-11-05T10:16:00Z">
          <w:pPr>
            <w:pStyle w:val="Code"/>
          </w:pPr>
        </w:pPrChange>
      </w:pPr>
      <w:del w:id="7782" w:author="ghislain.aine" w:date="2015-11-05T10:16:00Z">
        <w:r w:rsidRPr="00BF1190" w:rsidDel="008C2508">
          <w:rPr>
            <w:noProof/>
            <w:color w:val="0000FF"/>
          </w:rPr>
          <w:delText>if</w:delText>
        </w:r>
        <w:r w:rsidRPr="00BF1190" w:rsidDel="008C2508">
          <w:rPr>
            <w:noProof/>
          </w:rPr>
          <w:delText xml:space="preserve"> (_list.contains(iconfobserver) == </w:delText>
        </w:r>
        <w:r w:rsidRPr="00BF1190" w:rsidDel="008C2508">
          <w:rPr>
            <w:noProof/>
            <w:color w:val="0000FF"/>
          </w:rPr>
          <w:delText>false</w:delText>
        </w:r>
        <w:r w:rsidRPr="00BF1190" w:rsidDel="008C2508">
          <w:rPr>
            <w:noProof/>
          </w:rPr>
          <w:delText>) {</w:delText>
        </w:r>
      </w:del>
    </w:p>
    <w:p w:rsidR="00000000" w:rsidRDefault="00BF1190">
      <w:pPr>
        <w:pStyle w:val="Code"/>
        <w:ind w:left="720"/>
        <w:contextualSpacing/>
        <w:jc w:val="both"/>
        <w:rPr>
          <w:del w:id="7783" w:author="ghislain.aine" w:date="2015-11-05T10:16:00Z"/>
          <w:noProof/>
        </w:rPr>
        <w:pPrChange w:id="7784" w:author="ghislain.aine" w:date="2015-11-05T10:16:00Z">
          <w:pPr>
            <w:pStyle w:val="Code"/>
          </w:pPr>
        </w:pPrChange>
      </w:pPr>
      <w:del w:id="7785" w:author="ghislain.aine" w:date="2015-11-05T10:16:00Z">
        <w:r w:rsidRPr="00BF1190" w:rsidDel="008C2508">
          <w:rPr>
            <w:noProof/>
          </w:rPr>
          <w:tab/>
          <w:delText>_list.push_back(iconfobserver);</w:delText>
        </w:r>
      </w:del>
    </w:p>
    <w:p w:rsidR="00000000" w:rsidRDefault="00BF1190">
      <w:pPr>
        <w:pStyle w:val="Code"/>
        <w:ind w:left="720"/>
        <w:contextualSpacing/>
        <w:jc w:val="both"/>
        <w:rPr>
          <w:del w:id="7786" w:author="ghislain.aine" w:date="2015-11-05T10:16:00Z"/>
          <w:noProof/>
          <w:lang w:eastAsia="fr-FR"/>
        </w:rPr>
        <w:pPrChange w:id="7787" w:author="ghislain.aine" w:date="2015-11-05T10:16:00Z">
          <w:pPr>
            <w:pStyle w:val="Code"/>
          </w:pPr>
        </w:pPrChange>
      </w:pPr>
      <w:del w:id="7788" w:author="ghislain.aine" w:date="2015-11-05T10:16:00Z">
        <w:r w:rsidDel="008C2508">
          <w:rPr>
            <w:noProof/>
          </w:rPr>
          <w:delText>}</w:delText>
        </w:r>
      </w:del>
    </w:p>
    <w:p w:rsidR="00000000" w:rsidRDefault="00BF1190">
      <w:pPr>
        <w:pStyle w:val="Paragraphedeliste"/>
        <w:numPr>
          <w:ilvl w:val="0"/>
          <w:numId w:val="88"/>
        </w:numPr>
        <w:ind w:left="720"/>
        <w:rPr>
          <w:del w:id="7789" w:author="ghislain.aine" w:date="2015-11-05T10:16:00Z"/>
          <w:rFonts w:ascii="Courier New" w:hAnsi="Courier New" w:cs="Courier New"/>
          <w:noProof/>
          <w:sz w:val="20"/>
          <w:szCs w:val="20"/>
        </w:rPr>
        <w:pPrChange w:id="7790" w:author="ghislain.aine" w:date="2015-11-05T10:16:00Z">
          <w:pPr>
            <w:pStyle w:val="Paragraphedeliste"/>
            <w:numPr>
              <w:numId w:val="88"/>
            </w:numPr>
            <w:ind w:left="1418" w:hanging="360"/>
          </w:pPr>
        </w:pPrChange>
      </w:pPr>
      <w:del w:id="7791" w:author="ghislain.aine" w:date="2015-11-05T10:16:00Z">
        <w:r w:rsidDel="008C2508">
          <w:rPr>
            <w:noProof/>
            <w:lang w:eastAsia="fr-FR"/>
          </w:rPr>
          <w:delText>Dans la fonction "unregisterObserver", si l'observer en paramètre est présent dans la liste, le supprimer</w:delText>
        </w:r>
      </w:del>
    </w:p>
    <w:p w:rsidR="00000000" w:rsidRDefault="00BF1190">
      <w:pPr>
        <w:pStyle w:val="Code"/>
        <w:ind w:left="720"/>
        <w:contextualSpacing/>
        <w:jc w:val="both"/>
        <w:rPr>
          <w:del w:id="7792" w:author="ghislain.aine" w:date="2015-11-05T10:16:00Z"/>
          <w:noProof/>
        </w:rPr>
        <w:pPrChange w:id="7793" w:author="ghislain.aine" w:date="2015-11-05T10:16:00Z">
          <w:pPr>
            <w:pStyle w:val="Code"/>
          </w:pPr>
        </w:pPrChange>
      </w:pPr>
      <w:del w:id="7794" w:author="ghislain.aine" w:date="2015-11-05T10:16:00Z">
        <w:r w:rsidRPr="008943BE" w:rsidDel="008C2508">
          <w:rPr>
            <w:noProof/>
            <w:color w:val="0000FF"/>
          </w:rPr>
          <w:delText>if</w:delText>
        </w:r>
        <w:r w:rsidRPr="008943BE" w:rsidDel="008C2508">
          <w:rPr>
            <w:noProof/>
          </w:rPr>
          <w:delText xml:space="preserve"> (_list.contains(iconfobserver)) {</w:delText>
        </w:r>
      </w:del>
    </w:p>
    <w:p w:rsidR="00000000" w:rsidRDefault="00BF1190">
      <w:pPr>
        <w:pStyle w:val="Code"/>
        <w:ind w:left="720"/>
        <w:contextualSpacing/>
        <w:jc w:val="both"/>
        <w:rPr>
          <w:del w:id="7795" w:author="ghislain.aine" w:date="2015-11-05T10:16:00Z"/>
          <w:noProof/>
        </w:rPr>
        <w:pPrChange w:id="7796" w:author="ghislain.aine" w:date="2015-11-05T10:16:00Z">
          <w:pPr>
            <w:pStyle w:val="Code"/>
          </w:pPr>
        </w:pPrChange>
      </w:pPr>
      <w:del w:id="7797" w:author="ghislain.aine" w:date="2015-11-05T10:16:00Z">
        <w:r w:rsidDel="008C2508">
          <w:rPr>
            <w:noProof/>
          </w:rPr>
          <w:tab/>
          <w:delText>_list.removeOne(iconfobserver);</w:delText>
        </w:r>
      </w:del>
    </w:p>
    <w:p w:rsidR="00000000" w:rsidRDefault="00BF1190">
      <w:pPr>
        <w:pStyle w:val="Code"/>
        <w:ind w:left="720"/>
        <w:contextualSpacing/>
        <w:jc w:val="both"/>
        <w:rPr>
          <w:del w:id="7798" w:author="ghislain.aine" w:date="2015-11-05T10:16:00Z"/>
          <w:noProof/>
        </w:rPr>
        <w:pPrChange w:id="7799" w:author="ghislain.aine" w:date="2015-11-05T10:16:00Z">
          <w:pPr>
            <w:pStyle w:val="Code"/>
          </w:pPr>
        </w:pPrChange>
      </w:pPr>
      <w:del w:id="7800" w:author="ghislain.aine" w:date="2015-11-05T10:16:00Z">
        <w:r w:rsidDel="008C2508">
          <w:rPr>
            <w:noProof/>
          </w:rPr>
          <w:delText>}</w:delText>
        </w:r>
      </w:del>
    </w:p>
    <w:p w:rsidR="00000000" w:rsidRDefault="00BF1190">
      <w:pPr>
        <w:pStyle w:val="Paragraphedeliste"/>
        <w:numPr>
          <w:ilvl w:val="0"/>
          <w:numId w:val="62"/>
        </w:numPr>
        <w:ind w:left="720"/>
        <w:rPr>
          <w:del w:id="7801" w:author="ghislain.aine" w:date="2015-11-05T10:16:00Z"/>
          <w:rFonts w:ascii="Courier New" w:hAnsi="Courier New" w:cs="Courier New"/>
          <w:noProof/>
          <w:sz w:val="20"/>
          <w:szCs w:val="20"/>
        </w:rPr>
        <w:pPrChange w:id="7802" w:author="ghislain.aine" w:date="2015-11-05T10:16:00Z">
          <w:pPr>
            <w:pStyle w:val="Paragraphedeliste"/>
            <w:numPr>
              <w:numId w:val="62"/>
            </w:numPr>
            <w:ind w:left="709" w:hanging="360"/>
          </w:pPr>
        </w:pPrChange>
      </w:pPr>
      <w:del w:id="7803" w:author="ghislain.aine" w:date="2015-11-05T10:16:00Z">
        <w:r w:rsidDel="008C2508">
          <w:rPr>
            <w:noProof/>
            <w:lang w:eastAsia="fr-FR"/>
          </w:rPr>
          <w:delText>Dans les mutateurs du composant ("setStep" et "setPeriode"), notifier tous les observers du changement de valeur</w:delText>
        </w:r>
      </w:del>
    </w:p>
    <w:p w:rsidR="00000000" w:rsidRDefault="00BF1190">
      <w:pPr>
        <w:pStyle w:val="Code"/>
        <w:ind w:left="720"/>
        <w:contextualSpacing/>
        <w:jc w:val="both"/>
        <w:rPr>
          <w:del w:id="7804" w:author="ghislain.aine" w:date="2015-11-05T10:16:00Z"/>
          <w:noProof/>
        </w:rPr>
        <w:pPrChange w:id="7805" w:author="ghislain.aine" w:date="2015-11-05T10:16:00Z">
          <w:pPr>
            <w:pStyle w:val="Code"/>
          </w:pPr>
        </w:pPrChange>
      </w:pPr>
      <w:del w:id="7806" w:author="ghislain.aine" w:date="2015-11-05T10:16:00Z">
        <w:r w:rsidRPr="00BF1190" w:rsidDel="008C2508">
          <w:rPr>
            <w:noProof/>
            <w:color w:val="0000FF"/>
          </w:rPr>
          <w:delText>for</w:delText>
        </w:r>
        <w:r w:rsidRPr="00BF1190" w:rsidDel="008C2508">
          <w:rPr>
            <w:noProof/>
          </w:rPr>
          <w:delText xml:space="preserve"> (</w:delText>
        </w:r>
        <w:r w:rsidRPr="00BF1190" w:rsidDel="008C2508">
          <w:rPr>
            <w:noProof/>
            <w:color w:val="0000FF"/>
          </w:rPr>
          <w:delText>int</w:delText>
        </w:r>
        <w:r w:rsidRPr="00BF1190" w:rsidDel="008C2508">
          <w:rPr>
            <w:noProof/>
          </w:rPr>
          <w:delText xml:space="preserve"> i = 0; i &lt; _list.size(); ++i) {</w:delText>
        </w:r>
      </w:del>
    </w:p>
    <w:p w:rsidR="00000000" w:rsidRDefault="00BF1190">
      <w:pPr>
        <w:pStyle w:val="Code"/>
        <w:ind w:left="720"/>
        <w:contextualSpacing/>
        <w:jc w:val="both"/>
        <w:rPr>
          <w:del w:id="7807" w:author="ghislain.aine" w:date="2015-11-05T10:16:00Z"/>
          <w:noProof/>
        </w:rPr>
        <w:pPrChange w:id="7808" w:author="ghislain.aine" w:date="2015-11-05T10:16:00Z">
          <w:pPr>
            <w:pStyle w:val="Code"/>
          </w:pPr>
        </w:pPrChange>
      </w:pPr>
      <w:del w:id="7809" w:author="ghislain.aine" w:date="2015-11-05T10:16:00Z">
        <w:r w:rsidRPr="00BF1190" w:rsidDel="008C2508">
          <w:rPr>
            <w:noProof/>
          </w:rPr>
          <w:tab/>
          <w:delText>_list.at(i)-&gt;notifyStepChanged(step);</w:delText>
        </w:r>
      </w:del>
    </w:p>
    <w:p w:rsidR="00000000" w:rsidRDefault="00BF1190">
      <w:pPr>
        <w:pStyle w:val="Code"/>
        <w:ind w:left="720"/>
        <w:contextualSpacing/>
        <w:jc w:val="both"/>
        <w:rPr>
          <w:del w:id="7810" w:author="ghislain.aine" w:date="2015-11-05T10:16:00Z"/>
          <w:noProof/>
        </w:rPr>
        <w:pPrChange w:id="7811" w:author="ghislain.aine" w:date="2015-11-05T10:16:00Z">
          <w:pPr>
            <w:pStyle w:val="Code"/>
          </w:pPr>
        </w:pPrChange>
      </w:pPr>
      <w:del w:id="7812" w:author="ghislain.aine" w:date="2015-11-05T10:16:00Z">
        <w:r w:rsidDel="008C2508">
          <w:rPr>
            <w:noProof/>
          </w:rPr>
          <w:delText>}</w:delText>
        </w:r>
      </w:del>
    </w:p>
    <w:p w:rsidR="00000000" w:rsidRDefault="00EE2A1F">
      <w:pPr>
        <w:ind w:left="720"/>
        <w:contextualSpacing/>
        <w:rPr>
          <w:del w:id="7813" w:author="ghislain.aine" w:date="2015-11-05T10:16:00Z"/>
          <w:noProof/>
        </w:rPr>
        <w:pPrChange w:id="7814" w:author="ghislain.aine" w:date="2015-11-05T10:16:00Z">
          <w:pPr/>
        </w:pPrChange>
      </w:pPr>
    </w:p>
    <w:p w:rsidR="00000000" w:rsidRDefault="00BF1190">
      <w:pPr>
        <w:ind w:left="720"/>
        <w:contextualSpacing/>
        <w:rPr>
          <w:del w:id="7815" w:author="ghislain.aine" w:date="2015-11-05T10:16:00Z"/>
        </w:rPr>
        <w:pPrChange w:id="7816" w:author="ghislain.aine" w:date="2015-11-05T10:16:00Z">
          <w:pPr/>
        </w:pPrChange>
      </w:pPr>
      <w:del w:id="7817" w:author="ghislain.aine" w:date="2015-11-05T10:16:00Z">
        <w:r w:rsidRPr="00B875C8" w:rsidDel="008C2508">
          <w:rPr>
            <w:noProof/>
            <w:lang w:eastAsia="fr-FR"/>
          </w:rPr>
          <w:delText xml:space="preserve">Il ne reste </w:delText>
        </w:r>
        <w:r w:rsidDel="008C2508">
          <w:rPr>
            <w:noProof/>
            <w:lang w:eastAsia="fr-FR"/>
          </w:rPr>
          <w:delText xml:space="preserve">plus </w:delText>
        </w:r>
        <w:r w:rsidRPr="00B875C8" w:rsidDel="008C2508">
          <w:rPr>
            <w:noProof/>
            <w:lang w:eastAsia="fr-FR"/>
          </w:rPr>
          <w:delText>qu'à utiliser le nouveau composant dans un stream.</w:delText>
        </w:r>
      </w:del>
    </w:p>
    <w:p w:rsidR="00000000" w:rsidRDefault="00EE2A1F">
      <w:pPr>
        <w:ind w:left="720"/>
        <w:contextualSpacing/>
        <w:rPr>
          <w:del w:id="7818" w:author="ghislain.aine" w:date="2015-11-05T10:16:00Z"/>
          <w:noProof/>
          <w:lang w:eastAsia="fr-FR"/>
        </w:rPr>
        <w:pPrChange w:id="7819" w:author="ghislain.aine" w:date="2015-11-05T10:16:00Z">
          <w:pPr/>
        </w:pPrChange>
      </w:pPr>
    </w:p>
    <w:p w:rsidR="00000000" w:rsidRDefault="00BF1190">
      <w:pPr>
        <w:pStyle w:val="Paragraphedeliste"/>
        <w:numPr>
          <w:ilvl w:val="0"/>
          <w:numId w:val="62"/>
        </w:numPr>
        <w:ind w:left="720"/>
        <w:rPr>
          <w:del w:id="7820" w:author="ghislain.aine" w:date="2015-11-05T10:16:00Z"/>
          <w:noProof/>
          <w:lang w:eastAsia="fr-FR"/>
        </w:rPr>
        <w:pPrChange w:id="7821" w:author="ghislain.aine" w:date="2015-11-05T10:16:00Z">
          <w:pPr>
            <w:pStyle w:val="Paragraphedeliste"/>
            <w:numPr>
              <w:numId w:val="62"/>
            </w:numPr>
            <w:ind w:left="709" w:hanging="360"/>
          </w:pPr>
        </w:pPrChange>
      </w:pPr>
      <w:del w:id="7822" w:author="ghislain.aine" w:date="2015-11-05T10:16:00Z">
        <w:r w:rsidDel="008C2508">
          <w:rPr>
            <w:noProof/>
            <w:lang w:eastAsia="fr-FR"/>
          </w:rPr>
          <w:delText>Ouvrir l'éditeur Streamwork</w:delText>
        </w:r>
      </w:del>
    </w:p>
    <w:p w:rsidR="00000000" w:rsidRDefault="00BF1190">
      <w:pPr>
        <w:pStyle w:val="Paragraphedeliste"/>
        <w:numPr>
          <w:ilvl w:val="0"/>
          <w:numId w:val="62"/>
        </w:numPr>
        <w:ind w:left="720"/>
        <w:rPr>
          <w:del w:id="7823" w:author="ghislain.aine" w:date="2015-11-05T10:16:00Z"/>
          <w:noProof/>
          <w:lang w:eastAsia="fr-FR"/>
        </w:rPr>
        <w:pPrChange w:id="7824" w:author="ghislain.aine" w:date="2015-11-05T10:16:00Z">
          <w:pPr>
            <w:pStyle w:val="Paragraphedeliste"/>
            <w:numPr>
              <w:numId w:val="62"/>
            </w:numPr>
            <w:ind w:left="709" w:hanging="360"/>
          </w:pPr>
        </w:pPrChange>
      </w:pPr>
      <w:del w:id="7825" w:author="ghislain.aine" w:date="2015-11-05T10:16:00Z">
        <w:r w:rsidDel="008C2508">
          <w:rPr>
            <w:noProof/>
            <w:lang w:eastAsia="fr-FR"/>
          </w:rPr>
          <w:delText>Ajouter les composants DemoDataComponent et ConfObserver</w:delText>
        </w:r>
      </w:del>
    </w:p>
    <w:p w:rsidR="00000000" w:rsidRDefault="00BF1190">
      <w:pPr>
        <w:pStyle w:val="Paragraphedeliste"/>
        <w:numPr>
          <w:ilvl w:val="0"/>
          <w:numId w:val="62"/>
        </w:numPr>
        <w:ind w:left="720"/>
        <w:rPr>
          <w:del w:id="7826" w:author="ghislain.aine" w:date="2015-11-05T10:16:00Z"/>
          <w:noProof/>
          <w:lang w:eastAsia="fr-FR"/>
        </w:rPr>
        <w:pPrChange w:id="7827" w:author="ghislain.aine" w:date="2015-11-05T10:16:00Z">
          <w:pPr>
            <w:pStyle w:val="Paragraphedeliste"/>
            <w:numPr>
              <w:numId w:val="62"/>
            </w:numPr>
            <w:ind w:left="709" w:hanging="360"/>
          </w:pPr>
        </w:pPrChange>
      </w:pPr>
      <w:del w:id="7828" w:author="ghislain.aine" w:date="2015-11-05T10:16:00Z">
        <w:r w:rsidDel="008C2508">
          <w:rPr>
            <w:noProof/>
            <w:lang w:eastAsia="fr-FR"/>
          </w:rPr>
          <w:delText>Ajouter un composant "PlgGlobalContext", chargé de fournir un context au composant créé avec l'ODP.</w:delText>
        </w:r>
      </w:del>
    </w:p>
    <w:p w:rsidR="00000000" w:rsidRDefault="00BF1190">
      <w:pPr>
        <w:pStyle w:val="Paragraphedeliste"/>
        <w:numPr>
          <w:ilvl w:val="0"/>
          <w:numId w:val="62"/>
        </w:numPr>
        <w:ind w:left="720"/>
        <w:rPr>
          <w:del w:id="7829" w:author="ghislain.aine" w:date="2015-11-05T10:16:00Z"/>
          <w:noProof/>
          <w:lang w:eastAsia="fr-FR"/>
        </w:rPr>
        <w:pPrChange w:id="7830" w:author="ghislain.aine" w:date="2015-11-05T10:16:00Z">
          <w:pPr>
            <w:pStyle w:val="Paragraphedeliste"/>
            <w:numPr>
              <w:numId w:val="62"/>
            </w:numPr>
            <w:ind w:left="709" w:hanging="360"/>
          </w:pPr>
        </w:pPrChange>
      </w:pPr>
      <w:del w:id="7831" w:author="ghislain.aine" w:date="2015-11-05T10:16:00Z">
        <w:r w:rsidDel="008C2508">
          <w:rPr>
            <w:noProof/>
            <w:lang w:eastAsia="fr-FR"/>
          </w:rPr>
          <w:delText>Connecter les composants, puis éditer les valeurs de pas et de période, et observer les changements.</w:delText>
        </w:r>
      </w:del>
    </w:p>
    <w:p w:rsidR="00000000" w:rsidRDefault="00EE2A1F">
      <w:pPr>
        <w:pStyle w:val="Paragraphedeliste"/>
        <w:rPr>
          <w:del w:id="7832" w:author="ghislain.aine" w:date="2015-11-05T10:16:00Z"/>
          <w:noProof/>
          <w:lang w:eastAsia="fr-FR"/>
        </w:rPr>
        <w:pPrChange w:id="7833" w:author="ghislain.aine" w:date="2015-11-05T10:16:00Z">
          <w:pPr>
            <w:pStyle w:val="Paragraphedeliste"/>
            <w:ind w:left="1068"/>
          </w:pPr>
        </w:pPrChange>
      </w:pPr>
    </w:p>
    <w:p w:rsidR="00000000" w:rsidRDefault="00EE2A1F">
      <w:pPr>
        <w:keepNext/>
        <w:ind w:left="720"/>
        <w:contextualSpacing/>
        <w:rPr>
          <w:del w:id="7834" w:author="ghislain.aine" w:date="2015-11-05T10:16:00Z"/>
        </w:rPr>
        <w:pPrChange w:id="7835" w:author="ghislain.aine" w:date="2015-11-05T10:16:00Z">
          <w:pPr>
            <w:keepNext/>
            <w:jc w:val="center"/>
          </w:pPr>
        </w:pPrChange>
      </w:pPr>
      <w:del w:id="7836" w:author="ghislain.aine" w:date="2015-11-05T10:16:00Z">
        <w:r>
          <w:rPr>
            <w:noProof/>
            <w:lang w:eastAsia="fr-FR"/>
            <w:rPrChange w:id="7837">
              <w:rPr>
                <w:noProof/>
                <w:color w:val="0000FF" w:themeColor="hyperlink"/>
                <w:u w:val="single"/>
                <w:lang w:eastAsia="fr-FR"/>
              </w:rPr>
            </w:rPrChange>
          </w:rPr>
          <w:drawing>
            <wp:inline distT="0" distB="0" distL="0" distR="0">
              <wp:extent cx="4533900" cy="3419475"/>
              <wp:effectExtent l="19050" t="0" r="0" b="0"/>
              <wp:docPr id="147"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6" cstate="print"/>
                      <a:srcRect/>
                      <a:stretch>
                        <a:fillRect/>
                      </a:stretch>
                    </pic:blipFill>
                    <pic:spPr bwMode="auto">
                      <a:xfrm>
                        <a:off x="0" y="0"/>
                        <a:ext cx="4533900" cy="341947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838" w:author="ghislain.aine" w:date="2015-11-05T10:16:00Z"/>
          <w:noProof/>
          <w:lang w:eastAsia="fr-FR"/>
        </w:rPr>
        <w:pPrChange w:id="7839" w:author="ghislain.aine" w:date="2015-11-05T10:16:00Z">
          <w:pPr>
            <w:pStyle w:val="Lgende"/>
            <w:jc w:val="center"/>
          </w:pPr>
        </w:pPrChange>
      </w:pPr>
      <w:del w:id="7840"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39</w:delText>
        </w:r>
        <w:r w:rsidR="00D276D8" w:rsidDel="008C2508">
          <w:fldChar w:fldCharType="end"/>
        </w:r>
        <w:r w:rsidDel="008C2508">
          <w:delText xml:space="preserve"> : </w:delText>
        </w:r>
        <w:r w:rsidRPr="0081731F" w:rsidDel="008C2508">
          <w:delText>Stream de test du ConfObserver</w:delText>
        </w:r>
        <w:r w:rsidRPr="005B4E31" w:rsidDel="008C2508">
          <w:rPr>
            <w:noProof/>
            <w:sz w:val="20"/>
            <w:u w:val="single"/>
            <w:lang w:eastAsia="fr-FR"/>
          </w:rPr>
          <w:delText xml:space="preserve"> </w:delText>
        </w:r>
      </w:del>
    </w:p>
    <w:p w:rsidR="00000000" w:rsidRDefault="00EE2A1F">
      <w:pPr>
        <w:ind w:left="720"/>
        <w:contextualSpacing/>
        <w:rPr>
          <w:del w:id="7841" w:author="ghislain.aine" w:date="2015-11-05T10:16:00Z"/>
          <w:noProof/>
          <w:lang w:eastAsia="fr-FR"/>
        </w:rPr>
        <w:pPrChange w:id="7842" w:author="ghislain.aine" w:date="2015-11-05T10:16:00Z">
          <w:pPr/>
        </w:pPrChange>
      </w:pPr>
    </w:p>
    <w:p w:rsidR="00000000" w:rsidRDefault="00EE2A1F">
      <w:pPr>
        <w:ind w:left="720"/>
        <w:contextualSpacing/>
        <w:rPr>
          <w:del w:id="7843" w:author="ghislain.aine" w:date="2015-11-05T10:16:00Z"/>
          <w:noProof/>
          <w:lang w:eastAsia="fr-FR"/>
        </w:rPr>
        <w:pPrChange w:id="7844" w:author="ghislain.aine" w:date="2015-11-05T10:16:00Z">
          <w:pPr/>
        </w:pPrChange>
      </w:pPr>
    </w:p>
    <w:p w:rsidR="00000000" w:rsidRDefault="00BF1190">
      <w:pPr>
        <w:pStyle w:val="Titre2"/>
        <w:ind w:left="720"/>
        <w:rPr>
          <w:del w:id="7845" w:author="ghislain.aine" w:date="2015-11-05T10:16:00Z"/>
          <w:noProof/>
          <w:lang w:eastAsia="fr-FR"/>
        </w:rPr>
        <w:pPrChange w:id="7846" w:author="ghislain.aine" w:date="2015-11-05T10:16:00Z">
          <w:pPr>
            <w:pStyle w:val="Titre2"/>
          </w:pPr>
        </w:pPrChange>
      </w:pPr>
      <w:del w:id="7847" w:author="ghislain.aine" w:date="2015-11-05T10:16:00Z">
        <w:r w:rsidDel="008C2508">
          <w:rPr>
            <w:noProof/>
            <w:lang w:eastAsia="fr-FR"/>
          </w:rPr>
          <w:delText>Création d'un composant exécutable</w:delText>
        </w:r>
      </w:del>
    </w:p>
    <w:p w:rsidR="00000000" w:rsidRDefault="00EE2A1F">
      <w:pPr>
        <w:ind w:left="720"/>
        <w:contextualSpacing/>
        <w:rPr>
          <w:del w:id="7848" w:author="ghislain.aine" w:date="2015-11-05T10:16:00Z"/>
          <w:noProof/>
          <w:lang w:eastAsia="fr-FR"/>
        </w:rPr>
        <w:pPrChange w:id="7849" w:author="ghislain.aine" w:date="2015-11-05T10:16:00Z">
          <w:pPr/>
        </w:pPrChange>
      </w:pPr>
    </w:p>
    <w:p w:rsidR="00BF1190" w:rsidRDefault="00BF1190" w:rsidP="00BF1190">
      <w:pPr>
        <w:pStyle w:val="Paragraphedeliste"/>
        <w:numPr>
          <w:ilvl w:val="0"/>
          <w:numId w:val="64"/>
        </w:numPr>
        <w:rPr>
          <w:del w:id="7850" w:author="ghislain.aine" w:date="2015-11-05T10:16:00Z"/>
          <w:noProof/>
          <w:lang w:eastAsia="fr-FR"/>
        </w:rPr>
      </w:pPr>
      <w:del w:id="7851" w:author="ghislain.aine" w:date="2015-11-05T10:16:00Z">
        <w:r w:rsidDel="008C2508">
          <w:rPr>
            <w:noProof/>
            <w:lang w:eastAsia="fr-FR"/>
          </w:rPr>
          <w:delText>Créer un composant "ConfReceiver" qui fourni une interface "IConfObserver" et hérite de IConfManager (Interfaces Editor)</w:delText>
        </w:r>
      </w:del>
    </w:p>
    <w:p w:rsidR="00BF1190" w:rsidRDefault="00BF1190" w:rsidP="00BF1190">
      <w:pPr>
        <w:pStyle w:val="Paragraphedeliste"/>
        <w:numPr>
          <w:ilvl w:val="0"/>
          <w:numId w:val="64"/>
        </w:numPr>
        <w:rPr>
          <w:del w:id="7852" w:author="ghislain.aine" w:date="2015-11-05T10:16:00Z"/>
          <w:noProof/>
          <w:lang w:eastAsia="fr-FR"/>
        </w:rPr>
      </w:pPr>
      <w:del w:id="7853" w:author="ghislain.aine" w:date="2015-11-05T10:16:00Z">
        <w:r w:rsidDel="008C2508">
          <w:rPr>
            <w:noProof/>
            <w:lang w:eastAsia="fr-FR"/>
          </w:rPr>
          <w:delText>Implémenter les fonctions register et unregister</w:delText>
        </w:r>
      </w:del>
    </w:p>
    <w:p w:rsidR="00BF1190" w:rsidRDefault="00BF1190" w:rsidP="00BF1190">
      <w:pPr>
        <w:pStyle w:val="Paragraphedeliste"/>
        <w:numPr>
          <w:ilvl w:val="0"/>
          <w:numId w:val="64"/>
        </w:numPr>
        <w:rPr>
          <w:del w:id="7854" w:author="ghislain.aine" w:date="2015-11-05T10:16:00Z"/>
          <w:noProof/>
          <w:lang w:eastAsia="fr-FR"/>
        </w:rPr>
      </w:pPr>
      <w:del w:id="7855" w:author="ghislain.aine" w:date="2015-11-05T10:16:00Z">
        <w:r w:rsidDel="008C2508">
          <w:rPr>
            <w:noProof/>
            <w:lang w:eastAsia="fr-FR"/>
          </w:rPr>
          <w:delText>Stocker la liste des observers à l'aide de "Field Editor", en glissant le type "IConfObserver".</w:delText>
        </w:r>
        <w:r w:rsidDel="008C2508">
          <w:rPr>
            <w:noProof/>
            <w:lang w:eastAsia="fr-FR"/>
          </w:rPr>
          <w:br/>
          <w:delText>Pour que la variable soit une liste, il faut définir le nombre d'éléments avec les paramètres "Minimum multiplicity" (=0) et "Maximum multiplicity" (=10).</w:delText>
        </w:r>
      </w:del>
    </w:p>
    <w:p w:rsidR="00BF1190" w:rsidRDefault="00BF1190" w:rsidP="00BF1190">
      <w:pPr>
        <w:pStyle w:val="Paragraphedeliste"/>
        <w:rPr>
          <w:del w:id="7856" w:author="ghislain.aine" w:date="2015-11-05T10:16:00Z"/>
          <w:noProof/>
          <w:lang w:eastAsia="fr-FR"/>
        </w:rPr>
      </w:pPr>
    </w:p>
    <w:p w:rsidR="00000000" w:rsidRDefault="00EE2A1F">
      <w:pPr>
        <w:keepNext/>
        <w:ind w:left="720"/>
        <w:contextualSpacing/>
        <w:rPr>
          <w:del w:id="7857" w:author="ghislain.aine" w:date="2015-11-05T10:16:00Z"/>
        </w:rPr>
        <w:pPrChange w:id="7858" w:author="ghislain.aine" w:date="2015-11-05T10:16:00Z">
          <w:pPr>
            <w:keepNext/>
            <w:jc w:val="center"/>
          </w:pPr>
        </w:pPrChange>
      </w:pPr>
      <w:del w:id="7859" w:author="ghislain.aine" w:date="2015-11-05T10:16:00Z">
        <w:r>
          <w:rPr>
            <w:noProof/>
            <w:lang w:eastAsia="fr-FR"/>
            <w:rPrChange w:id="7860">
              <w:rPr>
                <w:noProof/>
                <w:color w:val="0000FF" w:themeColor="hyperlink"/>
                <w:u w:val="single"/>
                <w:lang w:eastAsia="fr-FR"/>
              </w:rPr>
            </w:rPrChange>
          </w:rPr>
          <w:drawing>
            <wp:inline distT="0" distB="0" distL="0" distR="0">
              <wp:extent cx="4962525" cy="1704975"/>
              <wp:effectExtent l="19050" t="0" r="9525" b="0"/>
              <wp:docPr id="148" name="Imag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7" cstate="print"/>
                      <a:srcRect/>
                      <a:stretch>
                        <a:fillRect/>
                      </a:stretch>
                    </pic:blipFill>
                    <pic:spPr bwMode="auto">
                      <a:xfrm>
                        <a:off x="0" y="0"/>
                        <a:ext cx="4962525" cy="170497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861" w:author="ghislain.aine" w:date="2015-11-05T10:16:00Z"/>
          <w:noProof/>
          <w:sz w:val="20"/>
          <w:u w:val="single"/>
          <w:lang w:eastAsia="fr-FR"/>
        </w:rPr>
        <w:pPrChange w:id="7862" w:author="ghislain.aine" w:date="2015-11-05T10:16:00Z">
          <w:pPr>
            <w:pStyle w:val="Lgende"/>
            <w:jc w:val="center"/>
          </w:pPr>
        </w:pPrChange>
      </w:pPr>
      <w:del w:id="7863"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40</w:delText>
        </w:r>
        <w:r w:rsidR="00D276D8" w:rsidDel="008C2508">
          <w:fldChar w:fldCharType="end"/>
        </w:r>
        <w:r w:rsidDel="008C2508">
          <w:delText xml:space="preserve"> : </w:delText>
        </w:r>
        <w:r w:rsidRPr="00BC2A17" w:rsidDel="008C2508">
          <w:delText>Création d'une liste d'observers</w:delText>
        </w:r>
        <w:r w:rsidRPr="005B4E31" w:rsidDel="008C2508">
          <w:rPr>
            <w:noProof/>
            <w:sz w:val="20"/>
            <w:u w:val="single"/>
            <w:lang w:eastAsia="fr-FR"/>
          </w:rPr>
          <w:delText xml:space="preserve"> </w:delText>
        </w:r>
      </w:del>
    </w:p>
    <w:p w:rsidR="00000000" w:rsidRDefault="00EE2A1F">
      <w:pPr>
        <w:ind w:left="720"/>
        <w:contextualSpacing/>
        <w:rPr>
          <w:del w:id="7864" w:author="ghislain.aine" w:date="2015-11-05T10:16:00Z"/>
          <w:noProof/>
          <w:lang w:eastAsia="fr-FR"/>
        </w:rPr>
        <w:pPrChange w:id="7865" w:author="ghislain.aine" w:date="2015-11-05T10:16:00Z">
          <w:pPr/>
        </w:pPrChange>
      </w:pPr>
    </w:p>
    <w:p w:rsidR="00BF1190" w:rsidRDefault="00BF1190" w:rsidP="00BF1190">
      <w:pPr>
        <w:pStyle w:val="Paragraphedeliste"/>
        <w:numPr>
          <w:ilvl w:val="0"/>
          <w:numId w:val="65"/>
        </w:numPr>
        <w:rPr>
          <w:del w:id="7866" w:author="ghislain.aine" w:date="2015-11-05T10:16:00Z"/>
          <w:noProof/>
          <w:lang w:eastAsia="fr-FR"/>
        </w:rPr>
      </w:pPr>
      <w:del w:id="7867" w:author="ghislain.aine" w:date="2015-11-05T10:16:00Z">
        <w:r w:rsidDel="008C2508">
          <w:rPr>
            <w:noProof/>
            <w:lang w:eastAsia="fr-FR"/>
          </w:rPr>
          <w:delText>Ajouter l'interface "IConfObserver" au composant "DemoCoreComponent"</w:delText>
        </w:r>
      </w:del>
    </w:p>
    <w:p w:rsidR="00BF1190" w:rsidRDefault="00BF1190" w:rsidP="00BF1190">
      <w:pPr>
        <w:pStyle w:val="Paragraphedeliste"/>
        <w:numPr>
          <w:ilvl w:val="0"/>
          <w:numId w:val="65"/>
        </w:numPr>
        <w:rPr>
          <w:del w:id="7868" w:author="ghislain.aine" w:date="2015-11-05T10:16:00Z"/>
          <w:noProof/>
          <w:lang w:eastAsia="fr-FR"/>
        </w:rPr>
      </w:pPr>
      <w:del w:id="7869" w:author="ghislain.aine" w:date="2015-11-05T10:16:00Z">
        <w:r w:rsidDel="008C2508">
          <w:rPr>
            <w:noProof/>
            <w:lang w:eastAsia="fr-FR"/>
          </w:rPr>
          <w:delText>Rendre le composant ConfReceiver exécutable en ajoutant les méthodes d'exécution. Pour cela, faire un "override process", et sélectionner "start, stop, exécute".</w:delText>
        </w:r>
      </w:del>
    </w:p>
    <w:p w:rsidR="00BF1190" w:rsidRDefault="00BF1190" w:rsidP="00BF1190">
      <w:pPr>
        <w:pStyle w:val="Paragraphedeliste"/>
        <w:rPr>
          <w:del w:id="7870" w:author="ghislain.aine" w:date="2015-11-05T10:16:00Z"/>
          <w:noProof/>
          <w:lang w:eastAsia="fr-FR"/>
        </w:rPr>
      </w:pPr>
    </w:p>
    <w:p w:rsidR="00000000" w:rsidRDefault="00EE2A1F">
      <w:pPr>
        <w:keepNext/>
        <w:ind w:left="720"/>
        <w:contextualSpacing/>
        <w:rPr>
          <w:del w:id="7871" w:author="ghislain.aine" w:date="2015-11-05T10:16:00Z"/>
        </w:rPr>
        <w:pPrChange w:id="7872" w:author="ghislain.aine" w:date="2015-11-05T10:16:00Z">
          <w:pPr>
            <w:keepNext/>
            <w:jc w:val="center"/>
          </w:pPr>
        </w:pPrChange>
      </w:pPr>
      <w:del w:id="7873" w:author="ghislain.aine" w:date="2015-11-05T10:16:00Z">
        <w:r>
          <w:rPr>
            <w:noProof/>
            <w:lang w:eastAsia="fr-FR"/>
            <w:rPrChange w:id="7874">
              <w:rPr>
                <w:noProof/>
                <w:color w:val="0000FF" w:themeColor="hyperlink"/>
                <w:u w:val="single"/>
                <w:lang w:eastAsia="fr-FR"/>
              </w:rPr>
            </w:rPrChange>
          </w:rPr>
          <w:drawing>
            <wp:inline distT="0" distB="0" distL="0" distR="0">
              <wp:extent cx="3533775" cy="2240312"/>
              <wp:effectExtent l="19050" t="0" r="9525" b="0"/>
              <wp:docPr id="149" name="Imag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78" cstate="print"/>
                      <a:srcRect/>
                      <a:stretch>
                        <a:fillRect/>
                      </a:stretch>
                    </pic:blipFill>
                    <pic:spPr bwMode="auto">
                      <a:xfrm>
                        <a:off x="0" y="0"/>
                        <a:ext cx="3533775" cy="2240312"/>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875" w:author="ghislain.aine" w:date="2015-11-05T10:16:00Z"/>
          <w:noProof/>
          <w:lang w:eastAsia="fr-FR"/>
        </w:rPr>
        <w:pPrChange w:id="7876" w:author="ghislain.aine" w:date="2015-11-05T10:16:00Z">
          <w:pPr>
            <w:pStyle w:val="Lgende"/>
            <w:jc w:val="center"/>
          </w:pPr>
        </w:pPrChange>
      </w:pPr>
      <w:del w:id="7877"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41</w:delText>
        </w:r>
        <w:r w:rsidR="00D276D8" w:rsidDel="008C2508">
          <w:fldChar w:fldCharType="end"/>
        </w:r>
        <w:r w:rsidDel="008C2508">
          <w:delText xml:space="preserve"> : </w:delText>
        </w:r>
        <w:r w:rsidRPr="00445E6A" w:rsidDel="008C2508">
          <w:delText>Composant exécutable dans l'ODP</w:delText>
        </w:r>
        <w:r w:rsidRPr="005B4E31" w:rsidDel="008C2508">
          <w:rPr>
            <w:noProof/>
            <w:sz w:val="20"/>
            <w:u w:val="single"/>
            <w:lang w:eastAsia="fr-FR"/>
          </w:rPr>
          <w:delText xml:space="preserve"> </w:delText>
        </w:r>
      </w:del>
    </w:p>
    <w:p w:rsidR="00000000" w:rsidRDefault="00EE2A1F">
      <w:pPr>
        <w:ind w:left="720"/>
        <w:contextualSpacing/>
        <w:rPr>
          <w:del w:id="7878" w:author="ghislain.aine" w:date="2015-11-05T10:16:00Z"/>
          <w:noProof/>
          <w:lang w:eastAsia="fr-FR"/>
        </w:rPr>
        <w:pPrChange w:id="7879" w:author="ghislain.aine" w:date="2015-11-05T10:16:00Z">
          <w:pPr/>
        </w:pPrChange>
      </w:pPr>
    </w:p>
    <w:p w:rsidR="00BF1190" w:rsidRDefault="00BF1190" w:rsidP="00BF1190">
      <w:pPr>
        <w:pStyle w:val="Paragraphedeliste"/>
        <w:numPr>
          <w:ilvl w:val="0"/>
          <w:numId w:val="66"/>
        </w:numPr>
        <w:rPr>
          <w:del w:id="7880" w:author="ghislain.aine" w:date="2015-11-05T10:16:00Z"/>
          <w:noProof/>
          <w:lang w:eastAsia="fr-FR"/>
        </w:rPr>
      </w:pPr>
      <w:del w:id="7881" w:author="ghislain.aine" w:date="2015-11-05T10:16:00Z">
        <w:r w:rsidDel="008C2508">
          <w:rPr>
            <w:noProof/>
            <w:lang w:eastAsia="fr-FR"/>
          </w:rPr>
          <w:delText>Créer une fonction "changeStep(int value)", qui parcourt les observer et met à jour la valeur du pas</w:delText>
        </w:r>
      </w:del>
    </w:p>
    <w:p w:rsidR="00BF1190" w:rsidRDefault="00BF1190" w:rsidP="00BF1190">
      <w:pPr>
        <w:pStyle w:val="Paragraphedeliste"/>
        <w:numPr>
          <w:ilvl w:val="0"/>
          <w:numId w:val="66"/>
        </w:numPr>
        <w:rPr>
          <w:del w:id="7882" w:author="ghislain.aine" w:date="2015-11-05T10:16:00Z"/>
          <w:noProof/>
          <w:lang w:eastAsia="fr-FR"/>
        </w:rPr>
      </w:pPr>
      <w:del w:id="7883" w:author="ghislain.aine" w:date="2015-11-05T10:16:00Z">
        <w:r w:rsidDel="008C2508">
          <w:rPr>
            <w:noProof/>
            <w:lang w:eastAsia="fr-FR"/>
          </w:rPr>
          <w:delText>Dans la fonction "exécute", appeler la fonction "changeStep", en modifiant la valeur du pas (incrémentation, alternance, etc.)</w:delText>
        </w:r>
      </w:del>
    </w:p>
    <w:p w:rsidR="00BF1190" w:rsidRDefault="00BF1190" w:rsidP="00BF1190">
      <w:pPr>
        <w:pStyle w:val="Paragraphedeliste"/>
        <w:numPr>
          <w:ilvl w:val="0"/>
          <w:numId w:val="66"/>
        </w:numPr>
        <w:rPr>
          <w:del w:id="7884" w:author="ghislain.aine" w:date="2015-11-05T10:16:00Z"/>
          <w:noProof/>
          <w:lang w:eastAsia="fr-FR"/>
        </w:rPr>
      </w:pPr>
      <w:del w:id="7885" w:author="ghislain.aine" w:date="2015-11-05T10:16:00Z">
        <w:r w:rsidDel="008C2508">
          <w:rPr>
            <w:noProof/>
            <w:lang w:eastAsia="fr-FR"/>
          </w:rPr>
          <w:delText>Créer un nouveau stream avec les composants suivants :</w:delText>
        </w:r>
      </w:del>
    </w:p>
    <w:p w:rsidR="00000000" w:rsidRDefault="00BF1190">
      <w:pPr>
        <w:pStyle w:val="Paragraphedeliste"/>
        <w:numPr>
          <w:ilvl w:val="1"/>
          <w:numId w:val="66"/>
        </w:numPr>
        <w:ind w:left="720"/>
        <w:rPr>
          <w:del w:id="7886" w:author="ghislain.aine" w:date="2015-11-05T10:16:00Z"/>
          <w:noProof/>
          <w:lang w:eastAsia="fr-FR"/>
        </w:rPr>
        <w:pPrChange w:id="7887" w:author="ghislain.aine" w:date="2015-11-05T10:16:00Z">
          <w:pPr>
            <w:pStyle w:val="Paragraphedeliste"/>
            <w:numPr>
              <w:ilvl w:val="1"/>
              <w:numId w:val="66"/>
            </w:numPr>
            <w:ind w:left="1440" w:hanging="360"/>
          </w:pPr>
        </w:pPrChange>
      </w:pPr>
      <w:del w:id="7888" w:author="ghislain.aine" w:date="2015-11-05T10:16:00Z">
        <w:r w:rsidDel="008C2508">
          <w:rPr>
            <w:noProof/>
            <w:lang w:eastAsia="fr-FR"/>
          </w:rPr>
          <w:delText>SwExecutor</w:delText>
        </w:r>
      </w:del>
    </w:p>
    <w:p w:rsidR="00000000" w:rsidRDefault="00BF1190">
      <w:pPr>
        <w:pStyle w:val="Paragraphedeliste"/>
        <w:numPr>
          <w:ilvl w:val="1"/>
          <w:numId w:val="66"/>
        </w:numPr>
        <w:ind w:left="720"/>
        <w:rPr>
          <w:del w:id="7889" w:author="ghislain.aine" w:date="2015-11-05T10:16:00Z"/>
          <w:noProof/>
          <w:lang w:eastAsia="fr-FR"/>
        </w:rPr>
        <w:pPrChange w:id="7890" w:author="ghislain.aine" w:date="2015-11-05T10:16:00Z">
          <w:pPr>
            <w:pStyle w:val="Paragraphedeliste"/>
            <w:numPr>
              <w:ilvl w:val="1"/>
              <w:numId w:val="66"/>
            </w:numPr>
            <w:ind w:left="1440" w:hanging="360"/>
          </w:pPr>
        </w:pPrChange>
      </w:pPr>
      <w:del w:id="7891" w:author="ghislain.aine" w:date="2015-11-05T10:16:00Z">
        <w:r w:rsidDel="008C2508">
          <w:rPr>
            <w:noProof/>
            <w:lang w:eastAsia="fr-FR"/>
          </w:rPr>
          <w:delText>PlgGlobalContext</w:delText>
        </w:r>
      </w:del>
    </w:p>
    <w:p w:rsidR="00000000" w:rsidRDefault="00BF1190">
      <w:pPr>
        <w:pStyle w:val="Paragraphedeliste"/>
        <w:numPr>
          <w:ilvl w:val="1"/>
          <w:numId w:val="66"/>
        </w:numPr>
        <w:ind w:left="720"/>
        <w:rPr>
          <w:del w:id="7892" w:author="ghislain.aine" w:date="2015-11-05T10:16:00Z"/>
          <w:noProof/>
          <w:lang w:eastAsia="fr-FR"/>
        </w:rPr>
        <w:pPrChange w:id="7893" w:author="ghislain.aine" w:date="2015-11-05T10:16:00Z">
          <w:pPr>
            <w:pStyle w:val="Paragraphedeliste"/>
            <w:numPr>
              <w:ilvl w:val="1"/>
              <w:numId w:val="66"/>
            </w:numPr>
            <w:ind w:left="1440" w:hanging="360"/>
          </w:pPr>
        </w:pPrChange>
      </w:pPr>
      <w:del w:id="7894" w:author="ghislain.aine" w:date="2015-11-05T10:16:00Z">
        <w:r w:rsidDel="008C2508">
          <w:rPr>
            <w:noProof/>
            <w:lang w:eastAsia="fr-FR"/>
          </w:rPr>
          <w:delText>ConfReceiver</w:delText>
        </w:r>
      </w:del>
    </w:p>
    <w:p w:rsidR="00000000" w:rsidRDefault="00BF1190">
      <w:pPr>
        <w:pStyle w:val="Paragraphedeliste"/>
        <w:numPr>
          <w:ilvl w:val="1"/>
          <w:numId w:val="66"/>
        </w:numPr>
        <w:ind w:left="720"/>
        <w:rPr>
          <w:del w:id="7895" w:author="ghislain.aine" w:date="2015-11-05T10:16:00Z"/>
          <w:noProof/>
          <w:lang w:eastAsia="fr-FR"/>
        </w:rPr>
        <w:pPrChange w:id="7896" w:author="ghislain.aine" w:date="2015-11-05T10:16:00Z">
          <w:pPr>
            <w:pStyle w:val="Paragraphedeliste"/>
            <w:numPr>
              <w:ilvl w:val="1"/>
              <w:numId w:val="66"/>
            </w:numPr>
            <w:ind w:left="1440" w:hanging="360"/>
          </w:pPr>
        </w:pPrChange>
      </w:pPr>
      <w:del w:id="7897" w:author="ghislain.aine" w:date="2015-11-05T10:16:00Z">
        <w:r w:rsidDel="008C2508">
          <w:rPr>
            <w:noProof/>
            <w:lang w:eastAsia="fr-FR"/>
          </w:rPr>
          <w:delText>DemoCoreComponent</w:delText>
        </w:r>
      </w:del>
    </w:p>
    <w:p w:rsidR="00000000" w:rsidRDefault="00BF1190">
      <w:pPr>
        <w:pStyle w:val="Paragraphedeliste"/>
        <w:numPr>
          <w:ilvl w:val="1"/>
          <w:numId w:val="66"/>
        </w:numPr>
        <w:ind w:left="720"/>
        <w:rPr>
          <w:del w:id="7898" w:author="ghislain.aine" w:date="2015-11-05T10:16:00Z"/>
          <w:noProof/>
          <w:lang w:eastAsia="fr-FR"/>
        </w:rPr>
        <w:pPrChange w:id="7899" w:author="ghislain.aine" w:date="2015-11-05T10:16:00Z">
          <w:pPr>
            <w:pStyle w:val="Paragraphedeliste"/>
            <w:numPr>
              <w:ilvl w:val="1"/>
              <w:numId w:val="66"/>
            </w:numPr>
            <w:ind w:left="1440" w:hanging="360"/>
          </w:pPr>
        </w:pPrChange>
      </w:pPr>
      <w:del w:id="7900" w:author="ghislain.aine" w:date="2015-11-05T10:16:00Z">
        <w:r w:rsidDel="008C2508">
          <w:rPr>
            <w:noProof/>
            <w:lang w:eastAsia="fr-FR"/>
          </w:rPr>
          <w:delText>DemoUIComponent</w:delText>
        </w:r>
      </w:del>
    </w:p>
    <w:p w:rsidR="00BF1190" w:rsidRDefault="00BF1190" w:rsidP="00BF1190">
      <w:pPr>
        <w:pStyle w:val="Paragraphedeliste"/>
        <w:numPr>
          <w:ilvl w:val="0"/>
          <w:numId w:val="66"/>
        </w:numPr>
        <w:rPr>
          <w:del w:id="7901" w:author="ghislain.aine" w:date="2015-11-05T10:16:00Z"/>
          <w:noProof/>
          <w:lang w:eastAsia="fr-FR"/>
        </w:rPr>
      </w:pPr>
      <w:del w:id="7902" w:author="ghislain.aine" w:date="2015-11-05T10:16:00Z">
        <w:r w:rsidDel="008C2508">
          <w:rPr>
            <w:noProof/>
            <w:lang w:eastAsia="fr-FR"/>
          </w:rPr>
          <w:delText>Connecter les composants</w:delText>
        </w:r>
      </w:del>
    </w:p>
    <w:p w:rsidR="00BF1190" w:rsidRDefault="00BF1190" w:rsidP="00BF1190">
      <w:pPr>
        <w:pStyle w:val="Paragraphedeliste"/>
        <w:numPr>
          <w:ilvl w:val="0"/>
          <w:numId w:val="66"/>
        </w:numPr>
        <w:rPr>
          <w:del w:id="7903" w:author="ghislain.aine" w:date="2015-11-05T10:16:00Z"/>
          <w:noProof/>
          <w:lang w:eastAsia="fr-FR"/>
        </w:rPr>
      </w:pPr>
      <w:del w:id="7904" w:author="ghislain.aine" w:date="2015-11-05T10:16:00Z">
        <w:r w:rsidDel="008C2508">
          <w:rPr>
            <w:noProof/>
            <w:lang w:eastAsia="fr-FR"/>
          </w:rPr>
          <w:delText>Rendre les composants ConfReceiver et DemoCoreComponent exécutables</w:delText>
        </w:r>
      </w:del>
    </w:p>
    <w:p w:rsidR="00BF1190" w:rsidRDefault="00BF1190" w:rsidP="00BF1190">
      <w:pPr>
        <w:pStyle w:val="Paragraphedeliste"/>
        <w:numPr>
          <w:ilvl w:val="0"/>
          <w:numId w:val="66"/>
        </w:numPr>
        <w:rPr>
          <w:del w:id="7905" w:author="ghislain.aine" w:date="2015-11-05T10:16:00Z"/>
          <w:noProof/>
          <w:lang w:eastAsia="fr-FR"/>
        </w:rPr>
      </w:pPr>
      <w:del w:id="7906" w:author="ghislain.aine" w:date="2015-11-05T10:16:00Z">
        <w:r w:rsidDel="008C2508">
          <w:rPr>
            <w:noProof/>
            <w:lang w:eastAsia="fr-FR"/>
          </w:rPr>
          <w:delText>Sauvegarder puis exéctuer le stream. A chaque appel de l'executor, le composant ConfReceiver doit modifier le pas, et le résultat doit être visible depuis la fenêtre du composant DemoUIComponent.</w:delText>
        </w:r>
      </w:del>
    </w:p>
    <w:p w:rsidR="00000000" w:rsidRDefault="00EE2A1F">
      <w:pPr>
        <w:ind w:left="720"/>
        <w:contextualSpacing/>
        <w:rPr>
          <w:del w:id="7907" w:author="ghislain.aine" w:date="2015-11-05T10:16:00Z"/>
          <w:noProof/>
          <w:lang w:eastAsia="fr-FR"/>
        </w:rPr>
        <w:pPrChange w:id="7908" w:author="ghislain.aine" w:date="2015-11-05T10:16:00Z">
          <w:pPr/>
        </w:pPrChange>
      </w:pPr>
    </w:p>
    <w:p w:rsidR="00000000" w:rsidRDefault="00EE2A1F">
      <w:pPr>
        <w:keepNext/>
        <w:ind w:left="720"/>
        <w:contextualSpacing/>
        <w:rPr>
          <w:del w:id="7909" w:author="ghislain.aine" w:date="2015-11-05T10:16:00Z"/>
        </w:rPr>
        <w:pPrChange w:id="7910" w:author="ghislain.aine" w:date="2015-11-05T10:16:00Z">
          <w:pPr>
            <w:keepNext/>
            <w:jc w:val="center"/>
          </w:pPr>
        </w:pPrChange>
      </w:pPr>
      <w:del w:id="7911" w:author="ghislain.aine" w:date="2015-11-05T10:16:00Z">
        <w:r>
          <w:rPr>
            <w:noProof/>
            <w:lang w:eastAsia="fr-FR"/>
            <w:rPrChange w:id="7912">
              <w:rPr>
                <w:noProof/>
                <w:color w:val="0000FF" w:themeColor="hyperlink"/>
                <w:u w:val="single"/>
                <w:lang w:eastAsia="fr-FR"/>
              </w:rPr>
            </w:rPrChange>
          </w:rPr>
          <w:drawing>
            <wp:inline distT="0" distB="0" distL="0" distR="0">
              <wp:extent cx="4457700" cy="2893742"/>
              <wp:effectExtent l="19050" t="0" r="0" b="0"/>
              <wp:docPr id="15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cstate="print"/>
                      <a:srcRect/>
                      <a:stretch>
                        <a:fillRect/>
                      </a:stretch>
                    </pic:blipFill>
                    <pic:spPr bwMode="auto">
                      <a:xfrm>
                        <a:off x="0" y="0"/>
                        <a:ext cx="4459353" cy="289481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913" w:author="ghislain.aine" w:date="2015-11-05T10:16:00Z"/>
          <w:noProof/>
          <w:lang w:eastAsia="fr-FR"/>
        </w:rPr>
        <w:pPrChange w:id="7914" w:author="ghislain.aine" w:date="2015-11-05T10:16:00Z">
          <w:pPr>
            <w:pStyle w:val="Lgende"/>
            <w:jc w:val="center"/>
          </w:pPr>
        </w:pPrChange>
      </w:pPr>
      <w:del w:id="7915"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42</w:delText>
        </w:r>
        <w:r w:rsidR="00D276D8" w:rsidDel="008C2508">
          <w:fldChar w:fldCharType="end"/>
        </w:r>
        <w:r w:rsidDel="008C2508">
          <w:delText xml:space="preserve"> : </w:delText>
        </w:r>
        <w:r w:rsidRPr="0042547F" w:rsidDel="008C2508">
          <w:delText>Stream de test du ConfReceiver</w:delText>
        </w:r>
        <w:r w:rsidRPr="005B4E31" w:rsidDel="008C2508">
          <w:rPr>
            <w:noProof/>
            <w:sz w:val="20"/>
            <w:u w:val="single"/>
            <w:lang w:eastAsia="fr-FR"/>
          </w:rPr>
          <w:delText xml:space="preserve"> </w:delText>
        </w:r>
      </w:del>
    </w:p>
    <w:p w:rsidR="00000000" w:rsidRDefault="00EE2A1F">
      <w:pPr>
        <w:ind w:left="720"/>
        <w:contextualSpacing/>
        <w:rPr>
          <w:del w:id="7916" w:author="ghislain.aine" w:date="2015-11-05T10:16:00Z"/>
          <w:noProof/>
          <w:lang w:eastAsia="fr-FR"/>
        </w:rPr>
        <w:pPrChange w:id="7917" w:author="ghislain.aine" w:date="2015-11-05T10:16:00Z">
          <w:pPr/>
        </w:pPrChange>
      </w:pPr>
    </w:p>
    <w:p w:rsidR="00000000" w:rsidRDefault="00BF1190">
      <w:pPr>
        <w:pStyle w:val="Titre2"/>
        <w:ind w:left="720"/>
        <w:rPr>
          <w:del w:id="7918" w:author="ghislain.aine" w:date="2015-11-05T10:16:00Z"/>
          <w:noProof/>
          <w:lang w:eastAsia="fr-FR"/>
        </w:rPr>
        <w:pPrChange w:id="7919" w:author="ghislain.aine" w:date="2015-11-05T10:16:00Z">
          <w:pPr>
            <w:pStyle w:val="Titre2"/>
          </w:pPr>
        </w:pPrChange>
      </w:pPr>
      <w:bookmarkStart w:id="7920" w:name="_Toc354393734"/>
      <w:bookmarkStart w:id="7921" w:name="_Toc354393996"/>
      <w:bookmarkEnd w:id="7920"/>
      <w:bookmarkEnd w:id="7921"/>
      <w:del w:id="7922" w:author="ghislain.aine" w:date="2015-11-05T10:16:00Z">
        <w:r w:rsidDel="008C2508">
          <w:rPr>
            <w:noProof/>
            <w:lang w:eastAsia="fr-FR"/>
          </w:rPr>
          <w:delText>Machine à états</w:delText>
        </w:r>
      </w:del>
    </w:p>
    <w:p w:rsidR="00000000" w:rsidRDefault="00EE2A1F">
      <w:pPr>
        <w:ind w:left="720"/>
        <w:contextualSpacing/>
        <w:rPr>
          <w:del w:id="7923" w:author="ghislain.aine" w:date="2015-11-05T10:16:00Z"/>
          <w:lang w:eastAsia="fr-FR"/>
        </w:rPr>
        <w:pPrChange w:id="7924" w:author="ghislain.aine" w:date="2015-11-05T10:16:00Z">
          <w:pPr/>
        </w:pPrChange>
      </w:pPr>
    </w:p>
    <w:p w:rsidR="00000000" w:rsidRDefault="00BF1190">
      <w:pPr>
        <w:ind w:left="720"/>
        <w:contextualSpacing/>
        <w:rPr>
          <w:del w:id="7925" w:author="ghislain.aine" w:date="2015-11-05T10:16:00Z"/>
          <w:noProof/>
          <w:lang w:eastAsia="fr-FR"/>
        </w:rPr>
        <w:pPrChange w:id="7926" w:author="ghislain.aine" w:date="2015-11-05T10:16:00Z">
          <w:pPr/>
        </w:pPrChange>
      </w:pPr>
      <w:del w:id="7927" w:author="ghislain.aine" w:date="2015-11-05T10:16:00Z">
        <w:r w:rsidDel="008C2508">
          <w:rPr>
            <w:noProof/>
            <w:lang w:eastAsia="fr-FR"/>
          </w:rPr>
          <w:delText>Une machine a états défini les états d'un composant et les transitions d'un état à un autre. Elle permet de paramétrer le comportement d'un composant en fonction de l'état de certains paramètres.</w:delText>
        </w:r>
      </w:del>
    </w:p>
    <w:p w:rsidR="00000000" w:rsidRDefault="00EE2A1F">
      <w:pPr>
        <w:ind w:left="720"/>
        <w:contextualSpacing/>
        <w:rPr>
          <w:del w:id="7928" w:author="ghislain.aine" w:date="2015-11-05T10:16:00Z"/>
          <w:noProof/>
          <w:lang w:eastAsia="fr-FR"/>
        </w:rPr>
        <w:pPrChange w:id="7929" w:author="ghislain.aine" w:date="2015-11-05T10:16:00Z">
          <w:pPr/>
        </w:pPrChange>
      </w:pPr>
    </w:p>
    <w:p w:rsidR="00000000" w:rsidRDefault="00BF1190">
      <w:pPr>
        <w:ind w:left="720"/>
        <w:contextualSpacing/>
        <w:rPr>
          <w:del w:id="7930" w:author="ghislain.aine" w:date="2015-11-05T10:16:00Z"/>
          <w:noProof/>
          <w:lang w:eastAsia="fr-FR"/>
        </w:rPr>
        <w:pPrChange w:id="7931" w:author="ghislain.aine" w:date="2015-11-05T10:16:00Z">
          <w:pPr/>
        </w:pPrChange>
      </w:pPr>
      <w:del w:id="7932" w:author="ghislain.aine" w:date="2015-11-05T10:16:00Z">
        <w:r w:rsidDel="008C2508">
          <w:rPr>
            <w:noProof/>
            <w:lang w:eastAsia="fr-FR"/>
          </w:rPr>
          <w:delText>Nous allons créer une machine à états à l'aide de l'ODP. Elle modifie le pas d'incrémentation toutes les 10 secondes: pas = 2 ou pas = 10.</w:delText>
        </w:r>
      </w:del>
    </w:p>
    <w:p w:rsidR="00000000" w:rsidRDefault="00EE2A1F">
      <w:pPr>
        <w:ind w:left="720"/>
        <w:contextualSpacing/>
        <w:rPr>
          <w:del w:id="7933" w:author="ghislain.aine" w:date="2015-11-05T10:16:00Z"/>
          <w:noProof/>
          <w:lang w:eastAsia="fr-FR"/>
        </w:rPr>
        <w:pPrChange w:id="7934" w:author="ghislain.aine" w:date="2015-11-05T10:16:00Z">
          <w:pPr/>
        </w:pPrChange>
      </w:pPr>
    </w:p>
    <w:p w:rsidR="00BF1190" w:rsidRDefault="00BF1190" w:rsidP="00BF1190">
      <w:pPr>
        <w:pStyle w:val="Paragraphedeliste"/>
        <w:numPr>
          <w:ilvl w:val="0"/>
          <w:numId w:val="67"/>
        </w:numPr>
        <w:rPr>
          <w:del w:id="7935" w:author="ghislain.aine" w:date="2015-11-05T10:16:00Z"/>
          <w:noProof/>
          <w:lang w:eastAsia="fr-FR"/>
        </w:rPr>
      </w:pPr>
      <w:del w:id="7936" w:author="ghislain.aine" w:date="2015-11-05T10:16:00Z">
        <w:r w:rsidDel="008C2508">
          <w:rPr>
            <w:noProof/>
            <w:lang w:eastAsia="fr-FR"/>
          </w:rPr>
          <w:delText>Créer une catégorie "StateMachine"</w:delText>
        </w:r>
      </w:del>
    </w:p>
    <w:p w:rsidR="00BF1190" w:rsidRDefault="00BF1190" w:rsidP="00BF1190">
      <w:pPr>
        <w:pStyle w:val="Paragraphedeliste"/>
        <w:numPr>
          <w:ilvl w:val="0"/>
          <w:numId w:val="67"/>
        </w:numPr>
        <w:rPr>
          <w:del w:id="7937" w:author="ghislain.aine" w:date="2015-11-05T10:16:00Z"/>
          <w:noProof/>
          <w:lang w:eastAsia="fr-FR"/>
        </w:rPr>
      </w:pPr>
      <w:del w:id="7938" w:author="ghislain.aine" w:date="2015-11-05T10:16:00Z">
        <w:r w:rsidDel="008C2508">
          <w:rPr>
            <w:noProof/>
            <w:lang w:eastAsia="fr-FR"/>
          </w:rPr>
          <w:delText>Créer une machine à états à l'aide du menu contextuel "Add definition"</w:delText>
        </w:r>
      </w:del>
    </w:p>
    <w:p w:rsidR="00BF1190" w:rsidRDefault="00BF1190" w:rsidP="00BF1190">
      <w:pPr>
        <w:pStyle w:val="Paragraphedeliste"/>
        <w:numPr>
          <w:ilvl w:val="0"/>
          <w:numId w:val="67"/>
        </w:numPr>
        <w:rPr>
          <w:del w:id="7939" w:author="ghislain.aine" w:date="2015-11-05T10:16:00Z"/>
          <w:noProof/>
          <w:lang w:eastAsia="fr-FR"/>
        </w:rPr>
      </w:pPr>
      <w:del w:id="7940" w:author="ghislain.aine" w:date="2015-11-05T10:16:00Z">
        <w:r w:rsidDel="008C2508">
          <w:rPr>
            <w:noProof/>
            <w:lang w:eastAsia="fr-FR"/>
          </w:rPr>
          <w:delText>Double cliquer dessus pour l'éditer, et cliquer sur "State Machine Editor". Cela ouvre l'éditeur graphique de machines à états</w:delText>
        </w:r>
      </w:del>
    </w:p>
    <w:p w:rsidR="00BF1190" w:rsidRDefault="00BF1190" w:rsidP="00BF1190">
      <w:pPr>
        <w:pStyle w:val="Paragraphedeliste"/>
        <w:numPr>
          <w:ilvl w:val="0"/>
          <w:numId w:val="67"/>
        </w:numPr>
        <w:rPr>
          <w:del w:id="7941" w:author="ghislain.aine" w:date="2015-11-05T10:16:00Z"/>
          <w:noProof/>
          <w:lang w:eastAsia="fr-FR"/>
        </w:rPr>
      </w:pPr>
      <w:del w:id="7942" w:author="ghislain.aine" w:date="2015-11-05T10:16:00Z">
        <w:r w:rsidDel="008C2508">
          <w:rPr>
            <w:noProof/>
            <w:lang w:eastAsia="fr-FR"/>
          </w:rPr>
          <w:delText>Ajouter un état initial (en cliquant sur l'état "Start State" puis sur l'éditeur), un état final, et deux états intermédiaires : State2 et State10. Pour renommer, faire un simple clique sur l'état.</w:delText>
        </w:r>
      </w:del>
    </w:p>
    <w:p w:rsidR="00BF1190" w:rsidRDefault="00BF1190" w:rsidP="00BF1190">
      <w:pPr>
        <w:pStyle w:val="Paragraphedeliste"/>
        <w:numPr>
          <w:ilvl w:val="0"/>
          <w:numId w:val="67"/>
        </w:numPr>
        <w:rPr>
          <w:del w:id="7943" w:author="ghislain.aine" w:date="2015-11-05T10:16:00Z"/>
          <w:noProof/>
          <w:lang w:eastAsia="fr-FR"/>
        </w:rPr>
      </w:pPr>
      <w:del w:id="7944" w:author="ghislain.aine" w:date="2015-11-05T10:16:00Z">
        <w:r w:rsidDel="008C2508">
          <w:rPr>
            <w:noProof/>
            <w:lang w:eastAsia="fr-FR"/>
          </w:rPr>
          <w:delText>Relier les états</w:delText>
        </w:r>
      </w:del>
    </w:p>
    <w:p w:rsidR="00000000" w:rsidRDefault="00EE2A1F">
      <w:pPr>
        <w:keepNext/>
        <w:ind w:left="720"/>
        <w:contextualSpacing/>
        <w:rPr>
          <w:del w:id="7945" w:author="ghislain.aine" w:date="2015-11-05T10:16:00Z"/>
        </w:rPr>
        <w:pPrChange w:id="7946" w:author="ghislain.aine" w:date="2015-11-05T10:16:00Z">
          <w:pPr>
            <w:keepNext/>
            <w:jc w:val="center"/>
          </w:pPr>
        </w:pPrChange>
      </w:pPr>
      <w:del w:id="7947" w:author="ghislain.aine" w:date="2015-11-05T10:16:00Z">
        <w:r>
          <w:rPr>
            <w:noProof/>
            <w:lang w:eastAsia="fr-FR"/>
            <w:rPrChange w:id="7948">
              <w:rPr>
                <w:noProof/>
                <w:color w:val="0000FF" w:themeColor="hyperlink"/>
                <w:u w:val="single"/>
                <w:lang w:eastAsia="fr-FR"/>
              </w:rPr>
            </w:rPrChange>
          </w:rPr>
          <w:drawing>
            <wp:inline distT="0" distB="0" distL="0" distR="0">
              <wp:extent cx="4572000" cy="838200"/>
              <wp:effectExtent l="19050" t="0" r="0" b="0"/>
              <wp:docPr id="15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0" cstate="print"/>
                      <a:srcRect/>
                      <a:stretch>
                        <a:fillRect/>
                      </a:stretch>
                    </pic:blipFill>
                    <pic:spPr bwMode="auto">
                      <a:xfrm>
                        <a:off x="0" y="0"/>
                        <a:ext cx="4572000" cy="83820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949" w:author="ghislain.aine" w:date="2015-11-05T10:16:00Z"/>
          <w:noProof/>
          <w:lang w:eastAsia="fr-FR"/>
        </w:rPr>
        <w:pPrChange w:id="7950" w:author="ghislain.aine" w:date="2015-11-05T10:16:00Z">
          <w:pPr>
            <w:pStyle w:val="Lgende"/>
            <w:jc w:val="center"/>
          </w:pPr>
        </w:pPrChange>
      </w:pPr>
      <w:del w:id="7951"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43</w:delText>
        </w:r>
        <w:r w:rsidR="00D276D8" w:rsidDel="008C2508">
          <w:fldChar w:fldCharType="end"/>
        </w:r>
        <w:r w:rsidDel="008C2508">
          <w:delText xml:space="preserve"> : </w:delText>
        </w:r>
        <w:r w:rsidRPr="009A4AF1" w:rsidDel="008C2508">
          <w:delText>Editeur de machines à états</w:delText>
        </w:r>
        <w:r w:rsidRPr="005B4E31" w:rsidDel="008C2508">
          <w:rPr>
            <w:noProof/>
            <w:sz w:val="20"/>
            <w:u w:val="single"/>
            <w:lang w:eastAsia="fr-FR"/>
          </w:rPr>
          <w:delText xml:space="preserve"> </w:delText>
        </w:r>
      </w:del>
    </w:p>
    <w:p w:rsidR="00BF1190" w:rsidRDefault="00BF1190" w:rsidP="00BF1190">
      <w:pPr>
        <w:pStyle w:val="Paragraphedeliste"/>
        <w:numPr>
          <w:ilvl w:val="0"/>
          <w:numId w:val="68"/>
        </w:numPr>
        <w:rPr>
          <w:del w:id="7952" w:author="ghislain.aine" w:date="2015-11-05T10:16:00Z"/>
          <w:noProof/>
          <w:lang w:eastAsia="fr-FR"/>
        </w:rPr>
      </w:pPr>
      <w:del w:id="7953" w:author="ghislain.aine" w:date="2015-11-05T10:16:00Z">
        <w:r w:rsidDel="008C2508">
          <w:rPr>
            <w:noProof/>
            <w:lang w:eastAsia="fr-FR"/>
          </w:rPr>
          <w:delText>Définir une condition sur les changements d'état State2 vers State10 et réciproquement, dans l'onglet "Properties", visible en bas de l'éditeur.</w:delText>
        </w:r>
      </w:del>
    </w:p>
    <w:p w:rsidR="00000000" w:rsidRDefault="00D276D8">
      <w:pPr>
        <w:keepNext/>
        <w:ind w:left="720"/>
        <w:contextualSpacing/>
        <w:rPr>
          <w:del w:id="7954" w:author="ghislain.aine" w:date="2015-11-05T10:16:00Z"/>
        </w:rPr>
        <w:pPrChange w:id="7955" w:author="ghislain.aine" w:date="2015-11-05T10:16:00Z">
          <w:pPr>
            <w:keepNext/>
            <w:jc w:val="center"/>
          </w:pPr>
        </w:pPrChange>
      </w:pPr>
      <w:del w:id="7956" w:author="ghislain.aine" w:date="2015-11-05T10:16:00Z">
        <w:r>
          <w:rPr>
            <w:noProof/>
            <w:lang w:eastAsia="fr-FR"/>
          </w:rPr>
          <w:pict>
            <v:shapetype id="_x0000_t32" coordsize="21600,21600" o:spt="32" o:oned="t" path="m,l21600,21600e" filled="f">
              <v:path arrowok="t" fillok="f" o:connecttype="none"/>
              <o:lock v:ext="edit" shapetype="t"/>
            </v:shapetype>
            <v:shape id="_x0000_s1216" type="#_x0000_t32" style="position:absolute;left:0;text-align:left;margin-left:268.15pt;margin-top:-6.1pt;width:19.5pt;height:14pt;flip:x;z-index:251660288" o:connectortype="straight" strokecolor="#9bbb59 [3206]" strokeweight="2.5pt">
              <v:stroke endarrow="block"/>
              <v:shadow color="#868686"/>
            </v:shape>
          </w:pict>
        </w:r>
        <w:r w:rsidR="00EE2A1F">
          <w:rPr>
            <w:noProof/>
            <w:lang w:eastAsia="fr-FR"/>
            <w:rPrChange w:id="7957">
              <w:rPr>
                <w:noProof/>
                <w:color w:val="0000FF" w:themeColor="hyperlink"/>
                <w:u w:val="single"/>
                <w:lang w:eastAsia="fr-FR"/>
              </w:rPr>
            </w:rPrChange>
          </w:rPr>
          <w:drawing>
            <wp:inline distT="0" distB="0" distL="0" distR="0">
              <wp:extent cx="1266825" cy="323850"/>
              <wp:effectExtent l="19050" t="0" r="9525" b="0"/>
              <wp:docPr id="15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1" cstate="print"/>
                      <a:srcRect/>
                      <a:stretch>
                        <a:fillRect/>
                      </a:stretch>
                    </pic:blipFill>
                    <pic:spPr bwMode="auto">
                      <a:xfrm>
                        <a:off x="0" y="0"/>
                        <a:ext cx="1266825" cy="32385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958" w:author="ghislain.aine" w:date="2015-11-05T10:16:00Z"/>
          <w:noProof/>
          <w:lang w:eastAsia="fr-FR"/>
        </w:rPr>
        <w:pPrChange w:id="7959" w:author="ghislain.aine" w:date="2015-11-05T10:16:00Z">
          <w:pPr>
            <w:pStyle w:val="Lgende"/>
            <w:jc w:val="center"/>
          </w:pPr>
        </w:pPrChange>
      </w:pPr>
      <w:del w:id="7960"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44</w:delText>
        </w:r>
        <w:r w:rsidR="00D276D8" w:rsidDel="008C2508">
          <w:fldChar w:fldCharType="end"/>
        </w:r>
        <w:r w:rsidDel="008C2508">
          <w:delText xml:space="preserve"> : </w:delText>
        </w:r>
        <w:r w:rsidRPr="0044365E" w:rsidDel="008C2508">
          <w:delText>Affichage des propriétés</w:delText>
        </w:r>
        <w:r w:rsidRPr="005B4E31" w:rsidDel="008C2508">
          <w:rPr>
            <w:noProof/>
            <w:sz w:val="20"/>
            <w:u w:val="single"/>
            <w:lang w:eastAsia="fr-FR"/>
          </w:rPr>
          <w:delText xml:space="preserve"> </w:delText>
        </w:r>
      </w:del>
    </w:p>
    <w:p w:rsidR="00000000" w:rsidRDefault="00EE2A1F">
      <w:pPr>
        <w:ind w:left="720"/>
        <w:contextualSpacing/>
        <w:rPr>
          <w:del w:id="7961" w:author="ghislain.aine" w:date="2015-11-05T10:16:00Z"/>
          <w:noProof/>
          <w:lang w:eastAsia="fr-FR"/>
        </w:rPr>
        <w:pPrChange w:id="7962" w:author="ghislain.aine" w:date="2015-11-05T10:16:00Z">
          <w:pPr/>
        </w:pPrChange>
      </w:pPr>
    </w:p>
    <w:p w:rsidR="00BF1190" w:rsidRDefault="00BF1190" w:rsidP="00BF1190">
      <w:pPr>
        <w:pStyle w:val="Paragraphedeliste"/>
        <w:numPr>
          <w:ilvl w:val="0"/>
          <w:numId w:val="68"/>
        </w:numPr>
        <w:rPr>
          <w:del w:id="7963" w:author="ghislain.aine" w:date="2015-11-05T10:16:00Z"/>
          <w:noProof/>
          <w:lang w:eastAsia="fr-FR"/>
        </w:rPr>
      </w:pPr>
      <w:del w:id="7964" w:author="ghislain.aine" w:date="2015-11-05T10:16:00Z">
        <w:r w:rsidDel="008C2508">
          <w:rPr>
            <w:noProof/>
            <w:lang w:eastAsia="fr-FR"/>
          </w:rPr>
          <w:delText>Ajouter la propriété "timeout(10)" dans les deux états intermédiaires (State2 et State10)  pour que le changement d'état se fasse toutes les 10 secondes</w:delText>
        </w:r>
      </w:del>
    </w:p>
    <w:p w:rsidR="00BF1190" w:rsidRDefault="00BF1190" w:rsidP="00BF1190">
      <w:pPr>
        <w:pStyle w:val="Paragraphedeliste"/>
        <w:numPr>
          <w:ilvl w:val="0"/>
          <w:numId w:val="68"/>
        </w:numPr>
        <w:rPr>
          <w:del w:id="7965" w:author="ghislain.aine" w:date="2015-11-05T10:16:00Z"/>
          <w:noProof/>
          <w:lang w:eastAsia="fr-FR"/>
        </w:rPr>
      </w:pPr>
      <w:del w:id="7966" w:author="ghislain.aine" w:date="2015-11-05T10:16:00Z">
        <w:r w:rsidDel="008C2508">
          <w:rPr>
            <w:noProof/>
            <w:lang w:eastAsia="fr-FR"/>
          </w:rPr>
          <w:delText>Ajouter comme paramètre de la liaison de sortie le paramètre "false" pour que la machine à états ne s'arrête pas</w:delText>
        </w:r>
      </w:del>
    </w:p>
    <w:p w:rsidR="00BF1190" w:rsidRDefault="00BF1190" w:rsidP="00BF1190">
      <w:pPr>
        <w:pStyle w:val="Paragraphedeliste"/>
        <w:numPr>
          <w:ilvl w:val="0"/>
          <w:numId w:val="68"/>
        </w:numPr>
        <w:rPr>
          <w:del w:id="7967" w:author="ghislain.aine" w:date="2015-11-05T10:16:00Z"/>
          <w:noProof/>
          <w:lang w:eastAsia="fr-FR"/>
        </w:rPr>
      </w:pPr>
      <w:del w:id="7968" w:author="ghislain.aine" w:date="2015-11-05T10:16:00Z">
        <w:r w:rsidDel="008C2508">
          <w:rPr>
            <w:noProof/>
            <w:lang w:eastAsia="fr-FR"/>
          </w:rPr>
          <w:delText>Ajouter à la machine à états un paramètre "ConfReceiver". Cela lui permettra d'avoir accès aux fonctions de notifications</w:delText>
        </w:r>
      </w:del>
    </w:p>
    <w:p w:rsidR="00BF1190" w:rsidRDefault="00BF1190" w:rsidP="00BF1190">
      <w:pPr>
        <w:pStyle w:val="Paragraphedeliste"/>
        <w:numPr>
          <w:ilvl w:val="0"/>
          <w:numId w:val="68"/>
        </w:numPr>
        <w:rPr>
          <w:del w:id="7969" w:author="ghislain.aine" w:date="2015-11-05T10:16:00Z"/>
          <w:noProof/>
          <w:lang w:eastAsia="fr-FR"/>
        </w:rPr>
      </w:pPr>
      <w:del w:id="7970" w:author="ghislain.aine" w:date="2015-11-05T10:16:00Z">
        <w:r w:rsidDel="008C2508">
          <w:rPr>
            <w:noProof/>
            <w:lang w:eastAsia="fr-FR"/>
          </w:rPr>
          <w:delText>Pour chaque état, une fonction "StatProcess" a été créé. Cette fonction est appelé lorsque la machine passe dans l'état correspondant</w:delText>
        </w:r>
      </w:del>
    </w:p>
    <w:p w:rsidR="00BF1190" w:rsidRDefault="00BF1190" w:rsidP="00BF1190">
      <w:pPr>
        <w:pStyle w:val="Paragraphedeliste"/>
        <w:rPr>
          <w:del w:id="7971" w:author="ghislain.aine" w:date="2015-11-05T10:16:00Z"/>
          <w:noProof/>
          <w:lang w:eastAsia="fr-FR"/>
        </w:rPr>
      </w:pPr>
      <w:del w:id="7972" w:author="ghislain.aine" w:date="2015-11-05T10:16:00Z">
        <w:r w:rsidDel="008C2508">
          <w:rPr>
            <w:noProof/>
            <w:lang w:eastAsia="fr-FR"/>
          </w:rPr>
          <w:delText>Pour les états "State2" et "State10", mettre à jour la valeur du pas en appelant la fonction "changeStep" :</w:delText>
        </w:r>
      </w:del>
    </w:p>
    <w:p w:rsidR="00000000" w:rsidRDefault="00BF1190">
      <w:pPr>
        <w:pStyle w:val="Code"/>
        <w:ind w:left="720"/>
        <w:contextualSpacing/>
        <w:jc w:val="both"/>
        <w:rPr>
          <w:del w:id="7973" w:author="ghislain.aine" w:date="2015-11-05T10:16:00Z"/>
          <w:noProof/>
          <w:lang w:eastAsia="fr-FR"/>
        </w:rPr>
        <w:pPrChange w:id="7974" w:author="ghislain.aine" w:date="2015-11-05T10:16:00Z">
          <w:pPr>
            <w:pStyle w:val="Code"/>
          </w:pPr>
        </w:pPrChange>
      </w:pPr>
      <w:del w:id="7975" w:author="ghislain.aine" w:date="2015-11-05T10:16:00Z">
        <w:r w:rsidRPr="00600EDD" w:rsidDel="008C2508">
          <w:rPr>
            <w:noProof/>
            <w:lang w:eastAsia="fr-FR"/>
          </w:rPr>
          <w:delText>confReceiver.changeStep(2);</w:delText>
        </w:r>
      </w:del>
    </w:p>
    <w:p w:rsidR="00BF1190" w:rsidRDefault="00BF1190" w:rsidP="00BF1190">
      <w:pPr>
        <w:pStyle w:val="Paragraphedeliste"/>
        <w:numPr>
          <w:ilvl w:val="0"/>
          <w:numId w:val="69"/>
        </w:numPr>
        <w:rPr>
          <w:del w:id="7976" w:author="ghislain.aine" w:date="2015-11-05T10:16:00Z"/>
          <w:noProof/>
          <w:lang w:eastAsia="fr-FR"/>
        </w:rPr>
      </w:pPr>
      <w:del w:id="7977" w:author="ghislain.aine" w:date="2015-11-05T10:16:00Z">
        <w:r w:rsidDel="008C2508">
          <w:rPr>
            <w:noProof/>
            <w:lang w:eastAsia="fr-FR"/>
          </w:rPr>
          <w:delText>Ajouter un content "stateMachine" dans le component "ConfReceiver". Pour ajouter le paramètre d'initialisation, double-cliquer sur le paramètre, et dans l'onglet "Field initialization" ajouter le paramètre "this".</w:delText>
        </w:r>
      </w:del>
    </w:p>
    <w:p w:rsidR="00000000" w:rsidRDefault="00EE2A1F">
      <w:pPr>
        <w:keepNext/>
        <w:ind w:left="720"/>
        <w:contextualSpacing/>
        <w:rPr>
          <w:del w:id="7978" w:author="ghislain.aine" w:date="2015-11-05T10:16:00Z"/>
        </w:rPr>
        <w:pPrChange w:id="7979" w:author="ghislain.aine" w:date="2015-11-05T10:16:00Z">
          <w:pPr>
            <w:keepNext/>
            <w:jc w:val="center"/>
          </w:pPr>
        </w:pPrChange>
      </w:pPr>
      <w:del w:id="7980" w:author="ghislain.aine" w:date="2015-11-05T10:16:00Z">
        <w:r>
          <w:rPr>
            <w:noProof/>
            <w:lang w:eastAsia="fr-FR"/>
            <w:rPrChange w:id="7981">
              <w:rPr>
                <w:noProof/>
                <w:color w:val="0000FF" w:themeColor="hyperlink"/>
                <w:u w:val="single"/>
                <w:lang w:eastAsia="fr-FR"/>
              </w:rPr>
            </w:rPrChange>
          </w:rPr>
          <w:drawing>
            <wp:inline distT="0" distB="0" distL="0" distR="0">
              <wp:extent cx="4400550" cy="762000"/>
              <wp:effectExtent l="19050" t="0" r="0" b="0"/>
              <wp:docPr id="153"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82" cstate="print"/>
                      <a:srcRect/>
                      <a:stretch>
                        <a:fillRect/>
                      </a:stretch>
                    </pic:blipFill>
                    <pic:spPr bwMode="auto">
                      <a:xfrm>
                        <a:off x="0" y="0"/>
                        <a:ext cx="4400550" cy="76200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7982" w:author="ghislain.aine" w:date="2015-11-05T10:16:00Z"/>
          <w:noProof/>
          <w:lang w:eastAsia="fr-FR"/>
        </w:rPr>
        <w:pPrChange w:id="7983" w:author="ghislain.aine" w:date="2015-11-05T10:16:00Z">
          <w:pPr>
            <w:pStyle w:val="Lgende"/>
            <w:jc w:val="center"/>
          </w:pPr>
        </w:pPrChange>
      </w:pPr>
      <w:del w:id="7984"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45</w:delText>
        </w:r>
        <w:r w:rsidR="00D276D8" w:rsidDel="008C2508">
          <w:fldChar w:fldCharType="end"/>
        </w:r>
        <w:r w:rsidDel="008C2508">
          <w:delText xml:space="preserve"> : </w:delText>
        </w:r>
        <w:r w:rsidRPr="0019679D" w:rsidDel="008C2508">
          <w:delText>Initialisation de la machine à états</w:delText>
        </w:r>
        <w:r w:rsidRPr="005B4E31" w:rsidDel="008C2508">
          <w:rPr>
            <w:noProof/>
            <w:sz w:val="20"/>
            <w:u w:val="single"/>
            <w:lang w:eastAsia="fr-FR"/>
          </w:rPr>
          <w:delText xml:space="preserve"> </w:delText>
        </w:r>
      </w:del>
    </w:p>
    <w:p w:rsidR="00000000" w:rsidRDefault="00EE2A1F">
      <w:pPr>
        <w:ind w:left="720"/>
        <w:contextualSpacing/>
        <w:rPr>
          <w:del w:id="7985" w:author="ghislain.aine" w:date="2015-11-05T10:16:00Z"/>
          <w:noProof/>
          <w:lang w:eastAsia="fr-FR"/>
        </w:rPr>
        <w:pPrChange w:id="7986" w:author="ghislain.aine" w:date="2015-11-05T10:16:00Z">
          <w:pPr/>
        </w:pPrChange>
      </w:pPr>
    </w:p>
    <w:p w:rsidR="00BF1190" w:rsidRDefault="00BF1190" w:rsidP="00BF1190">
      <w:pPr>
        <w:pStyle w:val="Paragraphedeliste"/>
        <w:numPr>
          <w:ilvl w:val="0"/>
          <w:numId w:val="69"/>
        </w:numPr>
        <w:rPr>
          <w:del w:id="7987" w:author="ghislain.aine" w:date="2015-11-05T10:16:00Z"/>
          <w:noProof/>
          <w:lang w:eastAsia="fr-FR"/>
        </w:rPr>
      </w:pPr>
      <w:del w:id="7988" w:author="ghislain.aine" w:date="2015-11-05T10:16:00Z">
        <w:r w:rsidDel="008C2508">
          <w:rPr>
            <w:noProof/>
            <w:lang w:eastAsia="fr-FR"/>
          </w:rPr>
          <w:delText>Dans la fonction "execute" du ConfReceiver, remplacer l'appel à "changeStep" par une exécution de la StateMachine :</w:delText>
        </w:r>
      </w:del>
    </w:p>
    <w:p w:rsidR="00000000" w:rsidRDefault="00BF1190">
      <w:pPr>
        <w:pStyle w:val="Code"/>
        <w:ind w:left="720"/>
        <w:contextualSpacing/>
        <w:jc w:val="both"/>
        <w:rPr>
          <w:del w:id="7989" w:author="ghislain.aine" w:date="2015-11-05T10:16:00Z"/>
          <w:noProof/>
          <w:lang w:eastAsia="fr-FR"/>
        </w:rPr>
        <w:pPrChange w:id="7990" w:author="ghislain.aine" w:date="2015-11-05T10:16:00Z">
          <w:pPr>
            <w:pStyle w:val="Code"/>
          </w:pPr>
        </w:pPrChange>
      </w:pPr>
      <w:del w:id="7991" w:author="ghislain.aine" w:date="2015-11-05T10:16:00Z">
        <w:r w:rsidRPr="003F48FB" w:rsidDel="008C2508">
          <w:rPr>
            <w:noProof/>
            <w:lang w:eastAsia="fr-FR"/>
          </w:rPr>
          <w:delText>stateMachine.execute(currentTime);</w:delText>
        </w:r>
      </w:del>
    </w:p>
    <w:p w:rsidR="00BF1190" w:rsidRDefault="00BF1190" w:rsidP="00BF1190">
      <w:pPr>
        <w:pStyle w:val="Paragraphedeliste"/>
        <w:numPr>
          <w:ilvl w:val="0"/>
          <w:numId w:val="69"/>
        </w:numPr>
        <w:rPr>
          <w:del w:id="7992" w:author="ghislain.aine" w:date="2015-11-05T10:16:00Z"/>
          <w:noProof/>
          <w:lang w:eastAsia="fr-FR"/>
        </w:rPr>
      </w:pPr>
      <w:del w:id="7993" w:author="ghislain.aine" w:date="2015-11-05T10:16:00Z">
        <w:r w:rsidDel="008C2508">
          <w:rPr>
            <w:noProof/>
            <w:lang w:eastAsia="fr-FR"/>
          </w:rPr>
          <w:delText>Relancer le stream précédent, et constater la modification périodique du pas.</w:delText>
        </w:r>
      </w:del>
    </w:p>
    <w:p w:rsidR="00000000" w:rsidRDefault="00EE2A1F">
      <w:pPr>
        <w:ind w:left="720"/>
        <w:contextualSpacing/>
        <w:rPr>
          <w:del w:id="7994" w:author="ghislain.aine" w:date="2015-11-05T10:16:00Z"/>
          <w:noProof/>
          <w:u w:val="single"/>
          <w:lang w:eastAsia="fr-FR"/>
        </w:rPr>
        <w:pPrChange w:id="7995" w:author="ghislain.aine" w:date="2015-11-05T10:16:00Z">
          <w:pPr/>
        </w:pPrChange>
      </w:pPr>
    </w:p>
    <w:p w:rsidR="00000000" w:rsidRDefault="00BF1190">
      <w:pPr>
        <w:ind w:left="720"/>
        <w:contextualSpacing/>
        <w:rPr>
          <w:del w:id="7996" w:author="ghislain.aine" w:date="2015-11-05T10:16:00Z"/>
          <w:noProof/>
          <w:lang w:eastAsia="fr-FR"/>
        </w:rPr>
        <w:pPrChange w:id="7997" w:author="ghislain.aine" w:date="2015-11-05T10:16:00Z">
          <w:pPr/>
        </w:pPrChange>
      </w:pPr>
      <w:del w:id="7998" w:author="ghislain.aine" w:date="2015-11-05T10:16:00Z">
        <w:r w:rsidRPr="004D08CE" w:rsidDel="008C2508">
          <w:rPr>
            <w:noProof/>
            <w:u w:val="single"/>
            <w:lang w:eastAsia="fr-FR"/>
          </w:rPr>
          <w:delText>Attention</w:delText>
        </w:r>
        <w:r w:rsidDel="008C2508">
          <w:rPr>
            <w:noProof/>
            <w:u w:val="single"/>
            <w:lang w:eastAsia="fr-FR"/>
          </w:rPr>
          <w:delText xml:space="preserve"> </w:delText>
        </w:r>
        <w:r w:rsidRPr="004D08CE" w:rsidDel="008C2508">
          <w:rPr>
            <w:noProof/>
            <w:u w:val="single"/>
            <w:lang w:eastAsia="fr-FR"/>
          </w:rPr>
          <w:delText>:</w:delText>
        </w:r>
        <w:r w:rsidDel="008C2508">
          <w:rPr>
            <w:noProof/>
            <w:lang w:eastAsia="fr-FR"/>
          </w:rPr>
          <w:delText xml:space="preserve"> Si la fonction "execute" est redéfinie après héritage, il est impératif d'appeler la fonction "execute" du parent, avec la commande "super.execute()". En effet, c'est dans la méthode "execute" de la clase de base de la state machine qu'est fait le changement d'état.</w:delText>
        </w:r>
      </w:del>
    </w:p>
    <w:p w:rsidR="00000000" w:rsidRDefault="00EE2A1F">
      <w:pPr>
        <w:ind w:left="720"/>
        <w:contextualSpacing/>
        <w:rPr>
          <w:del w:id="7999" w:author="ghislain.aine" w:date="2015-11-05T10:16:00Z"/>
          <w:noProof/>
          <w:lang w:eastAsia="fr-FR"/>
        </w:rPr>
        <w:pPrChange w:id="8000" w:author="ghislain.aine" w:date="2015-11-05T10:16:00Z">
          <w:pPr/>
        </w:pPrChange>
      </w:pPr>
    </w:p>
    <w:p w:rsidR="00000000" w:rsidRDefault="00EE2A1F">
      <w:pPr>
        <w:ind w:left="720"/>
        <w:contextualSpacing/>
        <w:rPr>
          <w:del w:id="8001" w:author="ghislain.aine" w:date="2015-11-05T10:16:00Z"/>
          <w:noProof/>
          <w:lang w:eastAsia="fr-FR"/>
        </w:rPr>
        <w:pPrChange w:id="8002" w:author="ghislain.aine" w:date="2015-11-05T10:16:00Z">
          <w:pPr/>
        </w:pPrChange>
      </w:pPr>
    </w:p>
    <w:p w:rsidR="00000000" w:rsidRDefault="00BF1190">
      <w:pPr>
        <w:pStyle w:val="Titre2"/>
        <w:ind w:left="720"/>
        <w:rPr>
          <w:del w:id="8003" w:author="ghislain.aine" w:date="2015-11-05T10:16:00Z"/>
          <w:noProof/>
          <w:lang w:eastAsia="fr-FR"/>
        </w:rPr>
        <w:pPrChange w:id="8004" w:author="ghislain.aine" w:date="2015-11-05T10:16:00Z">
          <w:pPr>
            <w:pStyle w:val="Titre2"/>
          </w:pPr>
        </w:pPrChange>
      </w:pPr>
      <w:del w:id="8005" w:author="ghislain.aine" w:date="2015-11-05T10:16:00Z">
        <w:r w:rsidDel="008C2508">
          <w:rPr>
            <w:noProof/>
            <w:lang w:eastAsia="fr-FR"/>
          </w:rPr>
          <w:delText>Messagerie</w:delText>
        </w:r>
      </w:del>
    </w:p>
    <w:p w:rsidR="00000000" w:rsidRDefault="00EE2A1F">
      <w:pPr>
        <w:ind w:left="720"/>
        <w:contextualSpacing/>
        <w:rPr>
          <w:del w:id="8006" w:author="ghislain.aine" w:date="2015-11-05T10:16:00Z"/>
          <w:noProof/>
          <w:lang w:eastAsia="fr-FR"/>
        </w:rPr>
        <w:pPrChange w:id="8007" w:author="ghislain.aine" w:date="2015-11-05T10:16:00Z">
          <w:pPr/>
        </w:pPrChange>
      </w:pPr>
    </w:p>
    <w:p w:rsidR="00000000" w:rsidRDefault="00BF1190">
      <w:pPr>
        <w:ind w:left="720"/>
        <w:contextualSpacing/>
        <w:rPr>
          <w:del w:id="8008" w:author="ghislain.aine" w:date="2015-11-05T10:16:00Z"/>
          <w:noProof/>
          <w:lang w:eastAsia="fr-FR"/>
        </w:rPr>
        <w:pPrChange w:id="8009" w:author="ghislain.aine" w:date="2015-11-05T10:16:00Z">
          <w:pPr/>
        </w:pPrChange>
      </w:pPr>
      <w:del w:id="8010" w:author="ghislain.aine" w:date="2015-11-05T10:16:00Z">
        <w:r w:rsidDel="008C2508">
          <w:rPr>
            <w:noProof/>
            <w:lang w:eastAsia="fr-FR"/>
          </w:rPr>
          <w:delText>Un message est constitué d'un ensemble de champs, de données. La composition du message peut dépendre de la valeur de certain de ses paramètres, auxquels on affecte des conditions.</w:delText>
        </w:r>
      </w:del>
    </w:p>
    <w:p w:rsidR="00000000" w:rsidRDefault="00BF1190">
      <w:pPr>
        <w:ind w:left="720"/>
        <w:contextualSpacing/>
        <w:rPr>
          <w:del w:id="8011" w:author="ghislain.aine" w:date="2015-11-05T10:16:00Z"/>
          <w:noProof/>
          <w:lang w:eastAsia="fr-FR"/>
        </w:rPr>
        <w:pPrChange w:id="8012" w:author="ghislain.aine" w:date="2015-11-05T10:16:00Z">
          <w:pPr/>
        </w:pPrChange>
      </w:pPr>
      <w:del w:id="8013" w:author="ghislain.aine" w:date="2015-11-05T10:16:00Z">
        <w:r w:rsidDel="008C2508">
          <w:rPr>
            <w:noProof/>
            <w:lang w:eastAsia="fr-FR"/>
          </w:rPr>
          <w:delText>Il peut être constitué de plusieurs sous-messages, utilisés en fonction de conditions dans un header.</w:delText>
        </w:r>
      </w:del>
    </w:p>
    <w:p w:rsidR="00000000" w:rsidRDefault="00EE2A1F">
      <w:pPr>
        <w:ind w:left="720"/>
        <w:contextualSpacing/>
        <w:rPr>
          <w:del w:id="8014" w:author="ghislain.aine" w:date="2015-11-05T10:16:00Z"/>
          <w:noProof/>
          <w:lang w:eastAsia="fr-FR"/>
        </w:rPr>
        <w:pPrChange w:id="8015" w:author="ghislain.aine" w:date="2015-11-05T10:16:00Z">
          <w:pPr/>
        </w:pPrChange>
      </w:pPr>
    </w:p>
    <w:p w:rsidR="00000000" w:rsidRDefault="00BF1190">
      <w:pPr>
        <w:ind w:left="720"/>
        <w:contextualSpacing/>
        <w:rPr>
          <w:del w:id="8016" w:author="ghislain.aine" w:date="2015-11-05T10:16:00Z"/>
          <w:noProof/>
          <w:lang w:eastAsia="fr-FR"/>
        </w:rPr>
        <w:pPrChange w:id="8017" w:author="ghislain.aine" w:date="2015-11-05T10:16:00Z">
          <w:pPr/>
        </w:pPrChange>
      </w:pPr>
      <w:del w:id="8018" w:author="ghislain.aine" w:date="2015-11-05T10:16:00Z">
        <w:r w:rsidDel="008C2508">
          <w:rPr>
            <w:noProof/>
            <w:lang w:eastAsia="fr-FR"/>
          </w:rPr>
          <w:delText xml:space="preserve"> Il possède également deux représentations: </w:delText>
        </w:r>
      </w:del>
    </w:p>
    <w:p w:rsidR="00BF1190" w:rsidRDefault="00BF1190" w:rsidP="00BF1190">
      <w:pPr>
        <w:pStyle w:val="Paragraphedeliste"/>
        <w:numPr>
          <w:ilvl w:val="0"/>
          <w:numId w:val="69"/>
        </w:numPr>
        <w:rPr>
          <w:del w:id="8019" w:author="ghislain.aine" w:date="2015-11-05T10:16:00Z"/>
          <w:noProof/>
          <w:lang w:eastAsia="fr-FR"/>
        </w:rPr>
      </w:pPr>
      <w:del w:id="8020" w:author="ghislain.aine" w:date="2015-11-05T10:16:00Z">
        <w:r w:rsidDel="008C2508">
          <w:rPr>
            <w:noProof/>
            <w:lang w:eastAsia="fr-FR"/>
          </w:rPr>
          <w:delText>la représentation binaire, qui décrit l'agencement des champs, leur taille, et les conditions</w:delText>
        </w:r>
      </w:del>
    </w:p>
    <w:p w:rsidR="00BF1190" w:rsidRDefault="00BF1190" w:rsidP="00BF1190">
      <w:pPr>
        <w:pStyle w:val="Paragraphedeliste"/>
        <w:numPr>
          <w:ilvl w:val="0"/>
          <w:numId w:val="69"/>
        </w:numPr>
        <w:rPr>
          <w:del w:id="8021" w:author="ghislain.aine" w:date="2015-11-05T10:16:00Z"/>
          <w:noProof/>
          <w:lang w:eastAsia="fr-FR"/>
        </w:rPr>
      </w:pPr>
      <w:del w:id="8022" w:author="ghislain.aine" w:date="2015-11-05T10:16:00Z">
        <w:r w:rsidDel="008C2508">
          <w:rPr>
            <w:noProof/>
            <w:lang w:eastAsia="fr-FR"/>
          </w:rPr>
          <w:delText>la représentation visuelle, qui représente les champs à afficher</w:delText>
        </w:r>
      </w:del>
    </w:p>
    <w:p w:rsidR="00000000" w:rsidRDefault="00EE2A1F">
      <w:pPr>
        <w:ind w:left="720"/>
        <w:contextualSpacing/>
        <w:rPr>
          <w:del w:id="8023" w:author="ghislain.aine" w:date="2015-11-05T10:16:00Z"/>
          <w:noProof/>
          <w:lang w:eastAsia="fr-FR"/>
        </w:rPr>
        <w:pPrChange w:id="8024" w:author="ghislain.aine" w:date="2015-11-05T10:16:00Z">
          <w:pPr/>
        </w:pPrChange>
      </w:pPr>
    </w:p>
    <w:p w:rsidR="00000000" w:rsidRDefault="00BF1190">
      <w:pPr>
        <w:ind w:left="720"/>
        <w:contextualSpacing/>
        <w:rPr>
          <w:del w:id="8025" w:author="ghislain.aine" w:date="2015-11-05T10:16:00Z"/>
          <w:noProof/>
          <w:lang w:eastAsia="fr-FR"/>
        </w:rPr>
        <w:pPrChange w:id="8026" w:author="ghislain.aine" w:date="2015-11-05T10:16:00Z">
          <w:pPr/>
        </w:pPrChange>
      </w:pPr>
      <w:del w:id="8027" w:author="ghislain.aine" w:date="2015-11-05T10:16:00Z">
        <w:r w:rsidDel="008C2508">
          <w:rPr>
            <w:noProof/>
            <w:lang w:eastAsia="fr-FR"/>
          </w:rPr>
          <w:delText>Pour créer une messagerie dans l'ODP, il faut créer :</w:delText>
        </w:r>
      </w:del>
    </w:p>
    <w:p w:rsidR="00BF1190" w:rsidRDefault="00BF1190" w:rsidP="00BF1190">
      <w:pPr>
        <w:pStyle w:val="Paragraphedeliste"/>
        <w:numPr>
          <w:ilvl w:val="0"/>
          <w:numId w:val="70"/>
        </w:numPr>
        <w:rPr>
          <w:del w:id="8028" w:author="ghislain.aine" w:date="2015-11-05T10:16:00Z"/>
          <w:noProof/>
          <w:lang w:eastAsia="fr-FR"/>
        </w:rPr>
      </w:pPr>
      <w:del w:id="8029" w:author="ghislain.aine" w:date="2015-11-05T10:16:00Z">
        <w:r w:rsidDel="008C2508">
          <w:rPr>
            <w:noProof/>
            <w:lang w:eastAsia="fr-FR"/>
          </w:rPr>
          <w:delText>Un message, avec éventuellement des sous-messages</w:delText>
        </w:r>
      </w:del>
    </w:p>
    <w:p w:rsidR="00BF1190" w:rsidRDefault="00BF1190" w:rsidP="00BF1190">
      <w:pPr>
        <w:pStyle w:val="Paragraphedeliste"/>
        <w:numPr>
          <w:ilvl w:val="0"/>
          <w:numId w:val="70"/>
        </w:numPr>
        <w:rPr>
          <w:del w:id="8030" w:author="ghislain.aine" w:date="2015-11-05T10:16:00Z"/>
          <w:noProof/>
          <w:lang w:eastAsia="fr-FR"/>
        </w:rPr>
      </w:pPr>
      <w:del w:id="8031" w:author="ghislain.aine" w:date="2015-11-05T10:16:00Z">
        <w:r w:rsidDel="008C2508">
          <w:rPr>
            <w:noProof/>
            <w:lang w:eastAsia="fr-FR"/>
          </w:rPr>
          <w:delText>Une interface permettant d'accéder au message</w:delText>
        </w:r>
      </w:del>
    </w:p>
    <w:p w:rsidR="00BF1190" w:rsidRDefault="00BF1190" w:rsidP="00BF1190">
      <w:pPr>
        <w:pStyle w:val="Paragraphedeliste"/>
        <w:numPr>
          <w:ilvl w:val="0"/>
          <w:numId w:val="70"/>
        </w:numPr>
        <w:rPr>
          <w:del w:id="8032" w:author="ghislain.aine" w:date="2015-11-05T10:16:00Z"/>
          <w:noProof/>
          <w:lang w:eastAsia="fr-FR"/>
        </w:rPr>
      </w:pPr>
      <w:del w:id="8033" w:author="ghislain.aine" w:date="2015-11-05T10:16:00Z">
        <w:r w:rsidDel="008C2508">
          <w:rPr>
            <w:noProof/>
            <w:lang w:eastAsia="fr-FR"/>
          </w:rPr>
          <w:delText>Un protocole</w:delText>
        </w:r>
      </w:del>
    </w:p>
    <w:p w:rsidR="00BF1190" w:rsidRDefault="00BF1190" w:rsidP="00BF1190">
      <w:pPr>
        <w:pStyle w:val="Paragraphedeliste"/>
        <w:numPr>
          <w:ilvl w:val="0"/>
          <w:numId w:val="70"/>
        </w:numPr>
        <w:rPr>
          <w:del w:id="8034" w:author="ghislain.aine" w:date="2015-11-05T10:16:00Z"/>
          <w:noProof/>
          <w:lang w:eastAsia="fr-FR"/>
        </w:rPr>
      </w:pPr>
      <w:del w:id="8035" w:author="ghislain.aine" w:date="2015-11-05T10:16:00Z">
        <w:r w:rsidDel="008C2508">
          <w:rPr>
            <w:noProof/>
            <w:lang w:eastAsia="fr-FR"/>
          </w:rPr>
          <w:delText>Un décodeur</w:delText>
        </w:r>
      </w:del>
    </w:p>
    <w:p w:rsidR="00BF1190" w:rsidRDefault="00BF1190" w:rsidP="00BF1190">
      <w:pPr>
        <w:pStyle w:val="Paragraphedeliste"/>
        <w:numPr>
          <w:ilvl w:val="0"/>
          <w:numId w:val="70"/>
        </w:numPr>
        <w:rPr>
          <w:del w:id="8036" w:author="ghislain.aine" w:date="2015-11-05T10:16:00Z"/>
          <w:noProof/>
          <w:lang w:eastAsia="fr-FR"/>
        </w:rPr>
      </w:pPr>
      <w:del w:id="8037" w:author="ghislain.aine" w:date="2015-11-05T10:16:00Z">
        <w:r w:rsidDel="008C2508">
          <w:rPr>
            <w:noProof/>
            <w:lang w:eastAsia="fr-FR"/>
          </w:rPr>
          <w:delText>Un protocol provider permettant d'afficher le message dans un viewer</w:delText>
        </w:r>
      </w:del>
    </w:p>
    <w:p w:rsidR="00000000" w:rsidRDefault="00BF1190">
      <w:pPr>
        <w:ind w:left="720"/>
        <w:contextualSpacing/>
        <w:rPr>
          <w:del w:id="8038" w:author="ghislain.aine" w:date="2015-11-05T10:16:00Z"/>
          <w:noProof/>
          <w:lang w:eastAsia="fr-FR"/>
        </w:rPr>
        <w:pPrChange w:id="8039" w:author="ghislain.aine" w:date="2015-11-05T10:16:00Z">
          <w:pPr/>
        </w:pPrChange>
      </w:pPr>
      <w:del w:id="8040" w:author="ghislain.aine" w:date="2015-11-05T10:16:00Z">
        <w:r w:rsidDel="008C2508">
          <w:rPr>
            <w:noProof/>
            <w:lang w:eastAsia="fr-FR"/>
          </w:rPr>
          <w:delText>Nous allons créer une messagerie, et transférer le message via le réseau en utilisant des composants Starlinx.</w:delText>
        </w:r>
      </w:del>
    </w:p>
    <w:p w:rsidR="00000000" w:rsidRDefault="00EE2A1F">
      <w:pPr>
        <w:ind w:left="720"/>
        <w:contextualSpacing/>
        <w:rPr>
          <w:del w:id="8041" w:author="ghislain.aine" w:date="2015-11-05T10:16:00Z"/>
          <w:noProof/>
          <w:lang w:eastAsia="fr-FR"/>
        </w:rPr>
        <w:pPrChange w:id="8042" w:author="ghislain.aine" w:date="2015-11-05T10:16:00Z">
          <w:pPr/>
        </w:pPrChange>
      </w:pPr>
    </w:p>
    <w:p w:rsidR="00000000" w:rsidRDefault="00BF1190">
      <w:pPr>
        <w:pStyle w:val="Titre3"/>
        <w:ind w:left="720"/>
        <w:rPr>
          <w:del w:id="8043" w:author="ghislain.aine" w:date="2015-11-05T10:16:00Z"/>
          <w:noProof/>
          <w:lang w:eastAsia="fr-FR"/>
        </w:rPr>
        <w:pPrChange w:id="8044" w:author="ghislain.aine" w:date="2015-11-05T10:16:00Z">
          <w:pPr>
            <w:pStyle w:val="Titre3"/>
          </w:pPr>
        </w:pPrChange>
      </w:pPr>
      <w:del w:id="8045" w:author="ghislain.aine" w:date="2015-11-05T10:16:00Z">
        <w:r w:rsidDel="008C2508">
          <w:rPr>
            <w:noProof/>
            <w:lang w:eastAsia="fr-FR"/>
          </w:rPr>
          <w:delText>Décodeur</w:delText>
        </w:r>
      </w:del>
    </w:p>
    <w:p w:rsidR="00000000" w:rsidRDefault="00EE2A1F">
      <w:pPr>
        <w:ind w:left="720"/>
        <w:contextualSpacing/>
        <w:rPr>
          <w:del w:id="8046" w:author="ghislain.aine" w:date="2015-11-05T10:16:00Z"/>
          <w:noProof/>
          <w:lang w:eastAsia="fr-FR"/>
        </w:rPr>
        <w:pPrChange w:id="8047" w:author="ghislain.aine" w:date="2015-11-05T10:16:00Z">
          <w:pPr/>
        </w:pPrChange>
      </w:pPr>
    </w:p>
    <w:p w:rsidR="00000000" w:rsidRDefault="00BF1190">
      <w:pPr>
        <w:ind w:left="720"/>
        <w:contextualSpacing/>
        <w:rPr>
          <w:del w:id="8048" w:author="ghislain.aine" w:date="2015-11-05T10:16:00Z"/>
          <w:noProof/>
          <w:lang w:eastAsia="fr-FR"/>
        </w:rPr>
        <w:pPrChange w:id="8049" w:author="ghislain.aine" w:date="2015-11-05T10:16:00Z">
          <w:pPr/>
        </w:pPrChange>
      </w:pPr>
      <w:del w:id="8050" w:author="ghislain.aine" w:date="2015-11-05T10:16:00Z">
        <w:r w:rsidRPr="009769AF" w:rsidDel="008C2508">
          <w:rPr>
            <w:noProof/>
            <w:lang w:eastAsia="fr-FR"/>
          </w:rPr>
          <w:delText>Le décodeur est un composant qui reçoit le message brut, et renvoit le message décodé, encapsulé dans un "InterComponentMessageData".</w:delText>
        </w:r>
      </w:del>
    </w:p>
    <w:p w:rsidR="00000000" w:rsidRDefault="00EE2A1F">
      <w:pPr>
        <w:ind w:left="720"/>
        <w:contextualSpacing/>
        <w:rPr>
          <w:del w:id="8051" w:author="ghislain.aine" w:date="2015-11-05T10:16:00Z"/>
          <w:noProof/>
          <w:lang w:eastAsia="fr-FR"/>
        </w:rPr>
        <w:pPrChange w:id="8052" w:author="ghislain.aine" w:date="2015-11-05T10:16:00Z">
          <w:pPr/>
        </w:pPrChange>
      </w:pPr>
    </w:p>
    <w:p w:rsidR="00000000" w:rsidRDefault="00BF1190">
      <w:pPr>
        <w:ind w:left="720"/>
        <w:contextualSpacing/>
        <w:rPr>
          <w:del w:id="8053" w:author="ghislain.aine" w:date="2015-11-05T10:16:00Z"/>
          <w:noProof/>
          <w:lang w:eastAsia="fr-FR"/>
        </w:rPr>
        <w:pPrChange w:id="8054" w:author="ghislain.aine" w:date="2015-11-05T10:16:00Z">
          <w:pPr/>
        </w:pPrChange>
      </w:pPr>
      <w:del w:id="8055" w:author="ghislain.aine" w:date="2015-11-05T10:16:00Z">
        <w:r w:rsidRPr="009769AF" w:rsidDel="008C2508">
          <w:rPr>
            <w:noProof/>
            <w:lang w:eastAsia="fr-FR"/>
          </w:rPr>
          <w:delText>Lorsque le message arrive sur une pin, un signal est émis. Une transaction permet de lier ce signal à une fonction, qui traite alors le message, et le transmet au protocole.</w:delText>
        </w:r>
      </w:del>
    </w:p>
    <w:p w:rsidR="00000000" w:rsidRDefault="00EE2A1F">
      <w:pPr>
        <w:ind w:left="720"/>
        <w:contextualSpacing/>
        <w:rPr>
          <w:del w:id="8056" w:author="ghislain.aine" w:date="2015-11-05T10:16:00Z"/>
          <w:noProof/>
          <w:lang w:eastAsia="fr-FR"/>
        </w:rPr>
        <w:pPrChange w:id="8057" w:author="ghislain.aine" w:date="2015-11-05T10:16:00Z">
          <w:pPr/>
        </w:pPrChange>
      </w:pPr>
    </w:p>
    <w:p w:rsidR="00BF1190" w:rsidRDefault="00BF1190" w:rsidP="00BF1190">
      <w:pPr>
        <w:pStyle w:val="Paragraphedeliste"/>
        <w:numPr>
          <w:ilvl w:val="0"/>
          <w:numId w:val="71"/>
        </w:numPr>
        <w:rPr>
          <w:del w:id="8058" w:author="ghislain.aine" w:date="2015-11-05T10:16:00Z"/>
          <w:noProof/>
          <w:lang w:eastAsia="fr-FR"/>
        </w:rPr>
      </w:pPr>
      <w:del w:id="8059" w:author="ghislain.aine" w:date="2015-11-05T10:16:00Z">
        <w:r w:rsidRPr="009769AF" w:rsidDel="008C2508">
          <w:rPr>
            <w:noProof/>
            <w:lang w:eastAsia="fr-FR"/>
          </w:rPr>
          <w:delText>Créer un composant "Decoder", et y ajouter deux pins en cliquant sur "Component I/O" de la fenêtre d'édition du composant :</w:delText>
        </w:r>
      </w:del>
    </w:p>
    <w:p w:rsidR="00000000" w:rsidRDefault="00BF1190">
      <w:pPr>
        <w:pStyle w:val="Paragraphedeliste"/>
        <w:numPr>
          <w:ilvl w:val="1"/>
          <w:numId w:val="71"/>
        </w:numPr>
        <w:ind w:left="720"/>
        <w:rPr>
          <w:del w:id="8060" w:author="ghislain.aine" w:date="2015-11-05T10:16:00Z"/>
          <w:noProof/>
          <w:lang w:eastAsia="fr-FR"/>
        </w:rPr>
        <w:pPrChange w:id="8061" w:author="ghislain.aine" w:date="2015-11-05T10:16:00Z">
          <w:pPr>
            <w:pStyle w:val="Paragraphedeliste"/>
            <w:numPr>
              <w:ilvl w:val="1"/>
              <w:numId w:val="71"/>
            </w:numPr>
            <w:ind w:left="1440" w:hanging="360"/>
          </w:pPr>
        </w:pPrChange>
      </w:pPr>
      <w:del w:id="8062" w:author="ghislain.aine" w:date="2015-11-05T10:16:00Z">
        <w:r w:rsidRPr="009769AF" w:rsidDel="008C2508">
          <w:rPr>
            <w:noProof/>
            <w:lang w:eastAsia="fr-FR"/>
          </w:rPr>
          <w:delText>dataIn, récupère le message brut</w:delText>
        </w:r>
      </w:del>
    </w:p>
    <w:p w:rsidR="00000000" w:rsidRDefault="00BF1190">
      <w:pPr>
        <w:pStyle w:val="Paragraphedeliste"/>
        <w:numPr>
          <w:ilvl w:val="1"/>
          <w:numId w:val="71"/>
        </w:numPr>
        <w:ind w:left="720"/>
        <w:rPr>
          <w:del w:id="8063" w:author="ghislain.aine" w:date="2015-11-05T10:16:00Z"/>
          <w:noProof/>
          <w:lang w:eastAsia="fr-FR"/>
        </w:rPr>
        <w:pPrChange w:id="8064" w:author="ghislain.aine" w:date="2015-11-05T10:16:00Z">
          <w:pPr>
            <w:pStyle w:val="Paragraphedeliste"/>
            <w:numPr>
              <w:ilvl w:val="1"/>
              <w:numId w:val="71"/>
            </w:numPr>
            <w:ind w:left="1440" w:hanging="360"/>
          </w:pPr>
        </w:pPrChange>
      </w:pPr>
      <w:del w:id="8065" w:author="ghislain.aine" w:date="2015-11-05T10:16:00Z">
        <w:r w:rsidRPr="009769AF" w:rsidDel="008C2508">
          <w:rPr>
            <w:noProof/>
            <w:lang w:eastAsia="fr-FR"/>
          </w:rPr>
          <w:delText>dataOut, renvoir le message décodé</w:delText>
        </w:r>
      </w:del>
    </w:p>
    <w:p w:rsidR="00000000" w:rsidRDefault="00BF1190">
      <w:pPr>
        <w:pStyle w:val="Paragraphedeliste"/>
        <w:numPr>
          <w:ilvl w:val="1"/>
          <w:numId w:val="71"/>
        </w:numPr>
        <w:ind w:left="720"/>
        <w:rPr>
          <w:del w:id="8066" w:author="ghislain.aine" w:date="2015-11-05T10:16:00Z"/>
          <w:noProof/>
          <w:lang w:eastAsia="fr-FR"/>
        </w:rPr>
        <w:pPrChange w:id="8067" w:author="ghislain.aine" w:date="2015-11-05T10:16:00Z">
          <w:pPr>
            <w:pStyle w:val="Paragraphedeliste"/>
            <w:numPr>
              <w:ilvl w:val="1"/>
              <w:numId w:val="71"/>
            </w:numPr>
            <w:ind w:left="1440" w:hanging="360"/>
          </w:pPr>
        </w:pPrChange>
      </w:pPr>
      <w:del w:id="8068" w:author="ghislain.aine" w:date="2015-11-05T10:16:00Z">
        <w:r w:rsidRPr="009769AF" w:rsidDel="008C2508">
          <w:rPr>
            <w:noProof/>
            <w:lang w:eastAsia="fr-FR"/>
          </w:rPr>
          <w:delText>Les deux sont de type "InterComponentMessageData", accessible dans "tdlcommon\data". Faire glisser la définition dans le champ "IO Data" de la fenêtre "IOComponent details"</w:delText>
        </w:r>
      </w:del>
    </w:p>
    <w:p w:rsidR="00000000" w:rsidRDefault="00EE2A1F">
      <w:pPr>
        <w:pStyle w:val="Paragraphedeliste"/>
        <w:rPr>
          <w:del w:id="8069" w:author="ghislain.aine" w:date="2015-11-05T10:16:00Z"/>
          <w:noProof/>
          <w:lang w:eastAsia="fr-FR"/>
        </w:rPr>
        <w:pPrChange w:id="8070" w:author="ghislain.aine" w:date="2015-11-05T10:16:00Z">
          <w:pPr>
            <w:pStyle w:val="Paragraphedeliste"/>
            <w:ind w:left="1440"/>
          </w:pPr>
        </w:pPrChange>
      </w:pPr>
    </w:p>
    <w:p w:rsidR="00000000" w:rsidRDefault="00EE2A1F">
      <w:pPr>
        <w:keepNext/>
        <w:ind w:left="720"/>
        <w:contextualSpacing/>
        <w:rPr>
          <w:del w:id="8071" w:author="ghislain.aine" w:date="2015-11-05T10:16:00Z"/>
        </w:rPr>
        <w:pPrChange w:id="8072" w:author="ghislain.aine" w:date="2015-11-05T10:16:00Z">
          <w:pPr>
            <w:keepNext/>
            <w:jc w:val="center"/>
          </w:pPr>
        </w:pPrChange>
      </w:pPr>
      <w:del w:id="8073" w:author="ghislain.aine" w:date="2015-11-05T10:16:00Z">
        <w:r>
          <w:rPr>
            <w:noProof/>
            <w:lang w:eastAsia="fr-FR"/>
            <w:rPrChange w:id="8074">
              <w:rPr>
                <w:noProof/>
                <w:color w:val="0000FF" w:themeColor="hyperlink"/>
                <w:u w:val="single"/>
                <w:lang w:eastAsia="fr-FR"/>
              </w:rPr>
            </w:rPrChange>
          </w:rPr>
          <w:drawing>
            <wp:inline distT="0" distB="0" distL="0" distR="0">
              <wp:extent cx="2781300" cy="1466850"/>
              <wp:effectExtent l="19050" t="0" r="0" b="0"/>
              <wp:docPr id="154" name="Imag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83" cstate="print"/>
                      <a:srcRect/>
                      <a:stretch>
                        <a:fillRect/>
                      </a:stretch>
                    </pic:blipFill>
                    <pic:spPr bwMode="auto">
                      <a:xfrm>
                        <a:off x="0" y="0"/>
                        <a:ext cx="2781300" cy="146685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075" w:author="ghislain.aine" w:date="2015-11-05T10:16:00Z"/>
          <w:noProof/>
          <w:lang w:eastAsia="fr-FR"/>
        </w:rPr>
        <w:pPrChange w:id="8076" w:author="ghislain.aine" w:date="2015-11-05T10:16:00Z">
          <w:pPr>
            <w:pStyle w:val="Lgende"/>
            <w:jc w:val="center"/>
          </w:pPr>
        </w:pPrChange>
      </w:pPr>
      <w:del w:id="8077"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46</w:delText>
        </w:r>
        <w:r w:rsidR="00D276D8" w:rsidDel="008C2508">
          <w:fldChar w:fldCharType="end"/>
        </w:r>
        <w:r w:rsidDel="008C2508">
          <w:delText xml:space="preserve"> : </w:delText>
        </w:r>
        <w:r w:rsidRPr="00D10745" w:rsidDel="008C2508">
          <w:delText>Configuration d'une pin du décodeur</w:delText>
        </w:r>
        <w:r w:rsidRPr="009769AF" w:rsidDel="008C2508">
          <w:rPr>
            <w:noProof/>
            <w:sz w:val="20"/>
            <w:u w:val="single"/>
            <w:lang w:eastAsia="fr-FR"/>
          </w:rPr>
          <w:delText xml:space="preserve"> </w:delText>
        </w:r>
      </w:del>
    </w:p>
    <w:p w:rsidR="00000000" w:rsidRDefault="00EE2A1F">
      <w:pPr>
        <w:ind w:left="720"/>
        <w:contextualSpacing/>
        <w:rPr>
          <w:del w:id="8078" w:author="ghislain.aine" w:date="2015-11-05T10:16:00Z"/>
          <w:noProof/>
          <w:lang w:eastAsia="fr-FR"/>
        </w:rPr>
        <w:pPrChange w:id="8079" w:author="ghislain.aine" w:date="2015-11-05T10:16:00Z">
          <w:pPr/>
        </w:pPrChange>
      </w:pPr>
    </w:p>
    <w:p w:rsidR="00000000" w:rsidRDefault="00BF1190">
      <w:pPr>
        <w:ind w:left="720"/>
        <w:contextualSpacing/>
        <w:rPr>
          <w:del w:id="8080" w:author="ghislain.aine" w:date="2015-11-05T10:16:00Z"/>
          <w:noProof/>
          <w:lang w:eastAsia="fr-FR"/>
        </w:rPr>
        <w:pPrChange w:id="8081" w:author="ghislain.aine" w:date="2015-11-05T10:16:00Z">
          <w:pPr/>
        </w:pPrChange>
      </w:pPr>
      <w:del w:id="8082" w:author="ghislain.aine" w:date="2015-11-05T10:16:00Z">
        <w:r w:rsidRPr="009769AF" w:rsidDel="008C2508">
          <w:rPr>
            <w:noProof/>
            <w:lang w:eastAsia="fr-FR"/>
          </w:rPr>
          <w:delText>L'ajout des datas aura automatiquement rajouté deux process, un par data.</w:delText>
        </w:r>
      </w:del>
    </w:p>
    <w:p w:rsidR="00000000" w:rsidRDefault="00BF1190">
      <w:pPr>
        <w:pStyle w:val="Paragraphedeliste"/>
        <w:numPr>
          <w:ilvl w:val="0"/>
          <w:numId w:val="72"/>
        </w:numPr>
        <w:ind w:left="720"/>
        <w:rPr>
          <w:del w:id="8083" w:author="ghislain.aine" w:date="2015-11-05T10:16:00Z"/>
          <w:noProof/>
          <w:lang w:eastAsia="fr-FR"/>
        </w:rPr>
        <w:pPrChange w:id="8084" w:author="ghislain.aine" w:date="2015-11-05T10:16:00Z">
          <w:pPr>
            <w:pStyle w:val="Paragraphedeliste"/>
            <w:numPr>
              <w:numId w:val="72"/>
            </w:numPr>
            <w:ind w:left="709" w:hanging="360"/>
          </w:pPr>
        </w:pPrChange>
      </w:pPr>
      <w:del w:id="8085" w:author="ghislain.aine" w:date="2015-11-05T10:16:00Z">
        <w:r w:rsidRPr="009769AF" w:rsidDel="008C2508">
          <w:rPr>
            <w:noProof/>
            <w:lang w:eastAsia="fr-FR"/>
          </w:rPr>
          <w:delText>Créer une fonction de réception</w:delText>
        </w:r>
        <w:r w:rsidDel="008C2508">
          <w:rPr>
            <w:noProof/>
            <w:lang w:eastAsia="fr-FR"/>
          </w:rPr>
          <w:delText xml:space="preserve"> </w:delText>
        </w:r>
        <w:r w:rsidRPr="009769AF" w:rsidDel="008C2508">
          <w:rPr>
            <w:noProof/>
            <w:lang w:eastAsia="fr-FR"/>
          </w:rPr>
          <w:delText xml:space="preserve">: receiveFromNetwork. </w:delText>
        </w:r>
        <w:r w:rsidDel="008C2508">
          <w:rPr>
            <w:noProof/>
            <w:lang w:eastAsia="fr-FR"/>
          </w:rPr>
          <w:delText>Cette</w:delText>
        </w:r>
        <w:r w:rsidRPr="009769AF" w:rsidDel="008C2508">
          <w:rPr>
            <w:noProof/>
            <w:lang w:eastAsia="fr-FR"/>
          </w:rPr>
          <w:delText xml:space="preserve"> fonction prend en paramètre une data de type "InterComponentMessageData"</w:delText>
        </w:r>
      </w:del>
    </w:p>
    <w:p w:rsidR="00000000" w:rsidRDefault="00BF1190">
      <w:pPr>
        <w:pStyle w:val="Paragraphedeliste"/>
        <w:numPr>
          <w:ilvl w:val="0"/>
          <w:numId w:val="72"/>
        </w:numPr>
        <w:ind w:left="720"/>
        <w:rPr>
          <w:del w:id="8086" w:author="ghislain.aine" w:date="2015-11-05T10:16:00Z"/>
          <w:noProof/>
          <w:lang w:eastAsia="fr-FR"/>
        </w:rPr>
        <w:pPrChange w:id="8087" w:author="ghislain.aine" w:date="2015-11-05T10:16:00Z">
          <w:pPr>
            <w:pStyle w:val="Paragraphedeliste"/>
            <w:numPr>
              <w:numId w:val="72"/>
            </w:numPr>
            <w:ind w:left="709" w:hanging="360"/>
          </w:pPr>
        </w:pPrChange>
      </w:pPr>
      <w:del w:id="8088" w:author="ghislain.aine" w:date="2015-11-05T10:16:00Z">
        <w:r w:rsidRPr="009769AF" w:rsidDel="008C2508">
          <w:rPr>
            <w:noProof/>
            <w:lang w:eastAsia="fr-FR"/>
          </w:rPr>
          <w:delText>Créer une transaction qui va lier le signal de réception de la data à la fonction de réception.</w:delText>
        </w:r>
        <w:r w:rsidRPr="009769AF" w:rsidDel="008C2508">
          <w:rPr>
            <w:noProof/>
            <w:lang w:eastAsia="fr-FR"/>
          </w:rPr>
          <w:br/>
          <w:delText>Connecter le signal "onReceiveDataViadataIn" au process "receiveFromNetwork" en les glissant depuis la fenêtre "Context".</w:delText>
        </w:r>
      </w:del>
    </w:p>
    <w:p w:rsidR="00000000" w:rsidRDefault="00BF1190">
      <w:pPr>
        <w:pStyle w:val="Paragraphedeliste"/>
        <w:rPr>
          <w:del w:id="8089" w:author="ghislain.aine" w:date="2015-11-05T10:16:00Z"/>
          <w:noProof/>
          <w:lang w:eastAsia="fr-FR"/>
        </w:rPr>
        <w:pPrChange w:id="8090" w:author="ghislain.aine" w:date="2015-11-05T10:16:00Z">
          <w:pPr>
            <w:pStyle w:val="Paragraphedeliste"/>
            <w:ind w:left="709"/>
          </w:pPr>
        </w:pPrChange>
      </w:pPr>
      <w:del w:id="8091" w:author="ghislain.aine" w:date="2015-11-05T10:16:00Z">
        <w:r w:rsidRPr="009769AF" w:rsidDel="008C2508">
          <w:rPr>
            <w:noProof/>
            <w:lang w:eastAsia="fr-FR"/>
          </w:rPr>
          <w:delText xml:space="preserve"> Le signal et le process doivent avoir les mêmes paramètres. Le signal ayant été créé avec un paramètre, il faut ajouter le même paramètre à la fonction "receiveFromNetwork".</w:delText>
        </w:r>
      </w:del>
    </w:p>
    <w:p w:rsidR="00000000" w:rsidRDefault="00EE2A1F">
      <w:pPr>
        <w:pStyle w:val="Paragraphedeliste"/>
        <w:rPr>
          <w:del w:id="8092" w:author="ghislain.aine" w:date="2015-11-05T10:16:00Z"/>
          <w:noProof/>
          <w:lang w:eastAsia="fr-FR"/>
        </w:rPr>
        <w:pPrChange w:id="8093" w:author="ghislain.aine" w:date="2015-11-05T10:16:00Z">
          <w:pPr>
            <w:pStyle w:val="Paragraphedeliste"/>
            <w:ind w:left="1068"/>
          </w:pPr>
        </w:pPrChange>
      </w:pPr>
    </w:p>
    <w:p w:rsidR="00000000" w:rsidRDefault="00EE2A1F">
      <w:pPr>
        <w:keepNext/>
        <w:ind w:left="720"/>
        <w:contextualSpacing/>
        <w:rPr>
          <w:del w:id="8094" w:author="ghislain.aine" w:date="2015-11-05T10:16:00Z"/>
        </w:rPr>
        <w:pPrChange w:id="8095" w:author="ghislain.aine" w:date="2015-11-05T10:16:00Z">
          <w:pPr>
            <w:keepNext/>
            <w:jc w:val="center"/>
          </w:pPr>
        </w:pPrChange>
      </w:pPr>
      <w:del w:id="8096" w:author="ghislain.aine" w:date="2015-11-05T10:16:00Z">
        <w:r>
          <w:rPr>
            <w:noProof/>
            <w:lang w:eastAsia="fr-FR"/>
            <w:rPrChange w:id="8097">
              <w:rPr>
                <w:noProof/>
                <w:color w:val="0000FF" w:themeColor="hyperlink"/>
                <w:u w:val="single"/>
                <w:lang w:eastAsia="fr-FR"/>
              </w:rPr>
            </w:rPrChange>
          </w:rPr>
          <w:drawing>
            <wp:inline distT="0" distB="0" distL="0" distR="0">
              <wp:extent cx="2686050" cy="1333500"/>
              <wp:effectExtent l="19050" t="0" r="0" b="0"/>
              <wp:docPr id="155" name="Imag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4" cstate="print"/>
                      <a:srcRect/>
                      <a:stretch>
                        <a:fillRect/>
                      </a:stretch>
                    </pic:blipFill>
                    <pic:spPr bwMode="auto">
                      <a:xfrm>
                        <a:off x="0" y="0"/>
                        <a:ext cx="2686050" cy="133350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098" w:author="ghislain.aine" w:date="2015-11-05T10:16:00Z"/>
        </w:rPr>
        <w:pPrChange w:id="8099" w:author="ghislain.aine" w:date="2015-11-05T10:16:00Z">
          <w:pPr>
            <w:pStyle w:val="Lgende"/>
            <w:jc w:val="center"/>
          </w:pPr>
        </w:pPrChange>
      </w:pPr>
      <w:del w:id="8100"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47</w:delText>
        </w:r>
        <w:r w:rsidR="00D276D8" w:rsidDel="008C2508">
          <w:fldChar w:fldCharType="end"/>
        </w:r>
        <w:r w:rsidDel="008C2508">
          <w:delText xml:space="preserve"> : </w:delText>
        </w:r>
        <w:r w:rsidRPr="00997350" w:rsidDel="008C2508">
          <w:delText>Paramètre d'une transaction</w:delText>
        </w:r>
      </w:del>
    </w:p>
    <w:p w:rsidR="00000000" w:rsidRDefault="00EE2A1F">
      <w:pPr>
        <w:ind w:left="720"/>
        <w:contextualSpacing/>
        <w:rPr>
          <w:del w:id="8101" w:author="ghislain.aine" w:date="2015-11-05T10:16:00Z"/>
          <w:noProof/>
          <w:color w:val="000078"/>
          <w:sz w:val="24"/>
          <w:szCs w:val="24"/>
          <w:lang w:eastAsia="fr-FR"/>
        </w:rPr>
        <w:pPrChange w:id="8102" w:author="ghislain.aine" w:date="2015-11-05T10:16:00Z">
          <w:pPr>
            <w:spacing w:after="200" w:line="276" w:lineRule="auto"/>
            <w:jc w:val="left"/>
          </w:pPr>
        </w:pPrChange>
      </w:pPr>
    </w:p>
    <w:p w:rsidR="00000000" w:rsidRDefault="00BF1190">
      <w:pPr>
        <w:pStyle w:val="Titre3"/>
        <w:ind w:left="720"/>
        <w:rPr>
          <w:del w:id="8103" w:author="ghislain.aine" w:date="2015-11-05T10:16:00Z"/>
          <w:noProof/>
          <w:lang w:eastAsia="fr-FR"/>
        </w:rPr>
        <w:pPrChange w:id="8104" w:author="ghislain.aine" w:date="2015-11-05T10:16:00Z">
          <w:pPr>
            <w:pStyle w:val="Titre3"/>
          </w:pPr>
        </w:pPrChange>
      </w:pPr>
      <w:del w:id="8105" w:author="ghislain.aine" w:date="2015-11-05T10:16:00Z">
        <w:r w:rsidDel="008C2508">
          <w:rPr>
            <w:noProof/>
            <w:lang w:eastAsia="fr-FR"/>
          </w:rPr>
          <w:delText>Message et Protocole</w:delText>
        </w:r>
      </w:del>
    </w:p>
    <w:p w:rsidR="00000000" w:rsidRDefault="00EE2A1F">
      <w:pPr>
        <w:ind w:left="720"/>
        <w:contextualSpacing/>
        <w:rPr>
          <w:del w:id="8106" w:author="ghislain.aine" w:date="2015-11-05T10:16:00Z"/>
          <w:noProof/>
          <w:lang w:eastAsia="fr-FR"/>
        </w:rPr>
        <w:pPrChange w:id="8107" w:author="ghislain.aine" w:date="2015-11-05T10:16:00Z">
          <w:pPr/>
        </w:pPrChange>
      </w:pPr>
    </w:p>
    <w:p w:rsidR="00000000" w:rsidRDefault="00BF1190">
      <w:pPr>
        <w:ind w:left="720"/>
        <w:contextualSpacing/>
        <w:rPr>
          <w:del w:id="8108" w:author="ghislain.aine" w:date="2015-11-05T10:16:00Z"/>
          <w:noProof/>
          <w:lang w:eastAsia="fr-FR"/>
        </w:rPr>
        <w:pPrChange w:id="8109" w:author="ghislain.aine" w:date="2015-11-05T10:16:00Z">
          <w:pPr/>
        </w:pPrChange>
      </w:pPr>
      <w:del w:id="8110" w:author="ghislain.aine" w:date="2015-11-05T10:16:00Z">
        <w:r w:rsidDel="008C2508">
          <w:rPr>
            <w:noProof/>
            <w:lang w:eastAsia="fr-FR"/>
          </w:rPr>
          <w:delText>Nous allons créer un message contenant un paramètre d'identification, un paramètre indiquant le type de donnée contenue dans le message, et la donnée : pas ou période.</w:delText>
        </w:r>
      </w:del>
    </w:p>
    <w:p w:rsidR="00000000" w:rsidRDefault="00EE2A1F">
      <w:pPr>
        <w:ind w:left="720"/>
        <w:contextualSpacing/>
        <w:rPr>
          <w:del w:id="8111" w:author="ghislain.aine" w:date="2015-11-05T10:16:00Z"/>
          <w:noProof/>
          <w:lang w:eastAsia="fr-FR"/>
        </w:rPr>
        <w:pPrChange w:id="8112" w:author="ghislain.aine" w:date="2015-11-05T10:16:00Z">
          <w:pPr/>
        </w:pPrChange>
      </w:pPr>
    </w:p>
    <w:p w:rsidR="00000000" w:rsidRDefault="00BF1190">
      <w:pPr>
        <w:ind w:left="720"/>
        <w:contextualSpacing/>
        <w:rPr>
          <w:del w:id="8113" w:author="ghislain.aine" w:date="2015-11-05T10:16:00Z"/>
          <w:noProof/>
          <w:lang w:eastAsia="fr-FR"/>
        </w:rPr>
        <w:pPrChange w:id="8114" w:author="ghislain.aine" w:date="2015-11-05T10:16:00Z">
          <w:pPr/>
        </w:pPrChange>
      </w:pPr>
      <w:del w:id="8115" w:author="ghislain.aine" w:date="2015-11-05T10:16:00Z">
        <w:r w:rsidDel="008C2508">
          <w:rPr>
            <w:noProof/>
            <w:lang w:eastAsia="fr-FR"/>
          </w:rPr>
          <w:delText>En fonction du type de donnée, deux sous-messages seront utilisés : un pour le pas, et un autre pour la période.</w:delText>
        </w:r>
      </w:del>
    </w:p>
    <w:p w:rsidR="00000000" w:rsidRDefault="00EE2A1F">
      <w:pPr>
        <w:ind w:left="720"/>
        <w:contextualSpacing/>
        <w:rPr>
          <w:del w:id="8116" w:author="ghislain.aine" w:date="2015-11-05T10:16:00Z"/>
          <w:noProof/>
          <w:lang w:eastAsia="fr-FR"/>
        </w:rPr>
        <w:pPrChange w:id="8117" w:author="ghislain.aine" w:date="2015-11-05T10:16:00Z">
          <w:pPr/>
        </w:pPrChange>
      </w:pPr>
    </w:p>
    <w:p w:rsidR="00BF1190" w:rsidRDefault="00BF1190" w:rsidP="00BF1190">
      <w:pPr>
        <w:pStyle w:val="Paragraphedeliste"/>
        <w:numPr>
          <w:ilvl w:val="0"/>
          <w:numId w:val="73"/>
        </w:numPr>
        <w:rPr>
          <w:del w:id="8118" w:author="ghislain.aine" w:date="2015-11-05T10:16:00Z"/>
          <w:noProof/>
          <w:lang w:eastAsia="fr-FR"/>
        </w:rPr>
      </w:pPr>
      <w:del w:id="8119" w:author="ghislain.aine" w:date="2015-11-05T10:16:00Z">
        <w:r w:rsidDel="008C2508">
          <w:rPr>
            <w:noProof/>
            <w:lang w:eastAsia="fr-FR"/>
          </w:rPr>
          <w:delText>Création des champs</w:delText>
        </w:r>
      </w:del>
    </w:p>
    <w:p w:rsidR="00000000" w:rsidRDefault="00BF1190">
      <w:pPr>
        <w:pStyle w:val="Paragraphedeliste"/>
        <w:numPr>
          <w:ilvl w:val="1"/>
          <w:numId w:val="73"/>
        </w:numPr>
        <w:ind w:left="720"/>
        <w:rPr>
          <w:del w:id="8120" w:author="ghislain.aine" w:date="2015-11-05T10:16:00Z"/>
          <w:noProof/>
          <w:lang w:eastAsia="fr-FR"/>
        </w:rPr>
        <w:pPrChange w:id="8121" w:author="ghislain.aine" w:date="2015-11-05T10:16:00Z">
          <w:pPr>
            <w:pStyle w:val="Paragraphedeliste"/>
            <w:numPr>
              <w:ilvl w:val="1"/>
              <w:numId w:val="73"/>
            </w:numPr>
            <w:ind w:left="1440" w:hanging="360"/>
          </w:pPr>
        </w:pPrChange>
      </w:pPr>
      <w:del w:id="8122" w:author="ghislain.aine" w:date="2015-11-05T10:16:00Z">
        <w:r w:rsidDel="008C2508">
          <w:rPr>
            <w:noProof/>
            <w:lang w:eastAsia="fr-FR"/>
          </w:rPr>
          <w:delText>Créer une catégorie "Dictionnary"</w:delText>
        </w:r>
      </w:del>
    </w:p>
    <w:p w:rsidR="00000000" w:rsidRDefault="00BF1190">
      <w:pPr>
        <w:pStyle w:val="Paragraphedeliste"/>
        <w:numPr>
          <w:ilvl w:val="1"/>
          <w:numId w:val="73"/>
        </w:numPr>
        <w:ind w:left="720"/>
        <w:rPr>
          <w:del w:id="8123" w:author="ghislain.aine" w:date="2015-11-05T10:16:00Z"/>
          <w:noProof/>
          <w:lang w:eastAsia="fr-FR"/>
        </w:rPr>
        <w:pPrChange w:id="8124" w:author="ghislain.aine" w:date="2015-11-05T10:16:00Z">
          <w:pPr>
            <w:pStyle w:val="Paragraphedeliste"/>
            <w:numPr>
              <w:ilvl w:val="1"/>
              <w:numId w:val="73"/>
            </w:numPr>
            <w:ind w:left="1440" w:hanging="360"/>
          </w:pPr>
        </w:pPrChange>
      </w:pPr>
      <w:del w:id="8125" w:author="ghislain.aine" w:date="2015-11-05T10:16:00Z">
        <w:r w:rsidDel="008C2508">
          <w:rPr>
            <w:noProof/>
            <w:lang w:eastAsia="fr-FR"/>
          </w:rPr>
          <w:delText>Créer une définition de type "IntegerDefinition", nommée "MessageType"</w:delText>
        </w:r>
      </w:del>
    </w:p>
    <w:p w:rsidR="00000000" w:rsidRDefault="00BF1190">
      <w:pPr>
        <w:pStyle w:val="Paragraphedeliste"/>
        <w:numPr>
          <w:ilvl w:val="1"/>
          <w:numId w:val="73"/>
        </w:numPr>
        <w:ind w:left="720"/>
        <w:rPr>
          <w:del w:id="8126" w:author="ghislain.aine" w:date="2015-11-05T10:16:00Z"/>
          <w:noProof/>
          <w:lang w:eastAsia="fr-FR"/>
        </w:rPr>
        <w:pPrChange w:id="8127" w:author="ghislain.aine" w:date="2015-11-05T10:16:00Z">
          <w:pPr>
            <w:pStyle w:val="Paragraphedeliste"/>
            <w:numPr>
              <w:ilvl w:val="1"/>
              <w:numId w:val="73"/>
            </w:numPr>
            <w:ind w:left="1440" w:hanging="360"/>
          </w:pPr>
        </w:pPrChange>
      </w:pPr>
      <w:del w:id="8128" w:author="ghislain.aine" w:date="2015-11-05T10:16:00Z">
        <w:r w:rsidDel="008C2508">
          <w:rPr>
            <w:noProof/>
            <w:lang w:eastAsia="fr-FR"/>
          </w:rPr>
          <w:delText>Lui ajouter une représentation binaire</w:delText>
        </w:r>
      </w:del>
    </w:p>
    <w:p w:rsidR="00000000" w:rsidRDefault="00BF1190">
      <w:pPr>
        <w:pStyle w:val="Paragraphedeliste"/>
        <w:numPr>
          <w:ilvl w:val="1"/>
          <w:numId w:val="73"/>
        </w:numPr>
        <w:ind w:left="720"/>
        <w:rPr>
          <w:del w:id="8129" w:author="ghislain.aine" w:date="2015-11-05T10:16:00Z"/>
          <w:noProof/>
          <w:lang w:eastAsia="fr-FR"/>
        </w:rPr>
        <w:pPrChange w:id="8130" w:author="ghislain.aine" w:date="2015-11-05T10:16:00Z">
          <w:pPr>
            <w:pStyle w:val="Paragraphedeliste"/>
            <w:numPr>
              <w:ilvl w:val="1"/>
              <w:numId w:val="73"/>
            </w:numPr>
            <w:ind w:left="1440" w:hanging="360"/>
          </w:pPr>
        </w:pPrChange>
      </w:pPr>
      <w:del w:id="8131" w:author="ghislain.aine" w:date="2015-11-05T10:16:00Z">
        <w:r w:rsidDel="008C2508">
          <w:rPr>
            <w:noProof/>
            <w:lang w:eastAsia="fr-FR"/>
          </w:rPr>
          <w:delText>Modifier la taille de la donnée en éditant le champ "Bit size" de la représentation binaire : 4</w:delText>
        </w:r>
      </w:del>
    </w:p>
    <w:p w:rsidR="00000000" w:rsidRDefault="00BF1190">
      <w:pPr>
        <w:pStyle w:val="Paragraphedeliste"/>
        <w:numPr>
          <w:ilvl w:val="1"/>
          <w:numId w:val="73"/>
        </w:numPr>
        <w:ind w:left="720"/>
        <w:rPr>
          <w:del w:id="8132" w:author="ghislain.aine" w:date="2015-11-05T10:16:00Z"/>
          <w:noProof/>
          <w:lang w:eastAsia="fr-FR"/>
        </w:rPr>
        <w:pPrChange w:id="8133" w:author="ghislain.aine" w:date="2015-11-05T10:16:00Z">
          <w:pPr>
            <w:pStyle w:val="Paragraphedeliste"/>
            <w:numPr>
              <w:ilvl w:val="1"/>
              <w:numId w:val="73"/>
            </w:numPr>
            <w:ind w:left="1440" w:hanging="360"/>
          </w:pPr>
        </w:pPrChange>
      </w:pPr>
      <w:del w:id="8134" w:author="ghislain.aine" w:date="2015-11-05T10:16:00Z">
        <w:r w:rsidDel="008C2508">
          <w:rPr>
            <w:noProof/>
            <w:lang w:eastAsia="fr-FR"/>
          </w:rPr>
          <w:delText>Ce champ permet de savoir si la donnée est de type "pas" ou "période". Il peut donc être pratique d'utiliser une énumération.</w:delText>
        </w:r>
      </w:del>
    </w:p>
    <w:p w:rsidR="00000000" w:rsidRDefault="00BF1190">
      <w:pPr>
        <w:pStyle w:val="Paragraphedeliste"/>
        <w:numPr>
          <w:ilvl w:val="0"/>
          <w:numId w:val="74"/>
        </w:numPr>
        <w:ind w:left="720"/>
        <w:rPr>
          <w:del w:id="8135" w:author="ghislain.aine" w:date="2015-11-05T10:16:00Z"/>
          <w:noProof/>
          <w:lang w:eastAsia="fr-FR"/>
        </w:rPr>
        <w:pPrChange w:id="8136" w:author="ghislain.aine" w:date="2015-11-05T10:16:00Z">
          <w:pPr>
            <w:pStyle w:val="Paragraphedeliste"/>
            <w:numPr>
              <w:numId w:val="74"/>
            </w:numPr>
            <w:ind w:left="1418" w:hanging="360"/>
          </w:pPr>
        </w:pPrChange>
      </w:pPr>
      <w:del w:id="8137" w:author="ghislain.aine" w:date="2015-11-05T10:16:00Z">
        <w:r w:rsidDel="008C2508">
          <w:rPr>
            <w:noProof/>
            <w:lang w:eastAsia="fr-FR"/>
          </w:rPr>
          <w:delText>Dans la fenêtre d'édition de la définition, dans la dernière partie "Enum values", cocher l'option "Used" et entrer les deux énumérations. Par convention, les enums sont toujours écrits en majuscules</w:delText>
        </w:r>
      </w:del>
    </w:p>
    <w:p w:rsidR="00BF1190" w:rsidRDefault="00BF1190" w:rsidP="00BF1190">
      <w:pPr>
        <w:pStyle w:val="Paragraphedeliste"/>
        <w:rPr>
          <w:del w:id="8138" w:author="ghislain.aine" w:date="2015-11-05T10:16:00Z"/>
          <w:noProof/>
          <w:lang w:eastAsia="fr-FR"/>
        </w:rPr>
      </w:pPr>
    </w:p>
    <w:p w:rsidR="00000000" w:rsidRDefault="00EE2A1F">
      <w:pPr>
        <w:keepNext/>
        <w:ind w:left="720"/>
        <w:contextualSpacing/>
        <w:rPr>
          <w:del w:id="8139" w:author="ghislain.aine" w:date="2015-11-05T10:16:00Z"/>
        </w:rPr>
        <w:pPrChange w:id="8140" w:author="ghislain.aine" w:date="2015-11-05T10:16:00Z">
          <w:pPr>
            <w:keepNext/>
            <w:jc w:val="center"/>
          </w:pPr>
        </w:pPrChange>
      </w:pPr>
      <w:del w:id="8141" w:author="ghislain.aine" w:date="2015-11-05T10:16:00Z">
        <w:r>
          <w:rPr>
            <w:noProof/>
            <w:lang w:eastAsia="fr-FR"/>
            <w:rPrChange w:id="8142">
              <w:rPr>
                <w:noProof/>
                <w:color w:val="0000FF" w:themeColor="hyperlink"/>
                <w:u w:val="single"/>
                <w:lang w:eastAsia="fr-FR"/>
              </w:rPr>
            </w:rPrChange>
          </w:rPr>
          <w:drawing>
            <wp:inline distT="0" distB="0" distL="0" distR="0">
              <wp:extent cx="2686050" cy="1181100"/>
              <wp:effectExtent l="19050" t="0" r="0" b="0"/>
              <wp:docPr id="156" name="Imag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85" cstate="print"/>
                      <a:srcRect/>
                      <a:stretch>
                        <a:fillRect/>
                      </a:stretch>
                    </pic:blipFill>
                    <pic:spPr bwMode="auto">
                      <a:xfrm>
                        <a:off x="0" y="0"/>
                        <a:ext cx="2686050" cy="1181100"/>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143" w:author="ghislain.aine" w:date="2015-11-05T10:16:00Z"/>
          <w:noProof/>
          <w:lang w:eastAsia="fr-FR"/>
        </w:rPr>
        <w:pPrChange w:id="8144" w:author="ghislain.aine" w:date="2015-11-05T10:16:00Z">
          <w:pPr>
            <w:pStyle w:val="Lgende"/>
            <w:jc w:val="center"/>
          </w:pPr>
        </w:pPrChange>
      </w:pPr>
      <w:del w:id="8145"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48</w:delText>
        </w:r>
        <w:r w:rsidR="00D276D8" w:rsidDel="008C2508">
          <w:fldChar w:fldCharType="end"/>
        </w:r>
        <w:r w:rsidDel="008C2508">
          <w:delText xml:space="preserve"> : </w:delText>
        </w:r>
        <w:r w:rsidRPr="00805411" w:rsidDel="008C2508">
          <w:delText>Création d'une énumération</w:delText>
        </w:r>
        <w:r w:rsidRPr="00821261" w:rsidDel="008C2508">
          <w:rPr>
            <w:noProof/>
            <w:sz w:val="20"/>
            <w:u w:val="single"/>
            <w:lang w:eastAsia="fr-FR"/>
          </w:rPr>
          <w:delText xml:space="preserve"> </w:delText>
        </w:r>
      </w:del>
    </w:p>
    <w:p w:rsidR="00000000" w:rsidRDefault="00EE2A1F">
      <w:pPr>
        <w:ind w:left="720"/>
        <w:contextualSpacing/>
        <w:rPr>
          <w:del w:id="8146" w:author="ghislain.aine" w:date="2015-11-05T10:16:00Z"/>
          <w:noProof/>
          <w:lang w:eastAsia="fr-FR"/>
        </w:rPr>
        <w:pPrChange w:id="8147" w:author="ghislain.aine" w:date="2015-11-05T10:16:00Z">
          <w:pPr/>
        </w:pPrChange>
      </w:pPr>
    </w:p>
    <w:p w:rsidR="00000000" w:rsidRDefault="00BF1190">
      <w:pPr>
        <w:pStyle w:val="Paragraphedeliste"/>
        <w:numPr>
          <w:ilvl w:val="1"/>
          <w:numId w:val="74"/>
        </w:numPr>
        <w:ind w:left="720"/>
        <w:rPr>
          <w:del w:id="8148" w:author="ghislain.aine" w:date="2015-11-05T10:16:00Z"/>
          <w:noProof/>
          <w:lang w:eastAsia="fr-FR"/>
        </w:rPr>
        <w:pPrChange w:id="8149" w:author="ghislain.aine" w:date="2015-11-05T10:16:00Z">
          <w:pPr>
            <w:pStyle w:val="Paragraphedeliste"/>
            <w:numPr>
              <w:ilvl w:val="1"/>
              <w:numId w:val="74"/>
            </w:numPr>
            <w:ind w:left="1788" w:hanging="360"/>
          </w:pPr>
        </w:pPrChange>
      </w:pPr>
      <w:del w:id="8150" w:author="ghislain.aine" w:date="2015-11-05T10:16:00Z">
        <w:r w:rsidDel="008C2508">
          <w:rPr>
            <w:noProof/>
            <w:lang w:eastAsia="fr-FR"/>
          </w:rPr>
          <w:delText>Créer une définition de type "DoubleDefinition", nommée "UuidType"</w:delText>
        </w:r>
      </w:del>
    </w:p>
    <w:p w:rsidR="00000000" w:rsidRDefault="00BF1190">
      <w:pPr>
        <w:pStyle w:val="Paragraphedeliste"/>
        <w:numPr>
          <w:ilvl w:val="1"/>
          <w:numId w:val="74"/>
        </w:numPr>
        <w:ind w:left="720"/>
        <w:rPr>
          <w:del w:id="8151" w:author="ghislain.aine" w:date="2015-11-05T10:16:00Z"/>
          <w:noProof/>
          <w:lang w:eastAsia="fr-FR"/>
        </w:rPr>
        <w:pPrChange w:id="8152" w:author="ghislain.aine" w:date="2015-11-05T10:16:00Z">
          <w:pPr>
            <w:pStyle w:val="Paragraphedeliste"/>
            <w:numPr>
              <w:ilvl w:val="1"/>
              <w:numId w:val="74"/>
            </w:numPr>
            <w:ind w:left="1788" w:hanging="360"/>
          </w:pPr>
        </w:pPrChange>
      </w:pPr>
      <w:del w:id="8153" w:author="ghislain.aine" w:date="2015-11-05T10:16:00Z">
        <w:r w:rsidDel="008C2508">
          <w:rPr>
            <w:noProof/>
            <w:lang w:eastAsia="fr-FR"/>
          </w:rPr>
          <w:delText>Lui ajouter une représentation binaire</w:delText>
        </w:r>
      </w:del>
    </w:p>
    <w:p w:rsidR="00000000" w:rsidRDefault="00BF1190">
      <w:pPr>
        <w:pStyle w:val="Paragraphedeliste"/>
        <w:numPr>
          <w:ilvl w:val="1"/>
          <w:numId w:val="74"/>
        </w:numPr>
        <w:ind w:left="720"/>
        <w:rPr>
          <w:del w:id="8154" w:author="ghislain.aine" w:date="2015-11-05T10:16:00Z"/>
          <w:noProof/>
          <w:lang w:eastAsia="fr-FR"/>
        </w:rPr>
        <w:pPrChange w:id="8155" w:author="ghislain.aine" w:date="2015-11-05T10:16:00Z">
          <w:pPr>
            <w:pStyle w:val="Paragraphedeliste"/>
            <w:numPr>
              <w:ilvl w:val="1"/>
              <w:numId w:val="74"/>
            </w:numPr>
            <w:ind w:left="1788" w:hanging="360"/>
          </w:pPr>
        </w:pPrChange>
      </w:pPr>
      <w:del w:id="8156" w:author="ghislain.aine" w:date="2015-11-05T10:16:00Z">
        <w:r w:rsidDel="008C2508">
          <w:rPr>
            <w:noProof/>
            <w:lang w:eastAsia="fr-FR"/>
          </w:rPr>
          <w:delText>Modifier la taille de la donnée en éditant le champ "Bit size" de la représentation binaire : 64</w:delText>
        </w:r>
      </w:del>
    </w:p>
    <w:p w:rsidR="00000000" w:rsidRDefault="00EE2A1F">
      <w:pPr>
        <w:ind w:left="720"/>
        <w:contextualSpacing/>
        <w:rPr>
          <w:del w:id="8157" w:author="ghislain.aine" w:date="2015-11-05T10:16:00Z"/>
          <w:noProof/>
          <w:lang w:eastAsia="fr-FR"/>
        </w:rPr>
        <w:pPrChange w:id="8158" w:author="ghislain.aine" w:date="2015-11-05T10:16:00Z">
          <w:pPr/>
        </w:pPrChange>
      </w:pPr>
    </w:p>
    <w:p w:rsidR="00BF1190" w:rsidRDefault="00BF1190" w:rsidP="00BF1190">
      <w:pPr>
        <w:pStyle w:val="Paragraphedeliste"/>
        <w:numPr>
          <w:ilvl w:val="0"/>
          <w:numId w:val="73"/>
        </w:numPr>
        <w:rPr>
          <w:del w:id="8159" w:author="ghislain.aine" w:date="2015-11-05T10:16:00Z"/>
          <w:noProof/>
          <w:lang w:eastAsia="fr-FR"/>
        </w:rPr>
      </w:pPr>
      <w:del w:id="8160" w:author="ghislain.aine" w:date="2015-11-05T10:16:00Z">
        <w:r w:rsidDel="008C2508">
          <w:rPr>
            <w:noProof/>
            <w:lang w:eastAsia="fr-FR"/>
          </w:rPr>
          <w:delText>Création du message</w:delText>
        </w:r>
      </w:del>
    </w:p>
    <w:p w:rsidR="00000000" w:rsidRDefault="00BF1190">
      <w:pPr>
        <w:pStyle w:val="Paragraphedeliste"/>
        <w:numPr>
          <w:ilvl w:val="1"/>
          <w:numId w:val="73"/>
        </w:numPr>
        <w:ind w:left="720"/>
        <w:rPr>
          <w:del w:id="8161" w:author="ghislain.aine" w:date="2015-11-05T10:16:00Z"/>
          <w:noProof/>
          <w:lang w:eastAsia="fr-FR"/>
        </w:rPr>
        <w:pPrChange w:id="8162" w:author="ghislain.aine" w:date="2015-11-05T10:16:00Z">
          <w:pPr>
            <w:pStyle w:val="Paragraphedeliste"/>
            <w:numPr>
              <w:ilvl w:val="1"/>
              <w:numId w:val="73"/>
            </w:numPr>
            <w:ind w:left="1440" w:hanging="360"/>
          </w:pPr>
        </w:pPrChange>
      </w:pPr>
      <w:del w:id="8163" w:author="ghislain.aine" w:date="2015-11-05T10:16:00Z">
        <w:r w:rsidDel="008C2508">
          <w:rPr>
            <w:noProof/>
            <w:lang w:eastAsia="fr-FR"/>
          </w:rPr>
          <w:delText>Créer une catégorie "Protocole"</w:delText>
        </w:r>
      </w:del>
    </w:p>
    <w:p w:rsidR="00000000" w:rsidRDefault="00BF1190">
      <w:pPr>
        <w:pStyle w:val="Paragraphedeliste"/>
        <w:numPr>
          <w:ilvl w:val="1"/>
          <w:numId w:val="73"/>
        </w:numPr>
        <w:ind w:left="720"/>
        <w:rPr>
          <w:del w:id="8164" w:author="ghislain.aine" w:date="2015-11-05T10:16:00Z"/>
          <w:noProof/>
          <w:lang w:eastAsia="fr-FR"/>
        </w:rPr>
        <w:pPrChange w:id="8165" w:author="ghislain.aine" w:date="2015-11-05T10:16:00Z">
          <w:pPr>
            <w:pStyle w:val="Paragraphedeliste"/>
            <w:numPr>
              <w:ilvl w:val="1"/>
              <w:numId w:val="73"/>
            </w:numPr>
            <w:ind w:left="1440" w:hanging="360"/>
          </w:pPr>
        </w:pPrChange>
      </w:pPr>
      <w:del w:id="8166" w:author="ghislain.aine" w:date="2015-11-05T10:16:00Z">
        <w:r w:rsidDel="008C2508">
          <w:rPr>
            <w:noProof/>
            <w:lang w:eastAsia="fr-FR"/>
          </w:rPr>
          <w:delText>Créer un message "rootMessage"</w:delText>
        </w:r>
      </w:del>
    </w:p>
    <w:p w:rsidR="00000000" w:rsidRDefault="00BF1190">
      <w:pPr>
        <w:pStyle w:val="Paragraphedeliste"/>
        <w:numPr>
          <w:ilvl w:val="1"/>
          <w:numId w:val="73"/>
        </w:numPr>
        <w:ind w:left="720"/>
        <w:rPr>
          <w:del w:id="8167" w:author="ghislain.aine" w:date="2015-11-05T10:16:00Z"/>
          <w:noProof/>
          <w:lang w:eastAsia="fr-FR"/>
        </w:rPr>
        <w:pPrChange w:id="8168" w:author="ghislain.aine" w:date="2015-11-05T10:16:00Z">
          <w:pPr>
            <w:pStyle w:val="Paragraphedeliste"/>
            <w:numPr>
              <w:ilvl w:val="1"/>
              <w:numId w:val="73"/>
            </w:numPr>
            <w:ind w:left="1440" w:hanging="360"/>
          </w:pPr>
        </w:pPrChange>
      </w:pPr>
      <w:del w:id="8169" w:author="ghislain.aine" w:date="2015-11-05T10:16:00Z">
        <w:r w:rsidDel="008C2508">
          <w:rPr>
            <w:noProof/>
            <w:lang w:eastAsia="fr-FR"/>
          </w:rPr>
          <w:delText>Ajouter un champ de type UuidType</w:delText>
        </w:r>
      </w:del>
    </w:p>
    <w:p w:rsidR="00000000" w:rsidRDefault="00BF1190">
      <w:pPr>
        <w:pStyle w:val="Paragraphedeliste"/>
        <w:numPr>
          <w:ilvl w:val="1"/>
          <w:numId w:val="73"/>
        </w:numPr>
        <w:ind w:left="720"/>
        <w:rPr>
          <w:del w:id="8170" w:author="ghislain.aine" w:date="2015-11-05T10:16:00Z"/>
          <w:noProof/>
          <w:lang w:eastAsia="fr-FR"/>
        </w:rPr>
        <w:pPrChange w:id="8171" w:author="ghislain.aine" w:date="2015-11-05T10:16:00Z">
          <w:pPr>
            <w:pStyle w:val="Paragraphedeliste"/>
            <w:numPr>
              <w:ilvl w:val="1"/>
              <w:numId w:val="73"/>
            </w:numPr>
            <w:ind w:left="1440" w:hanging="360"/>
          </w:pPr>
        </w:pPrChange>
      </w:pPr>
      <w:del w:id="8172" w:author="ghislain.aine" w:date="2015-11-05T10:16:00Z">
        <w:r w:rsidDel="008C2508">
          <w:rPr>
            <w:noProof/>
            <w:lang w:eastAsia="fr-FR"/>
          </w:rPr>
          <w:delText>Ajouter un champ de type MessageType</w:delText>
        </w:r>
      </w:del>
    </w:p>
    <w:p w:rsidR="00000000" w:rsidRDefault="00BF1190">
      <w:pPr>
        <w:pStyle w:val="Paragraphedeliste"/>
        <w:numPr>
          <w:ilvl w:val="1"/>
          <w:numId w:val="73"/>
        </w:numPr>
        <w:ind w:left="720"/>
        <w:rPr>
          <w:del w:id="8173" w:author="ghislain.aine" w:date="2015-11-05T10:16:00Z"/>
          <w:noProof/>
          <w:lang w:eastAsia="fr-FR"/>
        </w:rPr>
        <w:pPrChange w:id="8174" w:author="ghislain.aine" w:date="2015-11-05T10:16:00Z">
          <w:pPr>
            <w:pStyle w:val="Paragraphedeliste"/>
            <w:numPr>
              <w:ilvl w:val="1"/>
              <w:numId w:val="73"/>
            </w:numPr>
            <w:ind w:left="1440" w:hanging="360"/>
          </w:pPr>
        </w:pPrChange>
      </w:pPr>
      <w:del w:id="8175" w:author="ghislain.aine" w:date="2015-11-05T10:16:00Z">
        <w:r w:rsidDel="008C2508">
          <w:rPr>
            <w:noProof/>
            <w:lang w:eastAsia="fr-FR"/>
          </w:rPr>
          <w:delText>Ajouter un champ "data" de type integer</w:delText>
        </w:r>
      </w:del>
    </w:p>
    <w:p w:rsidR="00000000" w:rsidRDefault="00BF1190">
      <w:pPr>
        <w:pStyle w:val="Paragraphedeliste"/>
        <w:numPr>
          <w:ilvl w:val="1"/>
          <w:numId w:val="73"/>
        </w:numPr>
        <w:ind w:left="720"/>
        <w:rPr>
          <w:del w:id="8176" w:author="ghislain.aine" w:date="2015-11-05T10:16:00Z"/>
          <w:noProof/>
          <w:lang w:eastAsia="fr-FR"/>
        </w:rPr>
        <w:pPrChange w:id="8177" w:author="ghislain.aine" w:date="2015-11-05T10:16:00Z">
          <w:pPr>
            <w:pStyle w:val="Paragraphedeliste"/>
            <w:numPr>
              <w:ilvl w:val="1"/>
              <w:numId w:val="73"/>
            </w:numPr>
            <w:ind w:left="1440" w:hanging="360"/>
          </w:pPr>
        </w:pPrChange>
      </w:pPr>
      <w:del w:id="8178" w:author="ghislain.aine" w:date="2015-11-05T10:16:00Z">
        <w:r w:rsidDel="008C2508">
          <w:rPr>
            <w:noProof/>
            <w:lang w:eastAsia="fr-FR"/>
          </w:rPr>
          <w:delText>Créer une représentation binaire et ajouter les champs en les glissant à partir de la fenêtre "Context"</w:delText>
        </w:r>
      </w:del>
    </w:p>
    <w:p w:rsidR="00000000" w:rsidRDefault="00BF1190">
      <w:pPr>
        <w:pStyle w:val="Paragraphedeliste"/>
        <w:numPr>
          <w:ilvl w:val="1"/>
          <w:numId w:val="73"/>
        </w:numPr>
        <w:ind w:left="720"/>
        <w:rPr>
          <w:del w:id="8179" w:author="ghislain.aine" w:date="2015-11-05T10:16:00Z"/>
          <w:noProof/>
          <w:lang w:eastAsia="fr-FR"/>
        </w:rPr>
        <w:pPrChange w:id="8180" w:author="ghislain.aine" w:date="2015-11-05T10:16:00Z">
          <w:pPr>
            <w:pStyle w:val="Paragraphedeliste"/>
            <w:numPr>
              <w:ilvl w:val="1"/>
              <w:numId w:val="73"/>
            </w:numPr>
            <w:ind w:left="1440" w:hanging="360"/>
          </w:pPr>
        </w:pPrChange>
      </w:pPr>
      <w:del w:id="8181" w:author="ghislain.aine" w:date="2015-11-05T10:16:00Z">
        <w:r w:rsidDel="008C2508">
          <w:rPr>
            <w:noProof/>
            <w:lang w:eastAsia="fr-FR"/>
          </w:rPr>
          <w:delText>Dans les paramètres de la représentation, mettre le paramètre "Position usage" sur "Order Position". Cela permet de lire les champs dans l'ordre d'apparition dans la liste</w:delText>
        </w:r>
      </w:del>
    </w:p>
    <w:p w:rsidR="00000000" w:rsidRDefault="00BF1190">
      <w:pPr>
        <w:pStyle w:val="Paragraphedeliste"/>
        <w:numPr>
          <w:ilvl w:val="1"/>
          <w:numId w:val="73"/>
        </w:numPr>
        <w:ind w:left="720"/>
        <w:rPr>
          <w:del w:id="8182" w:author="ghislain.aine" w:date="2015-11-05T10:16:00Z"/>
          <w:noProof/>
          <w:lang w:eastAsia="fr-FR"/>
        </w:rPr>
        <w:pPrChange w:id="8183" w:author="ghislain.aine" w:date="2015-11-05T10:16:00Z">
          <w:pPr>
            <w:pStyle w:val="Paragraphedeliste"/>
            <w:numPr>
              <w:ilvl w:val="1"/>
              <w:numId w:val="73"/>
            </w:numPr>
            <w:ind w:left="1440" w:hanging="360"/>
          </w:pPr>
        </w:pPrChange>
      </w:pPr>
      <w:del w:id="8184" w:author="ghislain.aine" w:date="2015-11-05T10:16:00Z">
        <w:r w:rsidDel="008C2508">
          <w:rPr>
            <w:noProof/>
            <w:lang w:eastAsia="fr-FR"/>
          </w:rPr>
          <w:delText>Dans un premier temps, on ne défini pas de condition sur la data. On utilisera uniquement le pas, indépendamment de la valeur de "MessageType"</w:delText>
        </w:r>
      </w:del>
    </w:p>
    <w:p w:rsidR="00000000" w:rsidRDefault="00BF1190">
      <w:pPr>
        <w:pStyle w:val="Paragraphedeliste"/>
        <w:numPr>
          <w:ilvl w:val="1"/>
          <w:numId w:val="73"/>
        </w:numPr>
        <w:ind w:left="720"/>
        <w:rPr>
          <w:del w:id="8185" w:author="ghislain.aine" w:date="2015-11-05T10:16:00Z"/>
          <w:noProof/>
          <w:lang w:eastAsia="fr-FR"/>
        </w:rPr>
        <w:pPrChange w:id="8186" w:author="ghislain.aine" w:date="2015-11-05T10:16:00Z">
          <w:pPr>
            <w:pStyle w:val="Paragraphedeliste"/>
            <w:numPr>
              <w:ilvl w:val="1"/>
              <w:numId w:val="73"/>
            </w:numPr>
            <w:ind w:left="1440" w:hanging="360"/>
          </w:pPr>
        </w:pPrChange>
      </w:pPr>
      <w:del w:id="8187" w:author="ghislain.aine" w:date="2015-11-05T10:16:00Z">
        <w:r w:rsidDel="008C2508">
          <w:rPr>
            <w:noProof/>
            <w:lang w:eastAsia="fr-FR"/>
          </w:rPr>
          <w:delText>Le message contenu dans un "InterComponentMessageData" doit être de type "IBaseMessage". Ajouter au message une interface IBaseMessage, présente dans "tdlcommon\interface", et créer les fonctions non implémentées</w:delText>
        </w:r>
      </w:del>
    </w:p>
    <w:p w:rsidR="00000000" w:rsidRDefault="00BF1190">
      <w:pPr>
        <w:pStyle w:val="Paragraphedeliste"/>
        <w:numPr>
          <w:ilvl w:val="1"/>
          <w:numId w:val="73"/>
        </w:numPr>
        <w:ind w:left="720"/>
        <w:rPr>
          <w:del w:id="8188" w:author="ghislain.aine" w:date="2015-11-05T10:16:00Z"/>
          <w:noProof/>
          <w:lang w:eastAsia="fr-FR"/>
        </w:rPr>
        <w:pPrChange w:id="8189" w:author="ghislain.aine" w:date="2015-11-05T10:16:00Z">
          <w:pPr>
            <w:pStyle w:val="Paragraphedeliste"/>
            <w:numPr>
              <w:ilvl w:val="1"/>
              <w:numId w:val="73"/>
            </w:numPr>
            <w:ind w:left="1440" w:hanging="360"/>
          </w:pPr>
        </w:pPrChange>
      </w:pPr>
      <w:del w:id="8190" w:author="ghislain.aine" w:date="2015-11-05T10:16:00Z">
        <w:r w:rsidDel="008C2508">
          <w:rPr>
            <w:noProof/>
            <w:lang w:eastAsia="fr-FR"/>
          </w:rPr>
          <w:delText>Implémenter la fonction "encode" en utilisant celle définie dans protolg3 :</w:delText>
        </w:r>
      </w:del>
    </w:p>
    <w:p w:rsidR="00000000" w:rsidRDefault="00BF1190">
      <w:pPr>
        <w:pStyle w:val="Code"/>
        <w:ind w:left="720"/>
        <w:contextualSpacing/>
        <w:jc w:val="both"/>
        <w:rPr>
          <w:del w:id="8191" w:author="ghislain.aine" w:date="2015-11-05T10:16:00Z"/>
          <w:noProof/>
          <w:lang w:eastAsia="fr-FR"/>
        </w:rPr>
        <w:pPrChange w:id="8192" w:author="ghislain.aine" w:date="2015-11-05T10:16:00Z">
          <w:pPr>
            <w:pStyle w:val="Code"/>
          </w:pPr>
        </w:pPrChange>
      </w:pPr>
      <w:del w:id="8193" w:author="ghislain.aine" w:date="2015-11-05T10:16:00Z">
        <w:r w:rsidRPr="00BF1190" w:rsidDel="008C2508">
          <w:rPr>
            <w:noProof/>
            <w:lang w:eastAsia="fr-FR"/>
          </w:rPr>
          <w:delText>protolg3.tools.BinaryTools.encode(this, data);</w:delText>
        </w:r>
      </w:del>
    </w:p>
    <w:p w:rsidR="00000000" w:rsidRDefault="00BF1190">
      <w:pPr>
        <w:pStyle w:val="Paragraphedeliste"/>
        <w:numPr>
          <w:ilvl w:val="0"/>
          <w:numId w:val="75"/>
        </w:numPr>
        <w:ind w:left="720"/>
        <w:rPr>
          <w:del w:id="8194" w:author="ghislain.aine" w:date="2015-11-05T10:16:00Z"/>
          <w:noProof/>
          <w:lang w:eastAsia="fr-FR"/>
        </w:rPr>
        <w:pPrChange w:id="8195" w:author="ghislain.aine" w:date="2015-11-05T10:16:00Z">
          <w:pPr>
            <w:pStyle w:val="Paragraphedeliste"/>
            <w:numPr>
              <w:numId w:val="75"/>
            </w:numPr>
            <w:ind w:left="1418" w:hanging="360"/>
          </w:pPr>
        </w:pPrChange>
      </w:pPr>
      <w:del w:id="8196" w:author="ghislain.aine" w:date="2015-11-05T10:16:00Z">
        <w:r w:rsidRPr="00A71001" w:rsidDel="008C2508">
          <w:rPr>
            <w:noProof/>
            <w:lang w:eastAsia="fr-FR"/>
          </w:rPr>
          <w:delText>Implémenter les autres fonctions en renvoyant simplement une valeur quelconque dans les fonctions qui nécessitent une valeur de retour</w:delText>
        </w:r>
        <w:r w:rsidDel="008C2508">
          <w:rPr>
            <w:noProof/>
            <w:lang w:eastAsia="fr-FR"/>
          </w:rPr>
          <w:delText>. Attention, il est nécessaire d'éditer au moins une fois chacune des fonctions pour ne pas avoir le message "Process is empty".</w:delText>
        </w:r>
      </w:del>
    </w:p>
    <w:p w:rsidR="00BF1190" w:rsidRDefault="00BF1190" w:rsidP="00BF1190">
      <w:pPr>
        <w:pStyle w:val="Paragraphedeliste"/>
        <w:rPr>
          <w:del w:id="8197" w:author="ghislain.aine" w:date="2015-11-05T10:16:00Z"/>
          <w:noProof/>
          <w:lang w:eastAsia="fr-FR"/>
        </w:rPr>
      </w:pPr>
    </w:p>
    <w:p w:rsidR="00BF1190" w:rsidRDefault="00BF1190" w:rsidP="00BF1190">
      <w:pPr>
        <w:pStyle w:val="Paragraphedeliste"/>
        <w:numPr>
          <w:ilvl w:val="0"/>
          <w:numId w:val="73"/>
        </w:numPr>
        <w:rPr>
          <w:del w:id="8198" w:author="ghislain.aine" w:date="2015-11-05T10:16:00Z"/>
          <w:noProof/>
          <w:lang w:eastAsia="fr-FR"/>
        </w:rPr>
      </w:pPr>
      <w:del w:id="8199" w:author="ghislain.aine" w:date="2015-11-05T10:16:00Z">
        <w:r w:rsidDel="008C2508">
          <w:rPr>
            <w:noProof/>
            <w:lang w:eastAsia="fr-FR"/>
          </w:rPr>
          <w:delText>Le composant ConfObserver sera chargé de transmettre le message</w:delText>
        </w:r>
      </w:del>
    </w:p>
    <w:p w:rsidR="00000000" w:rsidRDefault="00BF1190">
      <w:pPr>
        <w:pStyle w:val="Paragraphedeliste"/>
        <w:numPr>
          <w:ilvl w:val="1"/>
          <w:numId w:val="73"/>
        </w:numPr>
        <w:ind w:left="720"/>
        <w:rPr>
          <w:del w:id="8200" w:author="ghislain.aine" w:date="2015-11-05T10:16:00Z"/>
          <w:noProof/>
          <w:lang w:eastAsia="fr-FR"/>
        </w:rPr>
        <w:pPrChange w:id="8201" w:author="ghislain.aine" w:date="2015-11-05T10:16:00Z">
          <w:pPr>
            <w:pStyle w:val="Paragraphedeliste"/>
            <w:numPr>
              <w:ilvl w:val="1"/>
              <w:numId w:val="73"/>
            </w:numPr>
            <w:ind w:left="1440" w:hanging="360"/>
          </w:pPr>
        </w:pPrChange>
      </w:pPr>
      <w:del w:id="8202" w:author="ghislain.aine" w:date="2015-11-05T10:16:00Z">
        <w:r w:rsidDel="008C2508">
          <w:rPr>
            <w:noProof/>
            <w:lang w:eastAsia="fr-FR"/>
          </w:rPr>
          <w:delText>Ajouter une pin "DataOut", et lui donner comme data un "InterComponentMessageData"</w:delText>
        </w:r>
      </w:del>
    </w:p>
    <w:p w:rsidR="00000000" w:rsidRDefault="00EE2A1F">
      <w:pPr>
        <w:pStyle w:val="Paragraphedeliste"/>
        <w:rPr>
          <w:del w:id="8203" w:author="ghislain.aine" w:date="2015-11-05T10:16:00Z"/>
          <w:noProof/>
          <w:lang w:eastAsia="fr-FR"/>
        </w:rPr>
        <w:pPrChange w:id="8204" w:author="ghislain.aine" w:date="2015-11-05T10:16:00Z">
          <w:pPr>
            <w:pStyle w:val="Paragraphedeliste"/>
            <w:ind w:left="1440"/>
          </w:pPr>
        </w:pPrChange>
      </w:pPr>
    </w:p>
    <w:p w:rsidR="00000000" w:rsidRDefault="00BF1190">
      <w:pPr>
        <w:pStyle w:val="Paragraphedeliste"/>
        <w:numPr>
          <w:ilvl w:val="1"/>
          <w:numId w:val="73"/>
        </w:numPr>
        <w:ind w:left="720"/>
        <w:rPr>
          <w:del w:id="8205" w:author="ghislain.aine" w:date="2015-11-05T10:16:00Z"/>
          <w:noProof/>
          <w:lang w:eastAsia="fr-FR"/>
        </w:rPr>
        <w:pPrChange w:id="8206" w:author="ghislain.aine" w:date="2015-11-05T10:16:00Z">
          <w:pPr>
            <w:pStyle w:val="Paragraphedeliste"/>
            <w:numPr>
              <w:ilvl w:val="1"/>
              <w:numId w:val="73"/>
            </w:numPr>
            <w:ind w:left="1440" w:hanging="360"/>
          </w:pPr>
        </w:pPrChange>
      </w:pPr>
      <w:del w:id="8207" w:author="ghislain.aine" w:date="2015-11-05T10:16:00Z">
        <w:r w:rsidDel="008C2508">
          <w:rPr>
            <w:noProof/>
            <w:lang w:eastAsia="fr-FR"/>
          </w:rPr>
          <w:delText>Dans la fonction notifyStepChanged, créer un rootMessage (glisser-déplacer) :</w:delText>
        </w:r>
      </w:del>
    </w:p>
    <w:p w:rsidR="00000000" w:rsidRDefault="00BF1190">
      <w:pPr>
        <w:pStyle w:val="Code"/>
        <w:ind w:left="720"/>
        <w:contextualSpacing/>
        <w:jc w:val="both"/>
        <w:rPr>
          <w:del w:id="8208" w:author="ghislain.aine" w:date="2015-11-05T10:16:00Z"/>
          <w:noProof/>
          <w:lang w:eastAsia="fr-FR"/>
        </w:rPr>
        <w:pPrChange w:id="8209" w:author="ghislain.aine" w:date="2015-11-05T10:16:00Z">
          <w:pPr>
            <w:pStyle w:val="Code"/>
          </w:pPr>
        </w:pPrChange>
      </w:pPr>
      <w:del w:id="8210" w:author="ghislain.aine" w:date="2015-11-05T10:16:00Z">
        <w:r w:rsidRPr="00BF1190" w:rsidDel="008C2508">
          <w:rPr>
            <w:noProof/>
            <w:lang w:eastAsia="fr-FR"/>
          </w:rPr>
          <w:delText>tp.Protocole.rootMessage msg = new tp.Protocole.rootMessage();</w:delText>
        </w:r>
      </w:del>
    </w:p>
    <w:p w:rsidR="00000000" w:rsidRDefault="00BF1190">
      <w:pPr>
        <w:pStyle w:val="Code"/>
        <w:ind w:left="720"/>
        <w:contextualSpacing/>
        <w:jc w:val="both"/>
        <w:rPr>
          <w:del w:id="8211" w:author="ghislain.aine" w:date="2015-11-05T10:16:00Z"/>
          <w:noProof/>
          <w:lang w:eastAsia="fr-FR"/>
        </w:rPr>
        <w:pPrChange w:id="8212" w:author="ghislain.aine" w:date="2015-11-05T10:16:00Z">
          <w:pPr>
            <w:pStyle w:val="Code"/>
          </w:pPr>
        </w:pPrChange>
      </w:pPr>
      <w:del w:id="8213" w:author="ghislain.aine" w:date="2015-11-05T10:16:00Z">
        <w:r w:rsidRPr="000C5420" w:rsidDel="008C2508">
          <w:rPr>
            <w:noProof/>
            <w:lang w:eastAsia="fr-FR"/>
          </w:rPr>
          <w:delText xml:space="preserve">msg.uuidType = 1234; </w:delText>
        </w:r>
        <w:r w:rsidRPr="00D15D51" w:rsidDel="008C2508">
          <w:rPr>
            <w:noProof/>
            <w:color w:val="008000"/>
          </w:rPr>
          <w:delText>//1234 est une valeur arbitraire</w:delText>
        </w:r>
      </w:del>
    </w:p>
    <w:p w:rsidR="00000000" w:rsidRDefault="00BF1190">
      <w:pPr>
        <w:pStyle w:val="Code"/>
        <w:ind w:left="720"/>
        <w:contextualSpacing/>
        <w:jc w:val="both"/>
        <w:rPr>
          <w:del w:id="8214" w:author="ghislain.aine" w:date="2015-11-05T10:16:00Z"/>
          <w:noProof/>
          <w:color w:val="008000"/>
        </w:rPr>
        <w:pPrChange w:id="8215" w:author="ghislain.aine" w:date="2015-11-05T10:16:00Z">
          <w:pPr>
            <w:pStyle w:val="Code"/>
          </w:pPr>
        </w:pPrChange>
      </w:pPr>
      <w:del w:id="8216" w:author="ghislain.aine" w:date="2015-11-05T10:16:00Z">
        <w:r w:rsidRPr="000C6864" w:rsidDel="008C2508">
          <w:rPr>
            <w:noProof/>
            <w:lang w:eastAsia="fr-FR"/>
          </w:rPr>
          <w:delText>msg.messageType =</w:delText>
        </w:r>
        <w:r w:rsidRPr="00044048" w:rsidDel="008C2508">
          <w:rPr>
            <w:noProof/>
            <w:lang w:eastAsia="fr-FR"/>
          </w:rPr>
          <w:delText>tp.Dictionnary.MessageType.STEP</w:delText>
        </w:r>
        <w:r w:rsidRPr="000C6864" w:rsidDel="008C2508">
          <w:rPr>
            <w:noProof/>
            <w:lang w:eastAsia="fr-FR"/>
          </w:rPr>
          <w:delText>;</w:delText>
        </w:r>
        <w:r w:rsidDel="008C2508">
          <w:rPr>
            <w:noProof/>
            <w:lang w:eastAsia="fr-FR"/>
          </w:rPr>
          <w:delText xml:space="preserve"> </w:delText>
        </w:r>
        <w:r w:rsidRPr="00D15D51" w:rsidDel="008C2508">
          <w:rPr>
            <w:noProof/>
            <w:color w:val="008000"/>
          </w:rPr>
          <w:delText>//enum</w:delText>
        </w:r>
      </w:del>
    </w:p>
    <w:p w:rsidR="00000000" w:rsidRDefault="00BF1190">
      <w:pPr>
        <w:pStyle w:val="Code"/>
        <w:ind w:left="720"/>
        <w:contextualSpacing/>
        <w:jc w:val="both"/>
        <w:rPr>
          <w:del w:id="8217" w:author="ghislain.aine" w:date="2015-11-05T10:16:00Z"/>
          <w:noProof/>
          <w:color w:val="008000"/>
        </w:rPr>
        <w:pPrChange w:id="8218" w:author="ghislain.aine" w:date="2015-11-05T10:16:00Z">
          <w:pPr>
            <w:pStyle w:val="Code"/>
          </w:pPr>
        </w:pPrChange>
      </w:pPr>
      <w:del w:id="8219" w:author="ghislain.aine" w:date="2015-11-05T10:16:00Z">
        <w:r w:rsidRPr="000C5420" w:rsidDel="008C2508">
          <w:rPr>
            <w:noProof/>
            <w:lang w:eastAsia="fr-FR"/>
          </w:rPr>
          <w:delText xml:space="preserve">msg.data = step; </w:delText>
        </w:r>
        <w:r w:rsidRPr="00D15D51" w:rsidDel="008C2508">
          <w:rPr>
            <w:noProof/>
            <w:color w:val="008000"/>
          </w:rPr>
          <w:delText>//step est la valeur reçue en paramètre de la fonction courante</w:delText>
        </w:r>
      </w:del>
    </w:p>
    <w:p w:rsidR="00000000" w:rsidRDefault="00BF1190">
      <w:pPr>
        <w:pStyle w:val="Paragraphedeliste"/>
        <w:numPr>
          <w:ilvl w:val="1"/>
          <w:numId w:val="73"/>
        </w:numPr>
        <w:ind w:left="720"/>
        <w:rPr>
          <w:del w:id="8220" w:author="ghislain.aine" w:date="2015-11-05T10:16:00Z"/>
          <w:noProof/>
          <w:lang w:eastAsia="fr-FR"/>
        </w:rPr>
        <w:pPrChange w:id="8221" w:author="ghislain.aine" w:date="2015-11-05T10:16:00Z">
          <w:pPr>
            <w:pStyle w:val="Paragraphedeliste"/>
            <w:numPr>
              <w:ilvl w:val="1"/>
              <w:numId w:val="73"/>
            </w:numPr>
            <w:ind w:left="1440" w:hanging="360"/>
          </w:pPr>
        </w:pPrChange>
      </w:pPr>
      <w:del w:id="8222" w:author="ghislain.aine" w:date="2015-11-05T10:16:00Z">
        <w:r w:rsidDel="008C2508">
          <w:rPr>
            <w:noProof/>
            <w:lang w:eastAsia="fr-FR"/>
          </w:rPr>
          <w:delText>Créer un message de type "InterComponentMessageData"</w:delText>
        </w:r>
      </w:del>
    </w:p>
    <w:p w:rsidR="00000000" w:rsidRDefault="00BF1190">
      <w:pPr>
        <w:pStyle w:val="Paragraphedeliste"/>
        <w:numPr>
          <w:ilvl w:val="1"/>
          <w:numId w:val="73"/>
        </w:numPr>
        <w:ind w:left="720"/>
        <w:rPr>
          <w:del w:id="8223" w:author="ghislain.aine" w:date="2015-11-05T10:16:00Z"/>
          <w:noProof/>
          <w:lang w:eastAsia="fr-FR"/>
        </w:rPr>
        <w:pPrChange w:id="8224" w:author="ghislain.aine" w:date="2015-11-05T10:16:00Z">
          <w:pPr>
            <w:pStyle w:val="Paragraphedeliste"/>
            <w:numPr>
              <w:ilvl w:val="1"/>
              <w:numId w:val="73"/>
            </w:numPr>
            <w:ind w:left="1440" w:hanging="360"/>
          </w:pPr>
        </w:pPrChange>
      </w:pPr>
      <w:del w:id="8225" w:author="ghislain.aine" w:date="2015-11-05T10:16:00Z">
        <w:r w:rsidDel="008C2508">
          <w:rPr>
            <w:noProof/>
            <w:lang w:eastAsia="fr-FR"/>
          </w:rPr>
          <w:delText>Affecter à sa variable message le message créé, puis l'envoyer :</w:delText>
        </w:r>
      </w:del>
    </w:p>
    <w:p w:rsidR="00000000" w:rsidRDefault="00BF1190">
      <w:pPr>
        <w:pStyle w:val="Code"/>
        <w:ind w:left="720"/>
        <w:contextualSpacing/>
        <w:jc w:val="both"/>
        <w:rPr>
          <w:del w:id="8226" w:author="ghislain.aine" w:date="2015-11-05T10:16:00Z"/>
          <w:noProof/>
          <w:lang w:eastAsia="fr-FR"/>
        </w:rPr>
        <w:pPrChange w:id="8227" w:author="ghislain.aine" w:date="2015-11-05T10:16:00Z">
          <w:pPr>
            <w:pStyle w:val="Code"/>
          </w:pPr>
        </w:pPrChange>
      </w:pPr>
      <w:del w:id="8228" w:author="ghislain.aine" w:date="2015-11-05T10:16:00Z">
        <w:r w:rsidRPr="00BF1190" w:rsidDel="008C2508">
          <w:rPr>
            <w:noProof/>
            <w:lang w:eastAsia="fr-FR"/>
          </w:rPr>
          <w:delText>tdlcommon.data.InterComponentMessageData msgData = new tdlcommon.data.InterComponentMessageData();</w:delText>
        </w:r>
      </w:del>
    </w:p>
    <w:p w:rsidR="00000000" w:rsidRDefault="00BF1190">
      <w:pPr>
        <w:pStyle w:val="Code"/>
        <w:ind w:left="720"/>
        <w:contextualSpacing/>
        <w:jc w:val="both"/>
        <w:rPr>
          <w:del w:id="8229" w:author="ghislain.aine" w:date="2015-11-05T10:16:00Z"/>
          <w:noProof/>
          <w:lang w:eastAsia="fr-FR"/>
        </w:rPr>
        <w:pPrChange w:id="8230" w:author="ghislain.aine" w:date="2015-11-05T10:16:00Z">
          <w:pPr>
            <w:pStyle w:val="Code"/>
          </w:pPr>
        </w:pPrChange>
      </w:pPr>
      <w:del w:id="8231" w:author="ghislain.aine" w:date="2015-11-05T10:16:00Z">
        <w:r w:rsidRPr="00BF1190" w:rsidDel="008C2508">
          <w:rPr>
            <w:noProof/>
            <w:lang w:eastAsia="fr-FR"/>
          </w:rPr>
          <w:delText>msgData.message = msg;</w:delText>
        </w:r>
      </w:del>
    </w:p>
    <w:p w:rsidR="00000000" w:rsidRDefault="00BF1190">
      <w:pPr>
        <w:pStyle w:val="Code"/>
        <w:ind w:left="720"/>
        <w:contextualSpacing/>
        <w:jc w:val="both"/>
        <w:rPr>
          <w:del w:id="8232" w:author="ghislain.aine" w:date="2015-11-05T10:16:00Z"/>
          <w:noProof/>
          <w:lang w:eastAsia="fr-FR"/>
        </w:rPr>
        <w:pPrChange w:id="8233" w:author="ghislain.aine" w:date="2015-11-05T10:16:00Z">
          <w:pPr>
            <w:pStyle w:val="Code"/>
          </w:pPr>
        </w:pPrChange>
      </w:pPr>
      <w:del w:id="8234" w:author="ghislain.aine" w:date="2015-11-05T10:16:00Z">
        <w:r w:rsidRPr="00BF1190" w:rsidDel="008C2508">
          <w:rPr>
            <w:noProof/>
            <w:lang w:eastAsia="fr-FR"/>
          </w:rPr>
          <w:delText>sendDataViaDataOut(msgData);</w:delText>
        </w:r>
      </w:del>
    </w:p>
    <w:p w:rsidR="00000000" w:rsidRDefault="00BF1190">
      <w:pPr>
        <w:pStyle w:val="Paragraphedeliste"/>
        <w:numPr>
          <w:ilvl w:val="1"/>
          <w:numId w:val="73"/>
        </w:numPr>
        <w:ind w:left="720"/>
        <w:rPr>
          <w:del w:id="8235" w:author="ghislain.aine" w:date="2015-11-05T10:16:00Z"/>
          <w:noProof/>
          <w:lang w:eastAsia="fr-FR"/>
        </w:rPr>
        <w:pPrChange w:id="8236" w:author="ghislain.aine" w:date="2015-11-05T10:16:00Z">
          <w:pPr>
            <w:pStyle w:val="Paragraphedeliste"/>
            <w:numPr>
              <w:ilvl w:val="1"/>
              <w:numId w:val="73"/>
            </w:numPr>
            <w:ind w:left="1440" w:hanging="360"/>
          </w:pPr>
        </w:pPrChange>
      </w:pPr>
      <w:del w:id="8237" w:author="ghislain.aine" w:date="2015-11-05T10:16:00Z">
        <w:r w:rsidDel="008C2508">
          <w:rPr>
            <w:noProof/>
            <w:lang w:eastAsia="fr-FR"/>
          </w:rPr>
          <w:delText>Ajouter une trace de debug dans la fonction "receiveFromNetwork" du decoder</w:delText>
        </w:r>
      </w:del>
    </w:p>
    <w:p w:rsidR="00BF1190" w:rsidRDefault="00BF1190" w:rsidP="00BF1190">
      <w:pPr>
        <w:pStyle w:val="Paragraphedeliste"/>
        <w:rPr>
          <w:del w:id="8238" w:author="ghislain.aine" w:date="2015-11-05T10:16:00Z"/>
          <w:noProof/>
          <w:lang w:eastAsia="fr-FR"/>
        </w:rPr>
      </w:pPr>
    </w:p>
    <w:p w:rsidR="00BF1190" w:rsidRDefault="00BF1190" w:rsidP="00BF1190">
      <w:pPr>
        <w:pStyle w:val="Paragraphedeliste"/>
        <w:numPr>
          <w:ilvl w:val="0"/>
          <w:numId w:val="73"/>
        </w:numPr>
        <w:rPr>
          <w:del w:id="8239" w:author="ghislain.aine" w:date="2015-11-05T10:16:00Z"/>
          <w:noProof/>
          <w:lang w:eastAsia="fr-FR"/>
        </w:rPr>
      </w:pPr>
      <w:del w:id="8240" w:author="ghislain.aine" w:date="2015-11-05T10:16:00Z">
        <w:r w:rsidDel="008C2508">
          <w:rPr>
            <w:noProof/>
            <w:lang w:eastAsia="fr-FR"/>
          </w:rPr>
          <w:delText>Créer un stream avec :</w:delText>
        </w:r>
      </w:del>
    </w:p>
    <w:p w:rsidR="00000000" w:rsidRDefault="00BF1190">
      <w:pPr>
        <w:pStyle w:val="Paragraphedeliste"/>
        <w:numPr>
          <w:ilvl w:val="1"/>
          <w:numId w:val="73"/>
        </w:numPr>
        <w:ind w:left="720"/>
        <w:rPr>
          <w:del w:id="8241" w:author="ghislain.aine" w:date="2015-11-05T10:16:00Z"/>
          <w:noProof/>
          <w:lang w:eastAsia="fr-FR"/>
        </w:rPr>
        <w:pPrChange w:id="8242" w:author="ghislain.aine" w:date="2015-11-05T10:16:00Z">
          <w:pPr>
            <w:pStyle w:val="Paragraphedeliste"/>
            <w:numPr>
              <w:ilvl w:val="1"/>
              <w:numId w:val="73"/>
            </w:numPr>
            <w:ind w:left="1440" w:hanging="360"/>
          </w:pPr>
        </w:pPrChange>
      </w:pPr>
      <w:del w:id="8243" w:author="ghislain.aine" w:date="2015-11-05T10:16:00Z">
        <w:r w:rsidDel="008C2508">
          <w:rPr>
            <w:noProof/>
            <w:lang w:eastAsia="fr-FR"/>
          </w:rPr>
          <w:delText>Côté émission</w:delText>
        </w:r>
      </w:del>
    </w:p>
    <w:p w:rsidR="00000000" w:rsidRDefault="00BF1190">
      <w:pPr>
        <w:pStyle w:val="Paragraphedeliste"/>
        <w:numPr>
          <w:ilvl w:val="2"/>
          <w:numId w:val="73"/>
        </w:numPr>
        <w:ind w:left="720"/>
        <w:rPr>
          <w:del w:id="8244" w:author="ghislain.aine" w:date="2015-11-05T10:16:00Z"/>
          <w:noProof/>
          <w:lang w:eastAsia="fr-FR"/>
        </w:rPr>
        <w:pPrChange w:id="8245" w:author="ghislain.aine" w:date="2015-11-05T10:16:00Z">
          <w:pPr>
            <w:pStyle w:val="Paragraphedeliste"/>
            <w:numPr>
              <w:ilvl w:val="2"/>
              <w:numId w:val="73"/>
            </w:numPr>
            <w:ind w:left="1843" w:hanging="360"/>
          </w:pPr>
        </w:pPrChange>
      </w:pPr>
      <w:del w:id="8246" w:author="ghislain.aine" w:date="2015-11-05T10:16:00Z">
        <w:r w:rsidDel="008C2508">
          <w:rPr>
            <w:noProof/>
            <w:lang w:eastAsia="fr-FR"/>
          </w:rPr>
          <w:delText>Un context</w:delText>
        </w:r>
      </w:del>
    </w:p>
    <w:p w:rsidR="00000000" w:rsidRDefault="00BF1190">
      <w:pPr>
        <w:pStyle w:val="Paragraphedeliste"/>
        <w:numPr>
          <w:ilvl w:val="2"/>
          <w:numId w:val="73"/>
        </w:numPr>
        <w:ind w:left="720"/>
        <w:rPr>
          <w:del w:id="8247" w:author="ghislain.aine" w:date="2015-11-05T10:16:00Z"/>
          <w:noProof/>
          <w:lang w:eastAsia="fr-FR"/>
        </w:rPr>
        <w:pPrChange w:id="8248" w:author="ghislain.aine" w:date="2015-11-05T10:16:00Z">
          <w:pPr>
            <w:pStyle w:val="Paragraphedeliste"/>
            <w:numPr>
              <w:ilvl w:val="2"/>
              <w:numId w:val="73"/>
            </w:numPr>
            <w:ind w:left="1843" w:hanging="360"/>
          </w:pPr>
        </w:pPrChange>
      </w:pPr>
      <w:del w:id="8249" w:author="ghislain.aine" w:date="2015-11-05T10:16:00Z">
        <w:r w:rsidDel="008C2508">
          <w:rPr>
            <w:noProof/>
            <w:lang w:eastAsia="fr-FR"/>
          </w:rPr>
          <w:delText>Un confObserver</w:delText>
        </w:r>
      </w:del>
    </w:p>
    <w:p w:rsidR="00000000" w:rsidRDefault="00BF1190">
      <w:pPr>
        <w:pStyle w:val="Paragraphedeliste"/>
        <w:numPr>
          <w:ilvl w:val="2"/>
          <w:numId w:val="73"/>
        </w:numPr>
        <w:ind w:left="720"/>
        <w:rPr>
          <w:del w:id="8250" w:author="ghislain.aine" w:date="2015-11-05T10:16:00Z"/>
          <w:noProof/>
          <w:lang w:eastAsia="fr-FR"/>
        </w:rPr>
        <w:pPrChange w:id="8251" w:author="ghislain.aine" w:date="2015-11-05T10:16:00Z">
          <w:pPr>
            <w:pStyle w:val="Paragraphedeliste"/>
            <w:numPr>
              <w:ilvl w:val="2"/>
              <w:numId w:val="73"/>
            </w:numPr>
            <w:ind w:left="1843" w:hanging="360"/>
          </w:pPr>
        </w:pPrChange>
      </w:pPr>
      <w:del w:id="8252" w:author="ghislain.aine" w:date="2015-11-05T10:16:00Z">
        <w:r w:rsidDel="008C2508">
          <w:rPr>
            <w:noProof/>
            <w:lang w:eastAsia="fr-FR"/>
          </w:rPr>
          <w:delText>un DemoDataComponent</w:delText>
        </w:r>
      </w:del>
    </w:p>
    <w:p w:rsidR="00000000" w:rsidRDefault="00BF1190">
      <w:pPr>
        <w:pStyle w:val="Paragraphedeliste"/>
        <w:numPr>
          <w:ilvl w:val="2"/>
          <w:numId w:val="73"/>
        </w:numPr>
        <w:ind w:left="720"/>
        <w:rPr>
          <w:del w:id="8253" w:author="ghislain.aine" w:date="2015-11-05T10:16:00Z"/>
          <w:noProof/>
          <w:lang w:eastAsia="fr-FR"/>
        </w:rPr>
        <w:pPrChange w:id="8254" w:author="ghislain.aine" w:date="2015-11-05T10:16:00Z">
          <w:pPr>
            <w:pStyle w:val="Paragraphedeliste"/>
            <w:numPr>
              <w:ilvl w:val="2"/>
              <w:numId w:val="73"/>
            </w:numPr>
            <w:ind w:left="1843" w:hanging="360"/>
          </w:pPr>
        </w:pPrChange>
      </w:pPr>
      <w:del w:id="8255" w:author="ghislain.aine" w:date="2015-11-05T10:16:00Z">
        <w:r w:rsidDel="008C2508">
          <w:rPr>
            <w:noProof/>
            <w:lang w:eastAsia="fr-FR"/>
          </w:rPr>
          <w:delText>un ComLinkSocket</w:delText>
        </w:r>
      </w:del>
    </w:p>
    <w:p w:rsidR="00000000" w:rsidRDefault="00BF1190">
      <w:pPr>
        <w:pStyle w:val="Paragraphedeliste"/>
        <w:numPr>
          <w:ilvl w:val="1"/>
          <w:numId w:val="73"/>
        </w:numPr>
        <w:ind w:left="720"/>
        <w:rPr>
          <w:del w:id="8256" w:author="ghislain.aine" w:date="2015-11-05T10:16:00Z"/>
          <w:noProof/>
          <w:lang w:eastAsia="fr-FR"/>
        </w:rPr>
        <w:pPrChange w:id="8257" w:author="ghislain.aine" w:date="2015-11-05T10:16:00Z">
          <w:pPr>
            <w:pStyle w:val="Paragraphedeliste"/>
            <w:numPr>
              <w:ilvl w:val="1"/>
              <w:numId w:val="73"/>
            </w:numPr>
            <w:ind w:left="1440" w:hanging="360"/>
          </w:pPr>
        </w:pPrChange>
      </w:pPr>
      <w:del w:id="8258" w:author="ghislain.aine" w:date="2015-11-05T10:16:00Z">
        <w:r w:rsidDel="008C2508">
          <w:rPr>
            <w:noProof/>
            <w:lang w:eastAsia="fr-FR"/>
          </w:rPr>
          <w:delText>Côté réception</w:delText>
        </w:r>
      </w:del>
    </w:p>
    <w:p w:rsidR="00000000" w:rsidRDefault="00BF1190">
      <w:pPr>
        <w:pStyle w:val="Paragraphedeliste"/>
        <w:numPr>
          <w:ilvl w:val="2"/>
          <w:numId w:val="73"/>
        </w:numPr>
        <w:ind w:left="720"/>
        <w:rPr>
          <w:del w:id="8259" w:author="ghislain.aine" w:date="2015-11-05T10:16:00Z"/>
          <w:noProof/>
          <w:lang w:eastAsia="fr-FR"/>
        </w:rPr>
        <w:pPrChange w:id="8260" w:author="ghislain.aine" w:date="2015-11-05T10:16:00Z">
          <w:pPr>
            <w:pStyle w:val="Paragraphedeliste"/>
            <w:numPr>
              <w:ilvl w:val="2"/>
              <w:numId w:val="73"/>
            </w:numPr>
            <w:ind w:left="1843" w:hanging="360"/>
          </w:pPr>
        </w:pPrChange>
      </w:pPr>
      <w:del w:id="8261" w:author="ghislain.aine" w:date="2015-11-05T10:16:00Z">
        <w:r w:rsidDel="008C2508">
          <w:rPr>
            <w:noProof/>
            <w:lang w:eastAsia="fr-FR"/>
          </w:rPr>
          <w:delText>un Decoder</w:delText>
        </w:r>
      </w:del>
    </w:p>
    <w:p w:rsidR="00000000" w:rsidRDefault="00BF1190">
      <w:pPr>
        <w:pStyle w:val="Paragraphedeliste"/>
        <w:numPr>
          <w:ilvl w:val="2"/>
          <w:numId w:val="73"/>
        </w:numPr>
        <w:ind w:left="720"/>
        <w:rPr>
          <w:del w:id="8262" w:author="ghislain.aine" w:date="2015-11-05T10:16:00Z"/>
          <w:noProof/>
          <w:lang w:eastAsia="fr-FR"/>
        </w:rPr>
        <w:pPrChange w:id="8263" w:author="ghislain.aine" w:date="2015-11-05T10:16:00Z">
          <w:pPr>
            <w:pStyle w:val="Paragraphedeliste"/>
            <w:numPr>
              <w:ilvl w:val="2"/>
              <w:numId w:val="73"/>
            </w:numPr>
            <w:ind w:left="1843" w:hanging="360"/>
          </w:pPr>
        </w:pPrChange>
      </w:pPr>
      <w:del w:id="8264" w:author="ghislain.aine" w:date="2015-11-05T10:16:00Z">
        <w:r w:rsidDel="008C2508">
          <w:rPr>
            <w:noProof/>
            <w:lang w:eastAsia="fr-FR"/>
          </w:rPr>
          <w:delText>un ComLinkSocket</w:delText>
        </w:r>
      </w:del>
    </w:p>
    <w:p w:rsidR="00000000" w:rsidRDefault="00EE2A1F">
      <w:pPr>
        <w:pStyle w:val="Paragraphedeliste"/>
        <w:rPr>
          <w:del w:id="8265" w:author="ghislain.aine" w:date="2015-11-05T10:16:00Z"/>
          <w:noProof/>
          <w:lang w:eastAsia="fr-FR"/>
        </w:rPr>
        <w:pPrChange w:id="8266" w:author="ghislain.aine" w:date="2015-11-05T10:16:00Z">
          <w:pPr>
            <w:pStyle w:val="Paragraphedeliste"/>
            <w:ind w:left="1440"/>
          </w:pPr>
        </w:pPrChange>
      </w:pPr>
    </w:p>
    <w:p w:rsidR="00BF1190" w:rsidRDefault="00BF1190" w:rsidP="00BF1190">
      <w:pPr>
        <w:pStyle w:val="Paragraphedeliste"/>
        <w:numPr>
          <w:ilvl w:val="0"/>
          <w:numId w:val="73"/>
        </w:numPr>
        <w:rPr>
          <w:del w:id="8267" w:author="ghislain.aine" w:date="2015-11-05T10:16:00Z"/>
          <w:noProof/>
          <w:lang w:eastAsia="fr-FR"/>
        </w:rPr>
      </w:pPr>
      <w:del w:id="8268" w:author="ghislain.aine" w:date="2015-11-05T10:16:00Z">
        <w:r w:rsidDel="008C2508">
          <w:rPr>
            <w:noProof/>
            <w:lang w:eastAsia="fr-FR"/>
          </w:rPr>
          <w:delText>Ajouter un executor, et rendre les sockets exécutables</w:delText>
        </w:r>
      </w:del>
    </w:p>
    <w:p w:rsidR="00BF1190" w:rsidRDefault="00BF1190" w:rsidP="00BF1190">
      <w:pPr>
        <w:pStyle w:val="Paragraphedeliste"/>
        <w:rPr>
          <w:del w:id="8269" w:author="ghislain.aine" w:date="2015-11-05T10:16:00Z"/>
          <w:noProof/>
          <w:lang w:eastAsia="fr-FR"/>
        </w:rPr>
      </w:pPr>
    </w:p>
    <w:p w:rsidR="00BF1190" w:rsidRDefault="00BF1190" w:rsidP="00BF1190">
      <w:pPr>
        <w:pStyle w:val="Paragraphedeliste"/>
        <w:numPr>
          <w:ilvl w:val="0"/>
          <w:numId w:val="73"/>
        </w:numPr>
        <w:rPr>
          <w:del w:id="8270" w:author="ghislain.aine" w:date="2015-11-05T10:16:00Z"/>
          <w:noProof/>
          <w:lang w:eastAsia="fr-FR"/>
        </w:rPr>
      </w:pPr>
      <w:del w:id="8271" w:author="ghislain.aine" w:date="2015-11-05T10:16:00Z">
        <w:r w:rsidDel="008C2508">
          <w:rPr>
            <w:noProof/>
            <w:lang w:eastAsia="fr-FR"/>
          </w:rPr>
          <w:delText>Côté réception, paramétrer le ComLinkSocket en serveur. S'assurer que les ports d'émission et de réception sont identiques</w:delText>
        </w:r>
      </w:del>
    </w:p>
    <w:p w:rsidR="00000000" w:rsidRDefault="00EE2A1F">
      <w:pPr>
        <w:pStyle w:val="Lgende"/>
        <w:spacing w:after="0"/>
        <w:ind w:left="720"/>
        <w:contextualSpacing/>
        <w:rPr>
          <w:del w:id="8272" w:author="ghislain.aine" w:date="2015-11-05T10:16:00Z"/>
          <w:noProof/>
          <w:sz w:val="20"/>
          <w:u w:val="single"/>
          <w:lang w:eastAsia="fr-FR"/>
        </w:rPr>
        <w:pPrChange w:id="8273" w:author="ghislain.aine" w:date="2015-11-05T10:16:00Z">
          <w:pPr>
            <w:pStyle w:val="Lgende"/>
            <w:jc w:val="center"/>
          </w:pPr>
        </w:pPrChange>
      </w:pPr>
      <w:del w:id="8274" w:author="ghislain.aine" w:date="2015-11-05T10:16:00Z">
        <w:r>
          <w:rPr>
            <w:noProof/>
            <w:lang w:eastAsia="fr-FR"/>
            <w:rPrChange w:id="8275">
              <w:rPr>
                <w:noProof/>
                <w:color w:val="0000FF" w:themeColor="hyperlink"/>
                <w:u w:val="single"/>
                <w:lang w:eastAsia="fr-FR"/>
              </w:rPr>
            </w:rPrChange>
          </w:rPr>
          <w:drawing>
            <wp:inline distT="0" distB="0" distL="0" distR="0">
              <wp:extent cx="5760720" cy="3165007"/>
              <wp:effectExtent l="19050" t="0" r="0" b="0"/>
              <wp:docPr id="15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6" cstate="print"/>
                      <a:srcRect/>
                      <a:stretch>
                        <a:fillRect/>
                      </a:stretch>
                    </pic:blipFill>
                    <pic:spPr bwMode="auto">
                      <a:xfrm>
                        <a:off x="0" y="0"/>
                        <a:ext cx="5760720" cy="3165007"/>
                      </a:xfrm>
                      <a:prstGeom prst="rect">
                        <a:avLst/>
                      </a:prstGeom>
                      <a:noFill/>
                      <a:ln w="9525">
                        <a:noFill/>
                        <a:miter lim="800000"/>
                        <a:headEnd/>
                        <a:tailEnd/>
                      </a:ln>
                    </pic:spPr>
                  </pic:pic>
                </a:graphicData>
              </a:graphic>
            </wp:inline>
          </w:drawing>
        </w:r>
        <w:r w:rsidR="00BF1190" w:rsidDel="008C2508">
          <w:delText xml:space="preserve">Image </w:delText>
        </w:r>
        <w:r w:rsidR="00D276D8" w:rsidDel="008C2508">
          <w:fldChar w:fldCharType="begin"/>
        </w:r>
        <w:r w:rsidR="00BF1190" w:rsidDel="008C2508">
          <w:delInstrText xml:space="preserve"> SEQ Image \* ARABIC </w:delInstrText>
        </w:r>
        <w:r w:rsidR="00D276D8" w:rsidDel="008C2508">
          <w:fldChar w:fldCharType="separate"/>
        </w:r>
        <w:r w:rsidR="00BF1190" w:rsidDel="008C2508">
          <w:rPr>
            <w:noProof/>
          </w:rPr>
          <w:delText>49</w:delText>
        </w:r>
        <w:r w:rsidR="00D276D8" w:rsidDel="008C2508">
          <w:fldChar w:fldCharType="end"/>
        </w:r>
        <w:r w:rsidR="00BF1190" w:rsidDel="008C2508">
          <w:delText xml:space="preserve"> : </w:delText>
        </w:r>
        <w:r w:rsidR="00BF1190" w:rsidRPr="00503F40" w:rsidDel="008C2508">
          <w:delText>Utilisation d'un décodeur</w:delText>
        </w:r>
      </w:del>
    </w:p>
    <w:p w:rsidR="00000000" w:rsidRDefault="00BF1190">
      <w:pPr>
        <w:pStyle w:val="Titre3"/>
        <w:ind w:left="720"/>
        <w:rPr>
          <w:del w:id="8276" w:author="ghislain.aine" w:date="2015-11-05T10:16:00Z"/>
          <w:noProof/>
          <w:lang w:eastAsia="fr-FR"/>
        </w:rPr>
        <w:pPrChange w:id="8277" w:author="ghislain.aine" w:date="2015-11-05T10:16:00Z">
          <w:pPr>
            <w:pStyle w:val="Titre3"/>
          </w:pPr>
        </w:pPrChange>
      </w:pPr>
      <w:bookmarkStart w:id="8278" w:name="_Toc354145225"/>
      <w:bookmarkStart w:id="8279" w:name="_Toc354145226"/>
      <w:bookmarkEnd w:id="8278"/>
      <w:bookmarkEnd w:id="8279"/>
      <w:del w:id="8280" w:author="ghislain.aine" w:date="2015-11-05T10:16:00Z">
        <w:r w:rsidDel="008C2508">
          <w:rPr>
            <w:noProof/>
            <w:lang w:eastAsia="fr-FR"/>
          </w:rPr>
          <w:delText>Décodage</w:delText>
        </w:r>
      </w:del>
    </w:p>
    <w:p w:rsidR="00000000" w:rsidRDefault="00EE2A1F">
      <w:pPr>
        <w:ind w:left="720"/>
        <w:contextualSpacing/>
        <w:rPr>
          <w:del w:id="8281" w:author="ghislain.aine" w:date="2015-11-05T10:16:00Z"/>
          <w:noProof/>
          <w:lang w:eastAsia="fr-FR"/>
        </w:rPr>
        <w:pPrChange w:id="8282" w:author="ghislain.aine" w:date="2015-11-05T10:16:00Z">
          <w:pPr/>
        </w:pPrChange>
      </w:pPr>
    </w:p>
    <w:p w:rsidR="00000000" w:rsidRDefault="00BF1190">
      <w:pPr>
        <w:ind w:left="720"/>
        <w:contextualSpacing/>
        <w:rPr>
          <w:del w:id="8283" w:author="ghislain.aine" w:date="2015-11-05T10:16:00Z"/>
          <w:noProof/>
          <w:lang w:eastAsia="fr-FR"/>
        </w:rPr>
        <w:pPrChange w:id="8284" w:author="ghislain.aine" w:date="2015-11-05T10:16:00Z">
          <w:pPr/>
        </w:pPrChange>
      </w:pPr>
      <w:del w:id="8285" w:author="ghislain.aine" w:date="2015-11-05T10:16:00Z">
        <w:r w:rsidDel="008C2508">
          <w:rPr>
            <w:noProof/>
            <w:lang w:eastAsia="fr-FR"/>
          </w:rPr>
          <w:delText>Le message est transmit au décodeur. Il faut ensuite le décoder, puis le traiter.</w:delText>
        </w:r>
      </w:del>
    </w:p>
    <w:p w:rsidR="00000000" w:rsidRDefault="00EE2A1F">
      <w:pPr>
        <w:ind w:left="720"/>
        <w:contextualSpacing/>
        <w:rPr>
          <w:del w:id="8286" w:author="ghislain.aine" w:date="2015-11-05T10:16:00Z"/>
          <w:noProof/>
          <w:lang w:eastAsia="fr-FR"/>
        </w:rPr>
        <w:pPrChange w:id="8287" w:author="ghislain.aine" w:date="2015-11-05T10:16:00Z">
          <w:pPr/>
        </w:pPrChange>
      </w:pPr>
    </w:p>
    <w:p w:rsidR="00BF1190" w:rsidRDefault="00BF1190" w:rsidP="00BF1190">
      <w:pPr>
        <w:pStyle w:val="Paragraphedeliste"/>
        <w:numPr>
          <w:ilvl w:val="0"/>
          <w:numId w:val="76"/>
        </w:numPr>
        <w:rPr>
          <w:del w:id="8288" w:author="ghislain.aine" w:date="2015-11-05T10:16:00Z"/>
          <w:noProof/>
          <w:lang w:eastAsia="fr-FR"/>
        </w:rPr>
      </w:pPr>
      <w:del w:id="8289" w:author="ghislain.aine" w:date="2015-11-05T10:16:00Z">
        <w:r w:rsidDel="008C2508">
          <w:rPr>
            <w:noProof/>
            <w:lang w:eastAsia="fr-FR"/>
          </w:rPr>
          <w:delText>Dans la fonction de réception "receiveFromNetwork" du décodeur, décoder la trame. Pour cela, créer un tableau de byte, puis le remplir avec la fonction "encode" du message reçu :</w:delText>
        </w:r>
      </w:del>
    </w:p>
    <w:p w:rsidR="00000000" w:rsidRDefault="00BF1190">
      <w:pPr>
        <w:pStyle w:val="Code"/>
        <w:ind w:left="720"/>
        <w:contextualSpacing/>
        <w:jc w:val="both"/>
        <w:rPr>
          <w:del w:id="8290" w:author="ghislain.aine" w:date="2015-11-05T10:16:00Z"/>
          <w:noProof/>
          <w:lang w:eastAsia="fr-FR"/>
        </w:rPr>
        <w:pPrChange w:id="8291" w:author="ghislain.aine" w:date="2015-11-05T10:16:00Z">
          <w:pPr>
            <w:pStyle w:val="Code"/>
          </w:pPr>
        </w:pPrChange>
      </w:pPr>
      <w:del w:id="8292" w:author="ghislain.aine" w:date="2015-11-05T10:16:00Z">
        <w:r w:rsidRPr="00BF1190" w:rsidDel="008C2508">
          <w:rPr>
            <w:noProof/>
            <w:lang w:eastAsia="fr-FR"/>
          </w:rPr>
          <w:delText>byte[] tab = new byte[1];</w:delText>
        </w:r>
      </w:del>
    </w:p>
    <w:p w:rsidR="00000000" w:rsidRDefault="00BF1190">
      <w:pPr>
        <w:pStyle w:val="Code"/>
        <w:ind w:left="720"/>
        <w:contextualSpacing/>
        <w:jc w:val="both"/>
        <w:rPr>
          <w:del w:id="8293" w:author="ghislain.aine" w:date="2015-11-05T10:16:00Z"/>
          <w:noProof/>
          <w:lang w:eastAsia="fr-FR"/>
        </w:rPr>
        <w:pPrChange w:id="8294" w:author="ghislain.aine" w:date="2015-11-05T10:16:00Z">
          <w:pPr>
            <w:pStyle w:val="Code"/>
          </w:pPr>
        </w:pPrChange>
      </w:pPr>
      <w:del w:id="8295" w:author="ghislain.aine" w:date="2015-11-05T10:16:00Z">
        <w:r w:rsidRPr="00BF1190" w:rsidDel="008C2508">
          <w:rPr>
            <w:noProof/>
            <w:lang w:eastAsia="fr-FR"/>
          </w:rPr>
          <w:delText>data.message.encode(tab);</w:delText>
        </w:r>
      </w:del>
    </w:p>
    <w:p w:rsidR="00BF1190" w:rsidRDefault="00BF1190" w:rsidP="00BF1190">
      <w:pPr>
        <w:pStyle w:val="Paragraphedeliste"/>
        <w:numPr>
          <w:ilvl w:val="0"/>
          <w:numId w:val="76"/>
        </w:numPr>
        <w:rPr>
          <w:del w:id="8296" w:author="ghislain.aine" w:date="2015-11-05T10:16:00Z"/>
          <w:noProof/>
          <w:lang w:eastAsia="fr-FR"/>
        </w:rPr>
      </w:pPr>
      <w:del w:id="8297" w:author="ghislain.aine" w:date="2015-11-05T10:16:00Z">
        <w:r w:rsidRPr="00F95923" w:rsidDel="008C2508">
          <w:rPr>
            <w:noProof/>
            <w:lang w:eastAsia="fr-FR"/>
          </w:rPr>
          <w:delText>Créer une instance de protoco</w:delText>
        </w:r>
        <w:r w:rsidDel="008C2508">
          <w:rPr>
            <w:noProof/>
            <w:lang w:eastAsia="fr-FR"/>
          </w:rPr>
          <w:delText>lDefinition dans le dé</w:delText>
        </w:r>
        <w:r w:rsidRPr="00F95923" w:rsidDel="008C2508">
          <w:rPr>
            <w:noProof/>
            <w:lang w:eastAsia="fr-FR"/>
          </w:rPr>
          <w:delText>code</w:delText>
        </w:r>
        <w:r w:rsidDel="008C2508">
          <w:rPr>
            <w:noProof/>
            <w:lang w:eastAsia="fr-FR"/>
          </w:rPr>
          <w:delText>u</w:delText>
        </w:r>
        <w:r w:rsidRPr="00F95923" w:rsidDel="008C2508">
          <w:rPr>
            <w:noProof/>
            <w:lang w:eastAsia="fr-FR"/>
          </w:rPr>
          <w:delText>r</w:delText>
        </w:r>
        <w:r w:rsidDel="008C2508">
          <w:rPr>
            <w:noProof/>
            <w:lang w:eastAsia="fr-FR"/>
          </w:rPr>
          <w:delText>, et appeler la fonction "pushBinaryData" :</w:delText>
        </w:r>
      </w:del>
    </w:p>
    <w:p w:rsidR="00000000" w:rsidRDefault="00BF1190">
      <w:pPr>
        <w:pStyle w:val="Code"/>
        <w:ind w:left="720"/>
        <w:contextualSpacing/>
        <w:jc w:val="both"/>
        <w:rPr>
          <w:del w:id="8298" w:author="ghislain.aine" w:date="2015-11-05T10:16:00Z"/>
          <w:noProof/>
          <w:lang w:eastAsia="fr-FR"/>
        </w:rPr>
        <w:pPrChange w:id="8299" w:author="ghislain.aine" w:date="2015-11-05T10:16:00Z">
          <w:pPr>
            <w:pStyle w:val="Code"/>
          </w:pPr>
        </w:pPrChange>
      </w:pPr>
      <w:del w:id="8300" w:author="ghislain.aine" w:date="2015-11-05T10:16:00Z">
        <w:r w:rsidRPr="00F95923" w:rsidDel="008C2508">
          <w:rPr>
            <w:noProof/>
            <w:lang w:eastAsia="fr-FR"/>
          </w:rPr>
          <w:delText>protocol.pushBinaryData(tab);</w:delText>
        </w:r>
      </w:del>
    </w:p>
    <w:p w:rsidR="00BF1190" w:rsidRDefault="00BF1190" w:rsidP="00BF1190">
      <w:pPr>
        <w:pStyle w:val="Paragraphedeliste"/>
        <w:numPr>
          <w:ilvl w:val="0"/>
          <w:numId w:val="76"/>
        </w:numPr>
        <w:rPr>
          <w:del w:id="8301" w:author="ghislain.aine" w:date="2015-11-05T10:16:00Z"/>
          <w:noProof/>
          <w:lang w:eastAsia="fr-FR"/>
        </w:rPr>
      </w:pPr>
      <w:del w:id="8302" w:author="ghislain.aine" w:date="2015-11-05T10:16:00Z">
        <w:r w:rsidDel="008C2508">
          <w:rPr>
            <w:noProof/>
            <w:lang w:eastAsia="fr-FR"/>
          </w:rPr>
          <w:delText>Créer une fonction "onDecode" dans le décodeur, avec en paramètre un "RootMessage"</w:delText>
        </w:r>
      </w:del>
    </w:p>
    <w:p w:rsidR="00BF1190" w:rsidRDefault="00BF1190" w:rsidP="00BF1190">
      <w:pPr>
        <w:pStyle w:val="Paragraphedeliste"/>
        <w:numPr>
          <w:ilvl w:val="0"/>
          <w:numId w:val="76"/>
        </w:numPr>
        <w:rPr>
          <w:del w:id="8303" w:author="ghislain.aine" w:date="2015-11-05T10:16:00Z"/>
          <w:noProof/>
          <w:lang w:eastAsia="fr-FR"/>
        </w:rPr>
      </w:pPr>
      <w:del w:id="8304" w:author="ghislain.aine" w:date="2015-11-05T10:16:00Z">
        <w:r w:rsidDel="008C2508">
          <w:rPr>
            <w:noProof/>
            <w:lang w:eastAsia="fr-FR"/>
          </w:rPr>
          <w:delText>Ajouter une transaction "decodeTransaction", du signal "onReceive" du protocole vers la fonction "onDecode", en utilisant le contexte (glisser-déplacer)</w:delText>
        </w:r>
      </w:del>
    </w:p>
    <w:p w:rsidR="00BF1190" w:rsidRDefault="00BF1190" w:rsidP="00BF1190">
      <w:pPr>
        <w:pStyle w:val="Paragraphedeliste"/>
        <w:rPr>
          <w:del w:id="8305" w:author="ghislain.aine" w:date="2015-11-05T10:16:00Z"/>
          <w:noProof/>
          <w:lang w:eastAsia="fr-FR"/>
        </w:rPr>
      </w:pPr>
    </w:p>
    <w:p w:rsidR="00000000" w:rsidRDefault="00EE2A1F">
      <w:pPr>
        <w:pStyle w:val="Lgende"/>
        <w:spacing w:after="0"/>
        <w:ind w:left="720"/>
        <w:contextualSpacing/>
        <w:rPr>
          <w:del w:id="8306" w:author="ghislain.aine" w:date="2015-11-05T10:16:00Z"/>
          <w:noProof/>
          <w:lang w:eastAsia="fr-FR"/>
        </w:rPr>
        <w:pPrChange w:id="8307" w:author="ghislain.aine" w:date="2015-11-05T10:16:00Z">
          <w:pPr>
            <w:pStyle w:val="Lgende"/>
            <w:jc w:val="center"/>
          </w:pPr>
        </w:pPrChange>
      </w:pPr>
      <w:del w:id="8308" w:author="ghislain.aine" w:date="2015-11-05T10:16:00Z">
        <w:r>
          <w:rPr>
            <w:noProof/>
            <w:lang w:eastAsia="fr-FR"/>
            <w:rPrChange w:id="8309">
              <w:rPr>
                <w:noProof/>
                <w:color w:val="0000FF" w:themeColor="hyperlink"/>
                <w:u w:val="single"/>
                <w:lang w:eastAsia="fr-FR"/>
              </w:rPr>
            </w:rPrChange>
          </w:rPr>
          <w:drawing>
            <wp:inline distT="0" distB="0" distL="0" distR="0">
              <wp:extent cx="2562225" cy="1257300"/>
              <wp:effectExtent l="19050" t="0" r="9525" b="0"/>
              <wp:docPr id="158"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7" cstate="print"/>
                      <a:srcRect/>
                      <a:stretch>
                        <a:fillRect/>
                      </a:stretch>
                    </pic:blipFill>
                    <pic:spPr bwMode="auto">
                      <a:xfrm>
                        <a:off x="0" y="0"/>
                        <a:ext cx="2562225" cy="1257300"/>
                      </a:xfrm>
                      <a:prstGeom prst="rect">
                        <a:avLst/>
                      </a:prstGeom>
                      <a:noFill/>
                      <a:ln w="9525">
                        <a:noFill/>
                        <a:miter lim="800000"/>
                        <a:headEnd/>
                        <a:tailEnd/>
                      </a:ln>
                    </pic:spPr>
                  </pic:pic>
                </a:graphicData>
              </a:graphic>
            </wp:inline>
          </w:drawing>
        </w:r>
        <w:r w:rsidR="00BF1190" w:rsidDel="008C2508">
          <w:rPr>
            <w:noProof/>
            <w:lang w:eastAsia="fr-FR"/>
          </w:rPr>
          <w:br/>
        </w:r>
        <w:r w:rsidR="00BF1190" w:rsidDel="008C2508">
          <w:delText xml:space="preserve">Image </w:delText>
        </w:r>
        <w:r w:rsidR="00D276D8" w:rsidDel="008C2508">
          <w:fldChar w:fldCharType="begin"/>
        </w:r>
        <w:r w:rsidR="00BF1190" w:rsidDel="008C2508">
          <w:delInstrText xml:space="preserve"> SEQ Image \* ARABIC </w:delInstrText>
        </w:r>
        <w:r w:rsidR="00D276D8" w:rsidDel="008C2508">
          <w:fldChar w:fldCharType="separate"/>
        </w:r>
        <w:r w:rsidR="00BF1190" w:rsidDel="008C2508">
          <w:rPr>
            <w:noProof/>
          </w:rPr>
          <w:delText>50</w:delText>
        </w:r>
        <w:r w:rsidR="00D276D8" w:rsidDel="008C2508">
          <w:fldChar w:fldCharType="end"/>
        </w:r>
        <w:r w:rsidR="00BF1190" w:rsidDel="008C2508">
          <w:delText xml:space="preserve"> : </w:delText>
        </w:r>
        <w:r w:rsidR="00BF1190" w:rsidRPr="00CA6660" w:rsidDel="008C2508">
          <w:delText>Configuration de la transaction de décodage</w:delText>
        </w:r>
      </w:del>
    </w:p>
    <w:p w:rsidR="00000000" w:rsidRDefault="00EE2A1F">
      <w:pPr>
        <w:ind w:left="720"/>
        <w:contextualSpacing/>
        <w:rPr>
          <w:del w:id="8310" w:author="ghislain.aine" w:date="2015-11-05T10:16:00Z"/>
          <w:noProof/>
          <w:lang w:eastAsia="fr-FR"/>
        </w:rPr>
        <w:pPrChange w:id="8311" w:author="ghislain.aine" w:date="2015-11-05T10:16:00Z">
          <w:pPr/>
        </w:pPrChange>
      </w:pPr>
    </w:p>
    <w:p w:rsidR="00BF1190" w:rsidRDefault="00BF1190" w:rsidP="00BF1190">
      <w:pPr>
        <w:pStyle w:val="Paragraphedeliste"/>
        <w:numPr>
          <w:ilvl w:val="0"/>
          <w:numId w:val="77"/>
        </w:numPr>
        <w:rPr>
          <w:del w:id="8312" w:author="ghislain.aine" w:date="2015-11-05T10:16:00Z"/>
          <w:noProof/>
          <w:lang w:eastAsia="fr-FR"/>
        </w:rPr>
      </w:pPr>
      <w:del w:id="8313" w:author="ghislain.aine" w:date="2015-11-05T10:16:00Z">
        <w:r w:rsidDel="008C2508">
          <w:rPr>
            <w:noProof/>
            <w:lang w:eastAsia="fr-FR"/>
          </w:rPr>
          <w:delText>Ajouter une trace dans la fonction "onDecode", puis tester</w:delText>
        </w:r>
      </w:del>
    </w:p>
    <w:p w:rsidR="00000000" w:rsidRDefault="00EE2A1F">
      <w:pPr>
        <w:ind w:left="720"/>
        <w:contextualSpacing/>
        <w:rPr>
          <w:del w:id="8314" w:author="ghislain.aine" w:date="2015-11-05T10:16:00Z"/>
          <w:noProof/>
          <w:lang w:eastAsia="fr-FR"/>
        </w:rPr>
        <w:pPrChange w:id="8315" w:author="ghislain.aine" w:date="2015-11-05T10:16:00Z">
          <w:pPr/>
        </w:pPrChange>
      </w:pPr>
    </w:p>
    <w:p w:rsidR="00000000" w:rsidRDefault="00BF1190">
      <w:pPr>
        <w:ind w:left="720"/>
        <w:contextualSpacing/>
        <w:rPr>
          <w:del w:id="8316" w:author="ghislain.aine" w:date="2015-11-05T10:16:00Z"/>
          <w:noProof/>
          <w:lang w:eastAsia="fr-FR"/>
        </w:rPr>
        <w:pPrChange w:id="8317" w:author="ghislain.aine" w:date="2015-11-05T10:16:00Z">
          <w:pPr/>
        </w:pPrChange>
      </w:pPr>
      <w:del w:id="8318" w:author="ghislain.aine" w:date="2015-11-05T10:16:00Z">
        <w:r w:rsidDel="008C2508">
          <w:rPr>
            <w:noProof/>
            <w:lang w:eastAsia="fr-FR"/>
          </w:rPr>
          <w:delText>Le protocole, utilisé avec la fonction "pushBinaryData", traite la donnée. Si le décodage s'est effectué avec succés, il émet le signal "onReceive".</w:delText>
        </w:r>
      </w:del>
    </w:p>
    <w:p w:rsidR="00000000" w:rsidRDefault="00BF1190">
      <w:pPr>
        <w:ind w:left="720"/>
        <w:contextualSpacing/>
        <w:rPr>
          <w:del w:id="8319" w:author="ghislain.aine" w:date="2015-11-05T10:16:00Z"/>
          <w:noProof/>
          <w:lang w:eastAsia="fr-FR"/>
        </w:rPr>
        <w:pPrChange w:id="8320" w:author="ghislain.aine" w:date="2015-11-05T10:16:00Z">
          <w:pPr/>
        </w:pPrChange>
      </w:pPr>
      <w:del w:id="8321" w:author="ghislain.aine" w:date="2015-11-05T10:16:00Z">
        <w:r w:rsidDel="008C2508">
          <w:rPr>
            <w:noProof/>
            <w:lang w:eastAsia="fr-FR"/>
          </w:rPr>
          <w:delText>Il reste ensuite à envoyer les informations au ConfReceiver.</w:delText>
        </w:r>
      </w:del>
    </w:p>
    <w:p w:rsidR="00000000" w:rsidRDefault="00EE2A1F">
      <w:pPr>
        <w:ind w:left="720"/>
        <w:contextualSpacing/>
        <w:rPr>
          <w:del w:id="8322" w:author="ghislain.aine" w:date="2015-11-05T10:16:00Z"/>
          <w:noProof/>
          <w:lang w:eastAsia="fr-FR"/>
        </w:rPr>
        <w:pPrChange w:id="8323" w:author="ghislain.aine" w:date="2015-11-05T10:16:00Z">
          <w:pPr/>
        </w:pPrChange>
      </w:pPr>
    </w:p>
    <w:p w:rsidR="00BF1190" w:rsidRDefault="00BF1190" w:rsidP="00BF1190">
      <w:pPr>
        <w:pStyle w:val="Paragraphedeliste"/>
        <w:numPr>
          <w:ilvl w:val="0"/>
          <w:numId w:val="77"/>
        </w:numPr>
        <w:rPr>
          <w:del w:id="8324" w:author="ghislain.aine" w:date="2015-11-05T10:16:00Z"/>
          <w:noProof/>
          <w:lang w:eastAsia="fr-FR"/>
        </w:rPr>
      </w:pPr>
      <w:del w:id="8325" w:author="ghislain.aine" w:date="2015-11-05T10:16:00Z">
        <w:r w:rsidDel="008C2508">
          <w:rPr>
            <w:noProof/>
            <w:lang w:eastAsia="fr-FR"/>
          </w:rPr>
          <w:delText>Dans la fonction "onDecode" du décodeur, envoyer le message vers la pin de sortie</w:delText>
        </w:r>
      </w:del>
    </w:p>
    <w:p w:rsidR="00BF1190" w:rsidRDefault="00BF1190" w:rsidP="00BF1190">
      <w:pPr>
        <w:pStyle w:val="Paragraphedeliste"/>
        <w:numPr>
          <w:ilvl w:val="0"/>
          <w:numId w:val="77"/>
        </w:numPr>
        <w:rPr>
          <w:del w:id="8326" w:author="ghislain.aine" w:date="2015-11-05T10:16:00Z"/>
          <w:noProof/>
          <w:lang w:eastAsia="fr-FR"/>
        </w:rPr>
      </w:pPr>
      <w:del w:id="8327" w:author="ghislain.aine" w:date="2015-11-05T10:16:00Z">
        <w:r w:rsidDel="008C2508">
          <w:rPr>
            <w:noProof/>
            <w:lang w:eastAsia="fr-FR"/>
          </w:rPr>
          <w:delText>Modifier le ConfReceiver pour réceptionner le message :</w:delText>
        </w:r>
      </w:del>
    </w:p>
    <w:p w:rsidR="00000000" w:rsidRDefault="00BF1190">
      <w:pPr>
        <w:pStyle w:val="Paragraphedeliste"/>
        <w:numPr>
          <w:ilvl w:val="1"/>
          <w:numId w:val="77"/>
        </w:numPr>
        <w:ind w:left="720"/>
        <w:rPr>
          <w:del w:id="8328" w:author="ghislain.aine" w:date="2015-11-05T10:16:00Z"/>
          <w:noProof/>
          <w:lang w:eastAsia="fr-FR"/>
        </w:rPr>
        <w:pPrChange w:id="8329" w:author="ghislain.aine" w:date="2015-11-05T10:16:00Z">
          <w:pPr>
            <w:pStyle w:val="Paragraphedeliste"/>
            <w:numPr>
              <w:ilvl w:val="1"/>
              <w:numId w:val="77"/>
            </w:numPr>
            <w:ind w:left="1440" w:hanging="360"/>
          </w:pPr>
        </w:pPrChange>
      </w:pPr>
      <w:del w:id="8330" w:author="ghislain.aine" w:date="2015-11-05T10:16:00Z">
        <w:r w:rsidDel="008C2508">
          <w:rPr>
            <w:noProof/>
            <w:lang w:eastAsia="fr-FR"/>
          </w:rPr>
          <w:delText>Ajouter une pin "dataIn"</w:delText>
        </w:r>
      </w:del>
    </w:p>
    <w:p w:rsidR="00000000" w:rsidRDefault="00BF1190">
      <w:pPr>
        <w:pStyle w:val="Paragraphedeliste"/>
        <w:numPr>
          <w:ilvl w:val="1"/>
          <w:numId w:val="77"/>
        </w:numPr>
        <w:ind w:left="720"/>
        <w:rPr>
          <w:del w:id="8331" w:author="ghislain.aine" w:date="2015-11-05T10:16:00Z"/>
          <w:noProof/>
          <w:lang w:eastAsia="fr-FR"/>
        </w:rPr>
        <w:pPrChange w:id="8332" w:author="ghislain.aine" w:date="2015-11-05T10:16:00Z">
          <w:pPr>
            <w:pStyle w:val="Paragraphedeliste"/>
            <w:numPr>
              <w:ilvl w:val="1"/>
              <w:numId w:val="77"/>
            </w:numPr>
            <w:ind w:left="1440" w:hanging="360"/>
          </w:pPr>
        </w:pPrChange>
      </w:pPr>
      <w:del w:id="8333" w:author="ghislain.aine" w:date="2015-11-05T10:16:00Z">
        <w:r w:rsidDel="008C2508">
          <w:rPr>
            <w:noProof/>
            <w:lang w:eastAsia="fr-FR"/>
          </w:rPr>
          <w:delText>Créer une fonction "messageReceived" avec un InterComponentMessageData en paramètre</w:delText>
        </w:r>
      </w:del>
    </w:p>
    <w:p w:rsidR="00000000" w:rsidRDefault="00BF1190">
      <w:pPr>
        <w:pStyle w:val="Paragraphedeliste"/>
        <w:numPr>
          <w:ilvl w:val="1"/>
          <w:numId w:val="77"/>
        </w:numPr>
        <w:ind w:left="720"/>
        <w:rPr>
          <w:del w:id="8334" w:author="ghislain.aine" w:date="2015-11-05T10:16:00Z"/>
          <w:noProof/>
          <w:lang w:eastAsia="fr-FR"/>
        </w:rPr>
        <w:pPrChange w:id="8335" w:author="ghislain.aine" w:date="2015-11-05T10:16:00Z">
          <w:pPr>
            <w:pStyle w:val="Paragraphedeliste"/>
            <w:numPr>
              <w:ilvl w:val="1"/>
              <w:numId w:val="77"/>
            </w:numPr>
            <w:ind w:left="1440" w:hanging="360"/>
          </w:pPr>
        </w:pPrChange>
      </w:pPr>
      <w:del w:id="8336" w:author="ghislain.aine" w:date="2015-11-05T10:16:00Z">
        <w:r w:rsidDel="008C2508">
          <w:rPr>
            <w:noProof/>
            <w:lang w:eastAsia="fr-FR"/>
          </w:rPr>
          <w:delText>Créer une transaction pour appeler la fonction "messageReceived" lors de la réception du message</w:delText>
        </w:r>
      </w:del>
    </w:p>
    <w:p w:rsidR="00000000" w:rsidRDefault="00EE2A1F">
      <w:pPr>
        <w:ind w:left="720"/>
        <w:contextualSpacing/>
        <w:rPr>
          <w:del w:id="8337" w:author="ghislain.aine" w:date="2015-11-05T10:16:00Z"/>
          <w:noProof/>
          <w:lang w:eastAsia="fr-FR"/>
        </w:rPr>
        <w:pPrChange w:id="8338" w:author="ghislain.aine" w:date="2015-11-05T10:16:00Z">
          <w:pPr/>
        </w:pPrChange>
      </w:pPr>
    </w:p>
    <w:p w:rsidR="00000000" w:rsidRDefault="00BF1190">
      <w:pPr>
        <w:ind w:left="720"/>
        <w:contextualSpacing/>
        <w:rPr>
          <w:del w:id="8339" w:author="ghislain.aine" w:date="2015-11-05T10:16:00Z"/>
          <w:noProof/>
          <w:lang w:eastAsia="fr-FR"/>
        </w:rPr>
        <w:pPrChange w:id="8340" w:author="ghislain.aine" w:date="2015-11-05T10:16:00Z">
          <w:pPr/>
        </w:pPrChange>
      </w:pPr>
      <w:del w:id="8341" w:author="ghislain.aine" w:date="2015-11-05T10:16:00Z">
        <w:r w:rsidDel="008C2508">
          <w:rPr>
            <w:noProof/>
            <w:lang w:eastAsia="fr-FR"/>
          </w:rPr>
          <w:delText>Pour utiliser la donnée lors de la réception du message, il faut récupérer le rootMessage à partir du DataInterComponentMessage. Soit en faisant un "dynamic_cast", soit plus propre en faisant un "queryInterface".</w:delText>
        </w:r>
      </w:del>
    </w:p>
    <w:p w:rsidR="00000000" w:rsidRDefault="00EE2A1F">
      <w:pPr>
        <w:ind w:left="720"/>
        <w:contextualSpacing/>
        <w:rPr>
          <w:del w:id="8342" w:author="ghislain.aine" w:date="2015-11-05T10:16:00Z"/>
          <w:noProof/>
          <w:lang w:eastAsia="fr-FR"/>
        </w:rPr>
        <w:pPrChange w:id="8343" w:author="ghislain.aine" w:date="2015-11-05T10:16:00Z">
          <w:pPr/>
        </w:pPrChange>
      </w:pPr>
    </w:p>
    <w:p w:rsidR="00000000" w:rsidRDefault="00BF1190">
      <w:pPr>
        <w:ind w:left="720"/>
        <w:contextualSpacing/>
        <w:rPr>
          <w:del w:id="8344" w:author="ghislain.aine" w:date="2015-11-05T10:16:00Z"/>
          <w:noProof/>
          <w:lang w:eastAsia="fr-FR"/>
        </w:rPr>
        <w:pPrChange w:id="8345" w:author="ghislain.aine" w:date="2015-11-05T10:16:00Z">
          <w:pPr/>
        </w:pPrChange>
      </w:pPr>
      <w:del w:id="8346" w:author="ghislain.aine" w:date="2015-11-05T10:16:00Z">
        <w:r w:rsidDel="008C2508">
          <w:rPr>
            <w:noProof/>
            <w:lang w:eastAsia="fr-FR"/>
          </w:rPr>
          <w:delText>Pour utiliser un queryInterface :</w:delText>
        </w:r>
      </w:del>
    </w:p>
    <w:p w:rsidR="00BF1190" w:rsidRDefault="00BF1190" w:rsidP="00BF1190">
      <w:pPr>
        <w:pStyle w:val="Paragraphedeliste"/>
        <w:numPr>
          <w:ilvl w:val="0"/>
          <w:numId w:val="78"/>
        </w:numPr>
        <w:rPr>
          <w:del w:id="8347" w:author="ghislain.aine" w:date="2015-11-05T10:16:00Z"/>
          <w:noProof/>
          <w:lang w:eastAsia="fr-FR"/>
        </w:rPr>
      </w:pPr>
      <w:del w:id="8348" w:author="ghislain.aine" w:date="2015-11-05T10:16:00Z">
        <w:r w:rsidDel="008C2508">
          <w:rPr>
            <w:noProof/>
            <w:lang w:eastAsia="fr-FR"/>
          </w:rPr>
          <w:delText>Créer une interface "IRootMessage", qui possède deux fonctions : getType et getData</w:delText>
        </w:r>
      </w:del>
    </w:p>
    <w:p w:rsidR="00BF1190" w:rsidRDefault="00BF1190" w:rsidP="00BF1190">
      <w:pPr>
        <w:pStyle w:val="Paragraphedeliste"/>
        <w:numPr>
          <w:ilvl w:val="0"/>
          <w:numId w:val="78"/>
        </w:numPr>
        <w:rPr>
          <w:del w:id="8349" w:author="ghislain.aine" w:date="2015-11-05T10:16:00Z"/>
          <w:noProof/>
          <w:lang w:eastAsia="fr-FR"/>
        </w:rPr>
      </w:pPr>
      <w:del w:id="8350" w:author="ghislain.aine" w:date="2015-11-05T10:16:00Z">
        <w:r w:rsidDel="008C2508">
          <w:rPr>
            <w:noProof/>
            <w:lang w:eastAsia="fr-FR"/>
          </w:rPr>
          <w:delText>Ajouter cette interface à rootMessage, et implémenter les fonctions</w:delText>
        </w:r>
      </w:del>
    </w:p>
    <w:p w:rsidR="00000000" w:rsidRDefault="00BF1190">
      <w:pPr>
        <w:ind w:left="720"/>
        <w:contextualSpacing/>
        <w:rPr>
          <w:del w:id="8351" w:author="ghislain.aine" w:date="2015-11-05T10:16:00Z"/>
          <w:noProof/>
          <w:lang w:eastAsia="fr-FR"/>
        </w:rPr>
        <w:pPrChange w:id="8352" w:author="ghislain.aine" w:date="2015-11-05T10:16:00Z">
          <w:pPr>
            <w:spacing w:after="200" w:line="276" w:lineRule="auto"/>
            <w:jc w:val="left"/>
          </w:pPr>
        </w:pPrChange>
      </w:pPr>
      <w:del w:id="8353" w:author="ghislain.aine" w:date="2015-11-05T10:16:00Z">
        <w:r w:rsidDel="008C2508">
          <w:rPr>
            <w:noProof/>
            <w:lang w:eastAsia="fr-FR"/>
          </w:rPr>
          <w:br w:type="page"/>
        </w:r>
      </w:del>
    </w:p>
    <w:p w:rsidR="00BF1190" w:rsidRDefault="00BF1190" w:rsidP="00BF1190">
      <w:pPr>
        <w:pStyle w:val="Paragraphedeliste"/>
        <w:numPr>
          <w:ilvl w:val="0"/>
          <w:numId w:val="78"/>
        </w:numPr>
        <w:rPr>
          <w:del w:id="8354" w:author="ghislain.aine" w:date="2015-11-05T10:16:00Z"/>
          <w:noProof/>
          <w:lang w:eastAsia="fr-FR"/>
        </w:rPr>
      </w:pPr>
      <w:del w:id="8355" w:author="ghislain.aine" w:date="2015-11-05T10:16:00Z">
        <w:r w:rsidDel="008C2508">
          <w:rPr>
            <w:noProof/>
            <w:lang w:eastAsia="fr-FR"/>
          </w:rPr>
          <w:delText>Dans la fonction "messageReceived", récupérer le message en utilisant un queryInterface :</w:delText>
        </w:r>
      </w:del>
    </w:p>
    <w:p w:rsidR="00000000" w:rsidRDefault="00BF1190">
      <w:pPr>
        <w:pStyle w:val="Code"/>
        <w:ind w:left="720"/>
        <w:contextualSpacing/>
        <w:jc w:val="both"/>
        <w:rPr>
          <w:del w:id="8356" w:author="ghislain.aine" w:date="2015-11-05T10:16:00Z"/>
          <w:noProof/>
          <w:lang w:eastAsia="fr-FR"/>
        </w:rPr>
        <w:pPrChange w:id="8357" w:author="ghislain.aine" w:date="2015-11-05T10:16:00Z">
          <w:pPr>
            <w:pStyle w:val="Code"/>
          </w:pPr>
        </w:pPrChange>
      </w:pPr>
      <w:del w:id="8358" w:author="ghislain.aine" w:date="2015-11-05T10:16:00Z">
        <w:r w:rsidRPr="005444FE" w:rsidDel="008C2508">
          <w:rPr>
            <w:noProof/>
            <w:lang w:eastAsia="fr-FR"/>
          </w:rPr>
          <w:delText>tp.Protocole.rootMessage msg = (tp.Protocole.rootMessage)message.message.queryInterface(</w:delText>
        </w:r>
        <w:r w:rsidDel="008C2508">
          <w:rPr>
            <w:noProof/>
            <w:lang w:eastAsia="fr-FR"/>
          </w:rPr>
          <w:delText xml:space="preserve"> </w:delText>
        </w:r>
        <w:r w:rsidRPr="005444FE" w:rsidDel="008C2508">
          <w:rPr>
            <w:noProof/>
            <w:lang w:eastAsia="fr-FR"/>
          </w:rPr>
          <w:delText>idof(tp.Interface.IRootMessage));</w:delText>
        </w:r>
      </w:del>
    </w:p>
    <w:p w:rsidR="00BF1190" w:rsidRDefault="00BF1190" w:rsidP="00BF1190">
      <w:pPr>
        <w:pStyle w:val="Paragraphedeliste"/>
        <w:rPr>
          <w:del w:id="8359" w:author="ghislain.aine" w:date="2015-11-05T10:16:00Z"/>
          <w:noProof/>
          <w:lang w:eastAsia="fr-FR"/>
        </w:rPr>
      </w:pPr>
      <w:del w:id="8360" w:author="ghislain.aine" w:date="2015-11-05T10:16:00Z">
        <w:r w:rsidDel="008C2508">
          <w:rPr>
            <w:noProof/>
            <w:lang w:eastAsia="fr-FR"/>
          </w:rPr>
          <w:delText>Si le queryInterface a fonctionné, utiliser la fonction de notification "changeStep" pour enregistrer la nouvelle valeur</w:delText>
        </w:r>
      </w:del>
    </w:p>
    <w:p w:rsidR="00BF1190" w:rsidRDefault="00BF1190" w:rsidP="00BF1190">
      <w:pPr>
        <w:pStyle w:val="Paragraphedeliste"/>
        <w:numPr>
          <w:ilvl w:val="0"/>
          <w:numId w:val="79"/>
        </w:numPr>
        <w:rPr>
          <w:del w:id="8361" w:author="ghislain.aine" w:date="2015-11-05T10:16:00Z"/>
          <w:rFonts w:ascii="Courier New" w:hAnsi="Courier New" w:cs="Courier New"/>
          <w:sz w:val="20"/>
          <w:szCs w:val="20"/>
        </w:rPr>
      </w:pPr>
      <w:del w:id="8362" w:author="ghislain.aine" w:date="2015-11-05T10:16:00Z">
        <w:r w:rsidDel="008C2508">
          <w:rPr>
            <w:noProof/>
            <w:lang w:eastAsia="fr-FR"/>
          </w:rPr>
          <w:delText>Implémenter la fonction queryInterface en testant le type passé en entrer :</w:delText>
        </w:r>
      </w:del>
    </w:p>
    <w:p w:rsidR="00000000" w:rsidRDefault="00BF1190">
      <w:pPr>
        <w:pStyle w:val="Code"/>
        <w:ind w:left="720"/>
        <w:contextualSpacing/>
        <w:jc w:val="both"/>
        <w:rPr>
          <w:del w:id="8363" w:author="ghislain.aine" w:date="2015-11-05T10:16:00Z"/>
        </w:rPr>
        <w:pPrChange w:id="8364" w:author="ghislain.aine" w:date="2015-11-05T10:16:00Z">
          <w:pPr>
            <w:pStyle w:val="Code"/>
          </w:pPr>
        </w:pPrChange>
      </w:pPr>
      <w:del w:id="8365" w:author="ghislain.aine" w:date="2015-11-05T10:16:00Z">
        <w:r w:rsidRPr="00BF1190" w:rsidDel="008C2508">
          <w:rPr>
            <w:b/>
            <w:bCs/>
            <w:color w:val="7F0055"/>
          </w:rPr>
          <w:delText>if</w:delText>
        </w:r>
        <w:r w:rsidRPr="00BF1190" w:rsidDel="008C2508">
          <w:delText xml:space="preserve"> (iidref == </w:delText>
        </w:r>
        <w:r w:rsidRPr="00BF1190" w:rsidDel="008C2508">
          <w:rPr>
            <w:b/>
            <w:bCs/>
            <w:color w:val="7F0055"/>
          </w:rPr>
          <w:delText>idof</w:delText>
        </w:r>
        <w:r w:rsidRPr="00BF1190" w:rsidDel="008C2508">
          <w:delText>(tp.Interface.IRootMessage)) {</w:delText>
        </w:r>
      </w:del>
    </w:p>
    <w:p w:rsidR="00000000" w:rsidRDefault="00BF1190">
      <w:pPr>
        <w:pStyle w:val="Code"/>
        <w:ind w:left="720"/>
        <w:contextualSpacing/>
        <w:jc w:val="both"/>
        <w:rPr>
          <w:del w:id="8366" w:author="ghislain.aine" w:date="2015-11-05T10:16:00Z"/>
          <w:color w:val="000000"/>
        </w:rPr>
        <w:pPrChange w:id="8367" w:author="ghislain.aine" w:date="2015-11-05T10:16:00Z">
          <w:pPr>
            <w:pStyle w:val="Code"/>
          </w:pPr>
        </w:pPrChange>
      </w:pPr>
      <w:del w:id="8368" w:author="ghislain.aine" w:date="2015-11-05T10:16:00Z">
        <w:r w:rsidRPr="00BF1190" w:rsidDel="008C2508">
          <w:rPr>
            <w:color w:val="000000"/>
          </w:rPr>
          <w:tab/>
        </w:r>
        <w:r w:rsidRPr="00BF1190" w:rsidDel="008C2508">
          <w:delText>return</w:delText>
        </w:r>
        <w:r w:rsidRPr="00BF1190" w:rsidDel="008C2508">
          <w:rPr>
            <w:color w:val="000000"/>
          </w:rPr>
          <w:delText xml:space="preserve"> </w:delText>
        </w:r>
        <w:r w:rsidRPr="00BF1190" w:rsidDel="008C2508">
          <w:delText>this</w:delText>
        </w:r>
        <w:r w:rsidRPr="00BF1190" w:rsidDel="008C2508">
          <w:rPr>
            <w:color w:val="000000"/>
          </w:rPr>
          <w:delText>;</w:delText>
        </w:r>
      </w:del>
    </w:p>
    <w:p w:rsidR="00000000" w:rsidRDefault="00BF1190">
      <w:pPr>
        <w:pStyle w:val="Code"/>
        <w:ind w:left="720"/>
        <w:contextualSpacing/>
        <w:jc w:val="both"/>
        <w:rPr>
          <w:del w:id="8369" w:author="ghislain.aine" w:date="2015-11-05T10:16:00Z"/>
          <w:noProof/>
          <w:lang w:eastAsia="fr-FR"/>
        </w:rPr>
        <w:pPrChange w:id="8370" w:author="ghislain.aine" w:date="2015-11-05T10:16:00Z">
          <w:pPr>
            <w:pStyle w:val="Code"/>
          </w:pPr>
        </w:pPrChange>
      </w:pPr>
      <w:del w:id="8371" w:author="ghislain.aine" w:date="2015-11-05T10:16:00Z">
        <w:r w:rsidDel="008C2508">
          <w:delText>}</w:delText>
        </w:r>
      </w:del>
    </w:p>
    <w:p w:rsidR="00BF1190" w:rsidRDefault="00BF1190" w:rsidP="00BF1190">
      <w:pPr>
        <w:pStyle w:val="Paragraphedeliste"/>
        <w:numPr>
          <w:ilvl w:val="0"/>
          <w:numId w:val="79"/>
        </w:numPr>
        <w:rPr>
          <w:del w:id="8372" w:author="ghislain.aine" w:date="2015-11-05T10:16:00Z"/>
          <w:noProof/>
          <w:lang w:eastAsia="fr-FR"/>
        </w:rPr>
      </w:pPr>
      <w:del w:id="8373" w:author="ghislain.aine" w:date="2015-11-05T10:16:00Z">
        <w:r w:rsidDel="008C2508">
          <w:rPr>
            <w:noProof/>
            <w:lang w:eastAsia="fr-FR"/>
          </w:rPr>
          <w:delText>Câbler ensuite les bons composants pour tester dans Streamwork</w:delText>
        </w:r>
      </w:del>
    </w:p>
    <w:p w:rsidR="00BF1190" w:rsidRDefault="00BF1190" w:rsidP="00BF1190">
      <w:pPr>
        <w:pStyle w:val="Paragraphedeliste"/>
        <w:rPr>
          <w:del w:id="8374" w:author="ghislain.aine" w:date="2015-11-05T10:16:00Z"/>
          <w:noProof/>
          <w:lang w:eastAsia="fr-FR"/>
        </w:rPr>
      </w:pPr>
    </w:p>
    <w:p w:rsidR="00000000" w:rsidRDefault="00EE2A1F">
      <w:pPr>
        <w:keepNext/>
        <w:ind w:left="720"/>
        <w:contextualSpacing/>
        <w:rPr>
          <w:del w:id="8375" w:author="ghislain.aine" w:date="2015-11-05T10:16:00Z"/>
        </w:rPr>
        <w:pPrChange w:id="8376" w:author="ghislain.aine" w:date="2015-11-05T10:16:00Z">
          <w:pPr>
            <w:keepNext/>
            <w:jc w:val="center"/>
          </w:pPr>
        </w:pPrChange>
      </w:pPr>
      <w:del w:id="8377" w:author="ghislain.aine" w:date="2015-11-05T10:16:00Z">
        <w:r>
          <w:rPr>
            <w:noProof/>
            <w:lang w:eastAsia="fr-FR"/>
            <w:rPrChange w:id="8378">
              <w:rPr>
                <w:noProof/>
                <w:color w:val="0000FF" w:themeColor="hyperlink"/>
                <w:u w:val="single"/>
                <w:lang w:eastAsia="fr-FR"/>
              </w:rPr>
            </w:rPrChange>
          </w:rPr>
          <w:drawing>
            <wp:inline distT="0" distB="0" distL="0" distR="0">
              <wp:extent cx="5153025" cy="3387255"/>
              <wp:effectExtent l="19050" t="0" r="9525" b="0"/>
              <wp:docPr id="159"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8" cstate="print"/>
                      <a:srcRect/>
                      <a:stretch>
                        <a:fillRect/>
                      </a:stretch>
                    </pic:blipFill>
                    <pic:spPr bwMode="auto">
                      <a:xfrm>
                        <a:off x="0" y="0"/>
                        <a:ext cx="5151322" cy="338613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379" w:author="ghislain.aine" w:date="2015-11-05T10:16:00Z"/>
          <w:noProof/>
          <w:lang w:eastAsia="fr-FR"/>
        </w:rPr>
        <w:pPrChange w:id="8380" w:author="ghislain.aine" w:date="2015-11-05T10:16:00Z">
          <w:pPr>
            <w:pStyle w:val="Lgende"/>
            <w:jc w:val="center"/>
          </w:pPr>
        </w:pPrChange>
      </w:pPr>
      <w:del w:id="8381"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51</w:delText>
        </w:r>
        <w:r w:rsidR="00D276D8" w:rsidDel="008C2508">
          <w:fldChar w:fldCharType="end"/>
        </w:r>
        <w:r w:rsidDel="008C2508">
          <w:delText xml:space="preserve"> : </w:delText>
        </w:r>
        <w:r w:rsidRPr="001955A8" w:rsidDel="008C2508">
          <w:delText>Réception de la donnée</w:delText>
        </w:r>
        <w:r w:rsidRPr="00821261" w:rsidDel="008C2508">
          <w:rPr>
            <w:noProof/>
            <w:sz w:val="20"/>
            <w:u w:val="single"/>
            <w:lang w:eastAsia="fr-FR"/>
          </w:rPr>
          <w:delText xml:space="preserve"> </w:delText>
        </w:r>
      </w:del>
    </w:p>
    <w:p w:rsidR="00000000" w:rsidRDefault="00BF1190">
      <w:pPr>
        <w:pStyle w:val="Titre3"/>
        <w:ind w:left="720"/>
        <w:rPr>
          <w:del w:id="8382" w:author="ghislain.aine" w:date="2015-11-05T10:16:00Z"/>
          <w:noProof/>
          <w:lang w:eastAsia="fr-FR"/>
        </w:rPr>
        <w:pPrChange w:id="8383" w:author="ghislain.aine" w:date="2015-11-05T10:16:00Z">
          <w:pPr>
            <w:pStyle w:val="Titre3"/>
          </w:pPr>
        </w:pPrChange>
      </w:pPr>
      <w:del w:id="8384" w:author="ghislain.aine" w:date="2015-11-05T10:16:00Z">
        <w:r w:rsidDel="008C2508">
          <w:rPr>
            <w:noProof/>
            <w:lang w:eastAsia="fr-FR"/>
          </w:rPr>
          <w:delText>Sous-message</w:delText>
        </w:r>
      </w:del>
    </w:p>
    <w:p w:rsidR="00000000" w:rsidRDefault="00EE2A1F">
      <w:pPr>
        <w:ind w:left="720"/>
        <w:contextualSpacing/>
        <w:rPr>
          <w:del w:id="8385" w:author="ghislain.aine" w:date="2015-11-05T10:16:00Z"/>
          <w:noProof/>
          <w:lang w:eastAsia="fr-FR"/>
        </w:rPr>
        <w:pPrChange w:id="8386" w:author="ghislain.aine" w:date="2015-11-05T10:16:00Z">
          <w:pPr/>
        </w:pPrChange>
      </w:pPr>
    </w:p>
    <w:p w:rsidR="00000000" w:rsidRDefault="00BF1190">
      <w:pPr>
        <w:ind w:left="720"/>
        <w:contextualSpacing/>
        <w:rPr>
          <w:del w:id="8387" w:author="ghislain.aine" w:date="2015-11-05T10:16:00Z"/>
          <w:noProof/>
          <w:lang w:eastAsia="fr-FR"/>
        </w:rPr>
        <w:pPrChange w:id="8388" w:author="ghislain.aine" w:date="2015-11-05T10:16:00Z">
          <w:pPr/>
        </w:pPrChange>
      </w:pPr>
      <w:del w:id="8389" w:author="ghislain.aine" w:date="2015-11-05T10:16:00Z">
        <w:r w:rsidDel="008C2508">
          <w:rPr>
            <w:noProof/>
            <w:lang w:eastAsia="fr-FR"/>
          </w:rPr>
          <w:delText>L'utilisation de conditions sur des champs permet de choisir le contenu du message à décoder en fonction de la valeur de certains champs.</w:delText>
        </w:r>
      </w:del>
    </w:p>
    <w:p w:rsidR="00000000" w:rsidRDefault="00BF1190">
      <w:pPr>
        <w:ind w:left="720"/>
        <w:contextualSpacing/>
        <w:rPr>
          <w:del w:id="8390" w:author="ghislain.aine" w:date="2015-11-05T10:16:00Z"/>
          <w:noProof/>
          <w:lang w:eastAsia="fr-FR"/>
        </w:rPr>
        <w:pPrChange w:id="8391" w:author="ghislain.aine" w:date="2015-11-05T10:16:00Z">
          <w:pPr/>
        </w:pPrChange>
      </w:pPr>
      <w:del w:id="8392" w:author="ghislain.aine" w:date="2015-11-05T10:16:00Z">
        <w:r w:rsidDel="008C2508">
          <w:rPr>
            <w:noProof/>
            <w:lang w:eastAsia="fr-FR"/>
          </w:rPr>
          <w:delText>Dans notre exemple, cela permet de savoir si la data transmise est un pas ou une période, en fonction de la valeur du champ "messageType".</w:delText>
        </w:r>
      </w:del>
    </w:p>
    <w:p w:rsidR="00000000" w:rsidRDefault="00EE2A1F">
      <w:pPr>
        <w:ind w:left="720"/>
        <w:contextualSpacing/>
        <w:rPr>
          <w:del w:id="8393" w:author="ghislain.aine" w:date="2015-11-05T10:16:00Z"/>
          <w:noProof/>
          <w:lang w:eastAsia="fr-FR"/>
        </w:rPr>
        <w:pPrChange w:id="8394" w:author="ghislain.aine" w:date="2015-11-05T10:16:00Z">
          <w:pPr/>
        </w:pPrChange>
      </w:pPr>
    </w:p>
    <w:p w:rsidR="00000000" w:rsidRDefault="00BF1190">
      <w:pPr>
        <w:ind w:left="720"/>
        <w:contextualSpacing/>
        <w:rPr>
          <w:del w:id="8395" w:author="ghislain.aine" w:date="2015-11-05T10:16:00Z"/>
          <w:noProof/>
          <w:lang w:eastAsia="fr-FR"/>
        </w:rPr>
        <w:pPrChange w:id="8396" w:author="ghislain.aine" w:date="2015-11-05T10:16:00Z">
          <w:pPr/>
        </w:pPrChange>
      </w:pPr>
      <w:del w:id="8397" w:author="ghislain.aine" w:date="2015-11-05T10:16:00Z">
        <w:r w:rsidDel="008C2508">
          <w:rPr>
            <w:noProof/>
            <w:lang w:eastAsia="fr-FR"/>
          </w:rPr>
          <w:delText>Pour cela, on crée des sous-messages, un par type de décodage (dans notre cas, un par valeur possible de messageType).</w:delText>
        </w:r>
      </w:del>
    </w:p>
    <w:p w:rsidR="00000000" w:rsidRDefault="00EE2A1F">
      <w:pPr>
        <w:ind w:left="720"/>
        <w:contextualSpacing/>
        <w:rPr>
          <w:del w:id="8398" w:author="ghislain.aine" w:date="2015-11-05T10:16:00Z"/>
          <w:noProof/>
          <w:lang w:eastAsia="fr-FR"/>
        </w:rPr>
        <w:pPrChange w:id="8399" w:author="ghislain.aine" w:date="2015-11-05T10:16:00Z">
          <w:pPr/>
        </w:pPrChange>
      </w:pPr>
    </w:p>
    <w:p w:rsidR="00BF1190" w:rsidRDefault="00BF1190" w:rsidP="00BF1190">
      <w:pPr>
        <w:pStyle w:val="Paragraphedeliste"/>
        <w:numPr>
          <w:ilvl w:val="0"/>
          <w:numId w:val="79"/>
        </w:numPr>
        <w:spacing w:before="240"/>
        <w:rPr>
          <w:del w:id="8400" w:author="ghislain.aine" w:date="2015-11-05T10:16:00Z"/>
          <w:noProof/>
          <w:lang w:eastAsia="fr-FR"/>
        </w:rPr>
      </w:pPr>
      <w:del w:id="8401" w:author="ghislain.aine" w:date="2015-11-05T10:16:00Z">
        <w:r w:rsidDel="008C2508">
          <w:rPr>
            <w:noProof/>
            <w:lang w:eastAsia="fr-FR"/>
          </w:rPr>
          <w:delText>Dans le message "rootMessage", supprimer le champ "data" (ainsi que dans la représentation binaire et l'interface)</w:delText>
        </w:r>
      </w:del>
    </w:p>
    <w:p w:rsidR="00BF1190" w:rsidRDefault="00BF1190" w:rsidP="00BF1190">
      <w:pPr>
        <w:pStyle w:val="Paragraphedeliste"/>
        <w:numPr>
          <w:ilvl w:val="0"/>
          <w:numId w:val="79"/>
        </w:numPr>
        <w:rPr>
          <w:del w:id="8402" w:author="ghislain.aine" w:date="2015-11-05T10:16:00Z"/>
          <w:noProof/>
          <w:lang w:eastAsia="fr-FR"/>
        </w:rPr>
      </w:pPr>
      <w:del w:id="8403" w:author="ghislain.aine" w:date="2015-11-05T10:16:00Z">
        <w:r w:rsidDel="008C2508">
          <w:rPr>
            <w:noProof/>
            <w:lang w:eastAsia="fr-FR"/>
          </w:rPr>
          <w:delText>Créer deux messages qui héritent de rootMessage: "messageStep" et "messagePeriode". Pour créer un sous-message, faire un clique-droit sur le rootMessage, et faire "Create Inherited Definition"</w:delText>
        </w:r>
      </w:del>
    </w:p>
    <w:p w:rsidR="00BF1190" w:rsidRDefault="00BF1190" w:rsidP="00BF1190">
      <w:pPr>
        <w:pStyle w:val="Paragraphedeliste"/>
        <w:numPr>
          <w:ilvl w:val="0"/>
          <w:numId w:val="79"/>
        </w:numPr>
        <w:rPr>
          <w:del w:id="8404" w:author="ghislain.aine" w:date="2015-11-05T10:16:00Z"/>
          <w:noProof/>
          <w:lang w:eastAsia="fr-FR"/>
        </w:rPr>
      </w:pPr>
      <w:del w:id="8405" w:author="ghislain.aine" w:date="2015-11-05T10:16:00Z">
        <w:r w:rsidDel="008C2508">
          <w:rPr>
            <w:noProof/>
            <w:lang w:eastAsia="fr-FR"/>
          </w:rPr>
          <w:delText>Dans chacun des sous-message, ajouter un champ "data" de type integer. Puis créer les représentations binaires en remettant tous les champs</w:delText>
        </w:r>
      </w:del>
    </w:p>
    <w:p w:rsidR="00BF1190" w:rsidRDefault="00BF1190" w:rsidP="00BF1190">
      <w:pPr>
        <w:pStyle w:val="Paragraphedeliste"/>
        <w:numPr>
          <w:ilvl w:val="0"/>
          <w:numId w:val="79"/>
        </w:numPr>
        <w:rPr>
          <w:del w:id="8406" w:author="ghislain.aine" w:date="2015-11-05T10:16:00Z"/>
          <w:noProof/>
          <w:lang w:eastAsia="fr-FR"/>
        </w:rPr>
      </w:pPr>
      <w:del w:id="8407" w:author="ghislain.aine" w:date="2015-11-05T10:16:00Z">
        <w:r w:rsidDel="008C2508">
          <w:rPr>
            <w:noProof/>
            <w:lang w:eastAsia="fr-FR"/>
          </w:rPr>
          <w:delText>Créer les conditions en cliquant sur l'onglet "Constraint Editor"</w:delText>
        </w:r>
      </w:del>
    </w:p>
    <w:p w:rsidR="00000000" w:rsidRDefault="00EE2A1F">
      <w:pPr>
        <w:keepNext/>
        <w:ind w:left="720"/>
        <w:contextualSpacing/>
        <w:rPr>
          <w:del w:id="8408" w:author="ghislain.aine" w:date="2015-11-05T10:16:00Z"/>
        </w:rPr>
        <w:pPrChange w:id="8409" w:author="ghislain.aine" w:date="2015-11-05T10:16:00Z">
          <w:pPr>
            <w:keepNext/>
            <w:jc w:val="center"/>
          </w:pPr>
        </w:pPrChange>
      </w:pPr>
      <w:del w:id="8410" w:author="ghislain.aine" w:date="2015-11-05T10:16:00Z">
        <w:r>
          <w:rPr>
            <w:noProof/>
            <w:lang w:eastAsia="fr-FR"/>
            <w:rPrChange w:id="8411">
              <w:rPr>
                <w:noProof/>
                <w:color w:val="0000FF" w:themeColor="hyperlink"/>
                <w:u w:val="single"/>
                <w:lang w:eastAsia="fr-FR"/>
              </w:rPr>
            </w:rPrChange>
          </w:rPr>
          <w:drawing>
            <wp:inline distT="0" distB="0" distL="0" distR="0">
              <wp:extent cx="3238500" cy="1419225"/>
              <wp:effectExtent l="19050" t="0" r="0" b="0"/>
              <wp:docPr id="384"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89" cstate="print"/>
                      <a:srcRect/>
                      <a:stretch>
                        <a:fillRect/>
                      </a:stretch>
                    </pic:blipFill>
                    <pic:spPr bwMode="auto">
                      <a:xfrm>
                        <a:off x="0" y="0"/>
                        <a:ext cx="3238500" cy="1419225"/>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412" w:author="ghislain.aine" w:date="2015-11-05T10:16:00Z"/>
          <w:noProof/>
          <w:sz w:val="20"/>
          <w:u w:val="single"/>
          <w:lang w:eastAsia="fr-FR"/>
        </w:rPr>
        <w:pPrChange w:id="8413" w:author="ghislain.aine" w:date="2015-11-05T10:16:00Z">
          <w:pPr>
            <w:pStyle w:val="Lgende"/>
            <w:jc w:val="center"/>
          </w:pPr>
        </w:pPrChange>
      </w:pPr>
      <w:del w:id="8414"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52</w:delText>
        </w:r>
        <w:r w:rsidR="00D276D8" w:rsidDel="008C2508">
          <w:fldChar w:fldCharType="end"/>
        </w:r>
        <w:r w:rsidDel="008C2508">
          <w:delText xml:space="preserve"> : </w:delText>
        </w:r>
        <w:r w:rsidRPr="00595F0B" w:rsidDel="008C2508">
          <w:delText>Condition d'utilisation du message</w:delText>
        </w:r>
        <w:r w:rsidRPr="00821261" w:rsidDel="008C2508">
          <w:rPr>
            <w:noProof/>
            <w:sz w:val="20"/>
            <w:u w:val="single"/>
            <w:lang w:eastAsia="fr-FR"/>
          </w:rPr>
          <w:delText xml:space="preserve"> </w:delText>
        </w:r>
      </w:del>
    </w:p>
    <w:p w:rsidR="00000000" w:rsidRDefault="00EE2A1F">
      <w:pPr>
        <w:ind w:left="720"/>
        <w:contextualSpacing/>
        <w:rPr>
          <w:del w:id="8415" w:author="ghislain.aine" w:date="2015-11-05T10:16:00Z"/>
          <w:noProof/>
          <w:lang w:eastAsia="fr-FR"/>
        </w:rPr>
        <w:pPrChange w:id="8416" w:author="ghislain.aine" w:date="2015-11-05T10:16:00Z">
          <w:pPr/>
        </w:pPrChange>
      </w:pPr>
    </w:p>
    <w:p w:rsidR="00BF1190" w:rsidRDefault="00BF1190" w:rsidP="00BF1190">
      <w:pPr>
        <w:pStyle w:val="Paragraphedeliste"/>
        <w:numPr>
          <w:ilvl w:val="0"/>
          <w:numId w:val="80"/>
        </w:numPr>
        <w:rPr>
          <w:del w:id="8417" w:author="ghislain.aine" w:date="2015-11-05T10:16:00Z"/>
          <w:noProof/>
          <w:lang w:eastAsia="fr-FR"/>
        </w:rPr>
      </w:pPr>
      <w:del w:id="8418" w:author="ghislain.aine" w:date="2015-11-05T10:16:00Z">
        <w:r w:rsidDel="008C2508">
          <w:rPr>
            <w:noProof/>
            <w:lang w:eastAsia="fr-FR"/>
          </w:rPr>
          <w:delText>Modifier la fonction "notifyStepChanged" du composant "ConfObserver" pour qu'il envoi un message de type "messageStep"</w:delText>
        </w:r>
      </w:del>
    </w:p>
    <w:p w:rsidR="00BF1190" w:rsidRDefault="00BF1190" w:rsidP="00BF1190">
      <w:pPr>
        <w:pStyle w:val="Paragraphedeliste"/>
        <w:numPr>
          <w:ilvl w:val="0"/>
          <w:numId w:val="80"/>
        </w:numPr>
        <w:rPr>
          <w:del w:id="8419" w:author="ghislain.aine" w:date="2015-11-05T10:16:00Z"/>
          <w:noProof/>
          <w:lang w:eastAsia="fr-FR"/>
        </w:rPr>
      </w:pPr>
      <w:del w:id="8420" w:author="ghislain.aine" w:date="2015-11-05T10:16:00Z">
        <w:r w:rsidDel="008C2508">
          <w:rPr>
            <w:noProof/>
            <w:lang w:eastAsia="fr-FR"/>
          </w:rPr>
          <w:delText>Ajouter l'envoi d'un "messagePeriode" dans la fonction "notifyPeriodeChanged"</w:delText>
        </w:r>
      </w:del>
    </w:p>
    <w:p w:rsidR="00BF1190" w:rsidRDefault="00BF1190" w:rsidP="00BF1190">
      <w:pPr>
        <w:pStyle w:val="Paragraphedeliste"/>
        <w:numPr>
          <w:ilvl w:val="0"/>
          <w:numId w:val="80"/>
        </w:numPr>
        <w:rPr>
          <w:del w:id="8421" w:author="ghislain.aine" w:date="2015-11-05T10:16:00Z"/>
          <w:noProof/>
          <w:lang w:eastAsia="fr-FR"/>
        </w:rPr>
      </w:pPr>
      <w:del w:id="8422" w:author="ghislain.aine" w:date="2015-11-05T10:16:00Z">
        <w:r w:rsidDel="008C2508">
          <w:rPr>
            <w:noProof/>
            <w:lang w:eastAsia="fr-FR"/>
          </w:rPr>
          <w:delText>Dans la fonction "messageReceived" du composant "ConfReceiver", remplacer l'utilisation du message "rootMessage" par les nouvelles classes, en fonction de la valeur du messageType</w:delText>
        </w:r>
      </w:del>
    </w:p>
    <w:p w:rsidR="00000000" w:rsidRDefault="00BF1190">
      <w:pPr>
        <w:pStyle w:val="Code"/>
        <w:ind w:left="720"/>
        <w:contextualSpacing/>
        <w:jc w:val="both"/>
        <w:rPr>
          <w:del w:id="8423" w:author="ghislain.aine" w:date="2015-11-05T10:16:00Z"/>
          <w:noProof/>
          <w:lang w:eastAsia="fr-FR"/>
        </w:rPr>
        <w:pPrChange w:id="8424" w:author="ghislain.aine" w:date="2015-11-05T10:16:00Z">
          <w:pPr>
            <w:pStyle w:val="Code"/>
          </w:pPr>
        </w:pPrChange>
      </w:pPr>
      <w:del w:id="8425" w:author="ghislain.aine" w:date="2015-11-05T10:16:00Z">
        <w:r w:rsidRPr="00706C7A" w:rsidDel="008C2508">
          <w:rPr>
            <w:noProof/>
            <w:color w:val="0000FF"/>
          </w:rPr>
          <w:delText>if</w:delText>
        </w:r>
        <w:r w:rsidDel="008C2508">
          <w:rPr>
            <w:noProof/>
            <w:lang w:eastAsia="fr-FR"/>
          </w:rPr>
          <w:delText xml:space="preserve"> (msg) {</w:delText>
        </w:r>
      </w:del>
    </w:p>
    <w:p w:rsidR="00000000" w:rsidRDefault="00BF1190">
      <w:pPr>
        <w:pStyle w:val="Code"/>
        <w:ind w:left="720"/>
        <w:contextualSpacing/>
        <w:jc w:val="both"/>
        <w:rPr>
          <w:del w:id="8426" w:author="ghislain.aine" w:date="2015-11-05T10:16:00Z"/>
          <w:noProof/>
          <w:color w:val="008000"/>
        </w:rPr>
        <w:pPrChange w:id="8427" w:author="ghislain.aine" w:date="2015-11-05T10:16:00Z">
          <w:pPr>
            <w:pStyle w:val="Code"/>
          </w:pPr>
        </w:pPrChange>
      </w:pPr>
      <w:del w:id="8428" w:author="ghislain.aine" w:date="2015-11-05T10:16:00Z">
        <w:r w:rsidDel="008C2508">
          <w:rPr>
            <w:noProof/>
            <w:lang w:eastAsia="fr-FR"/>
          </w:rPr>
          <w:tab/>
        </w:r>
        <w:r w:rsidRPr="00D15D51" w:rsidDel="008C2508">
          <w:rPr>
            <w:noProof/>
            <w:color w:val="008000"/>
          </w:rPr>
          <w:delText>//Recuperation du pas</w:delText>
        </w:r>
      </w:del>
    </w:p>
    <w:p w:rsidR="00000000" w:rsidRDefault="00BF1190">
      <w:pPr>
        <w:pStyle w:val="Code"/>
        <w:ind w:left="720"/>
        <w:contextualSpacing/>
        <w:jc w:val="both"/>
        <w:rPr>
          <w:del w:id="8429" w:author="ghislain.aine" w:date="2015-11-05T10:16:00Z"/>
          <w:noProof/>
          <w:lang w:eastAsia="fr-FR"/>
        </w:rPr>
        <w:pPrChange w:id="8430" w:author="ghislain.aine" w:date="2015-11-05T10:16:00Z">
          <w:pPr>
            <w:pStyle w:val="Code"/>
          </w:pPr>
        </w:pPrChange>
      </w:pPr>
      <w:del w:id="8431" w:author="ghislain.aine" w:date="2015-11-05T10:16:00Z">
        <w:r w:rsidRPr="0009409C" w:rsidDel="008C2508">
          <w:rPr>
            <w:noProof/>
            <w:lang w:eastAsia="fr-FR"/>
          </w:rPr>
          <w:tab/>
        </w:r>
        <w:r w:rsidRPr="00706C7A" w:rsidDel="008C2508">
          <w:rPr>
            <w:noProof/>
            <w:color w:val="0000FF"/>
          </w:rPr>
          <w:delText>if</w:delText>
        </w:r>
        <w:r w:rsidRPr="0009409C" w:rsidDel="008C2508">
          <w:rPr>
            <w:noProof/>
            <w:lang w:eastAsia="fr-FR"/>
          </w:rPr>
          <w:delText xml:space="preserve"> (msg.getMessageType() == tp.Dictionnary.MessageType.STEP) {</w:delText>
        </w:r>
      </w:del>
    </w:p>
    <w:p w:rsidR="00000000" w:rsidRDefault="00BF1190">
      <w:pPr>
        <w:pStyle w:val="Code"/>
        <w:ind w:left="720"/>
        <w:contextualSpacing/>
        <w:jc w:val="both"/>
        <w:rPr>
          <w:del w:id="8432" w:author="ghislain.aine" w:date="2015-11-05T10:16:00Z"/>
          <w:noProof/>
          <w:lang w:eastAsia="fr-FR"/>
        </w:rPr>
        <w:pPrChange w:id="8433" w:author="ghislain.aine" w:date="2015-11-05T10:16:00Z">
          <w:pPr>
            <w:pStyle w:val="Code"/>
          </w:pPr>
        </w:pPrChange>
      </w:pPr>
      <w:del w:id="8434" w:author="ghislain.aine" w:date="2015-11-05T10:16:00Z">
        <w:r w:rsidRPr="0009409C" w:rsidDel="008C2508">
          <w:rPr>
            <w:noProof/>
            <w:lang w:eastAsia="fr-FR"/>
          </w:rPr>
          <w:tab/>
          <w:delText xml:space="preserve">    </w:delText>
        </w:r>
        <w:r w:rsidRPr="0009409C" w:rsidDel="008C2508">
          <w:rPr>
            <w:noProof/>
            <w:lang w:eastAsia="fr-FR"/>
          </w:rPr>
          <w:tab/>
          <w:delText>tp.Protocole.messageStep stepmsg = (tp.Protocole.messageStep)msg;</w:delText>
        </w:r>
      </w:del>
    </w:p>
    <w:p w:rsidR="00000000" w:rsidRDefault="00BF1190">
      <w:pPr>
        <w:pStyle w:val="Code"/>
        <w:ind w:left="720"/>
        <w:contextualSpacing/>
        <w:jc w:val="both"/>
        <w:rPr>
          <w:del w:id="8435" w:author="ghislain.aine" w:date="2015-11-05T10:16:00Z"/>
          <w:noProof/>
          <w:lang w:eastAsia="fr-FR"/>
        </w:rPr>
        <w:pPrChange w:id="8436" w:author="ghislain.aine" w:date="2015-11-05T10:16:00Z">
          <w:pPr>
            <w:pStyle w:val="Code"/>
          </w:pPr>
        </w:pPrChange>
      </w:pPr>
      <w:del w:id="8437" w:author="ghislain.aine" w:date="2015-11-05T10:16:00Z">
        <w:r w:rsidRPr="0009409C" w:rsidDel="008C2508">
          <w:rPr>
            <w:noProof/>
            <w:lang w:eastAsia="fr-FR"/>
          </w:rPr>
          <w:tab/>
          <w:delText xml:space="preserve">    </w:delText>
        </w:r>
        <w:r w:rsidRPr="0009409C" w:rsidDel="008C2508">
          <w:rPr>
            <w:noProof/>
            <w:lang w:eastAsia="fr-FR"/>
          </w:rPr>
          <w:tab/>
        </w:r>
        <w:r w:rsidRPr="00BF1190" w:rsidDel="008C2508">
          <w:rPr>
            <w:noProof/>
            <w:color w:val="0000FF"/>
          </w:rPr>
          <w:delText>if</w:delText>
        </w:r>
        <w:r w:rsidRPr="00BF1190" w:rsidDel="008C2508">
          <w:rPr>
            <w:noProof/>
            <w:lang w:eastAsia="fr-FR"/>
          </w:rPr>
          <w:delText xml:space="preserve"> (stepmsg) {</w:delText>
        </w:r>
      </w:del>
    </w:p>
    <w:p w:rsidR="00000000" w:rsidRDefault="00BF1190">
      <w:pPr>
        <w:pStyle w:val="Code"/>
        <w:ind w:left="720"/>
        <w:contextualSpacing/>
        <w:jc w:val="both"/>
        <w:rPr>
          <w:del w:id="8438" w:author="ghislain.aine" w:date="2015-11-05T10:16:00Z"/>
          <w:noProof/>
          <w:lang w:eastAsia="fr-FR"/>
        </w:rPr>
        <w:pPrChange w:id="8439" w:author="ghislain.aine" w:date="2015-11-05T10:16:00Z">
          <w:pPr>
            <w:pStyle w:val="Code"/>
          </w:pPr>
        </w:pPrChange>
      </w:pPr>
      <w:del w:id="8440" w:author="ghislain.aine" w:date="2015-11-05T10:16:00Z">
        <w:r w:rsidRPr="00BF1190" w:rsidDel="008C2508">
          <w:rPr>
            <w:noProof/>
            <w:lang w:eastAsia="fr-FR"/>
          </w:rPr>
          <w:tab/>
          <w:delText xml:space="preserve">    </w:delText>
        </w:r>
        <w:r w:rsidRPr="00BF1190" w:rsidDel="008C2508">
          <w:rPr>
            <w:noProof/>
            <w:lang w:eastAsia="fr-FR"/>
          </w:rPr>
          <w:tab/>
        </w:r>
        <w:r w:rsidRPr="00BF1190" w:rsidDel="008C2508">
          <w:rPr>
            <w:noProof/>
            <w:lang w:eastAsia="fr-FR"/>
          </w:rPr>
          <w:tab/>
          <w:delText>this.changeStep(stepmsg.data);</w:delText>
        </w:r>
      </w:del>
    </w:p>
    <w:p w:rsidR="00000000" w:rsidRDefault="00BF1190">
      <w:pPr>
        <w:pStyle w:val="Code"/>
        <w:ind w:left="720"/>
        <w:contextualSpacing/>
        <w:jc w:val="both"/>
        <w:rPr>
          <w:del w:id="8441" w:author="ghislain.aine" w:date="2015-11-05T10:16:00Z"/>
          <w:noProof/>
          <w:lang w:eastAsia="fr-FR"/>
        </w:rPr>
        <w:pPrChange w:id="8442" w:author="ghislain.aine" w:date="2015-11-05T10:16:00Z">
          <w:pPr>
            <w:pStyle w:val="Code"/>
          </w:pPr>
        </w:pPrChange>
      </w:pPr>
      <w:del w:id="8443" w:author="ghislain.aine" w:date="2015-11-05T10:16:00Z">
        <w:r w:rsidRPr="00BF1190" w:rsidDel="008C2508">
          <w:rPr>
            <w:noProof/>
            <w:lang w:eastAsia="fr-FR"/>
          </w:rPr>
          <w:tab/>
          <w:delText xml:space="preserve">    </w:delText>
        </w:r>
        <w:r w:rsidRPr="00BF1190" w:rsidDel="008C2508">
          <w:rPr>
            <w:noProof/>
            <w:lang w:eastAsia="fr-FR"/>
          </w:rPr>
          <w:tab/>
          <w:delText>}</w:delText>
        </w:r>
      </w:del>
    </w:p>
    <w:p w:rsidR="00000000" w:rsidRDefault="00BF1190">
      <w:pPr>
        <w:pStyle w:val="Code"/>
        <w:ind w:left="720"/>
        <w:contextualSpacing/>
        <w:jc w:val="both"/>
        <w:rPr>
          <w:del w:id="8444" w:author="ghislain.aine" w:date="2015-11-05T10:16:00Z"/>
          <w:noProof/>
          <w:lang w:eastAsia="fr-FR"/>
        </w:rPr>
        <w:pPrChange w:id="8445" w:author="ghislain.aine" w:date="2015-11-05T10:16:00Z">
          <w:pPr>
            <w:pStyle w:val="Code"/>
          </w:pPr>
        </w:pPrChange>
      </w:pPr>
      <w:del w:id="8446" w:author="ghislain.aine" w:date="2015-11-05T10:16:00Z">
        <w:r w:rsidRPr="00BF1190" w:rsidDel="008C2508">
          <w:rPr>
            <w:noProof/>
            <w:lang w:eastAsia="fr-FR"/>
          </w:rPr>
          <w:tab/>
          <w:delText xml:space="preserve">}    </w:delText>
        </w:r>
      </w:del>
    </w:p>
    <w:p w:rsidR="00000000" w:rsidRDefault="00BF1190">
      <w:pPr>
        <w:pStyle w:val="Code"/>
        <w:ind w:left="720"/>
        <w:contextualSpacing/>
        <w:jc w:val="both"/>
        <w:rPr>
          <w:del w:id="8447" w:author="ghislain.aine" w:date="2015-11-05T10:16:00Z"/>
          <w:noProof/>
          <w:color w:val="008000"/>
        </w:rPr>
        <w:pPrChange w:id="8448" w:author="ghislain.aine" w:date="2015-11-05T10:16:00Z">
          <w:pPr>
            <w:pStyle w:val="Code"/>
          </w:pPr>
        </w:pPrChange>
      </w:pPr>
      <w:del w:id="8449" w:author="ghislain.aine" w:date="2015-11-05T10:16:00Z">
        <w:r w:rsidRPr="00BF1190" w:rsidDel="008C2508">
          <w:rPr>
            <w:noProof/>
            <w:lang w:eastAsia="fr-FR"/>
          </w:rPr>
          <w:tab/>
        </w:r>
        <w:r w:rsidRPr="00BF1190" w:rsidDel="008C2508">
          <w:rPr>
            <w:noProof/>
            <w:color w:val="008000"/>
          </w:rPr>
          <w:delText>//Recuperation de la periode</w:delText>
        </w:r>
      </w:del>
    </w:p>
    <w:p w:rsidR="00000000" w:rsidRDefault="00BF1190">
      <w:pPr>
        <w:pStyle w:val="Code"/>
        <w:ind w:left="720"/>
        <w:contextualSpacing/>
        <w:jc w:val="both"/>
        <w:rPr>
          <w:del w:id="8450" w:author="ghislain.aine" w:date="2015-11-05T10:16:00Z"/>
          <w:noProof/>
          <w:lang w:eastAsia="fr-FR"/>
        </w:rPr>
        <w:pPrChange w:id="8451" w:author="ghislain.aine" w:date="2015-11-05T10:16:00Z">
          <w:pPr>
            <w:pStyle w:val="Code"/>
          </w:pPr>
        </w:pPrChange>
      </w:pPr>
      <w:del w:id="8452" w:author="ghislain.aine" w:date="2015-11-05T10:16:00Z">
        <w:r w:rsidRPr="00BF1190" w:rsidDel="008C2508">
          <w:rPr>
            <w:noProof/>
            <w:lang w:eastAsia="fr-FR"/>
          </w:rPr>
          <w:tab/>
        </w:r>
        <w:r w:rsidRPr="00BF1190" w:rsidDel="008C2508">
          <w:rPr>
            <w:noProof/>
            <w:color w:val="0000FF"/>
          </w:rPr>
          <w:delText>else</w:delText>
        </w:r>
        <w:r w:rsidRPr="00BF1190" w:rsidDel="008C2508">
          <w:rPr>
            <w:noProof/>
            <w:lang w:eastAsia="fr-FR"/>
          </w:rPr>
          <w:delText xml:space="preserve"> </w:delText>
        </w:r>
        <w:r w:rsidRPr="00BF1190" w:rsidDel="008C2508">
          <w:rPr>
            <w:noProof/>
            <w:color w:val="0000FF"/>
          </w:rPr>
          <w:delText>if</w:delText>
        </w:r>
        <w:r w:rsidRPr="00BF1190" w:rsidDel="008C2508">
          <w:rPr>
            <w:noProof/>
            <w:lang w:eastAsia="fr-FR"/>
          </w:rPr>
          <w:delText xml:space="preserve"> (msg.getMessageType() == tp.Dictionnary.MessageType.PERIODE) {</w:delText>
        </w:r>
      </w:del>
    </w:p>
    <w:p w:rsidR="00000000" w:rsidRDefault="00BF1190">
      <w:pPr>
        <w:pStyle w:val="Code"/>
        <w:ind w:left="720"/>
        <w:contextualSpacing/>
        <w:jc w:val="both"/>
        <w:rPr>
          <w:del w:id="8453" w:author="ghislain.aine" w:date="2015-11-05T10:16:00Z"/>
          <w:noProof/>
          <w:lang w:eastAsia="fr-FR"/>
        </w:rPr>
        <w:pPrChange w:id="8454" w:author="ghislain.aine" w:date="2015-11-05T10:16:00Z">
          <w:pPr>
            <w:pStyle w:val="Code"/>
          </w:pPr>
        </w:pPrChange>
      </w:pPr>
      <w:del w:id="8455" w:author="ghislain.aine" w:date="2015-11-05T10:16:00Z">
        <w:r w:rsidRPr="00BF1190" w:rsidDel="008C2508">
          <w:rPr>
            <w:noProof/>
            <w:lang w:eastAsia="fr-FR"/>
          </w:rPr>
          <w:tab/>
          <w:delText xml:space="preserve">    </w:delText>
        </w:r>
        <w:r w:rsidRPr="00BF1190" w:rsidDel="008C2508">
          <w:rPr>
            <w:noProof/>
            <w:lang w:eastAsia="fr-FR"/>
          </w:rPr>
          <w:tab/>
          <w:delText>tp.Protocole.messagePeriode periodemsg = (tp.Protocole.messagePeriode)msg;</w:delText>
        </w:r>
      </w:del>
    </w:p>
    <w:p w:rsidR="00000000" w:rsidRDefault="00BF1190">
      <w:pPr>
        <w:pStyle w:val="Code"/>
        <w:ind w:left="720"/>
        <w:contextualSpacing/>
        <w:jc w:val="both"/>
        <w:rPr>
          <w:del w:id="8456" w:author="ghislain.aine" w:date="2015-11-05T10:16:00Z"/>
          <w:noProof/>
          <w:lang w:eastAsia="fr-FR"/>
        </w:rPr>
        <w:pPrChange w:id="8457" w:author="ghislain.aine" w:date="2015-11-05T10:16:00Z">
          <w:pPr>
            <w:pStyle w:val="Code"/>
          </w:pPr>
        </w:pPrChange>
      </w:pPr>
      <w:del w:id="8458" w:author="ghislain.aine" w:date="2015-11-05T10:16:00Z">
        <w:r w:rsidRPr="00BF1190" w:rsidDel="008C2508">
          <w:rPr>
            <w:noProof/>
            <w:lang w:eastAsia="fr-FR"/>
          </w:rPr>
          <w:tab/>
          <w:delText xml:space="preserve">    </w:delText>
        </w:r>
        <w:r w:rsidRPr="00BF1190" w:rsidDel="008C2508">
          <w:rPr>
            <w:noProof/>
            <w:lang w:eastAsia="fr-FR"/>
          </w:rPr>
          <w:tab/>
        </w:r>
        <w:r w:rsidRPr="00706C7A" w:rsidDel="008C2508">
          <w:rPr>
            <w:noProof/>
            <w:color w:val="0000FF"/>
          </w:rPr>
          <w:delText>if</w:delText>
        </w:r>
        <w:r w:rsidRPr="00BF1190" w:rsidDel="008C2508">
          <w:rPr>
            <w:noProof/>
            <w:lang w:eastAsia="fr-FR"/>
          </w:rPr>
          <w:delText xml:space="preserve"> (periodemsg) {</w:delText>
        </w:r>
      </w:del>
    </w:p>
    <w:p w:rsidR="00000000" w:rsidRDefault="00BF1190">
      <w:pPr>
        <w:pStyle w:val="Code"/>
        <w:ind w:left="720"/>
        <w:contextualSpacing/>
        <w:jc w:val="both"/>
        <w:rPr>
          <w:del w:id="8459" w:author="ghislain.aine" w:date="2015-11-05T10:16:00Z"/>
          <w:noProof/>
          <w:lang w:eastAsia="fr-FR"/>
        </w:rPr>
        <w:pPrChange w:id="8460" w:author="ghislain.aine" w:date="2015-11-05T10:16:00Z">
          <w:pPr>
            <w:pStyle w:val="Code"/>
          </w:pPr>
        </w:pPrChange>
      </w:pPr>
      <w:del w:id="8461" w:author="ghislain.aine" w:date="2015-11-05T10:16:00Z">
        <w:r w:rsidDel="008C2508">
          <w:rPr>
            <w:noProof/>
            <w:lang w:eastAsia="fr-FR"/>
          </w:rPr>
          <w:tab/>
        </w:r>
        <w:r w:rsidDel="008C2508">
          <w:rPr>
            <w:noProof/>
            <w:lang w:eastAsia="fr-FR"/>
          </w:rPr>
          <w:tab/>
          <w:delText xml:space="preserve">} </w:delText>
        </w:r>
      </w:del>
    </w:p>
    <w:p w:rsidR="00000000" w:rsidRDefault="00BF1190">
      <w:pPr>
        <w:pStyle w:val="Code"/>
        <w:ind w:left="720"/>
        <w:contextualSpacing/>
        <w:jc w:val="both"/>
        <w:rPr>
          <w:del w:id="8462" w:author="ghislain.aine" w:date="2015-11-05T10:16:00Z"/>
          <w:noProof/>
          <w:lang w:eastAsia="fr-FR"/>
        </w:rPr>
        <w:pPrChange w:id="8463" w:author="ghislain.aine" w:date="2015-11-05T10:16:00Z">
          <w:pPr>
            <w:pStyle w:val="Code"/>
          </w:pPr>
        </w:pPrChange>
      </w:pPr>
      <w:del w:id="8464" w:author="ghislain.aine" w:date="2015-11-05T10:16:00Z">
        <w:r w:rsidDel="008C2508">
          <w:rPr>
            <w:noProof/>
            <w:lang w:eastAsia="fr-FR"/>
          </w:rPr>
          <w:tab/>
          <w:delText>}</w:delText>
        </w:r>
      </w:del>
    </w:p>
    <w:p w:rsidR="00000000" w:rsidRDefault="00BF1190">
      <w:pPr>
        <w:pStyle w:val="Code"/>
        <w:ind w:left="720"/>
        <w:contextualSpacing/>
        <w:jc w:val="both"/>
        <w:rPr>
          <w:del w:id="8465" w:author="ghislain.aine" w:date="2015-11-05T10:16:00Z"/>
          <w:noProof/>
          <w:lang w:eastAsia="fr-FR"/>
        </w:rPr>
        <w:pPrChange w:id="8466" w:author="ghislain.aine" w:date="2015-11-05T10:16:00Z">
          <w:pPr>
            <w:pStyle w:val="Code"/>
          </w:pPr>
        </w:pPrChange>
      </w:pPr>
      <w:del w:id="8467" w:author="ghislain.aine" w:date="2015-11-05T10:16:00Z">
        <w:r w:rsidDel="008C2508">
          <w:rPr>
            <w:noProof/>
            <w:lang w:eastAsia="fr-FR"/>
          </w:rPr>
          <w:delText>}</w:delText>
        </w:r>
      </w:del>
    </w:p>
    <w:p w:rsidR="00BF1190" w:rsidRDefault="00BF1190" w:rsidP="00BF1190">
      <w:pPr>
        <w:pStyle w:val="Paragraphedeliste"/>
        <w:numPr>
          <w:ilvl w:val="0"/>
          <w:numId w:val="81"/>
        </w:numPr>
        <w:rPr>
          <w:del w:id="8468" w:author="ghislain.aine" w:date="2015-11-05T10:16:00Z"/>
          <w:noProof/>
          <w:lang w:eastAsia="fr-FR"/>
        </w:rPr>
      </w:pPr>
      <w:del w:id="8469" w:author="ghislain.aine" w:date="2015-11-05T10:16:00Z">
        <w:r w:rsidDel="008C2508">
          <w:rPr>
            <w:noProof/>
            <w:lang w:eastAsia="fr-FR"/>
          </w:rPr>
          <w:delText>Tester avec le stream précédent</w:delText>
        </w:r>
      </w:del>
    </w:p>
    <w:p w:rsidR="00000000" w:rsidRDefault="00EE2A1F">
      <w:pPr>
        <w:ind w:left="720"/>
        <w:contextualSpacing/>
        <w:rPr>
          <w:del w:id="8470" w:author="ghislain.aine" w:date="2015-11-05T10:16:00Z"/>
          <w:noProof/>
          <w:lang w:eastAsia="fr-FR"/>
        </w:rPr>
        <w:pPrChange w:id="8471" w:author="ghislain.aine" w:date="2015-11-05T10:16:00Z">
          <w:pPr/>
        </w:pPrChange>
      </w:pPr>
    </w:p>
    <w:p w:rsidR="00000000" w:rsidRDefault="00EE2A1F">
      <w:pPr>
        <w:ind w:left="720"/>
        <w:contextualSpacing/>
        <w:rPr>
          <w:del w:id="8472" w:author="ghislain.aine" w:date="2015-11-05T10:16:00Z"/>
          <w:noProof/>
          <w:lang w:eastAsia="fr-FR"/>
        </w:rPr>
        <w:pPrChange w:id="8473" w:author="ghislain.aine" w:date="2015-11-05T10:16:00Z">
          <w:pPr/>
        </w:pPrChange>
      </w:pPr>
    </w:p>
    <w:p w:rsidR="00000000" w:rsidRDefault="00BF1190">
      <w:pPr>
        <w:pStyle w:val="Titre3"/>
        <w:ind w:left="720"/>
        <w:rPr>
          <w:del w:id="8474" w:author="ghislain.aine" w:date="2015-11-05T10:16:00Z"/>
          <w:noProof/>
          <w:lang w:eastAsia="fr-FR"/>
        </w:rPr>
        <w:pPrChange w:id="8475" w:author="ghislain.aine" w:date="2015-11-05T10:16:00Z">
          <w:pPr>
            <w:pStyle w:val="Titre3"/>
          </w:pPr>
        </w:pPrChange>
      </w:pPr>
      <w:del w:id="8476" w:author="ghislain.aine" w:date="2015-11-05T10:16:00Z">
        <w:r w:rsidDel="008C2508">
          <w:rPr>
            <w:noProof/>
            <w:lang w:eastAsia="fr-FR"/>
          </w:rPr>
          <w:delText>Représentation visuelle</w:delText>
        </w:r>
      </w:del>
    </w:p>
    <w:p w:rsidR="00000000" w:rsidRDefault="00EE2A1F">
      <w:pPr>
        <w:ind w:left="720"/>
        <w:contextualSpacing/>
        <w:rPr>
          <w:del w:id="8477" w:author="ghislain.aine" w:date="2015-11-05T10:16:00Z"/>
          <w:lang w:eastAsia="fr-FR"/>
        </w:rPr>
        <w:pPrChange w:id="8478" w:author="ghislain.aine" w:date="2015-11-05T10:16:00Z">
          <w:pPr/>
        </w:pPrChange>
      </w:pPr>
    </w:p>
    <w:p w:rsidR="00000000" w:rsidRDefault="00BF1190">
      <w:pPr>
        <w:ind w:left="720"/>
        <w:contextualSpacing/>
        <w:rPr>
          <w:del w:id="8479" w:author="ghislain.aine" w:date="2015-11-05T10:16:00Z"/>
          <w:noProof/>
          <w:lang w:eastAsia="fr-FR"/>
        </w:rPr>
        <w:pPrChange w:id="8480" w:author="ghislain.aine" w:date="2015-11-05T10:16:00Z">
          <w:pPr/>
        </w:pPrChange>
      </w:pPr>
      <w:del w:id="8481" w:author="ghislain.aine" w:date="2015-11-05T10:16:00Z">
        <w:r w:rsidDel="008C2508">
          <w:rPr>
            <w:noProof/>
            <w:lang w:eastAsia="fr-FR"/>
          </w:rPr>
          <w:delText>Les représentations visuelles permettent de définir les noms avec lesquels seront vus les champs dans des interfaces de visualisation.</w:delText>
        </w:r>
      </w:del>
    </w:p>
    <w:p w:rsidR="00000000" w:rsidRDefault="00EE2A1F">
      <w:pPr>
        <w:ind w:left="720"/>
        <w:contextualSpacing/>
        <w:rPr>
          <w:del w:id="8482" w:author="ghislain.aine" w:date="2015-11-05T10:16:00Z"/>
          <w:noProof/>
          <w:lang w:eastAsia="fr-FR"/>
        </w:rPr>
        <w:pPrChange w:id="8483" w:author="ghislain.aine" w:date="2015-11-05T10:16:00Z">
          <w:pPr/>
        </w:pPrChange>
      </w:pPr>
    </w:p>
    <w:p w:rsidR="00BF1190" w:rsidRDefault="00BF1190" w:rsidP="00BF1190">
      <w:pPr>
        <w:pStyle w:val="Paragraphedeliste"/>
        <w:numPr>
          <w:ilvl w:val="0"/>
          <w:numId w:val="81"/>
        </w:numPr>
        <w:rPr>
          <w:del w:id="8484" w:author="ghislain.aine" w:date="2015-11-05T10:16:00Z"/>
          <w:noProof/>
          <w:lang w:eastAsia="fr-FR"/>
        </w:rPr>
      </w:pPr>
      <w:del w:id="8485" w:author="ghislain.aine" w:date="2015-11-05T10:16:00Z">
        <w:r w:rsidDel="008C2508">
          <w:rPr>
            <w:noProof/>
            <w:lang w:eastAsia="fr-FR"/>
          </w:rPr>
          <w:delText>Dans l'exemple précédent, ajouter une représentation visuelle par messagerie, et afficher la data avec son nom (par exemple "pas" et "periode")</w:delText>
        </w:r>
      </w:del>
    </w:p>
    <w:p w:rsidR="00000000" w:rsidRDefault="00EE2A1F">
      <w:pPr>
        <w:ind w:left="720"/>
        <w:contextualSpacing/>
        <w:rPr>
          <w:del w:id="8486" w:author="ghislain.aine" w:date="2015-11-05T10:16:00Z"/>
          <w:noProof/>
          <w:lang w:eastAsia="fr-FR"/>
        </w:rPr>
        <w:pPrChange w:id="8487" w:author="ghislain.aine" w:date="2015-11-05T10:16:00Z">
          <w:pPr/>
        </w:pPrChange>
      </w:pPr>
    </w:p>
    <w:p w:rsidR="00000000" w:rsidRDefault="00BF1190">
      <w:pPr>
        <w:ind w:left="720"/>
        <w:contextualSpacing/>
        <w:rPr>
          <w:del w:id="8488" w:author="ghislain.aine" w:date="2015-11-05T10:16:00Z"/>
          <w:noProof/>
          <w:lang w:eastAsia="fr-FR"/>
        </w:rPr>
        <w:pPrChange w:id="8489" w:author="ghislain.aine" w:date="2015-11-05T10:16:00Z">
          <w:pPr/>
        </w:pPrChange>
      </w:pPr>
      <w:del w:id="8490" w:author="ghislain.aine" w:date="2015-11-05T10:16:00Z">
        <w:r w:rsidDel="008C2508">
          <w:rPr>
            <w:noProof/>
            <w:lang w:eastAsia="fr-FR"/>
          </w:rPr>
          <w:delText>Pour voir les champs et leur représentation visuelle, on peut utiliser le composant "viewerSequencer".</w:delText>
        </w:r>
      </w:del>
    </w:p>
    <w:p w:rsidR="00000000" w:rsidRDefault="00EE2A1F">
      <w:pPr>
        <w:ind w:left="720"/>
        <w:contextualSpacing/>
        <w:rPr>
          <w:del w:id="8491" w:author="ghislain.aine" w:date="2015-11-05T10:16:00Z"/>
          <w:noProof/>
          <w:lang w:eastAsia="fr-FR"/>
        </w:rPr>
        <w:pPrChange w:id="8492" w:author="ghislain.aine" w:date="2015-11-05T10:16:00Z">
          <w:pPr/>
        </w:pPrChange>
      </w:pPr>
    </w:p>
    <w:p w:rsidR="00000000" w:rsidRDefault="00BF1190">
      <w:pPr>
        <w:ind w:left="720"/>
        <w:contextualSpacing/>
        <w:rPr>
          <w:del w:id="8493" w:author="ghislain.aine" w:date="2015-11-05T10:16:00Z"/>
          <w:noProof/>
          <w:lang w:eastAsia="fr-FR"/>
        </w:rPr>
        <w:pPrChange w:id="8494" w:author="ghislain.aine" w:date="2015-11-05T10:16:00Z">
          <w:pPr/>
        </w:pPrChange>
      </w:pPr>
      <w:del w:id="8495" w:author="ghislain.aine" w:date="2015-11-05T10:16:00Z">
        <w:r w:rsidDel="008C2508">
          <w:rPr>
            <w:noProof/>
            <w:lang w:eastAsia="fr-FR"/>
          </w:rPr>
          <w:delText>Pour cela:</w:delText>
        </w:r>
      </w:del>
    </w:p>
    <w:p w:rsidR="00BF1190" w:rsidRDefault="00BF1190" w:rsidP="00BF1190">
      <w:pPr>
        <w:pStyle w:val="Paragraphedeliste"/>
        <w:numPr>
          <w:ilvl w:val="0"/>
          <w:numId w:val="81"/>
        </w:numPr>
        <w:rPr>
          <w:del w:id="8496" w:author="ghislain.aine" w:date="2015-11-05T10:16:00Z"/>
          <w:noProof/>
          <w:lang w:eastAsia="fr-FR"/>
        </w:rPr>
      </w:pPr>
      <w:del w:id="8497" w:author="ghislain.aine" w:date="2015-11-05T10:16:00Z">
        <w:r w:rsidDel="008C2508">
          <w:rPr>
            <w:noProof/>
            <w:lang w:eastAsia="fr-FR"/>
          </w:rPr>
          <w:delText>Créer un nouveau composant "ProtocolProvider"</w:delText>
        </w:r>
      </w:del>
    </w:p>
    <w:p w:rsidR="00BF1190" w:rsidRDefault="00BF1190" w:rsidP="00BF1190">
      <w:pPr>
        <w:pStyle w:val="Paragraphedeliste"/>
        <w:numPr>
          <w:ilvl w:val="0"/>
          <w:numId w:val="81"/>
        </w:numPr>
        <w:rPr>
          <w:del w:id="8498" w:author="ghislain.aine" w:date="2015-11-05T10:16:00Z"/>
          <w:noProof/>
          <w:lang w:eastAsia="fr-FR"/>
        </w:rPr>
      </w:pPr>
      <w:del w:id="8499" w:author="ghislain.aine" w:date="2015-11-05T10:16:00Z">
        <w:r w:rsidDel="008C2508">
          <w:rPr>
            <w:noProof/>
            <w:lang w:eastAsia="fr-FR"/>
          </w:rPr>
          <w:delText>Lui ajouter l'interface "protolg3.contracts.IProtocolProvider"</w:delText>
        </w:r>
      </w:del>
    </w:p>
    <w:p w:rsidR="00BF1190" w:rsidRDefault="00BF1190" w:rsidP="00BF1190">
      <w:pPr>
        <w:pStyle w:val="Paragraphedeliste"/>
        <w:numPr>
          <w:ilvl w:val="0"/>
          <w:numId w:val="81"/>
        </w:numPr>
        <w:rPr>
          <w:del w:id="8500" w:author="ghislain.aine" w:date="2015-11-05T10:16:00Z"/>
          <w:noProof/>
          <w:lang w:eastAsia="fr-FR"/>
        </w:rPr>
      </w:pPr>
      <w:del w:id="8501" w:author="ghislain.aine" w:date="2015-11-05T10:16:00Z">
        <w:r w:rsidDel="008C2508">
          <w:rPr>
            <w:noProof/>
            <w:lang w:eastAsia="fr-FR"/>
          </w:rPr>
          <w:delText>Ajouter les process non implémentés</w:delText>
        </w:r>
      </w:del>
    </w:p>
    <w:p w:rsidR="00BF1190" w:rsidRDefault="00BF1190" w:rsidP="00BF1190">
      <w:pPr>
        <w:pStyle w:val="Paragraphedeliste"/>
        <w:numPr>
          <w:ilvl w:val="0"/>
          <w:numId w:val="81"/>
        </w:numPr>
        <w:rPr>
          <w:del w:id="8502" w:author="ghislain.aine" w:date="2015-11-05T10:16:00Z"/>
          <w:noProof/>
          <w:lang w:eastAsia="fr-FR"/>
        </w:rPr>
      </w:pPr>
      <w:del w:id="8503" w:author="ghislain.aine" w:date="2015-11-05T10:16:00Z">
        <w:r w:rsidDel="008C2508">
          <w:rPr>
            <w:noProof/>
            <w:lang w:eastAsia="fr-FR"/>
          </w:rPr>
          <w:delText>Ajouter un field du type du protocole créé, nommé "protocol"</w:delText>
        </w:r>
      </w:del>
    </w:p>
    <w:p w:rsidR="00BF1190" w:rsidRDefault="00BF1190" w:rsidP="00BF1190">
      <w:pPr>
        <w:pStyle w:val="Paragraphedeliste"/>
        <w:numPr>
          <w:ilvl w:val="0"/>
          <w:numId w:val="81"/>
        </w:numPr>
        <w:rPr>
          <w:del w:id="8504" w:author="ghislain.aine" w:date="2015-11-05T10:16:00Z"/>
          <w:noProof/>
          <w:lang w:eastAsia="fr-FR"/>
        </w:rPr>
      </w:pPr>
      <w:del w:id="8505" w:author="ghislain.aine" w:date="2015-11-05T10:16:00Z">
        <w:r w:rsidDel="008C2508">
          <w:rPr>
            <w:noProof/>
            <w:lang w:eastAsia="fr-FR"/>
          </w:rPr>
          <w:delText>Dans "getProtocol", retourner la variable "protocol"</w:delText>
        </w:r>
      </w:del>
    </w:p>
    <w:p w:rsidR="00BF1190" w:rsidRDefault="00BF1190" w:rsidP="00BF1190">
      <w:pPr>
        <w:pStyle w:val="Paragraphedeliste"/>
        <w:numPr>
          <w:ilvl w:val="0"/>
          <w:numId w:val="81"/>
        </w:numPr>
        <w:rPr>
          <w:del w:id="8506" w:author="ghislain.aine" w:date="2015-11-05T10:16:00Z"/>
          <w:noProof/>
          <w:lang w:eastAsia="fr-FR"/>
        </w:rPr>
      </w:pPr>
      <w:del w:id="8507" w:author="ghislain.aine" w:date="2015-11-05T10:16:00Z">
        <w:r w:rsidDel="008C2508">
          <w:rPr>
            <w:noProof/>
            <w:lang w:eastAsia="fr-FR"/>
          </w:rPr>
          <w:delText>Faire hériter rootMessage de IBaseMessageView et ajouter les fonctions non implémentées</w:delText>
        </w:r>
      </w:del>
    </w:p>
    <w:p w:rsidR="00BF1190" w:rsidRDefault="00BF1190" w:rsidP="00BF1190">
      <w:pPr>
        <w:pStyle w:val="Paragraphedeliste"/>
        <w:numPr>
          <w:ilvl w:val="0"/>
          <w:numId w:val="81"/>
        </w:numPr>
        <w:rPr>
          <w:del w:id="8508" w:author="ghislain.aine" w:date="2015-11-05T10:16:00Z"/>
          <w:noProof/>
          <w:lang w:eastAsia="fr-FR"/>
        </w:rPr>
      </w:pPr>
      <w:del w:id="8509" w:author="ghislain.aine" w:date="2015-11-05T10:16:00Z">
        <w:r w:rsidDel="008C2508">
          <w:rPr>
            <w:noProof/>
            <w:lang w:eastAsia="fr-FR"/>
          </w:rPr>
          <w:delText>Implémenter la fonction "displayDetailsAsTree" en utilisant la fonction "toDetails" définie dans protolg3 :</w:delText>
        </w:r>
      </w:del>
    </w:p>
    <w:p w:rsidR="00000000" w:rsidRDefault="00BF1190">
      <w:pPr>
        <w:pStyle w:val="Code"/>
        <w:ind w:left="720"/>
        <w:contextualSpacing/>
        <w:jc w:val="both"/>
        <w:rPr>
          <w:del w:id="8510" w:author="ghislain.aine" w:date="2015-11-05T10:16:00Z"/>
          <w:noProof/>
          <w:lang w:eastAsia="fr-FR"/>
        </w:rPr>
        <w:pPrChange w:id="8511" w:author="ghislain.aine" w:date="2015-11-05T10:16:00Z">
          <w:pPr>
            <w:pStyle w:val="Code"/>
          </w:pPr>
        </w:pPrChange>
      </w:pPr>
      <w:del w:id="8512" w:author="ghislain.aine" w:date="2015-11-05T10:16:00Z">
        <w:r w:rsidRPr="00BF1190" w:rsidDel="008C2508">
          <w:rPr>
            <w:noProof/>
            <w:color w:val="0000FF"/>
          </w:rPr>
          <w:delText>return</w:delText>
        </w:r>
        <w:r w:rsidRPr="00BF1190" w:rsidDel="008C2508">
          <w:rPr>
            <w:noProof/>
            <w:lang w:eastAsia="fr-FR"/>
          </w:rPr>
          <w:delText xml:space="preserve"> protolg3.tools.DetailsTools.toDetails(this);</w:delText>
        </w:r>
      </w:del>
    </w:p>
    <w:p w:rsidR="00BF1190" w:rsidRDefault="00BF1190" w:rsidP="00BF1190">
      <w:pPr>
        <w:pStyle w:val="Paragraphedeliste"/>
        <w:numPr>
          <w:ilvl w:val="0"/>
          <w:numId w:val="82"/>
        </w:numPr>
        <w:rPr>
          <w:del w:id="8513" w:author="ghislain.aine" w:date="2015-11-05T10:16:00Z"/>
          <w:noProof/>
          <w:lang w:eastAsia="fr-FR"/>
        </w:rPr>
      </w:pPr>
      <w:del w:id="8514" w:author="ghislain.aine" w:date="2015-11-05T10:16:00Z">
        <w:r w:rsidDel="008C2508">
          <w:rPr>
            <w:noProof/>
            <w:lang w:eastAsia="fr-FR"/>
          </w:rPr>
          <w:delText>Dans la fonction "</w:delText>
        </w:r>
        <w:r w:rsidRPr="000C6864" w:rsidDel="008C2508">
          <w:rPr>
            <w:noProof/>
            <w:lang w:eastAsia="fr-FR"/>
          </w:rPr>
          <w:delText>displayContextDetailsAsTree</w:delText>
        </w:r>
        <w:r w:rsidDel="008C2508">
          <w:rPr>
            <w:noProof/>
            <w:lang w:eastAsia="fr-FR"/>
          </w:rPr>
          <w:delText>", retourner 0. S'il y avait un context, il faudrait l'utiliser dans cette fonction</w:delText>
        </w:r>
      </w:del>
    </w:p>
    <w:p w:rsidR="00BF1190" w:rsidRDefault="00BF1190" w:rsidP="00BF1190">
      <w:pPr>
        <w:pStyle w:val="Paragraphedeliste"/>
        <w:numPr>
          <w:ilvl w:val="0"/>
          <w:numId w:val="82"/>
        </w:numPr>
        <w:rPr>
          <w:del w:id="8515" w:author="ghislain.aine" w:date="2015-11-05T10:16:00Z"/>
          <w:noProof/>
          <w:lang w:eastAsia="fr-FR"/>
        </w:rPr>
      </w:pPr>
      <w:del w:id="8516" w:author="ghislain.aine" w:date="2015-11-05T10:16:00Z">
        <w:r w:rsidDel="008C2508">
          <w:rPr>
            <w:noProof/>
            <w:lang w:eastAsia="fr-FR"/>
          </w:rPr>
          <w:delText>Modifier la fonction "queryInterface" pour répondre à toutes les interfaces implémentées</w:delText>
        </w:r>
      </w:del>
    </w:p>
    <w:p w:rsidR="00000000" w:rsidRDefault="00BF1190">
      <w:pPr>
        <w:pStyle w:val="Code"/>
        <w:ind w:left="720"/>
        <w:contextualSpacing/>
        <w:jc w:val="both"/>
        <w:rPr>
          <w:del w:id="8517" w:author="ghislain.aine" w:date="2015-11-05T10:16:00Z"/>
          <w:noProof/>
          <w:lang w:eastAsia="fr-FR"/>
        </w:rPr>
        <w:pPrChange w:id="8518" w:author="ghislain.aine" w:date="2015-11-05T10:16:00Z">
          <w:pPr>
            <w:pStyle w:val="Code"/>
          </w:pPr>
        </w:pPrChange>
      </w:pPr>
      <w:del w:id="8519" w:author="ghislain.aine" w:date="2015-11-05T10:16:00Z">
        <w:r w:rsidRPr="00BF1190" w:rsidDel="008C2508">
          <w:rPr>
            <w:noProof/>
            <w:color w:val="0000FF"/>
          </w:rPr>
          <w:delText>if</w:delText>
        </w:r>
        <w:r w:rsidRPr="00BF1190" w:rsidDel="008C2508">
          <w:rPr>
            <w:noProof/>
            <w:lang w:eastAsia="fr-FR"/>
          </w:rPr>
          <w:delText xml:space="preserve"> (iidref == </w:delText>
        </w:r>
        <w:r w:rsidRPr="00BF1190" w:rsidDel="008C2508">
          <w:rPr>
            <w:noProof/>
            <w:color w:val="0000FF"/>
          </w:rPr>
          <w:delText>idof</w:delText>
        </w:r>
        <w:r w:rsidRPr="00BF1190" w:rsidDel="008C2508">
          <w:rPr>
            <w:noProof/>
            <w:lang w:eastAsia="fr-FR"/>
          </w:rPr>
          <w:delText>(tp.Interface.IRootMessage)) {</w:delText>
        </w:r>
      </w:del>
    </w:p>
    <w:p w:rsidR="00000000" w:rsidRDefault="00BF1190">
      <w:pPr>
        <w:pStyle w:val="Code"/>
        <w:ind w:left="720"/>
        <w:contextualSpacing/>
        <w:jc w:val="both"/>
        <w:rPr>
          <w:del w:id="8520" w:author="ghislain.aine" w:date="2015-11-05T10:16:00Z"/>
          <w:noProof/>
          <w:lang w:eastAsia="fr-FR"/>
        </w:rPr>
        <w:pPrChange w:id="8521" w:author="ghislain.aine" w:date="2015-11-05T10:16:00Z">
          <w:pPr>
            <w:pStyle w:val="Code"/>
          </w:pPr>
        </w:pPrChange>
      </w:pPr>
      <w:del w:id="8522" w:author="ghislain.aine" w:date="2015-11-05T10:16:00Z">
        <w:r w:rsidRPr="00BF1190" w:rsidDel="008C2508">
          <w:rPr>
            <w:noProof/>
            <w:lang w:eastAsia="fr-FR"/>
          </w:rPr>
          <w:tab/>
        </w:r>
        <w:r w:rsidRPr="00BF1190" w:rsidDel="008C2508">
          <w:rPr>
            <w:noProof/>
            <w:color w:val="0000FF"/>
          </w:rPr>
          <w:delText>return</w:delText>
        </w:r>
        <w:r w:rsidRPr="00BF1190" w:rsidDel="008C2508">
          <w:rPr>
            <w:noProof/>
            <w:lang w:eastAsia="fr-FR"/>
          </w:rPr>
          <w:delText xml:space="preserve"> this;</w:delText>
        </w:r>
      </w:del>
    </w:p>
    <w:p w:rsidR="00000000" w:rsidRDefault="00BF1190">
      <w:pPr>
        <w:pStyle w:val="Code"/>
        <w:ind w:left="720"/>
        <w:contextualSpacing/>
        <w:jc w:val="both"/>
        <w:rPr>
          <w:del w:id="8523" w:author="ghislain.aine" w:date="2015-11-05T10:16:00Z"/>
          <w:noProof/>
          <w:lang w:eastAsia="fr-FR"/>
        </w:rPr>
        <w:pPrChange w:id="8524" w:author="ghislain.aine" w:date="2015-11-05T10:16:00Z">
          <w:pPr>
            <w:pStyle w:val="Code"/>
          </w:pPr>
        </w:pPrChange>
      </w:pPr>
      <w:del w:id="8525" w:author="ghislain.aine" w:date="2015-11-05T10:16:00Z">
        <w:r w:rsidRPr="00BF1190" w:rsidDel="008C2508">
          <w:rPr>
            <w:noProof/>
            <w:lang w:eastAsia="fr-FR"/>
          </w:rPr>
          <w:delText>}</w:delText>
        </w:r>
      </w:del>
    </w:p>
    <w:p w:rsidR="00000000" w:rsidRDefault="00BF1190">
      <w:pPr>
        <w:pStyle w:val="Code"/>
        <w:ind w:left="720"/>
        <w:contextualSpacing/>
        <w:jc w:val="both"/>
        <w:rPr>
          <w:del w:id="8526" w:author="ghislain.aine" w:date="2015-11-05T10:16:00Z"/>
          <w:noProof/>
          <w:lang w:eastAsia="fr-FR"/>
        </w:rPr>
        <w:pPrChange w:id="8527" w:author="ghislain.aine" w:date="2015-11-05T10:16:00Z">
          <w:pPr>
            <w:pStyle w:val="Code"/>
          </w:pPr>
        </w:pPrChange>
      </w:pPr>
      <w:del w:id="8528" w:author="ghislain.aine" w:date="2015-11-05T10:16:00Z">
        <w:r w:rsidRPr="00BF1190" w:rsidDel="008C2508">
          <w:rPr>
            <w:noProof/>
            <w:color w:val="0000FF"/>
          </w:rPr>
          <w:delText>if</w:delText>
        </w:r>
        <w:r w:rsidRPr="00BF1190" w:rsidDel="008C2508">
          <w:rPr>
            <w:noProof/>
            <w:lang w:eastAsia="fr-FR"/>
          </w:rPr>
          <w:delText xml:space="preserve"> (iidref == </w:delText>
        </w:r>
        <w:r w:rsidRPr="00BF1190" w:rsidDel="008C2508">
          <w:rPr>
            <w:noProof/>
            <w:color w:val="0000FF"/>
          </w:rPr>
          <w:delText>idof</w:delText>
        </w:r>
        <w:r w:rsidRPr="00BF1190" w:rsidDel="008C2508">
          <w:rPr>
            <w:noProof/>
            <w:lang w:eastAsia="fr-FR"/>
          </w:rPr>
          <w:delText>(tdlcommon.interfaces.IBaseMessage)) {</w:delText>
        </w:r>
      </w:del>
    </w:p>
    <w:p w:rsidR="00000000" w:rsidRDefault="00BF1190">
      <w:pPr>
        <w:pStyle w:val="Code"/>
        <w:ind w:left="720"/>
        <w:contextualSpacing/>
        <w:jc w:val="both"/>
        <w:rPr>
          <w:del w:id="8529" w:author="ghislain.aine" w:date="2015-11-05T10:16:00Z"/>
          <w:noProof/>
          <w:lang w:eastAsia="fr-FR"/>
        </w:rPr>
        <w:pPrChange w:id="8530" w:author="ghislain.aine" w:date="2015-11-05T10:16:00Z">
          <w:pPr>
            <w:pStyle w:val="Code"/>
          </w:pPr>
        </w:pPrChange>
      </w:pPr>
      <w:del w:id="8531" w:author="ghislain.aine" w:date="2015-11-05T10:16:00Z">
        <w:r w:rsidRPr="00BF1190" w:rsidDel="008C2508">
          <w:rPr>
            <w:noProof/>
            <w:lang w:eastAsia="fr-FR"/>
          </w:rPr>
          <w:tab/>
        </w:r>
        <w:r w:rsidRPr="00BF1190" w:rsidDel="008C2508">
          <w:rPr>
            <w:noProof/>
            <w:color w:val="0000FF"/>
          </w:rPr>
          <w:delText>return</w:delText>
        </w:r>
        <w:r w:rsidRPr="00BF1190" w:rsidDel="008C2508">
          <w:rPr>
            <w:noProof/>
            <w:lang w:eastAsia="fr-FR"/>
          </w:rPr>
          <w:delText xml:space="preserve"> this;</w:delText>
        </w:r>
      </w:del>
    </w:p>
    <w:p w:rsidR="00000000" w:rsidRDefault="00BF1190">
      <w:pPr>
        <w:pStyle w:val="Code"/>
        <w:ind w:left="720"/>
        <w:contextualSpacing/>
        <w:jc w:val="both"/>
        <w:rPr>
          <w:del w:id="8532" w:author="ghislain.aine" w:date="2015-11-05T10:16:00Z"/>
          <w:noProof/>
          <w:lang w:eastAsia="fr-FR"/>
        </w:rPr>
        <w:pPrChange w:id="8533" w:author="ghislain.aine" w:date="2015-11-05T10:16:00Z">
          <w:pPr>
            <w:pStyle w:val="Code"/>
          </w:pPr>
        </w:pPrChange>
      </w:pPr>
      <w:del w:id="8534" w:author="ghislain.aine" w:date="2015-11-05T10:16:00Z">
        <w:r w:rsidRPr="00BF1190" w:rsidDel="008C2508">
          <w:rPr>
            <w:noProof/>
            <w:lang w:eastAsia="fr-FR"/>
          </w:rPr>
          <w:delText>}</w:delText>
        </w:r>
      </w:del>
    </w:p>
    <w:p w:rsidR="00000000" w:rsidRDefault="00BF1190">
      <w:pPr>
        <w:pStyle w:val="Code"/>
        <w:ind w:left="720"/>
        <w:contextualSpacing/>
        <w:jc w:val="both"/>
        <w:rPr>
          <w:del w:id="8535" w:author="ghislain.aine" w:date="2015-11-05T10:16:00Z"/>
          <w:noProof/>
          <w:lang w:eastAsia="fr-FR"/>
        </w:rPr>
        <w:pPrChange w:id="8536" w:author="ghislain.aine" w:date="2015-11-05T10:16:00Z">
          <w:pPr>
            <w:pStyle w:val="Code"/>
          </w:pPr>
        </w:pPrChange>
      </w:pPr>
      <w:del w:id="8537" w:author="ghislain.aine" w:date="2015-11-05T10:16:00Z">
        <w:r w:rsidRPr="00BF1190" w:rsidDel="008C2508">
          <w:rPr>
            <w:noProof/>
            <w:color w:val="0000FF"/>
          </w:rPr>
          <w:delText>if</w:delText>
        </w:r>
        <w:r w:rsidRPr="00BF1190" w:rsidDel="008C2508">
          <w:rPr>
            <w:noProof/>
            <w:lang w:eastAsia="fr-FR"/>
          </w:rPr>
          <w:delText xml:space="preserve"> (iidref == </w:delText>
        </w:r>
        <w:r w:rsidRPr="00BF1190" w:rsidDel="008C2508">
          <w:rPr>
            <w:noProof/>
            <w:color w:val="0000FF"/>
          </w:rPr>
          <w:delText>idof</w:delText>
        </w:r>
        <w:r w:rsidRPr="00BF1190" w:rsidDel="008C2508">
          <w:rPr>
            <w:noProof/>
            <w:lang w:eastAsia="fr-FR"/>
          </w:rPr>
          <w:delText>(tdlcommon.interfaces.IBaseMessageView)) {</w:delText>
        </w:r>
      </w:del>
    </w:p>
    <w:p w:rsidR="00000000" w:rsidRDefault="00BF1190">
      <w:pPr>
        <w:pStyle w:val="Code"/>
        <w:ind w:left="720"/>
        <w:contextualSpacing/>
        <w:jc w:val="both"/>
        <w:rPr>
          <w:del w:id="8538" w:author="ghislain.aine" w:date="2015-11-05T10:16:00Z"/>
          <w:noProof/>
          <w:lang w:eastAsia="fr-FR"/>
        </w:rPr>
        <w:pPrChange w:id="8539" w:author="ghislain.aine" w:date="2015-11-05T10:16:00Z">
          <w:pPr>
            <w:pStyle w:val="Code"/>
          </w:pPr>
        </w:pPrChange>
      </w:pPr>
      <w:del w:id="8540" w:author="ghislain.aine" w:date="2015-11-05T10:16:00Z">
        <w:r w:rsidRPr="00BF1190" w:rsidDel="008C2508">
          <w:rPr>
            <w:noProof/>
            <w:lang w:eastAsia="fr-FR"/>
          </w:rPr>
          <w:tab/>
        </w:r>
        <w:r w:rsidRPr="00706C7A" w:rsidDel="008C2508">
          <w:rPr>
            <w:noProof/>
            <w:color w:val="0000FF"/>
          </w:rPr>
          <w:delText>return</w:delText>
        </w:r>
        <w:r w:rsidDel="008C2508">
          <w:rPr>
            <w:noProof/>
            <w:lang w:eastAsia="fr-FR"/>
          </w:rPr>
          <w:delText xml:space="preserve"> this;</w:delText>
        </w:r>
      </w:del>
    </w:p>
    <w:p w:rsidR="00000000" w:rsidRDefault="00BF1190">
      <w:pPr>
        <w:pStyle w:val="Code"/>
        <w:ind w:left="720"/>
        <w:contextualSpacing/>
        <w:jc w:val="both"/>
        <w:rPr>
          <w:del w:id="8541" w:author="ghislain.aine" w:date="2015-11-05T10:16:00Z"/>
          <w:noProof/>
          <w:lang w:eastAsia="fr-FR"/>
        </w:rPr>
        <w:pPrChange w:id="8542" w:author="ghislain.aine" w:date="2015-11-05T10:16:00Z">
          <w:pPr>
            <w:pStyle w:val="Code"/>
          </w:pPr>
        </w:pPrChange>
      </w:pPr>
      <w:del w:id="8543" w:author="ghislain.aine" w:date="2015-11-05T10:16:00Z">
        <w:r w:rsidDel="008C2508">
          <w:rPr>
            <w:noProof/>
            <w:lang w:eastAsia="fr-FR"/>
          </w:rPr>
          <w:delText>}</w:delText>
        </w:r>
      </w:del>
    </w:p>
    <w:p w:rsidR="00000000" w:rsidRDefault="00EE2A1F">
      <w:pPr>
        <w:ind w:left="720"/>
        <w:contextualSpacing/>
        <w:rPr>
          <w:del w:id="8544" w:author="ghislain.aine" w:date="2015-11-05T10:16:00Z"/>
          <w:noProof/>
          <w:lang w:eastAsia="fr-FR"/>
        </w:rPr>
        <w:pPrChange w:id="8545" w:author="ghislain.aine" w:date="2015-11-05T10:16:00Z">
          <w:pPr/>
        </w:pPrChange>
      </w:pPr>
    </w:p>
    <w:p w:rsidR="00000000" w:rsidRDefault="00BF1190">
      <w:pPr>
        <w:ind w:left="720"/>
        <w:contextualSpacing/>
        <w:rPr>
          <w:del w:id="8546" w:author="ghislain.aine" w:date="2015-11-05T10:16:00Z"/>
          <w:noProof/>
          <w:lang w:eastAsia="fr-FR"/>
        </w:rPr>
        <w:pPrChange w:id="8547" w:author="ghislain.aine" w:date="2015-11-05T10:16:00Z">
          <w:pPr/>
        </w:pPrChange>
      </w:pPr>
      <w:del w:id="8548" w:author="ghislain.aine" w:date="2015-11-05T10:16:00Z">
        <w:r w:rsidDel="008C2508">
          <w:rPr>
            <w:noProof/>
            <w:lang w:eastAsia="fr-FR"/>
          </w:rPr>
          <w:delText>Il ne reste plus qu'à utiliser les composants dans le stream précédent.</w:delText>
        </w:r>
      </w:del>
    </w:p>
    <w:p w:rsidR="00000000" w:rsidRDefault="00EE2A1F">
      <w:pPr>
        <w:ind w:left="720"/>
        <w:contextualSpacing/>
        <w:rPr>
          <w:del w:id="8549" w:author="ghislain.aine" w:date="2015-11-05T10:16:00Z"/>
          <w:noProof/>
          <w:lang w:eastAsia="fr-FR"/>
        </w:rPr>
        <w:pPrChange w:id="8550" w:author="ghislain.aine" w:date="2015-11-05T10:16:00Z">
          <w:pPr/>
        </w:pPrChange>
      </w:pPr>
    </w:p>
    <w:p w:rsidR="00BF1190" w:rsidRDefault="00BF1190" w:rsidP="00BF1190">
      <w:pPr>
        <w:pStyle w:val="Paragraphedeliste"/>
        <w:numPr>
          <w:ilvl w:val="0"/>
          <w:numId w:val="83"/>
        </w:numPr>
        <w:rPr>
          <w:del w:id="8551" w:author="ghislain.aine" w:date="2015-11-05T10:16:00Z"/>
          <w:noProof/>
          <w:lang w:eastAsia="fr-FR"/>
        </w:rPr>
      </w:pPr>
      <w:del w:id="8552" w:author="ghislain.aine" w:date="2015-11-05T10:16:00Z">
        <w:r w:rsidDel="008C2508">
          <w:rPr>
            <w:noProof/>
            <w:lang w:eastAsia="fr-FR"/>
          </w:rPr>
          <w:delText>Ajouter un composant viewerSequencer</w:delText>
        </w:r>
      </w:del>
    </w:p>
    <w:p w:rsidR="00BF1190" w:rsidRDefault="00BF1190" w:rsidP="00BF1190">
      <w:pPr>
        <w:pStyle w:val="Paragraphedeliste"/>
        <w:numPr>
          <w:ilvl w:val="0"/>
          <w:numId w:val="83"/>
        </w:numPr>
        <w:rPr>
          <w:del w:id="8553" w:author="ghislain.aine" w:date="2015-11-05T10:16:00Z"/>
          <w:noProof/>
          <w:lang w:eastAsia="fr-FR"/>
        </w:rPr>
      </w:pPr>
      <w:del w:id="8554" w:author="ghislain.aine" w:date="2015-11-05T10:16:00Z">
        <w:r w:rsidDel="008C2508">
          <w:rPr>
            <w:noProof/>
            <w:lang w:eastAsia="fr-FR"/>
          </w:rPr>
          <w:delText>Ajouter un composant ProtocoleProvider, connecté au viewerSequencer et au GlobalContext</w:delText>
        </w:r>
      </w:del>
    </w:p>
    <w:p w:rsidR="00BF1190" w:rsidRDefault="00BF1190" w:rsidP="00BF1190">
      <w:pPr>
        <w:pStyle w:val="Paragraphedeliste"/>
        <w:numPr>
          <w:ilvl w:val="0"/>
          <w:numId w:val="83"/>
        </w:numPr>
        <w:rPr>
          <w:del w:id="8555" w:author="ghislain.aine" w:date="2015-11-05T10:16:00Z"/>
          <w:noProof/>
          <w:lang w:eastAsia="fr-FR"/>
        </w:rPr>
      </w:pPr>
      <w:del w:id="8556" w:author="ghislain.aine" w:date="2015-11-05T10:16:00Z">
        <w:r w:rsidDel="008C2508">
          <w:rPr>
            <w:noProof/>
            <w:lang w:eastAsia="fr-FR"/>
          </w:rPr>
          <w:delText>Pour utiliser la pin du décodeur sans déconnecter le ConfReceiver, utiliser un composant MuxDemux, avec une pin en entrée et deux en sortie. Ce composant permet simplement de transférer une data sur plusieurs pins</w:delText>
        </w:r>
      </w:del>
    </w:p>
    <w:p w:rsidR="00BF1190" w:rsidRDefault="00BF1190" w:rsidP="00BF1190">
      <w:pPr>
        <w:pStyle w:val="Paragraphedeliste"/>
        <w:numPr>
          <w:ilvl w:val="0"/>
          <w:numId w:val="83"/>
        </w:numPr>
        <w:rPr>
          <w:del w:id="8557" w:author="ghislain.aine" w:date="2015-11-05T10:16:00Z"/>
          <w:noProof/>
          <w:lang w:eastAsia="fr-FR"/>
        </w:rPr>
      </w:pPr>
      <w:del w:id="8558" w:author="ghislain.aine" w:date="2015-11-05T10:16:00Z">
        <w:r w:rsidDel="008C2508">
          <w:rPr>
            <w:noProof/>
            <w:lang w:eastAsia="fr-FR"/>
          </w:rPr>
          <w:delText>Tester</w:delText>
        </w:r>
      </w:del>
    </w:p>
    <w:p w:rsidR="00000000" w:rsidRDefault="00EE2A1F">
      <w:pPr>
        <w:ind w:left="720"/>
        <w:contextualSpacing/>
        <w:rPr>
          <w:del w:id="8559" w:author="ghislain.aine" w:date="2015-11-05T10:16:00Z"/>
          <w:noProof/>
          <w:lang w:eastAsia="fr-FR"/>
        </w:rPr>
        <w:pPrChange w:id="8560" w:author="ghislain.aine" w:date="2015-11-05T10:16:00Z">
          <w:pPr/>
        </w:pPrChange>
      </w:pPr>
    </w:p>
    <w:p w:rsidR="00000000" w:rsidRDefault="00EE2A1F">
      <w:pPr>
        <w:keepNext/>
        <w:ind w:left="720"/>
        <w:contextualSpacing/>
        <w:rPr>
          <w:del w:id="8561" w:author="ghislain.aine" w:date="2015-11-05T10:16:00Z"/>
        </w:rPr>
        <w:pPrChange w:id="8562" w:author="ghislain.aine" w:date="2015-11-05T10:16:00Z">
          <w:pPr>
            <w:keepNext/>
            <w:jc w:val="center"/>
          </w:pPr>
        </w:pPrChange>
      </w:pPr>
      <w:del w:id="8563" w:author="ghislain.aine" w:date="2015-11-05T10:16:00Z">
        <w:r>
          <w:rPr>
            <w:noProof/>
            <w:lang w:eastAsia="fr-FR"/>
            <w:rPrChange w:id="8564">
              <w:rPr>
                <w:noProof/>
                <w:color w:val="0000FF" w:themeColor="hyperlink"/>
                <w:u w:val="single"/>
                <w:lang w:eastAsia="fr-FR"/>
              </w:rPr>
            </w:rPrChange>
          </w:rPr>
          <w:drawing>
            <wp:inline distT="0" distB="0" distL="0" distR="0">
              <wp:extent cx="3714750" cy="1729574"/>
              <wp:effectExtent l="19050" t="0" r="0" b="0"/>
              <wp:docPr id="38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0" cstate="print"/>
                      <a:srcRect/>
                      <a:stretch>
                        <a:fillRect/>
                      </a:stretch>
                    </pic:blipFill>
                    <pic:spPr bwMode="auto">
                      <a:xfrm>
                        <a:off x="0" y="0"/>
                        <a:ext cx="3714750" cy="1729574"/>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565" w:author="ghislain.aine" w:date="2015-11-05T10:16:00Z"/>
          <w:noProof/>
          <w:lang w:eastAsia="fr-FR"/>
        </w:rPr>
        <w:pPrChange w:id="8566" w:author="ghislain.aine" w:date="2015-11-05T10:16:00Z">
          <w:pPr>
            <w:pStyle w:val="Lgende"/>
            <w:jc w:val="center"/>
          </w:pPr>
        </w:pPrChange>
      </w:pPr>
      <w:del w:id="8567"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53</w:delText>
        </w:r>
        <w:r w:rsidR="00D276D8" w:rsidDel="008C2508">
          <w:fldChar w:fldCharType="end"/>
        </w:r>
        <w:r w:rsidDel="008C2508">
          <w:delText xml:space="preserve"> : </w:delText>
        </w:r>
        <w:r w:rsidRPr="0046263C" w:rsidDel="008C2508">
          <w:delText>Utilisation du viewerSequencer</w:delText>
        </w:r>
        <w:r w:rsidRPr="00B643DA" w:rsidDel="008C2508">
          <w:rPr>
            <w:noProof/>
            <w:sz w:val="20"/>
            <w:u w:val="single"/>
            <w:lang w:eastAsia="fr-FR"/>
          </w:rPr>
          <w:delText xml:space="preserve"> </w:delText>
        </w:r>
      </w:del>
    </w:p>
    <w:p w:rsidR="00000000" w:rsidRDefault="00BF1190">
      <w:pPr>
        <w:ind w:left="720"/>
        <w:contextualSpacing/>
        <w:rPr>
          <w:del w:id="8568" w:author="ghislain.aine" w:date="2015-11-05T10:16:00Z"/>
          <w:noProof/>
          <w:lang w:eastAsia="fr-FR"/>
        </w:rPr>
        <w:pPrChange w:id="8569" w:author="ghislain.aine" w:date="2015-11-05T10:16:00Z">
          <w:pPr/>
        </w:pPrChange>
      </w:pPr>
      <w:del w:id="8570" w:author="ghislain.aine" w:date="2015-11-05T10:16:00Z">
        <w:r w:rsidDel="008C2508">
          <w:rPr>
            <w:noProof/>
            <w:lang w:eastAsia="fr-FR"/>
          </w:rPr>
          <w:delText>Il est possible d'utiliser plusieurs représentations visuelles, et de choisir celle à utiliser en fonction de paramètres, de valeurs de champs.</w:delText>
        </w:r>
      </w:del>
    </w:p>
    <w:p w:rsidR="00000000" w:rsidRDefault="00EE2A1F">
      <w:pPr>
        <w:ind w:left="720"/>
        <w:contextualSpacing/>
        <w:rPr>
          <w:del w:id="8571" w:author="ghislain.aine" w:date="2015-11-05T10:16:00Z"/>
          <w:noProof/>
          <w:lang w:eastAsia="fr-FR"/>
        </w:rPr>
        <w:pPrChange w:id="8572" w:author="ghislain.aine" w:date="2015-11-05T10:16:00Z">
          <w:pPr/>
        </w:pPrChange>
      </w:pPr>
    </w:p>
    <w:p w:rsidR="00000000" w:rsidRDefault="00BF1190">
      <w:pPr>
        <w:ind w:left="720"/>
        <w:contextualSpacing/>
        <w:rPr>
          <w:del w:id="8573" w:author="ghislain.aine" w:date="2015-11-05T10:16:00Z"/>
          <w:noProof/>
          <w:lang w:eastAsia="fr-FR"/>
        </w:rPr>
        <w:pPrChange w:id="8574" w:author="ghislain.aine" w:date="2015-11-05T10:16:00Z">
          <w:pPr/>
        </w:pPrChange>
      </w:pPr>
      <w:del w:id="8575" w:author="ghislain.aine" w:date="2015-11-05T10:16:00Z">
        <w:r w:rsidDel="008C2508">
          <w:rPr>
            <w:noProof/>
            <w:lang w:eastAsia="fr-FR"/>
          </w:rPr>
          <w:delText xml:space="preserve">Pour cela, on va utiliser uniquement le rootMessage, avec les paramètres "pas" et "periode". </w:delText>
        </w:r>
      </w:del>
    </w:p>
    <w:p w:rsidR="00000000" w:rsidRDefault="00EE2A1F">
      <w:pPr>
        <w:ind w:left="720"/>
        <w:contextualSpacing/>
        <w:rPr>
          <w:del w:id="8576" w:author="ghislain.aine" w:date="2015-11-05T10:16:00Z"/>
          <w:noProof/>
          <w:lang w:eastAsia="fr-FR"/>
        </w:rPr>
        <w:pPrChange w:id="8577" w:author="ghislain.aine" w:date="2015-11-05T10:16:00Z">
          <w:pPr/>
        </w:pPrChange>
      </w:pPr>
    </w:p>
    <w:p w:rsidR="00BF1190" w:rsidRDefault="00BF1190" w:rsidP="00BF1190">
      <w:pPr>
        <w:pStyle w:val="Paragraphedeliste"/>
        <w:numPr>
          <w:ilvl w:val="0"/>
          <w:numId w:val="84"/>
        </w:numPr>
        <w:rPr>
          <w:del w:id="8578" w:author="ghislain.aine" w:date="2015-11-05T10:16:00Z"/>
          <w:noProof/>
          <w:lang w:eastAsia="fr-FR"/>
        </w:rPr>
      </w:pPr>
      <w:del w:id="8579" w:author="ghislain.aine" w:date="2015-11-05T10:16:00Z">
        <w:r w:rsidDel="008C2508">
          <w:rPr>
            <w:noProof/>
            <w:lang w:eastAsia="fr-FR"/>
          </w:rPr>
          <w:delText>Supprimer les sous-messages. Il n'est pas possible d'utiliser le message principal s'il a des sous-messages. Il est donc nécessaire de les supprimer</w:delText>
        </w:r>
      </w:del>
    </w:p>
    <w:p w:rsidR="00BF1190" w:rsidRDefault="00BF1190" w:rsidP="00BF1190">
      <w:pPr>
        <w:pStyle w:val="Paragraphedeliste"/>
        <w:numPr>
          <w:ilvl w:val="0"/>
          <w:numId w:val="84"/>
        </w:numPr>
        <w:rPr>
          <w:del w:id="8580" w:author="ghislain.aine" w:date="2015-11-05T10:16:00Z"/>
          <w:noProof/>
          <w:lang w:eastAsia="fr-FR"/>
        </w:rPr>
      </w:pPr>
      <w:del w:id="8581" w:author="ghislain.aine" w:date="2015-11-05T10:16:00Z">
        <w:r w:rsidDel="008C2508">
          <w:rPr>
            <w:noProof/>
            <w:lang w:eastAsia="fr-FR"/>
          </w:rPr>
          <w:delText>Ajouter les champs "pas" et "periode" dans le rootMessage, dans la représentation binaire</w:delText>
        </w:r>
      </w:del>
    </w:p>
    <w:p w:rsidR="00BF1190" w:rsidRDefault="00BF1190" w:rsidP="00BF1190">
      <w:pPr>
        <w:pStyle w:val="Paragraphedeliste"/>
        <w:numPr>
          <w:ilvl w:val="0"/>
          <w:numId w:val="84"/>
        </w:numPr>
        <w:rPr>
          <w:del w:id="8582" w:author="ghislain.aine" w:date="2015-11-05T10:16:00Z"/>
          <w:noProof/>
          <w:lang w:eastAsia="fr-FR"/>
        </w:rPr>
      </w:pPr>
      <w:del w:id="8583" w:author="ghislain.aine" w:date="2015-11-05T10:16:00Z">
        <w:r w:rsidDel="008C2508">
          <w:rPr>
            <w:noProof/>
            <w:lang w:eastAsia="fr-FR"/>
          </w:rPr>
          <w:delText>Créer deux représentations visuelles, une pour le pas et une pour la période, avec la condition correspondante</w:delText>
        </w:r>
      </w:del>
    </w:p>
    <w:p w:rsidR="00BF1190" w:rsidRDefault="00BF1190" w:rsidP="00BF1190">
      <w:pPr>
        <w:pStyle w:val="Paragraphedeliste"/>
        <w:rPr>
          <w:del w:id="8584" w:author="ghislain.aine" w:date="2015-11-05T10:16:00Z"/>
          <w:noProof/>
          <w:lang w:eastAsia="fr-FR"/>
        </w:rPr>
      </w:pPr>
    </w:p>
    <w:p w:rsidR="00000000" w:rsidRDefault="00EE2A1F">
      <w:pPr>
        <w:pStyle w:val="Lgende"/>
        <w:spacing w:after="0"/>
        <w:ind w:left="720"/>
        <w:contextualSpacing/>
        <w:rPr>
          <w:del w:id="8585" w:author="ghislain.aine" w:date="2015-11-05T10:16:00Z"/>
        </w:rPr>
        <w:pPrChange w:id="8586" w:author="ghislain.aine" w:date="2015-11-05T10:16:00Z">
          <w:pPr>
            <w:pStyle w:val="Lgende"/>
            <w:jc w:val="center"/>
          </w:pPr>
        </w:pPrChange>
      </w:pPr>
      <w:del w:id="8587" w:author="ghislain.aine" w:date="2015-11-05T10:16:00Z">
        <w:r>
          <w:rPr>
            <w:noProof/>
            <w:lang w:eastAsia="fr-FR"/>
            <w:rPrChange w:id="8588">
              <w:rPr>
                <w:noProof/>
                <w:color w:val="0000FF" w:themeColor="hyperlink"/>
                <w:u w:val="single"/>
                <w:lang w:eastAsia="fr-FR"/>
              </w:rPr>
            </w:rPrChange>
          </w:rPr>
          <w:drawing>
            <wp:inline distT="0" distB="0" distL="0" distR="0">
              <wp:extent cx="4743450" cy="1160921"/>
              <wp:effectExtent l="19050" t="0" r="0" b="0"/>
              <wp:docPr id="387"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1" cstate="print"/>
                      <a:srcRect/>
                      <a:stretch>
                        <a:fillRect/>
                      </a:stretch>
                    </pic:blipFill>
                    <pic:spPr bwMode="auto">
                      <a:xfrm>
                        <a:off x="0" y="0"/>
                        <a:ext cx="4743450" cy="1160921"/>
                      </a:xfrm>
                      <a:prstGeom prst="rect">
                        <a:avLst/>
                      </a:prstGeom>
                      <a:noFill/>
                      <a:ln w="9525">
                        <a:noFill/>
                        <a:miter lim="800000"/>
                        <a:headEnd/>
                        <a:tailEnd/>
                      </a:ln>
                    </pic:spPr>
                  </pic:pic>
                </a:graphicData>
              </a:graphic>
            </wp:inline>
          </w:drawing>
        </w:r>
        <w:r w:rsidR="00BF1190" w:rsidDel="008C2508">
          <w:rPr>
            <w:noProof/>
            <w:lang w:eastAsia="fr-FR"/>
          </w:rPr>
          <w:br/>
        </w:r>
        <w:r w:rsidR="00BF1190" w:rsidDel="008C2508">
          <w:delText xml:space="preserve">Image </w:delText>
        </w:r>
        <w:r w:rsidR="00D276D8" w:rsidDel="008C2508">
          <w:fldChar w:fldCharType="begin"/>
        </w:r>
        <w:r w:rsidR="00BF1190" w:rsidDel="008C2508">
          <w:delInstrText xml:space="preserve"> SEQ Image \* ARABIC </w:delInstrText>
        </w:r>
        <w:r w:rsidR="00D276D8" w:rsidDel="008C2508">
          <w:fldChar w:fldCharType="separate"/>
        </w:r>
        <w:r w:rsidR="00BF1190" w:rsidDel="008C2508">
          <w:rPr>
            <w:noProof/>
          </w:rPr>
          <w:delText>54</w:delText>
        </w:r>
        <w:r w:rsidR="00D276D8" w:rsidDel="008C2508">
          <w:fldChar w:fldCharType="end"/>
        </w:r>
        <w:r w:rsidR="00BF1190" w:rsidDel="008C2508">
          <w:delText xml:space="preserve"> : </w:delText>
        </w:r>
        <w:r w:rsidR="00BF1190" w:rsidRPr="00A010EC" w:rsidDel="008C2508">
          <w:delText>Utilisation d'une condition sur une représentation visuelle</w:delText>
        </w:r>
      </w:del>
    </w:p>
    <w:p w:rsidR="00000000" w:rsidRDefault="00EE2A1F">
      <w:pPr>
        <w:ind w:left="720"/>
        <w:contextualSpacing/>
        <w:rPr>
          <w:del w:id="8589" w:author="ghislain.aine" w:date="2015-11-05T10:16:00Z"/>
        </w:rPr>
        <w:pPrChange w:id="8590" w:author="ghislain.aine" w:date="2015-11-05T10:16:00Z">
          <w:pPr/>
        </w:pPrChange>
      </w:pPr>
    </w:p>
    <w:p w:rsidR="00BF1190" w:rsidRDefault="00BF1190" w:rsidP="00BF1190">
      <w:pPr>
        <w:pStyle w:val="Paragraphedeliste"/>
        <w:numPr>
          <w:ilvl w:val="0"/>
          <w:numId w:val="85"/>
        </w:numPr>
        <w:rPr>
          <w:del w:id="8591" w:author="ghislain.aine" w:date="2015-11-05T10:16:00Z"/>
          <w:noProof/>
          <w:lang w:eastAsia="fr-FR"/>
        </w:rPr>
      </w:pPr>
      <w:del w:id="8592" w:author="ghislain.aine" w:date="2015-11-05T10:16:00Z">
        <w:r w:rsidDel="008C2508">
          <w:rPr>
            <w:noProof/>
            <w:lang w:eastAsia="fr-FR"/>
          </w:rPr>
          <w:delText>Modifier les fonctions de notifications pour qu'elles envoient les deux champs. Le champ non concerné est mis à zéro</w:delText>
        </w:r>
      </w:del>
    </w:p>
    <w:p w:rsidR="00BF1190" w:rsidRDefault="00BF1190" w:rsidP="00BF1190">
      <w:pPr>
        <w:pStyle w:val="Paragraphedeliste"/>
        <w:numPr>
          <w:ilvl w:val="0"/>
          <w:numId w:val="85"/>
        </w:numPr>
        <w:rPr>
          <w:del w:id="8593" w:author="ghislain.aine" w:date="2015-11-05T10:16:00Z"/>
          <w:noProof/>
          <w:lang w:eastAsia="fr-FR"/>
        </w:rPr>
      </w:pPr>
      <w:del w:id="8594" w:author="ghislain.aine" w:date="2015-11-05T10:16:00Z">
        <w:r w:rsidDel="008C2508">
          <w:rPr>
            <w:noProof/>
            <w:lang w:eastAsia="fr-FR"/>
          </w:rPr>
          <w:delText>Exécuter le stream sans le modifier. Les messages doivent apparaître dans le viewerSequencer avec uniquement le paramètre modifié</w:delText>
        </w:r>
      </w:del>
    </w:p>
    <w:p w:rsidR="00BF1190" w:rsidRDefault="00BF1190" w:rsidP="00BF1190">
      <w:pPr>
        <w:pStyle w:val="Paragraphedeliste"/>
        <w:rPr>
          <w:del w:id="8595" w:author="ghislain.aine" w:date="2015-11-05T10:16:00Z"/>
          <w:noProof/>
          <w:lang w:eastAsia="fr-FR"/>
        </w:rPr>
      </w:pPr>
    </w:p>
    <w:p w:rsidR="00BF1190" w:rsidRDefault="00BF1190" w:rsidP="00BF1190">
      <w:pPr>
        <w:pStyle w:val="Paragraphedeliste"/>
        <w:rPr>
          <w:del w:id="8596" w:author="ghislain.aine" w:date="2015-11-05T10:16:00Z"/>
          <w:noProof/>
          <w:lang w:eastAsia="fr-FR"/>
        </w:rPr>
      </w:pPr>
    </w:p>
    <w:p w:rsidR="00000000" w:rsidRDefault="00BF1190">
      <w:pPr>
        <w:pStyle w:val="Titre2"/>
        <w:ind w:left="720"/>
        <w:rPr>
          <w:del w:id="8597" w:author="ghislain.aine" w:date="2015-11-05T10:16:00Z"/>
          <w:noProof/>
          <w:lang w:eastAsia="fr-FR"/>
        </w:rPr>
        <w:pPrChange w:id="8598" w:author="ghislain.aine" w:date="2015-11-05T10:16:00Z">
          <w:pPr>
            <w:pStyle w:val="Titre2"/>
          </w:pPr>
        </w:pPrChange>
      </w:pPr>
      <w:del w:id="8599" w:author="ghislain.aine" w:date="2015-11-05T10:16:00Z">
        <w:r w:rsidDel="008C2508">
          <w:rPr>
            <w:noProof/>
            <w:lang w:eastAsia="fr-FR"/>
          </w:rPr>
          <w:delText>Remarque : gestion d'un context</w:delText>
        </w:r>
      </w:del>
    </w:p>
    <w:p w:rsidR="00000000" w:rsidRDefault="00EE2A1F">
      <w:pPr>
        <w:ind w:left="720"/>
        <w:contextualSpacing/>
        <w:rPr>
          <w:del w:id="8600" w:author="ghislain.aine" w:date="2015-11-05T10:16:00Z"/>
          <w:lang w:eastAsia="fr-FR"/>
        </w:rPr>
        <w:pPrChange w:id="8601" w:author="ghislain.aine" w:date="2015-11-05T10:16:00Z">
          <w:pPr/>
        </w:pPrChange>
      </w:pPr>
    </w:p>
    <w:p w:rsidR="00000000" w:rsidRDefault="00BF1190">
      <w:pPr>
        <w:ind w:left="720"/>
        <w:contextualSpacing/>
        <w:rPr>
          <w:del w:id="8602" w:author="ghislain.aine" w:date="2015-11-05T10:16:00Z"/>
          <w:noProof/>
          <w:lang w:eastAsia="fr-FR"/>
        </w:rPr>
        <w:pPrChange w:id="8603" w:author="ghislain.aine" w:date="2015-11-05T10:16:00Z">
          <w:pPr/>
        </w:pPrChange>
      </w:pPr>
      <w:del w:id="8604" w:author="ghislain.aine" w:date="2015-11-05T10:16:00Z">
        <w:r w:rsidDel="008C2508">
          <w:rPr>
            <w:noProof/>
            <w:lang w:eastAsia="fr-FR"/>
          </w:rPr>
          <w:delText>Lors du décodage d'un message, il peut être intéressant d'avoir accés au contexte de réception de ce message. Par exemple les informations sur l'entité ayant émise le message, ou tout autre information provenant du protocol déjà décodé qui encapsule le message que l'on cherche à décoder.</w:delText>
        </w:r>
      </w:del>
    </w:p>
    <w:p w:rsidR="00000000" w:rsidRDefault="00EE2A1F">
      <w:pPr>
        <w:ind w:left="720"/>
        <w:contextualSpacing/>
        <w:rPr>
          <w:del w:id="8605" w:author="ghislain.aine" w:date="2015-11-05T10:16:00Z"/>
          <w:noProof/>
          <w:lang w:eastAsia="fr-FR"/>
        </w:rPr>
        <w:pPrChange w:id="8606" w:author="ghislain.aine" w:date="2015-11-05T10:16:00Z">
          <w:pPr/>
        </w:pPrChange>
      </w:pPr>
    </w:p>
    <w:p w:rsidR="00000000" w:rsidRDefault="00BF1190">
      <w:pPr>
        <w:ind w:left="720"/>
        <w:contextualSpacing/>
        <w:rPr>
          <w:del w:id="8607" w:author="ghislain.aine" w:date="2015-11-05T10:16:00Z"/>
          <w:noProof/>
          <w:lang w:eastAsia="fr-FR"/>
        </w:rPr>
        <w:pPrChange w:id="8608" w:author="ghislain.aine" w:date="2015-11-05T10:16:00Z">
          <w:pPr/>
        </w:pPrChange>
      </w:pPr>
      <w:del w:id="8609" w:author="ghislain.aine" w:date="2015-11-05T10:16:00Z">
        <w:r w:rsidDel="008C2508">
          <w:rPr>
            <w:noProof/>
            <w:lang w:eastAsia="fr-FR"/>
          </w:rPr>
          <w:delText xml:space="preserve">Pour cela, l'ODP intègre un mécanisme plutôt simple. Le protocol contient en "content" une interface de type "IProtocolContext". Si on définit une interface héritant de IProtocolContext permetant d'avoir accés aux données du contexte et qu'on l'implémente, on pourra l'instancier, remplir les données, et l'affecter au protocol avant de faire un pushBinaryData(...). </w:delText>
        </w:r>
      </w:del>
    </w:p>
    <w:p w:rsidR="00000000" w:rsidRDefault="00EE2A1F">
      <w:pPr>
        <w:ind w:left="720"/>
        <w:contextualSpacing/>
        <w:rPr>
          <w:del w:id="8610" w:author="ghislain.aine" w:date="2015-11-05T10:16:00Z"/>
          <w:noProof/>
          <w:lang w:eastAsia="fr-FR"/>
        </w:rPr>
        <w:pPrChange w:id="8611" w:author="ghislain.aine" w:date="2015-11-05T10:16:00Z">
          <w:pPr/>
        </w:pPrChange>
      </w:pPr>
    </w:p>
    <w:p w:rsidR="00000000" w:rsidRDefault="00BF1190">
      <w:pPr>
        <w:ind w:left="720"/>
        <w:contextualSpacing/>
        <w:rPr>
          <w:del w:id="8612" w:author="ghislain.aine" w:date="2015-11-05T10:16:00Z"/>
          <w:noProof/>
          <w:lang w:eastAsia="fr-FR"/>
        </w:rPr>
        <w:pPrChange w:id="8613" w:author="ghislain.aine" w:date="2015-11-05T10:16:00Z">
          <w:pPr/>
        </w:pPrChange>
      </w:pPr>
      <w:del w:id="8614" w:author="ghislain.aine" w:date="2015-11-05T10:16:00Z">
        <w:r w:rsidDel="008C2508">
          <w:rPr>
            <w:noProof/>
            <w:lang w:eastAsia="fr-FR"/>
          </w:rPr>
          <w:delText>De plus si on veux utiliser ce contexte dans le message, il faut que le message racine ait en "content" une instance de l'implémentation du contexte. Ce content sera affecté dans la méthode configurée du protocole, qu'il faut redéfinir. Cette méthode est appelée avant la phase de décodage du message, lorsque une data a été passée au protocol via la methode "pushBinaryData".</w:delText>
        </w:r>
      </w:del>
    </w:p>
    <w:p w:rsidR="00000000" w:rsidRDefault="00BF1190">
      <w:pPr>
        <w:pStyle w:val="Code"/>
        <w:ind w:left="720"/>
        <w:contextualSpacing/>
        <w:jc w:val="both"/>
        <w:rPr>
          <w:del w:id="8615" w:author="ghislain.aine" w:date="2015-11-05T10:16:00Z"/>
          <w:noProof/>
          <w:lang w:eastAsia="fr-FR"/>
        </w:rPr>
        <w:pPrChange w:id="8616" w:author="ghislain.aine" w:date="2015-11-05T10:16:00Z">
          <w:pPr>
            <w:pStyle w:val="Code"/>
          </w:pPr>
        </w:pPrChange>
      </w:pPr>
      <w:del w:id="8617" w:author="ghislain.aine" w:date="2015-11-05T10:16:00Z">
        <w:r w:rsidRPr="002551A0" w:rsidDel="008C2508">
          <w:rPr>
            <w:noProof/>
            <w:color w:val="0000FF"/>
          </w:rPr>
          <w:delText>void</w:delText>
        </w:r>
        <w:r w:rsidDel="008C2508">
          <w:rPr>
            <w:noProof/>
            <w:lang w:eastAsia="fr-FR"/>
          </w:rPr>
          <w:delText xml:space="preserve"> configureMessage(MessageDefinition m, IProtocolContext pc)</w:delText>
        </w:r>
      </w:del>
    </w:p>
    <w:p w:rsidR="00000000" w:rsidRDefault="00BF1190">
      <w:pPr>
        <w:pStyle w:val="Code"/>
        <w:ind w:left="720"/>
        <w:contextualSpacing/>
        <w:jc w:val="both"/>
        <w:rPr>
          <w:del w:id="8618" w:author="ghislain.aine" w:date="2015-11-05T10:16:00Z"/>
          <w:noProof/>
          <w:lang w:eastAsia="fr-FR"/>
        </w:rPr>
        <w:pPrChange w:id="8619" w:author="ghislain.aine" w:date="2015-11-05T10:16:00Z">
          <w:pPr>
            <w:pStyle w:val="Code"/>
          </w:pPr>
        </w:pPrChange>
      </w:pPr>
      <w:del w:id="8620" w:author="ghislain.aine" w:date="2015-11-05T10:16:00Z">
        <w:r w:rsidDel="008C2508">
          <w:rPr>
            <w:noProof/>
            <w:lang w:eastAsia="fr-FR"/>
          </w:rPr>
          <w:delText>{</w:delText>
        </w:r>
      </w:del>
    </w:p>
    <w:p w:rsidR="00000000" w:rsidRDefault="00BF1190">
      <w:pPr>
        <w:pStyle w:val="Code"/>
        <w:ind w:left="720"/>
        <w:contextualSpacing/>
        <w:jc w:val="both"/>
        <w:rPr>
          <w:del w:id="8621" w:author="ghislain.aine" w:date="2015-11-05T10:16:00Z"/>
        </w:rPr>
        <w:pPrChange w:id="8622" w:author="ghislain.aine" w:date="2015-11-05T10:16:00Z">
          <w:pPr>
            <w:pStyle w:val="Code"/>
          </w:pPr>
        </w:pPrChange>
      </w:pPr>
      <w:del w:id="8623" w:author="ghislain.aine" w:date="2015-11-05T10:16:00Z">
        <w:r w:rsidDel="008C2508">
          <w:tab/>
        </w:r>
        <w:r w:rsidR="00D276D8" w:rsidRPr="00D276D8">
          <w:rPr>
            <w:rPrChange w:id="8624" w:author="jerome draillard" w:date="2015-10-29T10:41:00Z">
              <w:rPr>
                <w:color w:val="0000FF" w:themeColor="hyperlink"/>
                <w:u w:val="single"/>
              </w:rPr>
            </w:rPrChange>
          </w:rPr>
          <w:delText>YourMessage m = (YourMessage)m;</w:delText>
        </w:r>
        <w:r w:rsidR="00D276D8" w:rsidRPr="00D276D8">
          <w:rPr>
            <w:rPrChange w:id="8625" w:author="jerome draillard" w:date="2015-10-29T10:41:00Z">
              <w:rPr>
                <w:color w:val="0000FF" w:themeColor="hyperlink"/>
                <w:u w:val="single"/>
              </w:rPr>
            </w:rPrChange>
          </w:rPr>
          <w:tab/>
        </w:r>
      </w:del>
    </w:p>
    <w:p w:rsidR="00000000" w:rsidRDefault="00D276D8">
      <w:pPr>
        <w:pStyle w:val="Code"/>
        <w:ind w:left="720"/>
        <w:contextualSpacing/>
        <w:jc w:val="both"/>
        <w:rPr>
          <w:del w:id="8626" w:author="ghislain.aine" w:date="2015-11-05T10:16:00Z"/>
        </w:rPr>
        <w:pPrChange w:id="8627" w:author="ghislain.aine" w:date="2015-11-05T10:16:00Z">
          <w:pPr>
            <w:pStyle w:val="Code"/>
          </w:pPr>
        </w:pPrChange>
      </w:pPr>
      <w:del w:id="8628" w:author="ghislain.aine" w:date="2015-11-05T10:16:00Z">
        <w:r w:rsidRPr="00D276D8">
          <w:rPr>
            <w:rPrChange w:id="8629" w:author="jerome draillard" w:date="2015-10-29T10:41:00Z">
              <w:rPr>
                <w:color w:val="0000FF" w:themeColor="hyperlink"/>
                <w:u w:val="single"/>
              </w:rPr>
            </w:rPrChange>
          </w:rPr>
          <w:tab/>
        </w:r>
        <w:r w:rsidRPr="00D276D8">
          <w:rPr>
            <w:b/>
            <w:bCs/>
            <w:color w:val="7F0055"/>
            <w:rPrChange w:id="8630" w:author="jerome draillard" w:date="2015-10-29T10:41:00Z">
              <w:rPr>
                <w:b/>
                <w:bCs/>
                <w:color w:val="7F0055"/>
                <w:u w:val="single"/>
              </w:rPr>
            </w:rPrChange>
          </w:rPr>
          <w:delText>if</w:delText>
        </w:r>
        <w:r w:rsidRPr="00D276D8">
          <w:rPr>
            <w:rPrChange w:id="8631" w:author="jerome draillard" w:date="2015-10-29T10:41:00Z">
              <w:rPr>
                <w:color w:val="0000FF" w:themeColor="hyperlink"/>
                <w:u w:val="single"/>
              </w:rPr>
            </w:rPrChange>
          </w:rPr>
          <w:delText xml:space="preserve"> (m!=</w:delText>
        </w:r>
        <w:r w:rsidRPr="00D276D8">
          <w:rPr>
            <w:color w:val="FF0000"/>
            <w:rPrChange w:id="8632" w:author="jerome draillard" w:date="2015-10-29T10:41:00Z">
              <w:rPr>
                <w:color w:val="FF0000"/>
                <w:u w:val="single"/>
              </w:rPr>
            </w:rPrChange>
          </w:rPr>
          <w:delText>0</w:delText>
        </w:r>
        <w:r w:rsidRPr="00D276D8">
          <w:rPr>
            <w:rPrChange w:id="8633" w:author="jerome draillard" w:date="2015-10-29T10:41:00Z">
              <w:rPr>
                <w:color w:val="0000FF" w:themeColor="hyperlink"/>
                <w:u w:val="single"/>
              </w:rPr>
            </w:rPrChange>
          </w:rPr>
          <w:delText>)</w:delText>
        </w:r>
      </w:del>
    </w:p>
    <w:p w:rsidR="00000000" w:rsidRDefault="00D276D8">
      <w:pPr>
        <w:pStyle w:val="Code"/>
        <w:ind w:left="720"/>
        <w:contextualSpacing/>
        <w:jc w:val="both"/>
        <w:rPr>
          <w:del w:id="8634" w:author="ghislain.aine" w:date="2015-11-05T10:16:00Z"/>
          <w:noProof/>
          <w:lang w:eastAsia="fr-FR"/>
        </w:rPr>
        <w:pPrChange w:id="8635" w:author="ghislain.aine" w:date="2015-11-05T10:16:00Z">
          <w:pPr>
            <w:pStyle w:val="Code"/>
          </w:pPr>
        </w:pPrChange>
      </w:pPr>
      <w:del w:id="8636" w:author="ghislain.aine" w:date="2015-11-05T10:16:00Z">
        <w:r w:rsidRPr="00D276D8">
          <w:rPr>
            <w:rPrChange w:id="8637" w:author="jerome draillard" w:date="2015-10-29T10:41:00Z">
              <w:rPr>
                <w:color w:val="0000FF" w:themeColor="hyperlink"/>
                <w:u w:val="single"/>
              </w:rPr>
            </w:rPrChange>
          </w:rPr>
          <w:tab/>
        </w:r>
        <w:r w:rsidRPr="00D276D8">
          <w:rPr>
            <w:rPrChange w:id="8638" w:author="jerome draillard" w:date="2015-10-29T10:41:00Z">
              <w:rPr>
                <w:color w:val="0000FF" w:themeColor="hyperlink"/>
                <w:u w:val="single"/>
              </w:rPr>
            </w:rPrChange>
          </w:rPr>
          <w:tab/>
        </w:r>
        <w:r w:rsidR="00BF1190" w:rsidRPr="002551A0" w:rsidDel="008C2508">
          <w:delText>m.contexte = (YourContext)pc;</w:delText>
        </w:r>
      </w:del>
    </w:p>
    <w:p w:rsidR="00000000" w:rsidRDefault="00BF1190">
      <w:pPr>
        <w:pStyle w:val="Code"/>
        <w:ind w:left="720"/>
        <w:contextualSpacing/>
        <w:jc w:val="both"/>
        <w:rPr>
          <w:del w:id="8639" w:author="ghislain.aine" w:date="2015-11-05T10:16:00Z"/>
          <w:noProof/>
          <w:lang w:eastAsia="fr-FR"/>
        </w:rPr>
        <w:pPrChange w:id="8640" w:author="ghislain.aine" w:date="2015-11-05T10:16:00Z">
          <w:pPr>
            <w:pStyle w:val="Code"/>
          </w:pPr>
        </w:pPrChange>
      </w:pPr>
      <w:del w:id="8641" w:author="ghislain.aine" w:date="2015-11-05T10:16:00Z">
        <w:r w:rsidDel="008C2508">
          <w:rPr>
            <w:noProof/>
            <w:lang w:eastAsia="fr-FR"/>
          </w:rPr>
          <w:delText>}</w:delText>
        </w:r>
      </w:del>
    </w:p>
    <w:p w:rsidR="00000000" w:rsidRDefault="00EE2A1F">
      <w:pPr>
        <w:ind w:left="720"/>
        <w:contextualSpacing/>
        <w:rPr>
          <w:del w:id="8642" w:author="ghislain.aine" w:date="2015-11-05T10:16:00Z"/>
          <w:lang w:eastAsia="fr-FR"/>
        </w:rPr>
        <w:pPrChange w:id="8643" w:author="ghislain.aine" w:date="2015-11-05T10:16:00Z">
          <w:pPr/>
        </w:pPrChange>
      </w:pPr>
    </w:p>
    <w:p w:rsidR="00000000" w:rsidRDefault="00BF1190">
      <w:pPr>
        <w:ind w:left="720"/>
        <w:contextualSpacing/>
        <w:rPr>
          <w:del w:id="8644" w:author="ghislain.aine" w:date="2015-11-05T10:16:00Z"/>
          <w:lang w:eastAsia="fr-FR"/>
        </w:rPr>
        <w:pPrChange w:id="8645" w:author="ghislain.aine" w:date="2015-11-05T10:16:00Z">
          <w:pPr/>
        </w:pPrChange>
      </w:pPr>
      <w:del w:id="8646" w:author="ghislain.aine" w:date="2015-11-05T10:16:00Z">
        <w:r w:rsidDel="008C2508">
          <w:rPr>
            <w:lang w:eastAsia="fr-FR"/>
          </w:rPr>
          <w:delText>Si vous avez suivi, vous comprendrez donc que le contexte est même accessible après le décodage.</w:delText>
        </w:r>
      </w:del>
    </w:p>
    <w:p w:rsidR="00000000" w:rsidRDefault="00BF1190">
      <w:pPr>
        <w:ind w:left="720"/>
        <w:contextualSpacing/>
        <w:rPr>
          <w:del w:id="8647" w:author="ghislain.aine" w:date="2015-11-05T10:16:00Z"/>
          <w:rFonts w:cs="Arial"/>
          <w:b/>
          <w:color w:val="003366"/>
          <w:sz w:val="36"/>
          <w:szCs w:val="36"/>
          <w:lang w:eastAsia="fr-FR"/>
        </w:rPr>
        <w:pPrChange w:id="8648" w:author="ghislain.aine" w:date="2015-11-05T10:16:00Z">
          <w:pPr>
            <w:spacing w:after="200" w:line="276" w:lineRule="auto"/>
            <w:jc w:val="left"/>
          </w:pPr>
        </w:pPrChange>
      </w:pPr>
      <w:del w:id="8649" w:author="ghislain.aine" w:date="2015-11-05T10:16:00Z">
        <w:r w:rsidDel="008C2508">
          <w:rPr>
            <w:lang w:eastAsia="fr-FR"/>
          </w:rPr>
          <w:delText>Pour un exemple complet, se reporter à la L16. On y trouve un "IApplicativeContextLinkL16" et son implémentation "ApplicativeContextLinkL16". Le protocole et le message de base contiennent chacun une instance du contexte. Le décodeur fourni le contexte au protocole à partir du message entrant.</w:delText>
        </w:r>
        <w:r w:rsidDel="008C2508">
          <w:rPr>
            <w:lang w:eastAsia="fr-FR"/>
          </w:rPr>
          <w:br w:type="page"/>
        </w:r>
      </w:del>
    </w:p>
    <w:p w:rsidR="00000000" w:rsidRDefault="00BF1190">
      <w:pPr>
        <w:pStyle w:val="Titre1"/>
        <w:numPr>
          <w:ilvl w:val="0"/>
          <w:numId w:val="96"/>
        </w:numPr>
        <w:rPr>
          <w:del w:id="8650" w:author="ghislain.aine" w:date="2015-11-05T10:16:00Z"/>
          <w:noProof/>
          <w:lang w:eastAsia="fr-FR"/>
        </w:rPr>
        <w:pPrChange w:id="8651" w:author="ghislain.aine" w:date="2015-11-05T10:16:00Z">
          <w:pPr>
            <w:pStyle w:val="Titre1"/>
          </w:pPr>
        </w:pPrChange>
      </w:pPr>
      <w:bookmarkStart w:id="8652" w:name="_Toc354393743"/>
      <w:bookmarkStart w:id="8653" w:name="_Toc354394005"/>
      <w:bookmarkEnd w:id="8652"/>
      <w:bookmarkEnd w:id="8653"/>
      <w:del w:id="8654" w:author="ghislain.aine" w:date="2015-11-05T10:16:00Z">
        <w:r w:rsidDel="008C2508">
          <w:rPr>
            <w:noProof/>
            <w:lang w:eastAsia="fr-FR"/>
          </w:rPr>
          <w:delText>Starlinx - généralités</w:delText>
        </w:r>
      </w:del>
    </w:p>
    <w:p w:rsidR="00BF1190" w:rsidRDefault="00BF1190" w:rsidP="00BF1190">
      <w:pPr>
        <w:pStyle w:val="Paragraphedeliste"/>
        <w:rPr>
          <w:del w:id="8655" w:author="ghislain.aine" w:date="2015-11-05T10:16:00Z"/>
          <w:noProof/>
          <w:lang w:eastAsia="fr-FR"/>
        </w:rPr>
      </w:pPr>
    </w:p>
    <w:p w:rsidR="00000000" w:rsidRDefault="00BF1190">
      <w:pPr>
        <w:ind w:left="720"/>
        <w:contextualSpacing/>
        <w:rPr>
          <w:del w:id="8656" w:author="ghislain.aine" w:date="2015-11-05T10:16:00Z"/>
          <w:noProof/>
          <w:lang w:eastAsia="fr-FR"/>
        </w:rPr>
        <w:pPrChange w:id="8657" w:author="ghislain.aine" w:date="2015-11-05T10:16:00Z">
          <w:pPr/>
        </w:pPrChange>
      </w:pPr>
      <w:del w:id="8658" w:author="ghislain.aine" w:date="2015-11-05T10:16:00Z">
        <w:r w:rsidRPr="002E14E6" w:rsidDel="008C2508">
          <w:rPr>
            <w:noProof/>
            <w:lang w:eastAsia="fr-FR"/>
          </w:rPr>
          <w:delText xml:space="preserve">Starlinx est </w:delText>
        </w:r>
        <w:r w:rsidDel="008C2508">
          <w:rPr>
            <w:noProof/>
            <w:lang w:eastAsia="fr-FR"/>
          </w:rPr>
          <w:delText>réalisé</w:delText>
        </w:r>
        <w:r w:rsidRPr="002E14E6" w:rsidDel="008C2508">
          <w:rPr>
            <w:noProof/>
            <w:lang w:eastAsia="fr-FR"/>
          </w:rPr>
          <w:delText xml:space="preserve"> à partir de Streamwork.</w:delText>
        </w:r>
      </w:del>
    </w:p>
    <w:p w:rsidR="00000000" w:rsidRDefault="00EE2A1F">
      <w:pPr>
        <w:ind w:left="720"/>
        <w:contextualSpacing/>
        <w:rPr>
          <w:del w:id="8659" w:author="ghislain.aine" w:date="2015-11-05T10:16:00Z"/>
          <w:noProof/>
          <w:lang w:eastAsia="fr-FR"/>
        </w:rPr>
        <w:pPrChange w:id="8660" w:author="ghislain.aine" w:date="2015-11-05T10:16:00Z">
          <w:pPr/>
        </w:pPrChange>
      </w:pPr>
    </w:p>
    <w:p w:rsidR="00000000" w:rsidRDefault="00BF1190">
      <w:pPr>
        <w:ind w:left="720"/>
        <w:contextualSpacing/>
        <w:rPr>
          <w:del w:id="8661" w:author="ghislain.aine" w:date="2015-11-05T10:16:00Z"/>
          <w:noProof/>
          <w:lang w:eastAsia="fr-FR"/>
        </w:rPr>
        <w:pPrChange w:id="8662" w:author="ghislain.aine" w:date="2015-11-05T10:16:00Z">
          <w:pPr/>
        </w:pPrChange>
      </w:pPr>
      <w:del w:id="8663" w:author="ghislain.aine" w:date="2015-11-05T10:16:00Z">
        <w:r w:rsidDel="008C2508">
          <w:rPr>
            <w:noProof/>
            <w:lang w:eastAsia="fr-FR"/>
          </w:rPr>
          <w:delText>Le stream principal de Starlinx est le "Profile Manager" :</w:delText>
        </w:r>
      </w:del>
    </w:p>
    <w:p w:rsidR="00000000" w:rsidRDefault="00BF1190">
      <w:pPr>
        <w:ind w:left="720"/>
        <w:contextualSpacing/>
        <w:rPr>
          <w:del w:id="8664" w:author="ghislain.aine" w:date="2015-11-05T10:16:00Z"/>
          <w:noProof/>
          <w:lang w:eastAsia="fr-FR"/>
        </w:rPr>
        <w:pPrChange w:id="8665" w:author="ghislain.aine" w:date="2015-11-05T10:16:00Z">
          <w:pPr>
            <w:jc w:val="center"/>
          </w:pPr>
        </w:pPrChange>
      </w:pPr>
      <w:del w:id="8666" w:author="ghislain.aine" w:date="2015-11-05T10:16:00Z">
        <w:r w:rsidRPr="00BF1190" w:rsidDel="008C2508">
          <w:rPr>
            <w:noProof/>
            <w:lang w:eastAsia="fr-FR"/>
          </w:rPr>
          <w:delText>C:\projects\Products\StreamWork\Starlinx\config\SxProfileManager.xml</w:delText>
        </w:r>
      </w:del>
    </w:p>
    <w:p w:rsidR="00000000" w:rsidRDefault="00EE2A1F">
      <w:pPr>
        <w:ind w:left="720"/>
        <w:contextualSpacing/>
        <w:rPr>
          <w:del w:id="8667" w:author="ghislain.aine" w:date="2015-11-05T10:16:00Z"/>
          <w:noProof/>
          <w:lang w:eastAsia="fr-FR"/>
        </w:rPr>
        <w:pPrChange w:id="8668" w:author="ghislain.aine" w:date="2015-11-05T10:16:00Z">
          <w:pPr/>
        </w:pPrChange>
      </w:pPr>
    </w:p>
    <w:p w:rsidR="00000000" w:rsidRDefault="00BF1190">
      <w:pPr>
        <w:ind w:left="720"/>
        <w:contextualSpacing/>
        <w:rPr>
          <w:del w:id="8669" w:author="ghislain.aine" w:date="2015-11-05T10:16:00Z"/>
          <w:noProof/>
          <w:lang w:eastAsia="fr-FR"/>
        </w:rPr>
        <w:pPrChange w:id="8670" w:author="ghislain.aine" w:date="2015-11-05T10:16:00Z">
          <w:pPr/>
        </w:pPrChange>
      </w:pPr>
      <w:del w:id="8671" w:author="ghislain.aine" w:date="2015-11-05T10:16:00Z">
        <w:r w:rsidRPr="002E14E6" w:rsidDel="008C2508">
          <w:rPr>
            <w:noProof/>
            <w:lang w:eastAsia="fr-FR"/>
          </w:rPr>
          <w:delText>Les autres st</w:delText>
        </w:r>
        <w:r w:rsidDel="008C2508">
          <w:rPr>
            <w:noProof/>
            <w:lang w:eastAsia="fr-FR"/>
          </w:rPr>
          <w:delText>ream sont répartis entre "Module</w:delText>
        </w:r>
        <w:r w:rsidRPr="002E14E6" w:rsidDel="008C2508">
          <w:rPr>
            <w:noProof/>
            <w:lang w:eastAsia="fr-FR"/>
          </w:rPr>
          <w:delText>s\Starlinx" et "Module</w:delText>
        </w:r>
        <w:r w:rsidDel="008C2508">
          <w:rPr>
            <w:noProof/>
            <w:lang w:eastAsia="fr-FR"/>
          </w:rPr>
          <w:delText>s</w:delText>
        </w:r>
        <w:r w:rsidRPr="002E14E6" w:rsidDel="008C2508">
          <w:rPr>
            <w:noProof/>
            <w:lang w:eastAsia="fr-FR"/>
          </w:rPr>
          <w:delText>\Sw"</w:delText>
        </w:r>
      </w:del>
    </w:p>
    <w:p w:rsidR="00000000" w:rsidRDefault="00BF1190">
      <w:pPr>
        <w:ind w:left="720"/>
        <w:contextualSpacing/>
        <w:rPr>
          <w:del w:id="8672" w:author="ghislain.aine" w:date="2015-11-05T10:16:00Z"/>
          <w:noProof/>
          <w:lang w:eastAsia="fr-FR"/>
        </w:rPr>
        <w:pPrChange w:id="8673" w:author="ghislain.aine" w:date="2015-11-05T10:16:00Z">
          <w:pPr/>
        </w:pPrChange>
      </w:pPr>
      <w:del w:id="8674" w:author="ghislain.aine" w:date="2015-11-05T10:16:00Z">
        <w:r w:rsidDel="008C2508">
          <w:rPr>
            <w:noProof/>
            <w:lang w:eastAsia="fr-FR"/>
          </w:rPr>
          <w:delText>Un graphique complet est visibile sur tt3, à l'adresse suivante :</w:delText>
        </w:r>
      </w:del>
    </w:p>
    <w:p w:rsidR="00000000" w:rsidRDefault="00D276D8">
      <w:pPr>
        <w:ind w:left="720"/>
        <w:contextualSpacing/>
        <w:rPr>
          <w:del w:id="8675" w:author="ghislain.aine" w:date="2015-11-05T10:16:00Z"/>
          <w:noProof/>
          <w:lang w:eastAsia="fr-FR"/>
        </w:rPr>
        <w:pPrChange w:id="8676" w:author="ghislain.aine" w:date="2015-11-05T10:16:00Z">
          <w:pPr>
            <w:jc w:val="center"/>
          </w:pPr>
        </w:pPrChange>
      </w:pPr>
      <w:del w:id="8677" w:author="ghislain.aine" w:date="2015-11-05T10:16:00Z">
        <w:r w:rsidDel="008C2508">
          <w:fldChar w:fldCharType="begin"/>
        </w:r>
        <w:r w:rsidR="00BF1190" w:rsidDel="008C2508">
          <w:delInstrText>HYPERLINK "http://tactxcompil1:8080/depgraph-view/jsplumb"</w:delInstrText>
        </w:r>
        <w:r w:rsidDel="008C2508">
          <w:fldChar w:fldCharType="separate"/>
        </w:r>
        <w:r w:rsidR="00BF1190" w:rsidRPr="009E5EA1" w:rsidDel="008C2508">
          <w:rPr>
            <w:rStyle w:val="Lienhypertexte"/>
            <w:noProof/>
            <w:lang w:eastAsia="fr-FR"/>
          </w:rPr>
          <w:delText>http://tactxcompil1:8080/depgraph-view/jsplumb</w:delText>
        </w:r>
        <w:r w:rsidDel="008C2508">
          <w:fldChar w:fldCharType="end"/>
        </w:r>
      </w:del>
    </w:p>
    <w:p w:rsidR="00000000" w:rsidRDefault="00EE2A1F">
      <w:pPr>
        <w:ind w:left="720"/>
        <w:contextualSpacing/>
        <w:rPr>
          <w:del w:id="8678" w:author="ghislain.aine" w:date="2015-11-05T10:16:00Z"/>
          <w:noProof/>
          <w:lang w:eastAsia="fr-FR"/>
        </w:rPr>
        <w:pPrChange w:id="8679" w:author="ghislain.aine" w:date="2015-11-05T10:16:00Z">
          <w:pPr/>
        </w:pPrChange>
      </w:pPr>
    </w:p>
    <w:p w:rsidR="00000000" w:rsidRDefault="00EE2A1F">
      <w:pPr>
        <w:keepNext/>
        <w:ind w:left="720"/>
        <w:contextualSpacing/>
        <w:rPr>
          <w:del w:id="8680" w:author="ghislain.aine" w:date="2015-11-05T10:16:00Z"/>
        </w:rPr>
        <w:pPrChange w:id="8681" w:author="ghislain.aine" w:date="2015-11-05T10:16:00Z">
          <w:pPr>
            <w:keepNext/>
            <w:jc w:val="center"/>
          </w:pPr>
        </w:pPrChange>
      </w:pPr>
      <w:del w:id="8682" w:author="ghislain.aine" w:date="2015-11-05T10:16:00Z">
        <w:r>
          <w:rPr>
            <w:noProof/>
            <w:lang w:eastAsia="fr-FR"/>
            <w:rPrChange w:id="8683">
              <w:rPr>
                <w:noProof/>
                <w:color w:val="0000FF" w:themeColor="hyperlink"/>
                <w:u w:val="single"/>
                <w:lang w:eastAsia="fr-FR"/>
              </w:rPr>
            </w:rPrChange>
          </w:rPr>
          <w:drawing>
            <wp:inline distT="0" distB="0" distL="0" distR="0">
              <wp:extent cx="4176519" cy="6248400"/>
              <wp:effectExtent l="19050" t="0" r="0" b="0"/>
              <wp:docPr id="3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2" cstate="print"/>
                      <a:srcRect/>
                      <a:stretch>
                        <a:fillRect/>
                      </a:stretch>
                    </pic:blipFill>
                    <pic:spPr bwMode="auto">
                      <a:xfrm>
                        <a:off x="0" y="0"/>
                        <a:ext cx="4183121" cy="6258276"/>
                      </a:xfrm>
                      <a:prstGeom prst="rect">
                        <a:avLst/>
                      </a:prstGeom>
                      <a:noFill/>
                      <a:ln w="9525">
                        <a:noFill/>
                        <a:miter lim="800000"/>
                        <a:headEnd/>
                        <a:tailEnd/>
                      </a:ln>
                    </pic:spPr>
                  </pic:pic>
                </a:graphicData>
              </a:graphic>
            </wp:inline>
          </w:drawing>
        </w:r>
      </w:del>
    </w:p>
    <w:p w:rsidR="00000000" w:rsidRDefault="00BF1190">
      <w:pPr>
        <w:pStyle w:val="Lgende"/>
        <w:spacing w:after="0"/>
        <w:ind w:left="720"/>
        <w:contextualSpacing/>
        <w:rPr>
          <w:del w:id="8684" w:author="ghislain.aine" w:date="2015-11-05T10:16:00Z"/>
          <w:noProof/>
          <w:lang w:eastAsia="fr-FR"/>
        </w:rPr>
        <w:pPrChange w:id="8685" w:author="ghislain.aine" w:date="2015-11-05T10:16:00Z">
          <w:pPr>
            <w:pStyle w:val="Lgende"/>
            <w:jc w:val="center"/>
          </w:pPr>
        </w:pPrChange>
      </w:pPr>
      <w:del w:id="8686" w:author="ghislain.aine" w:date="2015-11-05T10:16:00Z">
        <w:r w:rsidDel="008C2508">
          <w:delText xml:space="preserve">Image </w:delText>
        </w:r>
        <w:r w:rsidR="00D276D8" w:rsidDel="008C2508">
          <w:fldChar w:fldCharType="begin"/>
        </w:r>
        <w:r w:rsidDel="008C2508">
          <w:delInstrText xml:space="preserve"> SEQ Image \* ARABIC </w:delInstrText>
        </w:r>
        <w:r w:rsidR="00D276D8" w:rsidDel="008C2508">
          <w:fldChar w:fldCharType="separate"/>
        </w:r>
        <w:r w:rsidDel="008C2508">
          <w:rPr>
            <w:noProof/>
          </w:rPr>
          <w:delText>55</w:delText>
        </w:r>
        <w:r w:rsidR="00D276D8" w:rsidDel="008C2508">
          <w:fldChar w:fldCharType="end"/>
        </w:r>
        <w:r w:rsidDel="008C2508">
          <w:rPr>
            <w:noProof/>
          </w:rPr>
          <w:delText xml:space="preserve"> : </w:delText>
        </w:r>
        <w:r w:rsidRPr="00D26C71" w:rsidDel="008C2508">
          <w:rPr>
            <w:noProof/>
          </w:rPr>
          <w:delText>Modules principaux développés en ODP</w:delText>
        </w:r>
      </w:del>
    </w:p>
    <w:p w:rsidR="00000000" w:rsidRDefault="00EE2A1F">
      <w:pPr>
        <w:ind w:left="720"/>
        <w:contextualSpacing/>
        <w:rPr>
          <w:del w:id="8687" w:author="ghislain.aine" w:date="2015-11-05T10:16:00Z"/>
          <w:noProof/>
          <w:lang w:eastAsia="fr-FR"/>
        </w:rPr>
        <w:pPrChange w:id="8688" w:author="ghislain.aine" w:date="2015-11-05T10:16:00Z">
          <w:pPr/>
        </w:pPrChange>
      </w:pPr>
    </w:p>
    <w:p w:rsidR="00000000" w:rsidRDefault="00BF1190">
      <w:pPr>
        <w:pStyle w:val="Paragraphedeliste"/>
        <w:rPr>
          <w:del w:id="8689" w:author="ghislain.aine" w:date="2015-11-05T10:16:00Z"/>
          <w:noProof/>
          <w:lang w:eastAsia="fr-FR"/>
        </w:rPr>
        <w:pPrChange w:id="8690" w:author="ghislain.aine" w:date="2015-11-05T10:16:00Z">
          <w:pPr>
            <w:pStyle w:val="Paragraphedeliste"/>
            <w:numPr>
              <w:numId w:val="86"/>
            </w:numPr>
            <w:ind w:hanging="360"/>
          </w:pPr>
        </w:pPrChange>
      </w:pPr>
      <w:del w:id="8691" w:author="ghislain.aine" w:date="2015-11-05T10:16:00Z">
        <w:r w:rsidRPr="00BF1190" w:rsidDel="008C2508">
          <w:rPr>
            <w:noProof/>
            <w:lang w:eastAsia="fr-FR"/>
          </w:rPr>
          <w:delText>commonUtilities : outils génériques</w:delText>
        </w:r>
      </w:del>
    </w:p>
    <w:p w:rsidR="00000000" w:rsidRDefault="00BF1190">
      <w:pPr>
        <w:pStyle w:val="Paragraphedeliste"/>
        <w:rPr>
          <w:del w:id="8692" w:author="ghislain.aine" w:date="2015-11-05T10:16:00Z"/>
          <w:noProof/>
          <w:lang w:eastAsia="fr-FR"/>
        </w:rPr>
        <w:pPrChange w:id="8693" w:author="ghislain.aine" w:date="2015-11-05T10:16:00Z">
          <w:pPr>
            <w:pStyle w:val="Paragraphedeliste"/>
            <w:numPr>
              <w:numId w:val="86"/>
            </w:numPr>
            <w:ind w:hanging="360"/>
          </w:pPr>
        </w:pPrChange>
      </w:pPr>
      <w:del w:id="8694" w:author="ghislain.aine" w:date="2015-11-05T10:16:00Z">
        <w:r w:rsidRPr="00A22A40" w:rsidDel="008C2508">
          <w:rPr>
            <w:noProof/>
            <w:lang w:eastAsia="fr-FR"/>
          </w:rPr>
          <w:delText>tdlCommon</w:delText>
        </w:r>
        <w:r w:rsidDel="008C2508">
          <w:rPr>
            <w:noProof/>
            <w:lang w:eastAsia="fr-FR"/>
          </w:rPr>
          <w:delText xml:space="preserve"> </w:delText>
        </w:r>
        <w:r w:rsidRPr="00A22A40" w:rsidDel="008C2508">
          <w:rPr>
            <w:noProof/>
            <w:lang w:eastAsia="fr-FR"/>
          </w:rPr>
          <w:delText>: interfaces de plus haut niveau</w:delText>
        </w:r>
      </w:del>
    </w:p>
    <w:p w:rsidR="00000000" w:rsidRDefault="00BF1190">
      <w:pPr>
        <w:pStyle w:val="Paragraphedeliste"/>
        <w:rPr>
          <w:del w:id="8695" w:author="ghislain.aine" w:date="2015-11-05T10:16:00Z"/>
          <w:noProof/>
          <w:lang w:eastAsia="fr-FR"/>
        </w:rPr>
        <w:pPrChange w:id="8696" w:author="ghislain.aine" w:date="2015-11-05T10:16:00Z">
          <w:pPr>
            <w:pStyle w:val="Paragraphedeliste"/>
            <w:numPr>
              <w:numId w:val="86"/>
            </w:numPr>
            <w:ind w:hanging="360"/>
          </w:pPr>
        </w:pPrChange>
      </w:pPr>
      <w:del w:id="8697" w:author="ghislain.aine" w:date="2015-11-05T10:16:00Z">
        <w:r w:rsidDel="008C2508">
          <w:rPr>
            <w:noProof/>
            <w:lang w:eastAsia="fr-FR"/>
          </w:rPr>
          <w:delText>SxBasics : défini les interfaces du modèle, et les implémentations de base</w:delText>
        </w:r>
      </w:del>
    </w:p>
    <w:p w:rsidR="00000000" w:rsidRDefault="00BF1190">
      <w:pPr>
        <w:pStyle w:val="Paragraphedeliste"/>
        <w:rPr>
          <w:del w:id="8698" w:author="ghislain.aine" w:date="2015-11-05T10:16:00Z"/>
          <w:noProof/>
          <w:lang w:eastAsia="fr-FR"/>
        </w:rPr>
        <w:pPrChange w:id="8699" w:author="ghislain.aine" w:date="2015-11-05T10:16:00Z">
          <w:pPr>
            <w:pStyle w:val="Paragraphedeliste"/>
            <w:numPr>
              <w:numId w:val="86"/>
            </w:numPr>
            <w:ind w:hanging="360"/>
          </w:pPr>
        </w:pPrChange>
      </w:pPr>
      <w:del w:id="8700" w:author="ghislain.aine" w:date="2015-11-05T10:16:00Z">
        <w:r w:rsidDel="008C2508">
          <w:rPr>
            <w:noProof/>
            <w:lang w:eastAsia="fr-FR"/>
          </w:rPr>
          <w:delText>Core: lien avec CoreL16, CoreNoTdl, CoreSensor</w:delText>
        </w:r>
      </w:del>
    </w:p>
    <w:p w:rsidR="00000000" w:rsidRDefault="00BF1190">
      <w:pPr>
        <w:pStyle w:val="Paragraphedeliste"/>
        <w:rPr>
          <w:del w:id="8701" w:author="ghislain.aine" w:date="2015-11-05T10:16:00Z"/>
          <w:noProof/>
          <w:lang w:eastAsia="fr-FR"/>
        </w:rPr>
        <w:pPrChange w:id="8702" w:author="ghislain.aine" w:date="2015-11-05T10:16:00Z">
          <w:pPr>
            <w:pStyle w:val="Paragraphedeliste"/>
            <w:numPr>
              <w:numId w:val="86"/>
            </w:numPr>
            <w:ind w:hanging="360"/>
          </w:pPr>
        </w:pPrChange>
      </w:pPr>
      <w:del w:id="8703" w:author="ghislain.aine" w:date="2015-11-05T10:16:00Z">
        <w:r w:rsidDel="008C2508">
          <w:rPr>
            <w:noProof/>
            <w:lang w:eastAsia="fr-FR"/>
          </w:rPr>
          <w:delText>Link16Common : interfaces de plus haut niveau et adapters de base pour la L16</w:delText>
        </w:r>
      </w:del>
    </w:p>
    <w:p w:rsidR="00000000" w:rsidRDefault="00BF1190">
      <w:pPr>
        <w:pStyle w:val="Paragraphedeliste"/>
        <w:rPr>
          <w:del w:id="8704" w:author="ghislain.aine" w:date="2015-11-05T10:16:00Z"/>
          <w:noProof/>
          <w:lang w:eastAsia="fr-FR"/>
        </w:rPr>
        <w:pPrChange w:id="8705" w:author="ghislain.aine" w:date="2015-11-05T10:16:00Z">
          <w:pPr>
            <w:pStyle w:val="Paragraphedeliste"/>
            <w:numPr>
              <w:numId w:val="86"/>
            </w:numPr>
            <w:ind w:hanging="360"/>
          </w:pPr>
        </w:pPrChange>
      </w:pPr>
      <w:del w:id="8706" w:author="ghislain.aine" w:date="2015-11-05T10:16:00Z">
        <w:r w:rsidDel="008C2508">
          <w:rPr>
            <w:noProof/>
            <w:lang w:eastAsia="fr-FR"/>
          </w:rPr>
          <w:delText>L16 : messagerie, décodeur</w:delText>
        </w:r>
      </w:del>
    </w:p>
    <w:p w:rsidR="00000000" w:rsidRDefault="00BF1190">
      <w:pPr>
        <w:pStyle w:val="Paragraphedeliste"/>
        <w:rPr>
          <w:del w:id="8707" w:author="ghislain.aine" w:date="2015-11-05T10:16:00Z"/>
          <w:noProof/>
          <w:lang w:eastAsia="fr-FR"/>
        </w:rPr>
        <w:pPrChange w:id="8708" w:author="ghislain.aine" w:date="2015-11-05T10:16:00Z">
          <w:pPr>
            <w:pStyle w:val="Paragraphedeliste"/>
            <w:numPr>
              <w:numId w:val="86"/>
            </w:numPr>
            <w:ind w:hanging="360"/>
          </w:pPr>
        </w:pPrChange>
      </w:pPr>
      <w:del w:id="8709" w:author="ghislain.aine" w:date="2015-11-05T10:16:00Z">
        <w:r w:rsidRPr="00A3684F" w:rsidDel="008C2508">
          <w:rPr>
            <w:noProof/>
            <w:lang w:eastAsia="fr-FR"/>
          </w:rPr>
          <w:delText xml:space="preserve">PMRCommon et PMR </w:delText>
        </w:r>
        <w:r w:rsidDel="008C2508">
          <w:rPr>
            <w:noProof/>
            <w:lang w:eastAsia="fr-FR"/>
          </w:rPr>
          <w:delText xml:space="preserve">: </w:delText>
        </w:r>
        <w:r w:rsidRPr="00A3684F" w:rsidDel="008C2508">
          <w:rPr>
            <w:noProof/>
            <w:lang w:eastAsia="fr-FR"/>
          </w:rPr>
          <w:delText>meme for</w:delText>
        </w:r>
        <w:r w:rsidRPr="009E37AB" w:rsidDel="008C2508">
          <w:rPr>
            <w:noProof/>
            <w:lang w:eastAsia="fr-FR"/>
          </w:rPr>
          <w:delText>mat</w:delText>
        </w:r>
        <w:r w:rsidDel="008C2508">
          <w:rPr>
            <w:noProof/>
            <w:lang w:eastAsia="fr-FR"/>
          </w:rPr>
          <w:delText xml:space="preserve"> qu'en L16</w:delText>
        </w:r>
      </w:del>
    </w:p>
    <w:p w:rsidR="00000000" w:rsidRDefault="00BF1190">
      <w:pPr>
        <w:pStyle w:val="Paragraphedeliste"/>
        <w:rPr>
          <w:del w:id="8710" w:author="ghislain.aine" w:date="2015-11-05T10:16:00Z"/>
          <w:noProof/>
          <w:lang w:eastAsia="fr-FR"/>
        </w:rPr>
        <w:pPrChange w:id="8711" w:author="ghislain.aine" w:date="2015-11-05T10:16:00Z">
          <w:pPr>
            <w:pStyle w:val="Paragraphedeliste"/>
            <w:numPr>
              <w:numId w:val="86"/>
            </w:numPr>
            <w:ind w:hanging="360"/>
          </w:pPr>
        </w:pPrChange>
      </w:pPr>
      <w:del w:id="8712" w:author="ghislain.aine" w:date="2015-11-05T10:16:00Z">
        <w:r w:rsidDel="008C2508">
          <w:rPr>
            <w:noProof/>
            <w:lang w:eastAsia="fr-FR"/>
          </w:rPr>
          <w:delText>Dlp16 : lien entre le decodeur L16 et le Core starlinx</w:delText>
        </w:r>
      </w:del>
    </w:p>
    <w:p w:rsidR="00000000" w:rsidRDefault="00BF1190">
      <w:pPr>
        <w:pStyle w:val="Paragraphedeliste"/>
        <w:rPr>
          <w:del w:id="8713" w:author="ghislain.aine" w:date="2015-11-05T10:16:00Z"/>
          <w:noProof/>
          <w:lang w:eastAsia="fr-FR"/>
        </w:rPr>
        <w:pPrChange w:id="8714" w:author="ghislain.aine" w:date="2015-11-05T10:16:00Z">
          <w:pPr>
            <w:pStyle w:val="Paragraphedeliste"/>
            <w:numPr>
              <w:numId w:val="86"/>
            </w:numPr>
            <w:ind w:hanging="360"/>
          </w:pPr>
        </w:pPrChange>
      </w:pPr>
      <w:del w:id="8715" w:author="ghislain.aine" w:date="2015-11-05T10:16:00Z">
        <w:r w:rsidDel="008C2508">
          <w:rPr>
            <w:noProof/>
            <w:lang w:eastAsia="fr-FR"/>
          </w:rPr>
          <w:delText>DlpPMR : lien entre le decodeur PMR et le Core senseur</w:delText>
        </w:r>
      </w:del>
    </w:p>
    <w:p w:rsidR="00000000" w:rsidRDefault="00EE2A1F">
      <w:pPr>
        <w:ind w:left="720"/>
        <w:contextualSpacing/>
        <w:rPr>
          <w:del w:id="8716" w:author="ghislain.aine" w:date="2015-11-05T10:16:00Z"/>
          <w:noProof/>
          <w:lang w:eastAsia="fr-FR"/>
        </w:rPr>
        <w:pPrChange w:id="8717" w:author="ghislain.aine" w:date="2015-11-05T10:16:00Z">
          <w:pPr/>
        </w:pPrChange>
      </w:pPr>
    </w:p>
    <w:p w:rsidR="00000000" w:rsidRDefault="00BF1190">
      <w:pPr>
        <w:ind w:left="720"/>
        <w:contextualSpacing/>
        <w:rPr>
          <w:del w:id="8718" w:author="ghislain.aine" w:date="2015-11-05T10:16:00Z"/>
          <w:noProof/>
          <w:lang w:eastAsia="fr-FR"/>
        </w:rPr>
        <w:pPrChange w:id="8719" w:author="ghislain.aine" w:date="2015-11-05T10:16:00Z">
          <w:pPr/>
        </w:pPrChange>
      </w:pPr>
      <w:del w:id="8720" w:author="ghislain.aine" w:date="2015-11-05T10:16:00Z">
        <w:r w:rsidDel="008C2508">
          <w:rPr>
            <w:noProof/>
            <w:lang w:eastAsia="fr-FR"/>
          </w:rPr>
          <w:delText xml:space="preserve">Arborescence des composants de Starlinx : </w:delText>
        </w:r>
        <w:r w:rsidRPr="00B3399E" w:rsidDel="008C2508">
          <w:rPr>
            <w:noProof/>
            <w:lang w:eastAsia="fr-FR"/>
          </w:rPr>
          <w:delText>C:\projects\Modules\Starlinx</w:delText>
        </w:r>
      </w:del>
    </w:p>
    <w:p w:rsidR="00000000" w:rsidRDefault="00BF1190">
      <w:pPr>
        <w:pStyle w:val="Paragraphedeliste"/>
        <w:rPr>
          <w:del w:id="8721" w:author="ghislain.aine" w:date="2015-11-05T10:16:00Z"/>
          <w:noProof/>
          <w:lang w:eastAsia="fr-FR"/>
        </w:rPr>
        <w:pPrChange w:id="8722" w:author="ghislain.aine" w:date="2015-11-05T10:16:00Z">
          <w:pPr>
            <w:pStyle w:val="Paragraphedeliste"/>
            <w:numPr>
              <w:numId w:val="87"/>
            </w:numPr>
            <w:ind w:hanging="360"/>
          </w:pPr>
        </w:pPrChange>
      </w:pPr>
      <w:del w:id="8723" w:author="ghislain.aine" w:date="2015-11-05T10:16:00Z">
        <w:r w:rsidDel="008C2508">
          <w:rPr>
            <w:noProof/>
            <w:lang w:eastAsia="fr-FR"/>
          </w:rPr>
          <w:delText>Carto : cartographie</w:delText>
        </w:r>
      </w:del>
    </w:p>
    <w:p w:rsidR="00000000" w:rsidRDefault="00BF1190">
      <w:pPr>
        <w:pStyle w:val="Paragraphedeliste"/>
        <w:rPr>
          <w:del w:id="8724" w:author="ghislain.aine" w:date="2015-11-05T10:16:00Z"/>
          <w:noProof/>
          <w:lang w:eastAsia="fr-FR"/>
        </w:rPr>
        <w:pPrChange w:id="8725" w:author="ghislain.aine" w:date="2015-11-05T10:16:00Z">
          <w:pPr>
            <w:pStyle w:val="Paragraphedeliste"/>
            <w:numPr>
              <w:numId w:val="87"/>
            </w:numPr>
            <w:ind w:hanging="360"/>
          </w:pPr>
        </w:pPrChange>
      </w:pPr>
      <w:del w:id="8726" w:author="ghislain.aine" w:date="2015-11-05T10:16:00Z">
        <w:r w:rsidDel="008C2508">
          <w:rPr>
            <w:noProof/>
            <w:lang w:eastAsia="fr-FR"/>
          </w:rPr>
          <w:delText>Cmd : pour le commander</w:delText>
        </w:r>
      </w:del>
    </w:p>
    <w:p w:rsidR="00000000" w:rsidRDefault="00BF1190">
      <w:pPr>
        <w:pStyle w:val="Paragraphedeliste"/>
        <w:rPr>
          <w:del w:id="8727" w:author="ghislain.aine" w:date="2015-11-05T10:16:00Z"/>
          <w:noProof/>
          <w:lang w:eastAsia="fr-FR"/>
        </w:rPr>
        <w:pPrChange w:id="8728" w:author="ghislain.aine" w:date="2015-11-05T10:16:00Z">
          <w:pPr>
            <w:pStyle w:val="Paragraphedeliste"/>
            <w:numPr>
              <w:numId w:val="87"/>
            </w:numPr>
            <w:ind w:hanging="360"/>
          </w:pPr>
        </w:pPrChange>
      </w:pPr>
      <w:del w:id="8729" w:author="ghislain.aine" w:date="2015-11-05T10:16:00Z">
        <w:r w:rsidDel="008C2508">
          <w:rPr>
            <w:noProof/>
            <w:lang w:eastAsia="fr-FR"/>
          </w:rPr>
          <w:delText>Distributed : pour multiposte</w:delText>
        </w:r>
      </w:del>
    </w:p>
    <w:p w:rsidR="00000000" w:rsidRDefault="00BF1190">
      <w:pPr>
        <w:pStyle w:val="Paragraphedeliste"/>
        <w:rPr>
          <w:del w:id="8730" w:author="ghislain.aine" w:date="2015-11-05T10:16:00Z"/>
          <w:noProof/>
          <w:lang w:eastAsia="fr-FR"/>
        </w:rPr>
        <w:pPrChange w:id="8731" w:author="ghislain.aine" w:date="2015-11-05T10:16:00Z">
          <w:pPr>
            <w:pStyle w:val="Paragraphedeliste"/>
            <w:numPr>
              <w:numId w:val="87"/>
            </w:numPr>
            <w:ind w:hanging="360"/>
          </w:pPr>
        </w:pPrChange>
      </w:pPr>
      <w:del w:id="8732" w:author="ghislain.aine" w:date="2015-11-05T10:16:00Z">
        <w:r w:rsidDel="008C2508">
          <w:rPr>
            <w:noProof/>
            <w:lang w:eastAsia="fr-FR"/>
          </w:rPr>
          <w:delText>Foundations : bases de Starlinx, éléments génériques</w:delText>
        </w:r>
      </w:del>
    </w:p>
    <w:p w:rsidR="00000000" w:rsidRDefault="00BF1190">
      <w:pPr>
        <w:pStyle w:val="Paragraphedeliste"/>
        <w:rPr>
          <w:del w:id="8733" w:author="ghislain.aine" w:date="2015-11-05T10:16:00Z"/>
          <w:noProof/>
          <w:lang w:eastAsia="fr-FR"/>
        </w:rPr>
        <w:pPrChange w:id="8734" w:author="ghislain.aine" w:date="2015-11-05T10:16:00Z">
          <w:pPr>
            <w:pStyle w:val="Paragraphedeliste"/>
            <w:numPr>
              <w:numId w:val="87"/>
            </w:numPr>
            <w:ind w:hanging="360"/>
          </w:pPr>
        </w:pPrChange>
      </w:pPr>
      <w:del w:id="8735" w:author="ghislain.aine" w:date="2015-11-05T10:16:00Z">
        <w:r w:rsidDel="008C2508">
          <w:rPr>
            <w:noProof/>
            <w:lang w:eastAsia="fr-FR"/>
          </w:rPr>
          <w:delText>Hard : proche du hardware, modules de connexion</w:delText>
        </w:r>
      </w:del>
    </w:p>
    <w:p w:rsidR="00000000" w:rsidRDefault="00BF1190">
      <w:pPr>
        <w:pStyle w:val="Paragraphedeliste"/>
        <w:rPr>
          <w:del w:id="8736" w:author="ghislain.aine" w:date="2015-11-05T10:16:00Z"/>
          <w:noProof/>
          <w:lang w:eastAsia="fr-FR"/>
        </w:rPr>
        <w:pPrChange w:id="8737" w:author="ghislain.aine" w:date="2015-11-05T10:16:00Z">
          <w:pPr>
            <w:pStyle w:val="Paragraphedeliste"/>
            <w:numPr>
              <w:numId w:val="87"/>
            </w:numPr>
            <w:ind w:hanging="360"/>
          </w:pPr>
        </w:pPrChange>
      </w:pPr>
      <w:del w:id="8738" w:author="ghislain.aine" w:date="2015-11-05T10:16:00Z">
        <w:r w:rsidDel="008C2508">
          <w:rPr>
            <w:noProof/>
            <w:lang w:eastAsia="fr-FR"/>
          </w:rPr>
          <w:delText>Ihs : IHM classiques (Interface Homme Starlinx)</w:delText>
        </w:r>
      </w:del>
    </w:p>
    <w:p w:rsidR="00000000" w:rsidRDefault="00BF1190">
      <w:pPr>
        <w:pStyle w:val="Paragraphedeliste"/>
        <w:rPr>
          <w:del w:id="8739" w:author="ghislain.aine" w:date="2015-11-05T10:16:00Z"/>
          <w:noProof/>
          <w:lang w:eastAsia="fr-FR"/>
        </w:rPr>
        <w:pPrChange w:id="8740" w:author="ghislain.aine" w:date="2015-11-05T10:16:00Z">
          <w:pPr>
            <w:pStyle w:val="Paragraphedeliste"/>
            <w:numPr>
              <w:numId w:val="87"/>
            </w:numPr>
            <w:ind w:hanging="360"/>
          </w:pPr>
        </w:pPrChange>
      </w:pPr>
      <w:del w:id="8741" w:author="ghislain.aine" w:date="2015-11-05T10:16:00Z">
        <w:r w:rsidDel="008C2508">
          <w:rPr>
            <w:noProof/>
            <w:lang w:eastAsia="fr-FR"/>
          </w:rPr>
          <w:delText>Tdl : composants liés aux liaisons de données</w:delText>
        </w:r>
      </w:del>
    </w:p>
    <w:p w:rsidR="00000000" w:rsidRDefault="00BF1190">
      <w:pPr>
        <w:pStyle w:val="Paragraphedeliste"/>
        <w:rPr>
          <w:del w:id="8742" w:author="ghislain.aine" w:date="2015-11-05T10:16:00Z"/>
          <w:noProof/>
          <w:lang w:eastAsia="fr-FR"/>
        </w:rPr>
        <w:pPrChange w:id="8743" w:author="ghislain.aine" w:date="2015-11-05T10:16:00Z">
          <w:pPr>
            <w:pStyle w:val="Paragraphedeliste"/>
            <w:numPr>
              <w:numId w:val="87"/>
            </w:numPr>
            <w:ind w:hanging="360"/>
          </w:pPr>
        </w:pPrChange>
      </w:pPr>
      <w:del w:id="8744" w:author="ghislain.aine" w:date="2015-11-05T10:16:00Z">
        <w:r w:rsidDel="008C2508">
          <w:rPr>
            <w:noProof/>
            <w:lang w:eastAsia="fr-FR"/>
          </w:rPr>
          <w:delText>Ui : Interfaces Qml</w:delText>
        </w:r>
      </w:del>
    </w:p>
    <w:p w:rsidR="00000000" w:rsidRDefault="00BF1190">
      <w:pPr>
        <w:pStyle w:val="Paragraphedeliste"/>
        <w:rPr>
          <w:del w:id="8745" w:author="ghislain.aine" w:date="2015-11-05T10:16:00Z"/>
          <w:noProof/>
          <w:lang w:eastAsia="fr-FR"/>
        </w:rPr>
        <w:pPrChange w:id="8746" w:author="ghislain.aine" w:date="2015-11-05T10:16:00Z">
          <w:pPr>
            <w:pStyle w:val="Paragraphedeliste"/>
            <w:numPr>
              <w:numId w:val="87"/>
            </w:numPr>
            <w:ind w:hanging="360"/>
          </w:pPr>
        </w:pPrChange>
      </w:pPr>
      <w:del w:id="8747" w:author="ghislain.aine" w:date="2015-11-05T10:16:00Z">
        <w:r w:rsidDel="008C2508">
          <w:rPr>
            <w:noProof/>
            <w:lang w:eastAsia="fr-FR"/>
          </w:rPr>
          <w:delText>Modules\Sw : gestion du réseau, de l'implémentation des base de données, et tout ce qui est trés bas niveau.</w:delText>
        </w:r>
      </w:del>
    </w:p>
    <w:p w:rsidR="00000000" w:rsidRDefault="00EE2A1F">
      <w:pPr>
        <w:ind w:left="720"/>
        <w:contextualSpacing/>
        <w:rPr>
          <w:del w:id="8748" w:author="ghislain.aine" w:date="2015-11-05T10:16:00Z"/>
          <w:noProof/>
          <w:lang w:eastAsia="fr-FR"/>
        </w:rPr>
        <w:pPrChange w:id="8749" w:author="ghislain.aine" w:date="2015-11-05T10:16:00Z">
          <w:pPr/>
        </w:pPrChange>
      </w:pPr>
    </w:p>
    <w:p w:rsidR="00000000" w:rsidRDefault="00BF1190">
      <w:pPr>
        <w:ind w:left="720"/>
        <w:contextualSpacing/>
        <w:rPr>
          <w:del w:id="8750" w:author="ghislain.aine" w:date="2015-11-05T10:16:00Z"/>
          <w:noProof/>
          <w:lang w:eastAsia="fr-FR"/>
        </w:rPr>
        <w:pPrChange w:id="8751" w:author="ghislain.aine" w:date="2015-11-05T10:16:00Z">
          <w:pPr/>
        </w:pPrChange>
      </w:pPr>
      <w:del w:id="8752" w:author="ghislain.aine" w:date="2015-11-05T10:16:00Z">
        <w:r w:rsidDel="008C2508">
          <w:rPr>
            <w:noProof/>
            <w:lang w:eastAsia="fr-FR"/>
          </w:rPr>
          <w:delText>Documentation sur Starlinx</w:delText>
        </w:r>
      </w:del>
    </w:p>
    <w:p w:rsidR="00000000" w:rsidRDefault="00BF1190">
      <w:pPr>
        <w:pStyle w:val="Paragraphedeliste"/>
        <w:rPr>
          <w:del w:id="8753" w:author="ghislain.aine" w:date="2015-11-05T10:16:00Z"/>
          <w:noProof/>
          <w:lang w:eastAsia="fr-FR"/>
        </w:rPr>
        <w:pPrChange w:id="8754" w:author="ghislain.aine" w:date="2015-11-05T10:16:00Z">
          <w:pPr>
            <w:pStyle w:val="Paragraphedeliste"/>
            <w:numPr>
              <w:ilvl w:val="3"/>
              <w:numId w:val="96"/>
            </w:numPr>
            <w:ind w:left="709" w:hanging="360"/>
          </w:pPr>
        </w:pPrChange>
      </w:pPr>
      <w:del w:id="8755" w:author="ghislain.aine" w:date="2015-11-05T10:16:00Z">
        <w:r w:rsidDel="008C2508">
          <w:rPr>
            <w:noProof/>
            <w:lang w:eastAsia="fr-FR"/>
          </w:rPr>
          <w:delText xml:space="preserve">Documents d'architecture : </w:delText>
        </w:r>
        <w:r w:rsidR="00D276D8" w:rsidDel="008C2508">
          <w:fldChar w:fldCharType="begin"/>
        </w:r>
        <w:r w:rsidDel="008C2508">
          <w:delInstrText>HYPERLINK "http://tt3.aix.diginext.fr/drupal/?q=node/52"</w:delInstrText>
        </w:r>
        <w:r w:rsidR="00D276D8" w:rsidDel="008C2508">
          <w:fldChar w:fldCharType="separate"/>
        </w:r>
        <w:r w:rsidRPr="0051539C" w:rsidDel="008C2508">
          <w:rPr>
            <w:rStyle w:val="Lienhypertexte"/>
            <w:noProof/>
            <w:lang w:eastAsia="fr-FR"/>
          </w:rPr>
          <w:delText>http://tt3.aix.diginext.fr/drupal/?q=node/52</w:delText>
        </w:r>
        <w:r w:rsidR="00D276D8" w:rsidDel="008C2508">
          <w:fldChar w:fldCharType="end"/>
        </w:r>
      </w:del>
    </w:p>
    <w:p w:rsidR="00000000" w:rsidRDefault="00BF1190">
      <w:pPr>
        <w:pStyle w:val="Paragraphedeliste"/>
        <w:rPr>
          <w:del w:id="8756" w:author="ghislain.aine" w:date="2015-11-05T10:16:00Z"/>
          <w:noProof/>
          <w:lang w:eastAsia="fr-FR"/>
        </w:rPr>
        <w:pPrChange w:id="8757" w:author="ghislain.aine" w:date="2015-11-05T10:16:00Z">
          <w:pPr>
            <w:pStyle w:val="Paragraphedeliste"/>
            <w:numPr>
              <w:numId w:val="96"/>
            </w:numPr>
            <w:spacing w:after="200" w:line="276" w:lineRule="auto"/>
            <w:ind w:hanging="360"/>
            <w:jc w:val="left"/>
          </w:pPr>
        </w:pPrChange>
      </w:pPr>
      <w:del w:id="8758" w:author="ghislain.aine" w:date="2015-11-05T10:16:00Z">
        <w:r w:rsidDel="008C2508">
          <w:rPr>
            <w:noProof/>
            <w:lang w:eastAsia="fr-FR"/>
          </w:rPr>
          <w:delText xml:space="preserve">Documentation Enterprise Architecte : </w:delText>
        </w:r>
        <w:r w:rsidR="00D276D8" w:rsidDel="008C2508">
          <w:fldChar w:fldCharType="begin"/>
        </w:r>
        <w:r w:rsidDel="008C2508">
          <w:delInstrText>HYPERLINK "file:///C:\\projects\\EARessources\\Starlinx\\Users"</w:delInstrText>
        </w:r>
        <w:r w:rsidR="00D276D8" w:rsidDel="008C2508">
          <w:fldChar w:fldCharType="separate"/>
        </w:r>
        <w:r w:rsidRPr="0051539C" w:rsidDel="008C2508">
          <w:rPr>
            <w:rStyle w:val="Lienhypertexte"/>
            <w:noProof/>
            <w:lang w:eastAsia="fr-FR"/>
          </w:rPr>
          <w:delText>C:\projects\EARessources\Starlinx\Users</w:delText>
        </w:r>
        <w:r w:rsidR="00D276D8" w:rsidDel="008C2508">
          <w:fldChar w:fldCharType="end"/>
        </w:r>
      </w:del>
    </w:p>
    <w:p w:rsidR="00000000" w:rsidRDefault="00BF1190">
      <w:pPr>
        <w:ind w:left="720"/>
        <w:contextualSpacing/>
        <w:rPr>
          <w:noProof/>
          <w:lang w:eastAsia="fr-FR"/>
        </w:rPr>
        <w:pPrChange w:id="8759" w:author="ghislain.aine" w:date="2015-11-05T10:16:00Z">
          <w:pPr>
            <w:spacing w:after="200" w:line="276" w:lineRule="auto"/>
            <w:jc w:val="left"/>
          </w:pPr>
        </w:pPrChange>
      </w:pPr>
      <w:del w:id="8760" w:author="ghislain.aine" w:date="2015-11-05T10:16:00Z">
        <w:r w:rsidDel="008C2508">
          <w:rPr>
            <w:noProof/>
            <w:lang w:eastAsia="fr-FR"/>
          </w:rPr>
          <w:delText>Documentation sur les composants : dans les répertoires "doc" des composants</w:delText>
        </w:r>
      </w:del>
    </w:p>
    <w:p w:rsidR="00EE2A1F" w:rsidRDefault="00EE2A1F">
      <w:pPr>
        <w:pPrChange w:id="8761" w:author="ghislain.aine" w:date="2015-11-05T10:16:00Z">
          <w:pPr>
            <w:spacing w:after="200" w:line="276" w:lineRule="auto"/>
            <w:jc w:val="left"/>
          </w:pPr>
        </w:pPrChange>
      </w:pPr>
    </w:p>
    <w:sectPr w:rsidR="00EE2A1F" w:rsidSect="0042493F">
      <w:headerReference w:type="default" r:id="rId93"/>
      <w:footerReference w:type="default" r:id="rId94"/>
      <w:headerReference w:type="first" r:id="rId95"/>
      <w:footerReference w:type="first" r:id="rId96"/>
      <w:pgSz w:w="11906" w:h="16838"/>
      <w:pgMar w:top="2102" w:right="1417" w:bottom="1417" w:left="1417" w:header="708" w:footer="483" w:gutter="0"/>
      <w:cols w:space="708"/>
      <w:titlePg/>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24" w:author="giacomo.rombaut" w:date="2016-09-30T07:51:00Z" w:initials="g">
    <w:p w:rsidR="00BF1190" w:rsidRDefault="00BF1190" w:rsidP="00BF1190">
      <w:pPr>
        <w:pStyle w:val="Commentaire"/>
      </w:pPr>
      <w:r>
        <w:rPr>
          <w:rStyle w:val="Marquedecommentaire"/>
        </w:rPr>
        <w:annotationRef/>
      </w:r>
      <w:r>
        <w:t xml:space="preserve">Encore </w:t>
      </w:r>
      <w:proofErr w:type="spellStart"/>
      <w:r>
        <w:t>necessaire</w:t>
      </w:r>
      <w:proofErr w:type="spellEnd"/>
      <w:r>
        <w:t> ?</w:t>
      </w:r>
    </w:p>
  </w:comment>
  <w:comment w:id="548" w:author="giacomo.rombaut" w:date="2016-09-30T07:51:00Z" w:initials="g">
    <w:p w:rsidR="00BF1190" w:rsidRDefault="00BF1190" w:rsidP="00BF1190">
      <w:pPr>
        <w:pStyle w:val="Commentaire"/>
      </w:pPr>
      <w:r>
        <w:rPr>
          <w:rStyle w:val="Marquedecommentaire"/>
        </w:rPr>
        <w:annotationRef/>
      </w:r>
      <w:r>
        <w:t>A mettre à jour</w:t>
      </w:r>
    </w:p>
  </w:comment>
  <w:comment w:id="1058" w:author="giacomo.rombaut" w:date="2016-09-30T07:51:00Z" w:initials="g">
    <w:p w:rsidR="00BF1190" w:rsidRDefault="00BF1190" w:rsidP="00BF1190">
      <w:pPr>
        <w:pStyle w:val="Commentaire"/>
      </w:pPr>
      <w:r>
        <w:rPr>
          <w:rStyle w:val="Marquedecommentaire"/>
        </w:rPr>
        <w:annotationRef/>
      </w:r>
      <w:r>
        <w:t>A revoir en entier pour le nom de fichier, de projet, et chemins d’accès</w:t>
      </w:r>
    </w:p>
  </w:comment>
  <w:comment w:id="5884" w:author="Alexandre Blin" w:date="2016-09-30T07:51:00Z" w:initials="ABN">
    <w:p w:rsidR="00BF1190" w:rsidRDefault="00BF1190" w:rsidP="00BF1190">
      <w:pPr>
        <w:pStyle w:val="Commentaire"/>
      </w:pPr>
      <w:r>
        <w:rPr>
          <w:rStyle w:val="Marquedecommentaire"/>
        </w:rPr>
        <w:annotationRef/>
      </w:r>
      <w:r>
        <w:t>Le projet n’existe plus sur ce chemin.</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EE2A1F" w:rsidRDefault="00EE2A1F" w:rsidP="00DC78B5">
      <w:r>
        <w:separator/>
      </w:r>
    </w:p>
  </w:endnote>
  <w:endnote w:type="continuationSeparator" w:id="0">
    <w:p w:rsidR="00EE2A1F" w:rsidRDefault="00EE2A1F" w:rsidP="00DC78B5">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Segoe Print">
    <w:panose1 w:val="02000600000000000000"/>
    <w:charset w:val="00"/>
    <w:family w:val="auto"/>
    <w:pitch w:val="variable"/>
    <w:sig w:usb0="0000028F" w:usb1="00000000"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MingLiU">
    <w:altName w:val="細明體"/>
    <w:panose1 w:val="02020509000000000000"/>
    <w:charset w:val="88"/>
    <w:family w:val="modern"/>
    <w:pitch w:val="fixed"/>
    <w:sig w:usb0="A00002FF" w:usb1="28CFFCFA"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10D" w:rsidRPr="008F37D7" w:rsidRDefault="00C7610D" w:rsidP="00A4508C">
    <w:pPr>
      <w:pStyle w:val="Pieddepage"/>
      <w:framePr w:w="1336" w:wrap="around" w:vAnchor="page" w:hAnchor="page" w:x="8506" w:y="15616"/>
      <w:rPr>
        <w:rStyle w:val="Numrodepage"/>
        <w:rFonts w:ascii="Arial" w:hAnsi="Arial" w:cs="Arial"/>
      </w:rPr>
    </w:pPr>
    <w:r>
      <w:rPr>
        <w:rStyle w:val="Numrodepage"/>
        <w:rFonts w:ascii="Arial" w:hAnsi="Arial" w:cs="Arial"/>
      </w:rPr>
      <w:tab/>
    </w:r>
    <w:r w:rsidRPr="008F37D7">
      <w:rPr>
        <w:rStyle w:val="Numrodepage"/>
        <w:rFonts w:ascii="Arial" w:hAnsi="Arial" w:cs="Arial"/>
      </w:rPr>
      <w:t xml:space="preserve">Page </w:t>
    </w:r>
    <w:r w:rsidR="00D276D8" w:rsidRPr="008F37D7">
      <w:rPr>
        <w:rStyle w:val="Numrodepage"/>
        <w:rFonts w:ascii="Arial" w:hAnsi="Arial" w:cs="Arial"/>
      </w:rPr>
      <w:fldChar w:fldCharType="begin"/>
    </w:r>
    <w:r w:rsidRPr="008F37D7">
      <w:rPr>
        <w:rStyle w:val="Numrodepage"/>
        <w:rFonts w:ascii="Arial" w:hAnsi="Arial" w:cs="Arial"/>
      </w:rPr>
      <w:instrText xml:space="preserve"> page </w:instrText>
    </w:r>
    <w:r w:rsidR="00D276D8" w:rsidRPr="008F37D7">
      <w:rPr>
        <w:rStyle w:val="Numrodepage"/>
        <w:rFonts w:ascii="Arial" w:hAnsi="Arial" w:cs="Arial"/>
      </w:rPr>
      <w:fldChar w:fldCharType="separate"/>
    </w:r>
    <w:r w:rsidR="00C156AC">
      <w:rPr>
        <w:rStyle w:val="Numrodepage"/>
        <w:rFonts w:ascii="Arial" w:hAnsi="Arial" w:cs="Arial"/>
        <w:noProof/>
      </w:rPr>
      <w:t>24</w:t>
    </w:r>
    <w:r w:rsidR="00D276D8" w:rsidRPr="008F37D7">
      <w:rPr>
        <w:rStyle w:val="Numrodepage"/>
        <w:rFonts w:ascii="Arial" w:hAnsi="Arial" w:cs="Arial"/>
      </w:rPr>
      <w:fldChar w:fldCharType="end"/>
    </w:r>
    <w:r w:rsidRPr="008F37D7">
      <w:rPr>
        <w:rStyle w:val="Numrodepage"/>
        <w:rFonts w:ascii="Arial" w:hAnsi="Arial" w:cs="Arial"/>
      </w:rPr>
      <w:t xml:space="preserve"> / </w:t>
    </w:r>
    <w:r w:rsidR="00D276D8" w:rsidRPr="008F37D7">
      <w:rPr>
        <w:rStyle w:val="Numrodepage"/>
        <w:rFonts w:ascii="Arial" w:hAnsi="Arial" w:cs="Arial"/>
      </w:rPr>
      <w:fldChar w:fldCharType="begin"/>
    </w:r>
    <w:r w:rsidRPr="008F37D7">
      <w:rPr>
        <w:rStyle w:val="Numrodepage"/>
        <w:rFonts w:ascii="Arial" w:hAnsi="Arial" w:cs="Arial"/>
      </w:rPr>
      <w:instrText xml:space="preserve"> NUMPAGES </w:instrText>
    </w:r>
    <w:r w:rsidR="00D276D8" w:rsidRPr="008F37D7">
      <w:rPr>
        <w:rStyle w:val="Numrodepage"/>
        <w:rFonts w:ascii="Arial" w:hAnsi="Arial" w:cs="Arial"/>
      </w:rPr>
      <w:fldChar w:fldCharType="separate"/>
    </w:r>
    <w:r w:rsidR="00C156AC">
      <w:rPr>
        <w:rStyle w:val="Numrodepage"/>
        <w:rFonts w:ascii="Arial" w:hAnsi="Arial" w:cs="Arial"/>
        <w:noProof/>
      </w:rPr>
      <w:t>50</w:t>
    </w:r>
    <w:r w:rsidR="00D276D8" w:rsidRPr="008F37D7">
      <w:rPr>
        <w:rStyle w:val="Numrodepage"/>
        <w:rFonts w:ascii="Arial" w:hAnsi="Arial" w:cs="Arial"/>
      </w:rPr>
      <w:fldChar w:fldCharType="end"/>
    </w:r>
  </w:p>
  <w:p w:rsidR="00C7610D" w:rsidRPr="008F37D7" w:rsidRDefault="00D276D8" w:rsidP="00A4508C">
    <w:pPr>
      <w:pStyle w:val="Pieddepage"/>
      <w:framePr w:w="936" w:wrap="around" w:vAnchor="page" w:hAnchor="page" w:x="10006" w:y="16104"/>
      <w:rPr>
        <w:rStyle w:val="Numrodepage"/>
        <w:rFonts w:ascii="Arial" w:hAnsi="Arial" w:cs="Arial"/>
      </w:rPr>
    </w:pPr>
    <w:r w:rsidRPr="008F37D7">
      <w:rPr>
        <w:rStyle w:val="Numrodepage"/>
        <w:rFonts w:ascii="Arial" w:hAnsi="Arial" w:cs="Arial"/>
      </w:rPr>
      <w:fldChar w:fldCharType="begin"/>
    </w:r>
    <w:r w:rsidR="00C7610D" w:rsidRPr="008F37D7">
      <w:rPr>
        <w:rStyle w:val="Numrodepage"/>
        <w:rFonts w:ascii="Arial" w:hAnsi="Arial" w:cs="Arial"/>
      </w:rPr>
      <w:instrText xml:space="preserve"> page </w:instrText>
    </w:r>
    <w:r w:rsidRPr="008F37D7">
      <w:rPr>
        <w:rStyle w:val="Numrodepage"/>
        <w:rFonts w:ascii="Arial" w:hAnsi="Arial" w:cs="Arial"/>
      </w:rPr>
      <w:fldChar w:fldCharType="separate"/>
    </w:r>
    <w:r w:rsidR="00C156AC">
      <w:rPr>
        <w:rStyle w:val="Numrodepage"/>
        <w:rFonts w:ascii="Arial" w:hAnsi="Arial" w:cs="Arial"/>
        <w:noProof/>
      </w:rPr>
      <w:t>24</w:t>
    </w:r>
    <w:r w:rsidRPr="008F37D7">
      <w:rPr>
        <w:rStyle w:val="Numrodepage"/>
        <w:rFonts w:ascii="Arial" w:hAnsi="Arial" w:cs="Arial"/>
      </w:rPr>
      <w:fldChar w:fldCharType="end"/>
    </w:r>
    <w:r w:rsidR="00C7610D" w:rsidRPr="008F37D7">
      <w:rPr>
        <w:rStyle w:val="Numrodepage"/>
        <w:rFonts w:ascii="Arial" w:hAnsi="Arial" w:cs="Arial"/>
      </w:rPr>
      <w:t xml:space="preserve"> / </w:t>
    </w:r>
    <w:r w:rsidRPr="008F37D7">
      <w:rPr>
        <w:rStyle w:val="Numrodepage"/>
        <w:rFonts w:ascii="Arial" w:hAnsi="Arial" w:cs="Arial"/>
      </w:rPr>
      <w:fldChar w:fldCharType="begin"/>
    </w:r>
    <w:r w:rsidR="00C7610D" w:rsidRPr="008F37D7">
      <w:rPr>
        <w:rStyle w:val="Numrodepage"/>
        <w:rFonts w:ascii="Arial" w:hAnsi="Arial" w:cs="Arial"/>
      </w:rPr>
      <w:instrText xml:space="preserve"> NUMPAGES </w:instrText>
    </w:r>
    <w:r w:rsidRPr="008F37D7">
      <w:rPr>
        <w:rStyle w:val="Numrodepage"/>
        <w:rFonts w:ascii="Arial" w:hAnsi="Arial" w:cs="Arial"/>
      </w:rPr>
      <w:fldChar w:fldCharType="separate"/>
    </w:r>
    <w:r w:rsidR="00C156AC">
      <w:rPr>
        <w:rStyle w:val="Numrodepage"/>
        <w:rFonts w:ascii="Arial" w:hAnsi="Arial" w:cs="Arial"/>
        <w:noProof/>
      </w:rPr>
      <w:t>50</w:t>
    </w:r>
    <w:r w:rsidRPr="008F37D7">
      <w:rPr>
        <w:rStyle w:val="Numrodepage"/>
        <w:rFonts w:ascii="Arial" w:hAnsi="Arial" w:cs="Arial"/>
      </w:rPr>
      <w:fldChar w:fldCharType="end"/>
    </w:r>
  </w:p>
  <w:tbl>
    <w:tblPr>
      <w:tblStyle w:val="Grilledutableau"/>
      <w:tblW w:w="0" w:type="auto"/>
      <w:tblInd w:w="675" w:type="dxa"/>
      <w:tblLook w:val="01E0"/>
    </w:tblPr>
    <w:tblGrid>
      <w:gridCol w:w="1455"/>
      <w:gridCol w:w="1535"/>
      <w:gridCol w:w="1536"/>
      <w:gridCol w:w="1536"/>
      <w:gridCol w:w="1536"/>
    </w:tblGrid>
    <w:tr w:rsidR="00C7610D" w:rsidRPr="00693D57" w:rsidTr="0042493F">
      <w:tc>
        <w:tcPr>
          <w:tcW w:w="1455" w:type="dxa"/>
          <w:shd w:val="clear" w:color="auto" w:fill="F3F3F3"/>
        </w:tcPr>
        <w:p w:rsidR="00C7610D" w:rsidRPr="00C7610D" w:rsidRDefault="00530CCC" w:rsidP="00921425">
          <w:pPr>
            <w:pStyle w:val="Pieddepage"/>
            <w:jc w:val="center"/>
            <w:rPr>
              <w:rFonts w:ascii="Arial" w:hAnsi="Arial" w:cs="Arial"/>
              <w:b/>
              <w:sz w:val="16"/>
              <w:szCs w:val="14"/>
            </w:rPr>
          </w:pPr>
          <w:r w:rsidRPr="00C7610D">
            <w:rPr>
              <w:rFonts w:ascii="Arial" w:hAnsi="Arial" w:cs="Arial"/>
              <w:b/>
              <w:sz w:val="16"/>
              <w:szCs w:val="14"/>
            </w:rPr>
            <w:t>Référence</w:t>
          </w:r>
        </w:p>
      </w:tc>
      <w:tc>
        <w:tcPr>
          <w:tcW w:w="1535" w:type="dxa"/>
          <w:shd w:val="clear" w:color="auto" w:fill="F3F3F3"/>
        </w:tcPr>
        <w:p w:rsidR="00C7610D" w:rsidRPr="00C7610D" w:rsidRDefault="00C7610D" w:rsidP="00921425">
          <w:pPr>
            <w:pStyle w:val="Pieddepage"/>
            <w:jc w:val="center"/>
            <w:rPr>
              <w:rFonts w:ascii="Arial" w:hAnsi="Arial" w:cs="Arial"/>
              <w:b/>
              <w:sz w:val="16"/>
              <w:szCs w:val="14"/>
            </w:rPr>
          </w:pPr>
          <w:r w:rsidRPr="00C7610D">
            <w:rPr>
              <w:rFonts w:ascii="Arial" w:hAnsi="Arial" w:cs="Arial"/>
              <w:b/>
              <w:sz w:val="16"/>
              <w:szCs w:val="14"/>
            </w:rPr>
            <w:t>Contact</w:t>
          </w:r>
        </w:p>
      </w:tc>
      <w:tc>
        <w:tcPr>
          <w:tcW w:w="1536" w:type="dxa"/>
          <w:shd w:val="clear" w:color="auto" w:fill="F3F3F3"/>
        </w:tcPr>
        <w:p w:rsidR="00C7610D" w:rsidRPr="00C7610D" w:rsidRDefault="00C7610D" w:rsidP="00921425">
          <w:pPr>
            <w:pStyle w:val="Pieddepage"/>
            <w:jc w:val="center"/>
            <w:rPr>
              <w:rFonts w:ascii="Arial" w:hAnsi="Arial" w:cs="Arial"/>
              <w:b/>
              <w:sz w:val="16"/>
              <w:szCs w:val="14"/>
            </w:rPr>
          </w:pPr>
          <w:r w:rsidRPr="00C7610D">
            <w:rPr>
              <w:rFonts w:ascii="Arial" w:hAnsi="Arial" w:cs="Arial"/>
              <w:b/>
              <w:sz w:val="16"/>
              <w:szCs w:val="14"/>
            </w:rPr>
            <w:t>Version</w:t>
          </w:r>
        </w:p>
      </w:tc>
      <w:tc>
        <w:tcPr>
          <w:tcW w:w="1536" w:type="dxa"/>
          <w:shd w:val="clear" w:color="auto" w:fill="F3F3F3"/>
        </w:tcPr>
        <w:p w:rsidR="00C7610D" w:rsidRPr="00C7610D" w:rsidRDefault="00C7610D" w:rsidP="00921425">
          <w:pPr>
            <w:pStyle w:val="Pieddepage"/>
            <w:jc w:val="center"/>
            <w:rPr>
              <w:rFonts w:ascii="Arial" w:hAnsi="Arial" w:cs="Arial"/>
              <w:b/>
              <w:sz w:val="16"/>
              <w:szCs w:val="14"/>
            </w:rPr>
          </w:pPr>
          <w:r w:rsidRPr="00C7610D">
            <w:rPr>
              <w:rFonts w:ascii="Arial" w:hAnsi="Arial" w:cs="Arial"/>
              <w:b/>
              <w:sz w:val="16"/>
              <w:szCs w:val="14"/>
            </w:rPr>
            <w:t>Date</w:t>
          </w:r>
        </w:p>
      </w:tc>
      <w:tc>
        <w:tcPr>
          <w:tcW w:w="1536" w:type="dxa"/>
          <w:shd w:val="clear" w:color="auto" w:fill="F3F3F3"/>
        </w:tcPr>
        <w:p w:rsidR="00C7610D" w:rsidRPr="00C7610D" w:rsidRDefault="00C7610D" w:rsidP="00921425">
          <w:pPr>
            <w:pStyle w:val="Pieddepage"/>
            <w:jc w:val="center"/>
            <w:rPr>
              <w:rFonts w:ascii="Arial" w:hAnsi="Arial" w:cs="Arial"/>
              <w:b/>
              <w:sz w:val="16"/>
              <w:szCs w:val="14"/>
            </w:rPr>
          </w:pPr>
          <w:r w:rsidRPr="00C7610D">
            <w:rPr>
              <w:rFonts w:ascii="Arial" w:hAnsi="Arial" w:cs="Arial"/>
              <w:b/>
              <w:sz w:val="16"/>
              <w:szCs w:val="14"/>
            </w:rPr>
            <w:t>Pages</w:t>
          </w:r>
        </w:p>
      </w:tc>
    </w:tr>
    <w:tr w:rsidR="00C7610D" w:rsidTr="00C7610D">
      <w:tc>
        <w:tcPr>
          <w:tcW w:w="1455" w:type="dxa"/>
          <w:vAlign w:val="center"/>
        </w:tcPr>
        <w:p w:rsidR="00C7610D" w:rsidRPr="00C7610D" w:rsidRDefault="00C7610D" w:rsidP="00921425">
          <w:pPr>
            <w:pStyle w:val="Pieddepage"/>
            <w:jc w:val="center"/>
            <w:rPr>
              <w:rFonts w:ascii="Arial" w:hAnsi="Arial" w:cs="Arial"/>
              <w:sz w:val="16"/>
              <w:szCs w:val="14"/>
            </w:rPr>
          </w:pPr>
        </w:p>
      </w:tc>
      <w:tc>
        <w:tcPr>
          <w:tcW w:w="1535" w:type="dxa"/>
          <w:vAlign w:val="center"/>
        </w:tcPr>
        <w:p w:rsidR="00C7610D" w:rsidRPr="00C7610D" w:rsidRDefault="00C7610D" w:rsidP="00921425">
          <w:pPr>
            <w:pStyle w:val="Pieddepage"/>
            <w:jc w:val="center"/>
            <w:rPr>
              <w:rFonts w:ascii="Arial" w:hAnsi="Arial" w:cs="Arial"/>
              <w:sz w:val="16"/>
              <w:szCs w:val="14"/>
            </w:rPr>
          </w:pPr>
        </w:p>
      </w:tc>
      <w:tc>
        <w:tcPr>
          <w:tcW w:w="1536" w:type="dxa"/>
          <w:vAlign w:val="center"/>
        </w:tcPr>
        <w:p w:rsidR="00C7610D" w:rsidRPr="00C7610D" w:rsidRDefault="00C7610D" w:rsidP="00C7610D">
          <w:pPr>
            <w:pStyle w:val="Pieddepage"/>
            <w:jc w:val="center"/>
            <w:rPr>
              <w:rFonts w:ascii="Arial" w:hAnsi="Arial" w:cs="Arial"/>
              <w:sz w:val="16"/>
              <w:szCs w:val="14"/>
            </w:rPr>
          </w:pPr>
          <w:r w:rsidRPr="00C7610D">
            <w:rPr>
              <w:rFonts w:ascii="Arial" w:hAnsi="Arial" w:cs="Arial"/>
              <w:sz w:val="16"/>
              <w:szCs w:val="14"/>
            </w:rPr>
            <w:t>0.7</w:t>
          </w:r>
        </w:p>
      </w:tc>
      <w:tc>
        <w:tcPr>
          <w:tcW w:w="1536" w:type="dxa"/>
          <w:vAlign w:val="center"/>
        </w:tcPr>
        <w:p w:rsidR="00C7610D" w:rsidRPr="00C7610D" w:rsidRDefault="00C7610D">
          <w:pPr>
            <w:pStyle w:val="Pieddepage"/>
            <w:jc w:val="center"/>
            <w:rPr>
              <w:rFonts w:ascii="Arial" w:hAnsi="Arial" w:cs="Arial"/>
              <w:color w:val="003366"/>
              <w:sz w:val="16"/>
              <w:szCs w:val="14"/>
            </w:rPr>
          </w:pPr>
          <w:r w:rsidRPr="00C7610D">
            <w:rPr>
              <w:rFonts w:ascii="Arial" w:hAnsi="Arial" w:cs="Arial"/>
              <w:sz w:val="16"/>
              <w:szCs w:val="14"/>
            </w:rPr>
            <w:t>22/04/2013</w:t>
          </w:r>
        </w:p>
      </w:tc>
      <w:tc>
        <w:tcPr>
          <w:tcW w:w="1536" w:type="dxa"/>
          <w:vAlign w:val="center"/>
        </w:tcPr>
        <w:p w:rsidR="00C7610D" w:rsidRPr="00C7610D" w:rsidRDefault="00D276D8" w:rsidP="00921425">
          <w:pPr>
            <w:pStyle w:val="Pieddepage"/>
            <w:jc w:val="center"/>
            <w:rPr>
              <w:rFonts w:ascii="Arial" w:hAnsi="Arial" w:cs="Arial"/>
              <w:sz w:val="16"/>
              <w:szCs w:val="14"/>
            </w:rPr>
          </w:pPr>
          <w:fldSimple w:instr=" NUMPAGES   \* MERGEFORMAT ">
            <w:r w:rsidR="00C156AC" w:rsidRPr="00C156AC">
              <w:rPr>
                <w:rFonts w:ascii="Arial" w:hAnsi="Arial" w:cs="Arial"/>
                <w:noProof/>
                <w:sz w:val="16"/>
                <w:szCs w:val="14"/>
              </w:rPr>
              <w:t>50</w:t>
            </w:r>
          </w:fldSimple>
        </w:p>
      </w:tc>
    </w:tr>
  </w:tbl>
  <w:p w:rsidR="00C7610D" w:rsidRDefault="00C7610D">
    <w:pPr>
      <w:pStyle w:val="Pieddepage"/>
    </w:pPr>
    <w:r>
      <w:tab/>
    </w:r>
    <w:r>
      <w:tab/>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10D" w:rsidRPr="00257D26" w:rsidRDefault="00C7610D" w:rsidP="00921425">
    <w:pPr>
      <w:pStyle w:val="Pieddepage"/>
      <w:pBdr>
        <w:top w:val="single" w:sz="6" w:space="1" w:color="auto"/>
      </w:pBdr>
      <w:jc w:val="center"/>
      <w:rPr>
        <w:rFonts w:ascii="Verdana" w:hAnsi="Verdana"/>
        <w:iCs/>
        <w:color w:val="333333"/>
        <w:sz w:val="16"/>
        <w:szCs w:val="16"/>
      </w:rPr>
    </w:pPr>
    <w:r>
      <w:rPr>
        <w:rFonts w:ascii="Verdana" w:hAnsi="Verdana"/>
        <w:iCs/>
        <w:color w:val="333333"/>
        <w:sz w:val="16"/>
        <w:szCs w:val="16"/>
      </w:rPr>
      <w:t>SIEGE SOCIAL : 45</w:t>
    </w:r>
    <w:r w:rsidRPr="00257D26">
      <w:rPr>
        <w:rFonts w:ascii="Verdana" w:hAnsi="Verdana"/>
        <w:iCs/>
        <w:color w:val="333333"/>
        <w:sz w:val="16"/>
        <w:szCs w:val="16"/>
      </w:rPr>
      <w:t xml:space="preserve"> impasse </w:t>
    </w:r>
    <w:r>
      <w:rPr>
        <w:rFonts w:ascii="Verdana" w:hAnsi="Verdana"/>
        <w:iCs/>
        <w:color w:val="333333"/>
        <w:sz w:val="16"/>
        <w:szCs w:val="16"/>
      </w:rPr>
      <w:t>de la draille – P.A.</w:t>
    </w:r>
    <w:r w:rsidRPr="00257D26">
      <w:rPr>
        <w:rFonts w:ascii="Verdana" w:hAnsi="Verdana"/>
        <w:iCs/>
        <w:color w:val="333333"/>
        <w:sz w:val="16"/>
        <w:szCs w:val="16"/>
      </w:rPr>
      <w:t xml:space="preserve"> </w:t>
    </w:r>
    <w:smartTag w:uri="urn:schemas-microsoft-com:office:smarttags" w:element="PersonName">
      <w:smartTagPr>
        <w:attr w:name="ProductID" w:val="La Duranne"/>
      </w:smartTagPr>
      <w:r w:rsidRPr="00257D26">
        <w:rPr>
          <w:rFonts w:ascii="Verdana" w:hAnsi="Verdana"/>
          <w:iCs/>
          <w:color w:val="333333"/>
          <w:sz w:val="16"/>
          <w:szCs w:val="16"/>
        </w:rPr>
        <w:t xml:space="preserve">La </w:t>
      </w:r>
      <w:proofErr w:type="spellStart"/>
      <w:r w:rsidRPr="00257D26">
        <w:rPr>
          <w:rFonts w:ascii="Verdana" w:hAnsi="Verdana"/>
          <w:iCs/>
          <w:color w:val="333333"/>
          <w:sz w:val="16"/>
          <w:szCs w:val="16"/>
        </w:rPr>
        <w:t>Duranne</w:t>
      </w:r>
    </w:smartTag>
    <w:proofErr w:type="spellEnd"/>
    <w:r w:rsidRPr="00257D26">
      <w:rPr>
        <w:rFonts w:ascii="Verdana" w:hAnsi="Verdana"/>
        <w:iCs/>
        <w:color w:val="333333"/>
        <w:sz w:val="16"/>
        <w:szCs w:val="16"/>
      </w:rPr>
      <w:t xml:space="preserve"> </w:t>
    </w:r>
    <w:r>
      <w:rPr>
        <w:rFonts w:ascii="Verdana" w:hAnsi="Verdana"/>
        <w:iCs/>
        <w:color w:val="333333"/>
        <w:sz w:val="16"/>
        <w:szCs w:val="16"/>
      </w:rPr>
      <w:t xml:space="preserve">- 13857 AIX EN PROVENCE CEDEX 3 - </w:t>
    </w:r>
    <w:r w:rsidRPr="00257D26">
      <w:rPr>
        <w:rFonts w:ascii="Verdana" w:hAnsi="Verdana"/>
        <w:iCs/>
        <w:color w:val="333333"/>
        <w:sz w:val="16"/>
        <w:szCs w:val="16"/>
      </w:rPr>
      <w:t>FRANCE</w:t>
    </w:r>
  </w:p>
  <w:p w:rsidR="00C7610D" w:rsidRPr="00257D26" w:rsidRDefault="00C7610D" w:rsidP="00921425">
    <w:pPr>
      <w:pStyle w:val="Pieddepage"/>
      <w:pBdr>
        <w:top w:val="single" w:sz="6" w:space="1" w:color="auto"/>
      </w:pBdr>
      <w:jc w:val="center"/>
      <w:rPr>
        <w:rFonts w:ascii="Verdana" w:hAnsi="Verdana"/>
        <w:iCs/>
        <w:color w:val="333333"/>
        <w:sz w:val="16"/>
        <w:szCs w:val="16"/>
      </w:rPr>
    </w:pPr>
    <w:r w:rsidRPr="00257D26">
      <w:rPr>
        <w:rFonts w:ascii="Verdana" w:hAnsi="Verdana"/>
        <w:iCs/>
        <w:color w:val="333333"/>
        <w:sz w:val="16"/>
        <w:szCs w:val="16"/>
      </w:rPr>
      <w:t xml:space="preserve">Tél. : </w:t>
    </w:r>
    <w:r>
      <w:rPr>
        <w:rFonts w:ascii="Verdana" w:hAnsi="Verdana"/>
        <w:iCs/>
        <w:color w:val="333333"/>
        <w:sz w:val="16"/>
        <w:szCs w:val="16"/>
      </w:rPr>
      <w:t>+33 (0)4-</w:t>
    </w:r>
    <w:r w:rsidRPr="00257D26">
      <w:rPr>
        <w:rFonts w:ascii="Verdana" w:hAnsi="Verdana"/>
        <w:iCs/>
        <w:color w:val="333333"/>
        <w:sz w:val="16"/>
        <w:szCs w:val="16"/>
      </w:rPr>
      <w:t>42-90-82-82</w:t>
    </w:r>
    <w:r>
      <w:rPr>
        <w:rFonts w:ascii="Verdana" w:hAnsi="Verdana"/>
        <w:iCs/>
        <w:color w:val="333333"/>
        <w:sz w:val="16"/>
        <w:szCs w:val="16"/>
      </w:rPr>
      <w:t xml:space="preserve"> / Fax : +33 (</w:t>
    </w:r>
    <w:r w:rsidRPr="00257D26">
      <w:rPr>
        <w:rFonts w:ascii="Verdana" w:hAnsi="Verdana"/>
        <w:iCs/>
        <w:color w:val="333333"/>
        <w:sz w:val="16"/>
        <w:szCs w:val="16"/>
      </w:rPr>
      <w:t>0</w:t>
    </w:r>
    <w:r>
      <w:rPr>
        <w:rFonts w:ascii="Verdana" w:hAnsi="Verdana"/>
        <w:iCs/>
        <w:color w:val="333333"/>
        <w:sz w:val="16"/>
        <w:szCs w:val="16"/>
      </w:rPr>
      <w:t>)</w:t>
    </w:r>
    <w:r w:rsidRPr="00257D26">
      <w:rPr>
        <w:rFonts w:ascii="Verdana" w:hAnsi="Verdana"/>
        <w:iCs/>
        <w:color w:val="333333"/>
        <w:sz w:val="16"/>
        <w:szCs w:val="16"/>
      </w:rPr>
      <w:t xml:space="preserve">4-42-90-82-80 </w:t>
    </w:r>
    <w:r>
      <w:rPr>
        <w:rFonts w:ascii="Verdana" w:hAnsi="Verdana"/>
        <w:iCs/>
        <w:color w:val="333333"/>
        <w:sz w:val="16"/>
        <w:szCs w:val="16"/>
      </w:rPr>
      <w:t>/ Email : contact@diginext.fr</w:t>
    </w:r>
  </w:p>
  <w:p w:rsidR="00C7610D" w:rsidRPr="00A33D23" w:rsidRDefault="00C7610D" w:rsidP="00921425">
    <w:pPr>
      <w:pStyle w:val="Pieddepage"/>
      <w:pBdr>
        <w:top w:val="single" w:sz="6" w:space="1" w:color="auto"/>
      </w:pBdr>
      <w:jc w:val="center"/>
      <w:rPr>
        <w:rFonts w:ascii="Verdana" w:hAnsi="Verdana"/>
        <w:iCs/>
        <w:color w:val="333333"/>
        <w:sz w:val="16"/>
        <w:szCs w:val="16"/>
      </w:rPr>
    </w:pPr>
    <w:r w:rsidRPr="00257D26">
      <w:rPr>
        <w:rFonts w:ascii="Verdana" w:hAnsi="Verdana"/>
        <w:color w:val="333333"/>
        <w:sz w:val="16"/>
        <w:szCs w:val="16"/>
      </w:rPr>
      <w:t xml:space="preserve">SARL AU CAPITAL DE  </w:t>
    </w:r>
    <w:r>
      <w:rPr>
        <w:rFonts w:ascii="Verdana" w:hAnsi="Verdana"/>
        <w:color w:val="333333"/>
        <w:sz w:val="16"/>
        <w:szCs w:val="16"/>
      </w:rPr>
      <w:t>3 295 125</w:t>
    </w:r>
    <w:r w:rsidRPr="00257D26">
      <w:rPr>
        <w:rFonts w:ascii="Verdana" w:hAnsi="Verdana"/>
        <w:color w:val="333333"/>
        <w:sz w:val="16"/>
        <w:szCs w:val="16"/>
      </w:rPr>
      <w:t xml:space="preserve"> Euros  -  RCS AIX B: 408 225 845  -  Siret 408 225 845 00044  -  NAF 6202A</w:t>
    </w:r>
  </w:p>
  <w:p w:rsidR="00C7610D" w:rsidRDefault="00C7610D">
    <w:pPr>
      <w:pStyle w:val="Pieddepage"/>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EE2A1F" w:rsidRDefault="00EE2A1F" w:rsidP="00DC78B5">
      <w:r>
        <w:separator/>
      </w:r>
    </w:p>
  </w:footnote>
  <w:footnote w:type="continuationSeparator" w:id="0">
    <w:p w:rsidR="00EE2A1F" w:rsidRDefault="00EE2A1F" w:rsidP="00DC78B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10D" w:rsidRDefault="00C7610D">
    <w:pPr>
      <w:pStyle w:val="En-tte"/>
    </w:pPr>
    <w:r>
      <w:rPr>
        <w:noProof/>
        <w:lang w:eastAsia="fr-FR"/>
      </w:rPr>
      <w:drawing>
        <wp:anchor distT="0" distB="0" distL="114300" distR="114300" simplePos="0" relativeHeight="251660288" behindDoc="1" locked="0" layoutInCell="1" allowOverlap="1">
          <wp:simplePos x="0" y="0"/>
          <wp:positionH relativeFrom="column">
            <wp:posOffset>-290195</wp:posOffset>
          </wp:positionH>
          <wp:positionV relativeFrom="paragraph">
            <wp:posOffset>-135255</wp:posOffset>
          </wp:positionV>
          <wp:extent cx="3381375" cy="609600"/>
          <wp:effectExtent l="19050" t="0" r="9525" b="0"/>
          <wp:wrapTight wrapText="bothSides">
            <wp:wrapPolygon edited="0">
              <wp:start x="-122" y="0"/>
              <wp:lineTo x="-122" y="20925"/>
              <wp:lineTo x="21661" y="20925"/>
              <wp:lineTo x="21661" y="0"/>
              <wp:lineTo x="-122" y="0"/>
            </wp:wrapPolygon>
          </wp:wrapTight>
          <wp:docPr id="57" name="Image 2"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IGINEXT-LDT"/>
                  <pic:cNvPicPr>
                    <a:picLocks noChangeAspect="1" noChangeArrowheads="1"/>
                  </pic:cNvPicPr>
                </pic:nvPicPr>
                <pic:blipFill>
                  <a:blip r:embed="rId1"/>
                  <a:srcRect/>
                  <a:stretch>
                    <a:fillRect/>
                  </a:stretch>
                </pic:blipFill>
                <pic:spPr bwMode="auto">
                  <a:xfrm>
                    <a:off x="0" y="0"/>
                    <a:ext cx="3381375" cy="609600"/>
                  </a:xfrm>
                  <a:prstGeom prst="rect">
                    <a:avLst/>
                  </a:prstGeom>
                  <a:noFill/>
                  <a:ln w="9525">
                    <a:noFill/>
                    <a:miter lim="800000"/>
                    <a:headEnd/>
                    <a:tailEnd/>
                  </a:ln>
                </pic:spPr>
              </pic:pic>
            </a:graphicData>
          </a:graphic>
        </wp:anchor>
      </w:drawing>
    </w:r>
    <w:r w:rsidR="00D276D8">
      <w:rPr>
        <w:noProof/>
        <w:lang w:eastAsia="fr-FR"/>
      </w:rPr>
      <w:pict>
        <v:line id="_x0000_s20483" style="position:absolute;left:0;text-align:left;z-index:251661312;mso-position-horizontal-relative:text;mso-position-vertical-relative:text" from="-421.8pt,51.05pt" to="541.2pt,51.05pt" strokecolor="#f37d00" strokeweight="4pt"/>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C7610D" w:rsidRDefault="00C7610D">
    <w:pPr>
      <w:pStyle w:val="En-tte"/>
    </w:pPr>
    <w:r>
      <w:rPr>
        <w:noProof/>
        <w:lang w:eastAsia="fr-FR"/>
      </w:rPr>
      <w:drawing>
        <wp:anchor distT="0" distB="0" distL="114300" distR="114300" simplePos="0" relativeHeight="251659264" behindDoc="1" locked="0" layoutInCell="1" allowOverlap="1">
          <wp:simplePos x="0" y="0"/>
          <wp:positionH relativeFrom="column">
            <wp:posOffset>557530</wp:posOffset>
          </wp:positionH>
          <wp:positionV relativeFrom="paragraph">
            <wp:posOffset>207645</wp:posOffset>
          </wp:positionV>
          <wp:extent cx="4276725" cy="771525"/>
          <wp:effectExtent l="19050" t="0" r="9525" b="0"/>
          <wp:wrapTight wrapText="bothSides">
            <wp:wrapPolygon edited="0">
              <wp:start x="-96" y="0"/>
              <wp:lineTo x="-96" y="21333"/>
              <wp:lineTo x="21648" y="21333"/>
              <wp:lineTo x="21648" y="0"/>
              <wp:lineTo x="-96" y="0"/>
            </wp:wrapPolygon>
          </wp:wrapTight>
          <wp:docPr id="26" name="Image 1" descr="DIGINEXT-LD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GINEXT-LDT"/>
                  <pic:cNvPicPr>
                    <a:picLocks noChangeAspect="1" noChangeArrowheads="1"/>
                  </pic:cNvPicPr>
                </pic:nvPicPr>
                <pic:blipFill>
                  <a:blip r:embed="rId1"/>
                  <a:srcRect/>
                  <a:stretch>
                    <a:fillRect/>
                  </a:stretch>
                </pic:blipFill>
                <pic:spPr bwMode="auto">
                  <a:xfrm>
                    <a:off x="0" y="0"/>
                    <a:ext cx="4276725" cy="771525"/>
                  </a:xfrm>
                  <a:prstGeom prst="rect">
                    <a:avLst/>
                  </a:prstGeom>
                  <a:noFill/>
                  <a:ln w="9525">
                    <a:noFill/>
                    <a:miter lim="800000"/>
                    <a:headEnd/>
                    <a:tailEnd/>
                  </a:ln>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E04D1"/>
    <w:multiLevelType w:val="hybridMultilevel"/>
    <w:tmpl w:val="B90A2F8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nsid w:val="01000F56"/>
    <w:multiLevelType w:val="hybridMultilevel"/>
    <w:tmpl w:val="EF040FE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018C74F1"/>
    <w:multiLevelType w:val="hybridMultilevel"/>
    <w:tmpl w:val="2FB003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03725198"/>
    <w:multiLevelType w:val="hybridMultilevel"/>
    <w:tmpl w:val="3E0264A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03D52261"/>
    <w:multiLevelType w:val="hybridMultilevel"/>
    <w:tmpl w:val="3790FF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0453148C"/>
    <w:multiLevelType w:val="hybridMultilevel"/>
    <w:tmpl w:val="7D303CA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6">
    <w:nsid w:val="04CF29D5"/>
    <w:multiLevelType w:val="hybridMultilevel"/>
    <w:tmpl w:val="839A41A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04EE52FC"/>
    <w:multiLevelType w:val="hybridMultilevel"/>
    <w:tmpl w:val="4FF01CA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nsid w:val="0B253609"/>
    <w:multiLevelType w:val="hybridMultilevel"/>
    <w:tmpl w:val="80CE063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nsid w:val="0BC356AD"/>
    <w:multiLevelType w:val="hybridMultilevel"/>
    <w:tmpl w:val="4D3C8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0F200011"/>
    <w:multiLevelType w:val="hybridMultilevel"/>
    <w:tmpl w:val="DE5CF13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nsid w:val="103038E7"/>
    <w:multiLevelType w:val="hybridMultilevel"/>
    <w:tmpl w:val="14323A6A"/>
    <w:lvl w:ilvl="0" w:tplc="040C0005">
      <w:start w:val="1"/>
      <w:numFmt w:val="bullet"/>
      <w:lvlText w:val=""/>
      <w:lvlJc w:val="left"/>
      <w:pPr>
        <w:ind w:left="1447" w:hanging="360"/>
      </w:pPr>
      <w:rPr>
        <w:rFonts w:ascii="Wingdings" w:hAnsi="Wingdings" w:hint="default"/>
      </w:rPr>
    </w:lvl>
    <w:lvl w:ilvl="1" w:tplc="040C0003" w:tentative="1">
      <w:start w:val="1"/>
      <w:numFmt w:val="bullet"/>
      <w:lvlText w:val="o"/>
      <w:lvlJc w:val="left"/>
      <w:pPr>
        <w:ind w:left="2167" w:hanging="360"/>
      </w:pPr>
      <w:rPr>
        <w:rFonts w:ascii="Courier New" w:hAnsi="Courier New" w:cs="Courier New" w:hint="default"/>
      </w:rPr>
    </w:lvl>
    <w:lvl w:ilvl="2" w:tplc="040C0005" w:tentative="1">
      <w:start w:val="1"/>
      <w:numFmt w:val="bullet"/>
      <w:lvlText w:val=""/>
      <w:lvlJc w:val="left"/>
      <w:pPr>
        <w:ind w:left="2887" w:hanging="360"/>
      </w:pPr>
      <w:rPr>
        <w:rFonts w:ascii="Wingdings" w:hAnsi="Wingdings" w:hint="default"/>
      </w:rPr>
    </w:lvl>
    <w:lvl w:ilvl="3" w:tplc="040C0001" w:tentative="1">
      <w:start w:val="1"/>
      <w:numFmt w:val="bullet"/>
      <w:lvlText w:val=""/>
      <w:lvlJc w:val="left"/>
      <w:pPr>
        <w:ind w:left="3607" w:hanging="360"/>
      </w:pPr>
      <w:rPr>
        <w:rFonts w:ascii="Symbol" w:hAnsi="Symbol" w:hint="default"/>
      </w:rPr>
    </w:lvl>
    <w:lvl w:ilvl="4" w:tplc="040C0003" w:tentative="1">
      <w:start w:val="1"/>
      <w:numFmt w:val="bullet"/>
      <w:lvlText w:val="o"/>
      <w:lvlJc w:val="left"/>
      <w:pPr>
        <w:ind w:left="4327" w:hanging="360"/>
      </w:pPr>
      <w:rPr>
        <w:rFonts w:ascii="Courier New" w:hAnsi="Courier New" w:cs="Courier New" w:hint="default"/>
      </w:rPr>
    </w:lvl>
    <w:lvl w:ilvl="5" w:tplc="040C0005" w:tentative="1">
      <w:start w:val="1"/>
      <w:numFmt w:val="bullet"/>
      <w:lvlText w:val=""/>
      <w:lvlJc w:val="left"/>
      <w:pPr>
        <w:ind w:left="5047" w:hanging="360"/>
      </w:pPr>
      <w:rPr>
        <w:rFonts w:ascii="Wingdings" w:hAnsi="Wingdings" w:hint="default"/>
      </w:rPr>
    </w:lvl>
    <w:lvl w:ilvl="6" w:tplc="040C0001" w:tentative="1">
      <w:start w:val="1"/>
      <w:numFmt w:val="bullet"/>
      <w:lvlText w:val=""/>
      <w:lvlJc w:val="left"/>
      <w:pPr>
        <w:ind w:left="5767" w:hanging="360"/>
      </w:pPr>
      <w:rPr>
        <w:rFonts w:ascii="Symbol" w:hAnsi="Symbol" w:hint="default"/>
      </w:rPr>
    </w:lvl>
    <w:lvl w:ilvl="7" w:tplc="040C0003" w:tentative="1">
      <w:start w:val="1"/>
      <w:numFmt w:val="bullet"/>
      <w:lvlText w:val="o"/>
      <w:lvlJc w:val="left"/>
      <w:pPr>
        <w:ind w:left="6487" w:hanging="360"/>
      </w:pPr>
      <w:rPr>
        <w:rFonts w:ascii="Courier New" w:hAnsi="Courier New" w:cs="Courier New" w:hint="default"/>
      </w:rPr>
    </w:lvl>
    <w:lvl w:ilvl="8" w:tplc="040C0005" w:tentative="1">
      <w:start w:val="1"/>
      <w:numFmt w:val="bullet"/>
      <w:lvlText w:val=""/>
      <w:lvlJc w:val="left"/>
      <w:pPr>
        <w:ind w:left="7207" w:hanging="360"/>
      </w:pPr>
      <w:rPr>
        <w:rFonts w:ascii="Wingdings" w:hAnsi="Wingdings" w:hint="default"/>
      </w:rPr>
    </w:lvl>
  </w:abstractNum>
  <w:abstractNum w:abstractNumId="12">
    <w:nsid w:val="109969A0"/>
    <w:multiLevelType w:val="hybridMultilevel"/>
    <w:tmpl w:val="144CF1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nsid w:val="1242115B"/>
    <w:multiLevelType w:val="hybridMultilevel"/>
    <w:tmpl w:val="B4B2A9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nsid w:val="14D97D6D"/>
    <w:multiLevelType w:val="hybridMultilevel"/>
    <w:tmpl w:val="AC70C6EA"/>
    <w:lvl w:ilvl="0" w:tplc="040C0005">
      <w:start w:val="1"/>
      <w:numFmt w:val="bullet"/>
      <w:lvlText w:val=""/>
      <w:lvlJc w:val="left"/>
      <w:pPr>
        <w:ind w:left="1068" w:hanging="360"/>
      </w:pPr>
      <w:rPr>
        <w:rFonts w:ascii="Wingdings" w:hAnsi="Wingdings"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5">
    <w:nsid w:val="15313752"/>
    <w:multiLevelType w:val="hybridMultilevel"/>
    <w:tmpl w:val="230E4A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16A61D4E"/>
    <w:multiLevelType w:val="hybridMultilevel"/>
    <w:tmpl w:val="44BC4B78"/>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3">
      <w:start w:val="1"/>
      <w:numFmt w:val="bullet"/>
      <w:lvlText w:val="o"/>
      <w:lvlJc w:val="left"/>
      <w:pPr>
        <w:ind w:left="2160" w:hanging="360"/>
      </w:pPr>
      <w:rPr>
        <w:rFonts w:ascii="Courier New" w:hAnsi="Courier New" w:cs="Courier New"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nsid w:val="173F6E8D"/>
    <w:multiLevelType w:val="hybridMultilevel"/>
    <w:tmpl w:val="DD42B432"/>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nsid w:val="18010AB6"/>
    <w:multiLevelType w:val="hybridMultilevel"/>
    <w:tmpl w:val="7C5C37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nsid w:val="1C0649C5"/>
    <w:multiLevelType w:val="hybridMultilevel"/>
    <w:tmpl w:val="70CA7EC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1C0A709A"/>
    <w:multiLevelType w:val="hybridMultilevel"/>
    <w:tmpl w:val="C83C2B8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1DB908DF"/>
    <w:multiLevelType w:val="hybridMultilevel"/>
    <w:tmpl w:val="CAA826F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nsid w:val="1EB00F7A"/>
    <w:multiLevelType w:val="hybridMultilevel"/>
    <w:tmpl w:val="FE9C64A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1F583CDA"/>
    <w:multiLevelType w:val="hybridMultilevel"/>
    <w:tmpl w:val="CA104E8C"/>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nsid w:val="1F8569CE"/>
    <w:multiLevelType w:val="hybridMultilevel"/>
    <w:tmpl w:val="A7A8819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nsid w:val="20F2186A"/>
    <w:multiLevelType w:val="hybridMultilevel"/>
    <w:tmpl w:val="BE9E6E1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nsid w:val="22403257"/>
    <w:multiLevelType w:val="hybridMultilevel"/>
    <w:tmpl w:val="E758DFA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nsid w:val="22E2668F"/>
    <w:multiLevelType w:val="hybridMultilevel"/>
    <w:tmpl w:val="71ECDE3C"/>
    <w:lvl w:ilvl="0" w:tplc="040C0003">
      <w:start w:val="1"/>
      <w:numFmt w:val="bullet"/>
      <w:lvlText w:val="o"/>
      <w:lvlJc w:val="left"/>
      <w:pPr>
        <w:ind w:left="1068" w:hanging="360"/>
      </w:pPr>
      <w:rPr>
        <w:rFonts w:ascii="Courier New" w:hAnsi="Courier New" w:cs="Courier New" w:hint="default"/>
      </w:rPr>
    </w:lvl>
    <w:lvl w:ilvl="1" w:tplc="040C0005">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8">
    <w:nsid w:val="24A21C07"/>
    <w:multiLevelType w:val="hybridMultilevel"/>
    <w:tmpl w:val="1D92AA3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nsid w:val="256540A6"/>
    <w:multiLevelType w:val="hybridMultilevel"/>
    <w:tmpl w:val="B1907EB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0">
    <w:nsid w:val="263A2C2C"/>
    <w:multiLevelType w:val="hybridMultilevel"/>
    <w:tmpl w:val="6D2A67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nsid w:val="26A67793"/>
    <w:multiLevelType w:val="hybridMultilevel"/>
    <w:tmpl w:val="E716D75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nsid w:val="28307090"/>
    <w:multiLevelType w:val="hybridMultilevel"/>
    <w:tmpl w:val="F604AB8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nsid w:val="285E4BD9"/>
    <w:multiLevelType w:val="hybridMultilevel"/>
    <w:tmpl w:val="848EA6D8"/>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34">
    <w:nsid w:val="2B102E96"/>
    <w:multiLevelType w:val="hybridMultilevel"/>
    <w:tmpl w:val="CAC45EC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nsid w:val="2E110834"/>
    <w:multiLevelType w:val="hybridMultilevel"/>
    <w:tmpl w:val="D71CD79C"/>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6">
    <w:nsid w:val="2FB02B4F"/>
    <w:multiLevelType w:val="hybridMultilevel"/>
    <w:tmpl w:val="CAD83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nsid w:val="314B5290"/>
    <w:multiLevelType w:val="hybridMultilevel"/>
    <w:tmpl w:val="CC52ECF4"/>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38">
    <w:nsid w:val="34C953BE"/>
    <w:multiLevelType w:val="hybridMultilevel"/>
    <w:tmpl w:val="4468DBF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nsid w:val="34FB38AC"/>
    <w:multiLevelType w:val="hybridMultilevel"/>
    <w:tmpl w:val="1C0EB5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nsid w:val="35A70B77"/>
    <w:multiLevelType w:val="hybridMultilevel"/>
    <w:tmpl w:val="340AF08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nsid w:val="3621400E"/>
    <w:multiLevelType w:val="hybridMultilevel"/>
    <w:tmpl w:val="335002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nsid w:val="36D849BF"/>
    <w:multiLevelType w:val="hybridMultilevel"/>
    <w:tmpl w:val="874ABD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nsid w:val="371B3621"/>
    <w:multiLevelType w:val="hybridMultilevel"/>
    <w:tmpl w:val="6750D402"/>
    <w:lvl w:ilvl="0" w:tplc="040C0005">
      <w:start w:val="1"/>
      <w:numFmt w:val="bullet"/>
      <w:lvlText w:val=""/>
      <w:lvlJc w:val="left"/>
      <w:pPr>
        <w:ind w:left="1440" w:hanging="360"/>
      </w:pPr>
      <w:rPr>
        <w:rFonts w:ascii="Wingdings" w:hAnsi="Wingdings"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4">
    <w:nsid w:val="37F74C1D"/>
    <w:multiLevelType w:val="hybridMultilevel"/>
    <w:tmpl w:val="9422559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nsid w:val="39635A98"/>
    <w:multiLevelType w:val="hybridMultilevel"/>
    <w:tmpl w:val="2C66A4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nsid w:val="3B154607"/>
    <w:multiLevelType w:val="hybridMultilevel"/>
    <w:tmpl w:val="AC7EE9F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nsid w:val="3D7745DB"/>
    <w:multiLevelType w:val="hybridMultilevel"/>
    <w:tmpl w:val="7F58DB34"/>
    <w:lvl w:ilvl="0" w:tplc="040C0003">
      <w:start w:val="1"/>
      <w:numFmt w:val="bullet"/>
      <w:lvlText w:val="o"/>
      <w:lvlJc w:val="left"/>
      <w:pPr>
        <w:ind w:left="1428" w:hanging="360"/>
      </w:pPr>
      <w:rPr>
        <w:rFonts w:ascii="Courier New" w:hAnsi="Courier New" w:cs="Courier New" w:hint="default"/>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48">
    <w:nsid w:val="3E4A5440"/>
    <w:multiLevelType w:val="hybridMultilevel"/>
    <w:tmpl w:val="08EA620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nsid w:val="3F0615DC"/>
    <w:multiLevelType w:val="hybridMultilevel"/>
    <w:tmpl w:val="6BA63BE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nsid w:val="3FB00498"/>
    <w:multiLevelType w:val="hybridMultilevel"/>
    <w:tmpl w:val="E2D0C788"/>
    <w:lvl w:ilvl="0" w:tplc="040C0005">
      <w:start w:val="1"/>
      <w:numFmt w:val="bullet"/>
      <w:lvlText w:val=""/>
      <w:lvlJc w:val="left"/>
      <w:pPr>
        <w:ind w:left="1776" w:hanging="360"/>
      </w:pPr>
      <w:rPr>
        <w:rFonts w:ascii="Wingdings" w:hAnsi="Wingdings"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1">
    <w:nsid w:val="408C71B6"/>
    <w:multiLevelType w:val="hybridMultilevel"/>
    <w:tmpl w:val="5EE87C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nsid w:val="416626B1"/>
    <w:multiLevelType w:val="hybridMultilevel"/>
    <w:tmpl w:val="707003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nsid w:val="44D557EC"/>
    <w:multiLevelType w:val="hybridMultilevel"/>
    <w:tmpl w:val="7B1A387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4">
    <w:nsid w:val="4538264C"/>
    <w:multiLevelType w:val="hybridMultilevel"/>
    <w:tmpl w:val="2B468D1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5">
    <w:nsid w:val="461A1D2A"/>
    <w:multiLevelType w:val="hybridMultilevel"/>
    <w:tmpl w:val="20D6215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nsid w:val="475F3B42"/>
    <w:multiLevelType w:val="hybridMultilevel"/>
    <w:tmpl w:val="CECABF74"/>
    <w:lvl w:ilvl="0" w:tplc="040C000B">
      <w:start w:val="1"/>
      <w:numFmt w:val="bullet"/>
      <w:lvlText w:val=""/>
      <w:lvlJc w:val="left"/>
      <w:pPr>
        <w:ind w:left="360" w:hanging="360"/>
      </w:pPr>
      <w:rPr>
        <w:rFonts w:ascii="Wingdings" w:hAnsi="Wingdings" w:hint="default"/>
      </w:rPr>
    </w:lvl>
    <w:lvl w:ilvl="1" w:tplc="040C0005">
      <w:start w:val="1"/>
      <w:numFmt w:val="bullet"/>
      <w:lvlText w:val=""/>
      <w:lvlJc w:val="left"/>
      <w:pPr>
        <w:ind w:left="1080" w:hanging="360"/>
      </w:pPr>
      <w:rPr>
        <w:rFonts w:ascii="Wingdings" w:hAnsi="Wingdings" w:hint="default"/>
      </w:rPr>
    </w:lvl>
    <w:lvl w:ilvl="2" w:tplc="040C0003">
      <w:start w:val="1"/>
      <w:numFmt w:val="bullet"/>
      <w:lvlText w:val="o"/>
      <w:lvlJc w:val="left"/>
      <w:pPr>
        <w:ind w:left="1800" w:hanging="360"/>
      </w:pPr>
      <w:rPr>
        <w:rFonts w:ascii="Courier New" w:hAnsi="Courier New" w:cs="Courier New"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nsid w:val="47E4351D"/>
    <w:multiLevelType w:val="hybridMultilevel"/>
    <w:tmpl w:val="298409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nsid w:val="485E728F"/>
    <w:multiLevelType w:val="hybridMultilevel"/>
    <w:tmpl w:val="373C4EA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nsid w:val="4B1F2C29"/>
    <w:multiLevelType w:val="hybridMultilevel"/>
    <w:tmpl w:val="B70823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nsid w:val="4B2D4ACF"/>
    <w:multiLevelType w:val="hybridMultilevel"/>
    <w:tmpl w:val="DA9880D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1">
    <w:nsid w:val="4BA547B2"/>
    <w:multiLevelType w:val="hybridMultilevel"/>
    <w:tmpl w:val="267845BA"/>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068" w:hanging="360"/>
      </w:pPr>
      <w:rPr>
        <w:rFonts w:ascii="Courier New" w:hAnsi="Courier New" w:cs="Courier New" w:hint="default"/>
      </w:rPr>
    </w:lvl>
    <w:lvl w:ilvl="2" w:tplc="040C0005" w:tentative="1">
      <w:start w:val="1"/>
      <w:numFmt w:val="bullet"/>
      <w:lvlText w:val=""/>
      <w:lvlJc w:val="left"/>
      <w:pPr>
        <w:ind w:left="1788" w:hanging="360"/>
      </w:pPr>
      <w:rPr>
        <w:rFonts w:ascii="Wingdings" w:hAnsi="Wingdings" w:hint="default"/>
      </w:rPr>
    </w:lvl>
    <w:lvl w:ilvl="3" w:tplc="040C0001" w:tentative="1">
      <w:start w:val="1"/>
      <w:numFmt w:val="bullet"/>
      <w:lvlText w:val=""/>
      <w:lvlJc w:val="left"/>
      <w:pPr>
        <w:ind w:left="2508" w:hanging="360"/>
      </w:pPr>
      <w:rPr>
        <w:rFonts w:ascii="Symbol" w:hAnsi="Symbol" w:hint="default"/>
      </w:rPr>
    </w:lvl>
    <w:lvl w:ilvl="4" w:tplc="040C0003" w:tentative="1">
      <w:start w:val="1"/>
      <w:numFmt w:val="bullet"/>
      <w:lvlText w:val="o"/>
      <w:lvlJc w:val="left"/>
      <w:pPr>
        <w:ind w:left="3228" w:hanging="360"/>
      </w:pPr>
      <w:rPr>
        <w:rFonts w:ascii="Courier New" w:hAnsi="Courier New" w:cs="Courier New" w:hint="default"/>
      </w:rPr>
    </w:lvl>
    <w:lvl w:ilvl="5" w:tplc="040C0005" w:tentative="1">
      <w:start w:val="1"/>
      <w:numFmt w:val="bullet"/>
      <w:lvlText w:val=""/>
      <w:lvlJc w:val="left"/>
      <w:pPr>
        <w:ind w:left="3948" w:hanging="360"/>
      </w:pPr>
      <w:rPr>
        <w:rFonts w:ascii="Wingdings" w:hAnsi="Wingdings" w:hint="default"/>
      </w:rPr>
    </w:lvl>
    <w:lvl w:ilvl="6" w:tplc="040C0001" w:tentative="1">
      <w:start w:val="1"/>
      <w:numFmt w:val="bullet"/>
      <w:lvlText w:val=""/>
      <w:lvlJc w:val="left"/>
      <w:pPr>
        <w:ind w:left="4668" w:hanging="360"/>
      </w:pPr>
      <w:rPr>
        <w:rFonts w:ascii="Symbol" w:hAnsi="Symbol" w:hint="default"/>
      </w:rPr>
    </w:lvl>
    <w:lvl w:ilvl="7" w:tplc="040C0003" w:tentative="1">
      <w:start w:val="1"/>
      <w:numFmt w:val="bullet"/>
      <w:lvlText w:val="o"/>
      <w:lvlJc w:val="left"/>
      <w:pPr>
        <w:ind w:left="5388" w:hanging="360"/>
      </w:pPr>
      <w:rPr>
        <w:rFonts w:ascii="Courier New" w:hAnsi="Courier New" w:cs="Courier New" w:hint="default"/>
      </w:rPr>
    </w:lvl>
    <w:lvl w:ilvl="8" w:tplc="040C0005" w:tentative="1">
      <w:start w:val="1"/>
      <w:numFmt w:val="bullet"/>
      <w:lvlText w:val=""/>
      <w:lvlJc w:val="left"/>
      <w:pPr>
        <w:ind w:left="6108" w:hanging="360"/>
      </w:pPr>
      <w:rPr>
        <w:rFonts w:ascii="Wingdings" w:hAnsi="Wingdings" w:hint="default"/>
      </w:rPr>
    </w:lvl>
  </w:abstractNum>
  <w:abstractNum w:abstractNumId="62">
    <w:nsid w:val="4C1337F7"/>
    <w:multiLevelType w:val="hybridMultilevel"/>
    <w:tmpl w:val="CD8AAE1A"/>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nsid w:val="4E747D6F"/>
    <w:multiLevelType w:val="multilevel"/>
    <w:tmpl w:val="61F6B5BC"/>
    <w:lvl w:ilvl="0">
      <w:start w:val="1"/>
      <w:numFmt w:val="decimal"/>
      <w:pStyle w:val="Titre1"/>
      <w:lvlText w:val="%1."/>
      <w:lvlJc w:val="left"/>
      <w:pPr>
        <w:tabs>
          <w:tab w:val="num" w:pos="720"/>
        </w:tabs>
        <w:ind w:left="360" w:hanging="360"/>
      </w:pPr>
    </w:lvl>
    <w:lvl w:ilvl="1">
      <w:start w:val="1"/>
      <w:numFmt w:val="decimal"/>
      <w:pStyle w:val="Titre2"/>
      <w:lvlText w:val="%1.%2."/>
      <w:lvlJc w:val="left"/>
      <w:pPr>
        <w:tabs>
          <w:tab w:val="num" w:pos="1724"/>
        </w:tabs>
        <w:ind w:left="716" w:hanging="432"/>
      </w:pPr>
    </w:lvl>
    <w:lvl w:ilvl="2">
      <w:start w:val="1"/>
      <w:numFmt w:val="decimal"/>
      <w:pStyle w:val="Titre3"/>
      <w:lvlText w:val="%1.%2.%3."/>
      <w:lvlJc w:val="left"/>
      <w:pPr>
        <w:tabs>
          <w:tab w:val="num" w:pos="2520"/>
        </w:tabs>
        <w:ind w:left="1224" w:hanging="504"/>
      </w:pPr>
    </w:lvl>
    <w:lvl w:ilvl="3">
      <w:start w:val="1"/>
      <w:numFmt w:val="decimal"/>
      <w:pStyle w:val="Titre4"/>
      <w:lvlText w:val="%1.%2.%3.%4."/>
      <w:lvlJc w:val="left"/>
      <w:pPr>
        <w:tabs>
          <w:tab w:val="num" w:pos="3600"/>
        </w:tabs>
        <w:ind w:left="1728" w:hanging="648"/>
      </w:pPr>
    </w:lvl>
    <w:lvl w:ilvl="4">
      <w:start w:val="1"/>
      <w:numFmt w:val="decimal"/>
      <w:lvlText w:val="%1.%2.%3.%4.%5."/>
      <w:lvlJc w:val="left"/>
      <w:pPr>
        <w:tabs>
          <w:tab w:val="num" w:pos="4320"/>
        </w:tabs>
        <w:ind w:left="2232" w:hanging="792"/>
      </w:pPr>
    </w:lvl>
    <w:lvl w:ilvl="5">
      <w:start w:val="1"/>
      <w:numFmt w:val="decimal"/>
      <w:lvlText w:val="%1.%2.%3.%4.%5.%6."/>
      <w:lvlJc w:val="left"/>
      <w:pPr>
        <w:tabs>
          <w:tab w:val="num" w:pos="5400"/>
        </w:tabs>
        <w:ind w:left="2736" w:hanging="936"/>
      </w:pPr>
    </w:lvl>
    <w:lvl w:ilvl="6">
      <w:start w:val="1"/>
      <w:numFmt w:val="decimal"/>
      <w:lvlText w:val="%1.%2.%3.%4.%5.%6.%7."/>
      <w:lvlJc w:val="left"/>
      <w:pPr>
        <w:tabs>
          <w:tab w:val="num" w:pos="6120"/>
        </w:tabs>
        <w:ind w:left="3240" w:hanging="1080"/>
      </w:pPr>
    </w:lvl>
    <w:lvl w:ilvl="7">
      <w:start w:val="1"/>
      <w:numFmt w:val="decimal"/>
      <w:lvlText w:val="%1.%2.%3.%4.%5.%6.%7.%8."/>
      <w:lvlJc w:val="left"/>
      <w:pPr>
        <w:tabs>
          <w:tab w:val="num" w:pos="7200"/>
        </w:tabs>
        <w:ind w:left="3744" w:hanging="1224"/>
      </w:pPr>
    </w:lvl>
    <w:lvl w:ilvl="8">
      <w:start w:val="1"/>
      <w:numFmt w:val="decimal"/>
      <w:lvlText w:val="%1.%2.%3.%4.%5.%6.%7.%8.%9."/>
      <w:lvlJc w:val="left"/>
      <w:pPr>
        <w:tabs>
          <w:tab w:val="num" w:pos="7920"/>
        </w:tabs>
        <w:ind w:left="4320" w:hanging="1440"/>
      </w:pPr>
    </w:lvl>
  </w:abstractNum>
  <w:abstractNum w:abstractNumId="64">
    <w:nsid w:val="50796964"/>
    <w:multiLevelType w:val="hybridMultilevel"/>
    <w:tmpl w:val="BDA2A130"/>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5">
    <w:nsid w:val="528036C9"/>
    <w:multiLevelType w:val="hybridMultilevel"/>
    <w:tmpl w:val="5996421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nsid w:val="535F2FEA"/>
    <w:multiLevelType w:val="hybridMultilevel"/>
    <w:tmpl w:val="CBA636C0"/>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67">
    <w:nsid w:val="536A3F7F"/>
    <w:multiLevelType w:val="hybridMultilevel"/>
    <w:tmpl w:val="8BF001E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nsid w:val="546576CF"/>
    <w:multiLevelType w:val="hybridMultilevel"/>
    <w:tmpl w:val="A39064F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nsid w:val="554D33D6"/>
    <w:multiLevelType w:val="hybridMultilevel"/>
    <w:tmpl w:val="70D89F2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nsid w:val="58B154DE"/>
    <w:multiLevelType w:val="hybridMultilevel"/>
    <w:tmpl w:val="10C6DFD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nsid w:val="58D40414"/>
    <w:multiLevelType w:val="hybridMultilevel"/>
    <w:tmpl w:val="64B2889C"/>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2">
    <w:nsid w:val="5AD865BA"/>
    <w:multiLevelType w:val="hybridMultilevel"/>
    <w:tmpl w:val="0380839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3">
    <w:nsid w:val="5C18559C"/>
    <w:multiLevelType w:val="hybridMultilevel"/>
    <w:tmpl w:val="3814B364"/>
    <w:lvl w:ilvl="0" w:tplc="040C0003">
      <w:start w:val="1"/>
      <w:numFmt w:val="bullet"/>
      <w:lvlText w:val="o"/>
      <w:lvlJc w:val="left"/>
      <w:pPr>
        <w:ind w:left="2160" w:hanging="360"/>
      </w:pPr>
      <w:rPr>
        <w:rFonts w:ascii="Courier New" w:hAnsi="Courier New" w:cs="Courier New" w:hint="default"/>
      </w:rPr>
    </w:lvl>
    <w:lvl w:ilvl="1" w:tplc="040C0003" w:tentative="1">
      <w:start w:val="1"/>
      <w:numFmt w:val="bullet"/>
      <w:lvlText w:val="o"/>
      <w:lvlJc w:val="left"/>
      <w:pPr>
        <w:ind w:left="2880" w:hanging="360"/>
      </w:pPr>
      <w:rPr>
        <w:rFonts w:ascii="Courier New" w:hAnsi="Courier New" w:cs="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cs="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cs="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74">
    <w:nsid w:val="5F521F25"/>
    <w:multiLevelType w:val="multilevel"/>
    <w:tmpl w:val="236E885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nsid w:val="63267C91"/>
    <w:multiLevelType w:val="hybridMultilevel"/>
    <w:tmpl w:val="6AD03EF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nsid w:val="645B346F"/>
    <w:multiLevelType w:val="hybridMultilevel"/>
    <w:tmpl w:val="682A9B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7">
    <w:nsid w:val="65C62184"/>
    <w:multiLevelType w:val="hybridMultilevel"/>
    <w:tmpl w:val="0D6AF4D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8">
    <w:nsid w:val="662F74F7"/>
    <w:multiLevelType w:val="hybridMultilevel"/>
    <w:tmpl w:val="ABDC83C8"/>
    <w:lvl w:ilvl="0" w:tplc="040C0003">
      <w:start w:val="1"/>
      <w:numFmt w:val="bullet"/>
      <w:lvlText w:val="o"/>
      <w:lvlJc w:val="left"/>
      <w:pPr>
        <w:ind w:left="1428" w:hanging="360"/>
      </w:pPr>
      <w:rPr>
        <w:rFonts w:ascii="Courier New" w:hAnsi="Courier New" w:cs="Courier New" w:hint="default"/>
      </w:rPr>
    </w:lvl>
    <w:lvl w:ilvl="1" w:tplc="040C0003">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79">
    <w:nsid w:val="665A47D0"/>
    <w:multiLevelType w:val="hybridMultilevel"/>
    <w:tmpl w:val="79EEFC78"/>
    <w:lvl w:ilvl="0" w:tplc="040C0003">
      <w:start w:val="1"/>
      <w:numFmt w:val="bullet"/>
      <w:lvlText w:val="o"/>
      <w:lvlJc w:val="left"/>
      <w:pPr>
        <w:ind w:left="1446" w:hanging="360"/>
      </w:pPr>
      <w:rPr>
        <w:rFonts w:ascii="Courier New" w:hAnsi="Courier New" w:cs="Courier New" w:hint="default"/>
      </w:rPr>
    </w:lvl>
    <w:lvl w:ilvl="1" w:tplc="040C0003" w:tentative="1">
      <w:start w:val="1"/>
      <w:numFmt w:val="bullet"/>
      <w:lvlText w:val="o"/>
      <w:lvlJc w:val="left"/>
      <w:pPr>
        <w:ind w:left="2166" w:hanging="360"/>
      </w:pPr>
      <w:rPr>
        <w:rFonts w:ascii="Courier New" w:hAnsi="Courier New" w:cs="Courier New" w:hint="default"/>
      </w:rPr>
    </w:lvl>
    <w:lvl w:ilvl="2" w:tplc="040C0005" w:tentative="1">
      <w:start w:val="1"/>
      <w:numFmt w:val="bullet"/>
      <w:lvlText w:val=""/>
      <w:lvlJc w:val="left"/>
      <w:pPr>
        <w:ind w:left="2886" w:hanging="360"/>
      </w:pPr>
      <w:rPr>
        <w:rFonts w:ascii="Wingdings" w:hAnsi="Wingdings" w:hint="default"/>
      </w:rPr>
    </w:lvl>
    <w:lvl w:ilvl="3" w:tplc="040C0001" w:tentative="1">
      <w:start w:val="1"/>
      <w:numFmt w:val="bullet"/>
      <w:lvlText w:val=""/>
      <w:lvlJc w:val="left"/>
      <w:pPr>
        <w:ind w:left="3606" w:hanging="360"/>
      </w:pPr>
      <w:rPr>
        <w:rFonts w:ascii="Symbol" w:hAnsi="Symbol" w:hint="default"/>
      </w:rPr>
    </w:lvl>
    <w:lvl w:ilvl="4" w:tplc="040C0003" w:tentative="1">
      <w:start w:val="1"/>
      <w:numFmt w:val="bullet"/>
      <w:lvlText w:val="o"/>
      <w:lvlJc w:val="left"/>
      <w:pPr>
        <w:ind w:left="4326" w:hanging="360"/>
      </w:pPr>
      <w:rPr>
        <w:rFonts w:ascii="Courier New" w:hAnsi="Courier New" w:cs="Courier New" w:hint="default"/>
      </w:rPr>
    </w:lvl>
    <w:lvl w:ilvl="5" w:tplc="040C0005" w:tentative="1">
      <w:start w:val="1"/>
      <w:numFmt w:val="bullet"/>
      <w:lvlText w:val=""/>
      <w:lvlJc w:val="left"/>
      <w:pPr>
        <w:ind w:left="5046" w:hanging="360"/>
      </w:pPr>
      <w:rPr>
        <w:rFonts w:ascii="Wingdings" w:hAnsi="Wingdings" w:hint="default"/>
      </w:rPr>
    </w:lvl>
    <w:lvl w:ilvl="6" w:tplc="040C0001" w:tentative="1">
      <w:start w:val="1"/>
      <w:numFmt w:val="bullet"/>
      <w:lvlText w:val=""/>
      <w:lvlJc w:val="left"/>
      <w:pPr>
        <w:ind w:left="5766" w:hanging="360"/>
      </w:pPr>
      <w:rPr>
        <w:rFonts w:ascii="Symbol" w:hAnsi="Symbol" w:hint="default"/>
      </w:rPr>
    </w:lvl>
    <w:lvl w:ilvl="7" w:tplc="040C0003" w:tentative="1">
      <w:start w:val="1"/>
      <w:numFmt w:val="bullet"/>
      <w:lvlText w:val="o"/>
      <w:lvlJc w:val="left"/>
      <w:pPr>
        <w:ind w:left="6486" w:hanging="360"/>
      </w:pPr>
      <w:rPr>
        <w:rFonts w:ascii="Courier New" w:hAnsi="Courier New" w:cs="Courier New" w:hint="default"/>
      </w:rPr>
    </w:lvl>
    <w:lvl w:ilvl="8" w:tplc="040C0005" w:tentative="1">
      <w:start w:val="1"/>
      <w:numFmt w:val="bullet"/>
      <w:lvlText w:val=""/>
      <w:lvlJc w:val="left"/>
      <w:pPr>
        <w:ind w:left="7206" w:hanging="360"/>
      </w:pPr>
      <w:rPr>
        <w:rFonts w:ascii="Wingdings" w:hAnsi="Wingdings" w:hint="default"/>
      </w:rPr>
    </w:lvl>
  </w:abstractNum>
  <w:abstractNum w:abstractNumId="80">
    <w:nsid w:val="68723B9A"/>
    <w:multiLevelType w:val="hybridMultilevel"/>
    <w:tmpl w:val="7764B50A"/>
    <w:lvl w:ilvl="0" w:tplc="040C0003">
      <w:start w:val="1"/>
      <w:numFmt w:val="bullet"/>
      <w:lvlText w:val="o"/>
      <w:lvlJc w:val="left"/>
      <w:pPr>
        <w:ind w:left="1068" w:hanging="360"/>
      </w:pPr>
      <w:rPr>
        <w:rFonts w:ascii="Courier New" w:hAnsi="Courier New" w:cs="Courier New"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81">
    <w:nsid w:val="6B4E6961"/>
    <w:multiLevelType w:val="hybridMultilevel"/>
    <w:tmpl w:val="1870CB1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nsid w:val="6B741CE1"/>
    <w:multiLevelType w:val="hybridMultilevel"/>
    <w:tmpl w:val="4EA453F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3">
    <w:nsid w:val="6C26432C"/>
    <w:multiLevelType w:val="hybridMultilevel"/>
    <w:tmpl w:val="04EE758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nsid w:val="6C87360F"/>
    <w:multiLevelType w:val="hybridMultilevel"/>
    <w:tmpl w:val="F948ED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nsid w:val="6CE02929"/>
    <w:multiLevelType w:val="hybridMultilevel"/>
    <w:tmpl w:val="86864100"/>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6">
    <w:nsid w:val="6D0A5870"/>
    <w:multiLevelType w:val="hybridMultilevel"/>
    <w:tmpl w:val="6A828C26"/>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7">
    <w:nsid w:val="6DDF5272"/>
    <w:multiLevelType w:val="hybridMultilevel"/>
    <w:tmpl w:val="847C339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nsid w:val="6ED11F60"/>
    <w:multiLevelType w:val="hybridMultilevel"/>
    <w:tmpl w:val="D8920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nsid w:val="71CF5F71"/>
    <w:multiLevelType w:val="hybridMultilevel"/>
    <w:tmpl w:val="3B64DE5E"/>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0">
    <w:nsid w:val="724629D4"/>
    <w:multiLevelType w:val="hybridMultilevel"/>
    <w:tmpl w:val="BAC6EB3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1">
    <w:nsid w:val="74A24C9D"/>
    <w:multiLevelType w:val="hybridMultilevel"/>
    <w:tmpl w:val="AC98C5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2">
    <w:nsid w:val="74EA06AE"/>
    <w:multiLevelType w:val="hybridMultilevel"/>
    <w:tmpl w:val="D92868B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nsid w:val="75E6488A"/>
    <w:multiLevelType w:val="hybridMultilevel"/>
    <w:tmpl w:val="F88EF10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nsid w:val="768D4E33"/>
    <w:multiLevelType w:val="hybridMultilevel"/>
    <w:tmpl w:val="2CE6F478"/>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nsid w:val="774B5690"/>
    <w:multiLevelType w:val="hybridMultilevel"/>
    <w:tmpl w:val="A4D63EC0"/>
    <w:lvl w:ilvl="0" w:tplc="040C000B">
      <w:start w:val="1"/>
      <w:numFmt w:val="bullet"/>
      <w:lvlText w:val=""/>
      <w:lvlJc w:val="left"/>
      <w:pPr>
        <w:ind w:left="720" w:hanging="360"/>
      </w:pPr>
      <w:rPr>
        <w:rFonts w:ascii="Wingdings" w:hAnsi="Wingdings" w:hint="default"/>
      </w:rPr>
    </w:lvl>
    <w:lvl w:ilvl="1" w:tplc="040C0005">
      <w:start w:val="1"/>
      <w:numFmt w:val="bullet"/>
      <w:lvlText w:val=""/>
      <w:lvlJc w:val="left"/>
      <w:pPr>
        <w:ind w:left="1440" w:hanging="360"/>
      </w:pPr>
      <w:rPr>
        <w:rFonts w:ascii="Wingdings" w:hAnsi="Wingdings"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6">
    <w:nsid w:val="77BF2903"/>
    <w:multiLevelType w:val="hybridMultilevel"/>
    <w:tmpl w:val="231EB9C2"/>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7">
    <w:nsid w:val="785E0D62"/>
    <w:multiLevelType w:val="hybridMultilevel"/>
    <w:tmpl w:val="A4164B6C"/>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nsid w:val="78A81228"/>
    <w:multiLevelType w:val="hybridMultilevel"/>
    <w:tmpl w:val="912CDB26"/>
    <w:lvl w:ilvl="0" w:tplc="040C0005">
      <w:start w:val="1"/>
      <w:numFmt w:val="bullet"/>
      <w:lvlText w:val=""/>
      <w:lvlJc w:val="left"/>
      <w:pPr>
        <w:ind w:left="1068" w:hanging="360"/>
      </w:pPr>
      <w:rPr>
        <w:rFonts w:ascii="Wingdings" w:hAnsi="Wingdings"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99">
    <w:nsid w:val="79FE57FF"/>
    <w:multiLevelType w:val="hybridMultilevel"/>
    <w:tmpl w:val="19A2C6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0">
    <w:nsid w:val="7B51358B"/>
    <w:multiLevelType w:val="hybridMultilevel"/>
    <w:tmpl w:val="9DC4FC6E"/>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1">
    <w:nsid w:val="7C2C0396"/>
    <w:multiLevelType w:val="hybridMultilevel"/>
    <w:tmpl w:val="B25E5D4A"/>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nsid w:val="7C675C40"/>
    <w:multiLevelType w:val="hybridMultilevel"/>
    <w:tmpl w:val="55703F04"/>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nsid w:val="7CEF2805"/>
    <w:multiLevelType w:val="hybridMultilevel"/>
    <w:tmpl w:val="25EC2F92"/>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74"/>
  </w:num>
  <w:num w:numId="2">
    <w:abstractNumId w:val="93"/>
  </w:num>
  <w:num w:numId="3">
    <w:abstractNumId w:val="95"/>
  </w:num>
  <w:num w:numId="4">
    <w:abstractNumId w:val="42"/>
  </w:num>
  <w:num w:numId="5">
    <w:abstractNumId w:val="101"/>
  </w:num>
  <w:num w:numId="6">
    <w:abstractNumId w:val="102"/>
  </w:num>
  <w:num w:numId="7">
    <w:abstractNumId w:val="44"/>
  </w:num>
  <w:num w:numId="8">
    <w:abstractNumId w:val="81"/>
  </w:num>
  <w:num w:numId="9">
    <w:abstractNumId w:val="36"/>
  </w:num>
  <w:num w:numId="10">
    <w:abstractNumId w:val="71"/>
  </w:num>
  <w:num w:numId="11">
    <w:abstractNumId w:val="9"/>
  </w:num>
  <w:num w:numId="12">
    <w:abstractNumId w:val="27"/>
  </w:num>
  <w:num w:numId="13">
    <w:abstractNumId w:val="20"/>
  </w:num>
  <w:num w:numId="14">
    <w:abstractNumId w:val="24"/>
  </w:num>
  <w:num w:numId="15">
    <w:abstractNumId w:val="6"/>
  </w:num>
  <w:num w:numId="16">
    <w:abstractNumId w:val="34"/>
  </w:num>
  <w:num w:numId="17">
    <w:abstractNumId w:val="89"/>
  </w:num>
  <w:num w:numId="18">
    <w:abstractNumId w:val="22"/>
  </w:num>
  <w:num w:numId="19">
    <w:abstractNumId w:val="0"/>
  </w:num>
  <w:num w:numId="20">
    <w:abstractNumId w:val="96"/>
  </w:num>
  <w:num w:numId="21">
    <w:abstractNumId w:val="47"/>
  </w:num>
  <w:num w:numId="22">
    <w:abstractNumId w:val="30"/>
  </w:num>
  <w:num w:numId="23">
    <w:abstractNumId w:val="77"/>
  </w:num>
  <w:num w:numId="24">
    <w:abstractNumId w:val="13"/>
  </w:num>
  <w:num w:numId="25">
    <w:abstractNumId w:val="15"/>
  </w:num>
  <w:num w:numId="26">
    <w:abstractNumId w:val="84"/>
  </w:num>
  <w:num w:numId="27">
    <w:abstractNumId w:val="23"/>
  </w:num>
  <w:num w:numId="28">
    <w:abstractNumId w:val="50"/>
  </w:num>
  <w:num w:numId="29">
    <w:abstractNumId w:val="52"/>
  </w:num>
  <w:num w:numId="30">
    <w:abstractNumId w:val="26"/>
  </w:num>
  <w:num w:numId="31">
    <w:abstractNumId w:val="97"/>
  </w:num>
  <w:num w:numId="32">
    <w:abstractNumId w:val="83"/>
  </w:num>
  <w:num w:numId="33">
    <w:abstractNumId w:val="62"/>
  </w:num>
  <w:num w:numId="34">
    <w:abstractNumId w:val="37"/>
  </w:num>
  <w:num w:numId="35">
    <w:abstractNumId w:val="58"/>
  </w:num>
  <w:num w:numId="36">
    <w:abstractNumId w:val="54"/>
  </w:num>
  <w:num w:numId="37">
    <w:abstractNumId w:val="65"/>
  </w:num>
  <w:num w:numId="38">
    <w:abstractNumId w:val="5"/>
  </w:num>
  <w:num w:numId="39">
    <w:abstractNumId w:val="43"/>
  </w:num>
  <w:num w:numId="40">
    <w:abstractNumId w:val="85"/>
  </w:num>
  <w:num w:numId="41">
    <w:abstractNumId w:val="35"/>
  </w:num>
  <w:num w:numId="42">
    <w:abstractNumId w:val="75"/>
  </w:num>
  <w:num w:numId="43">
    <w:abstractNumId w:val="3"/>
  </w:num>
  <w:num w:numId="44">
    <w:abstractNumId w:val="10"/>
  </w:num>
  <w:num w:numId="45">
    <w:abstractNumId w:val="40"/>
  </w:num>
  <w:num w:numId="46">
    <w:abstractNumId w:val="92"/>
  </w:num>
  <w:num w:numId="47">
    <w:abstractNumId w:val="60"/>
  </w:num>
  <w:num w:numId="48">
    <w:abstractNumId w:val="99"/>
  </w:num>
  <w:num w:numId="49">
    <w:abstractNumId w:val="55"/>
  </w:num>
  <w:num w:numId="50">
    <w:abstractNumId w:val="87"/>
  </w:num>
  <w:num w:numId="51">
    <w:abstractNumId w:val="78"/>
  </w:num>
  <w:num w:numId="52">
    <w:abstractNumId w:val="29"/>
  </w:num>
  <w:num w:numId="53">
    <w:abstractNumId w:val="1"/>
  </w:num>
  <w:num w:numId="54">
    <w:abstractNumId w:val="4"/>
  </w:num>
  <w:num w:numId="55">
    <w:abstractNumId w:val="72"/>
  </w:num>
  <w:num w:numId="56">
    <w:abstractNumId w:val="67"/>
  </w:num>
  <w:num w:numId="57">
    <w:abstractNumId w:val="56"/>
  </w:num>
  <w:num w:numId="58">
    <w:abstractNumId w:val="25"/>
  </w:num>
  <w:num w:numId="59">
    <w:abstractNumId w:val="90"/>
  </w:num>
  <w:num w:numId="60">
    <w:abstractNumId w:val="38"/>
  </w:num>
  <w:num w:numId="61">
    <w:abstractNumId w:val="32"/>
  </w:num>
  <w:num w:numId="62">
    <w:abstractNumId w:val="11"/>
  </w:num>
  <w:num w:numId="63">
    <w:abstractNumId w:val="17"/>
  </w:num>
  <w:num w:numId="64">
    <w:abstractNumId w:val="8"/>
  </w:num>
  <w:num w:numId="65">
    <w:abstractNumId w:val="21"/>
  </w:num>
  <w:num w:numId="66">
    <w:abstractNumId w:val="86"/>
  </w:num>
  <w:num w:numId="67">
    <w:abstractNumId w:val="46"/>
  </w:num>
  <w:num w:numId="68">
    <w:abstractNumId w:val="51"/>
  </w:num>
  <w:num w:numId="69">
    <w:abstractNumId w:val="19"/>
  </w:num>
  <w:num w:numId="70">
    <w:abstractNumId w:val="69"/>
  </w:num>
  <w:num w:numId="71">
    <w:abstractNumId w:val="53"/>
  </w:num>
  <w:num w:numId="72">
    <w:abstractNumId w:val="61"/>
  </w:num>
  <w:num w:numId="73">
    <w:abstractNumId w:val="16"/>
  </w:num>
  <w:num w:numId="74">
    <w:abstractNumId w:val="14"/>
  </w:num>
  <w:num w:numId="75">
    <w:abstractNumId w:val="98"/>
  </w:num>
  <w:num w:numId="76">
    <w:abstractNumId w:val="31"/>
  </w:num>
  <w:num w:numId="77">
    <w:abstractNumId w:val="100"/>
  </w:num>
  <w:num w:numId="78">
    <w:abstractNumId w:val="39"/>
  </w:num>
  <w:num w:numId="79">
    <w:abstractNumId w:val="45"/>
  </w:num>
  <w:num w:numId="80">
    <w:abstractNumId w:val="94"/>
  </w:num>
  <w:num w:numId="81">
    <w:abstractNumId w:val="12"/>
  </w:num>
  <w:num w:numId="82">
    <w:abstractNumId w:val="91"/>
  </w:num>
  <w:num w:numId="83">
    <w:abstractNumId w:val="28"/>
  </w:num>
  <w:num w:numId="84">
    <w:abstractNumId w:val="49"/>
  </w:num>
  <w:num w:numId="85">
    <w:abstractNumId w:val="7"/>
  </w:num>
  <w:num w:numId="86">
    <w:abstractNumId w:val="68"/>
  </w:num>
  <w:num w:numId="87">
    <w:abstractNumId w:val="18"/>
  </w:num>
  <w:num w:numId="88">
    <w:abstractNumId w:val="80"/>
  </w:num>
  <w:num w:numId="89">
    <w:abstractNumId w:val="63"/>
  </w:num>
  <w:num w:numId="90">
    <w:abstractNumId w:val="63"/>
  </w:num>
  <w:num w:numId="91">
    <w:abstractNumId w:val="63"/>
  </w:num>
  <w:num w:numId="92">
    <w:abstractNumId w:val="63"/>
  </w:num>
  <w:num w:numId="93">
    <w:abstractNumId w:val="63"/>
  </w:num>
  <w:num w:numId="94">
    <w:abstractNumId w:val="63"/>
  </w:num>
  <w:num w:numId="95">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6">
    <w:abstractNumId w:val="57"/>
  </w:num>
  <w:num w:numId="97">
    <w:abstractNumId w:val="2"/>
  </w:num>
  <w:num w:numId="98">
    <w:abstractNumId w:val="76"/>
  </w:num>
  <w:num w:numId="99">
    <w:abstractNumId w:val="59"/>
  </w:num>
  <w:num w:numId="100">
    <w:abstractNumId w:val="70"/>
  </w:num>
  <w:num w:numId="101">
    <w:abstractNumId w:val="103"/>
  </w:num>
  <w:num w:numId="102">
    <w:abstractNumId w:val="41"/>
  </w:num>
  <w:num w:numId="103">
    <w:abstractNumId w:val="88"/>
  </w:num>
  <w:num w:numId="104">
    <w:abstractNumId w:val="66"/>
  </w:num>
  <w:num w:numId="105">
    <w:abstractNumId w:val="73"/>
  </w:num>
  <w:num w:numId="106">
    <w:abstractNumId w:val="64"/>
  </w:num>
  <w:num w:numId="107">
    <w:abstractNumId w:val="33"/>
  </w:num>
  <w:num w:numId="108">
    <w:abstractNumId w:val="79"/>
  </w:num>
  <w:num w:numId="109">
    <w:abstractNumId w:val="82"/>
  </w:num>
  <w:num w:numId="110">
    <w:abstractNumId w:val="48"/>
  </w:num>
  <w:numIdMacAtCleanup w:val="11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proofState w:spelling="clean" w:grammar="clean"/>
  <w:defaultTabStop w:val="708"/>
  <w:hyphenationZone w:val="425"/>
  <w:drawingGridHorizontalSpacing w:val="110"/>
  <w:displayHorizontalDrawingGridEvery w:val="2"/>
  <w:characterSpacingControl w:val="doNotCompress"/>
  <w:hdrShapeDefaults>
    <o:shapedefaults v:ext="edit" spidmax="26626"/>
    <o:shapelayout v:ext="edit">
      <o:idmap v:ext="edit" data="20"/>
    </o:shapelayout>
  </w:hdrShapeDefaults>
  <w:footnotePr>
    <w:footnote w:id="-1"/>
    <w:footnote w:id="0"/>
  </w:footnotePr>
  <w:endnotePr>
    <w:endnote w:id="-1"/>
    <w:endnote w:id="0"/>
  </w:endnotePr>
  <w:compat/>
  <w:rsids>
    <w:rsidRoot w:val="0015540B"/>
    <w:rsid w:val="000017CA"/>
    <w:rsid w:val="00001A27"/>
    <w:rsid w:val="00002CA1"/>
    <w:rsid w:val="00004E98"/>
    <w:rsid w:val="00006C33"/>
    <w:rsid w:val="00006C92"/>
    <w:rsid w:val="00015E36"/>
    <w:rsid w:val="00016E15"/>
    <w:rsid w:val="000208A3"/>
    <w:rsid w:val="0002257E"/>
    <w:rsid w:val="000245BF"/>
    <w:rsid w:val="00024AF0"/>
    <w:rsid w:val="00025C33"/>
    <w:rsid w:val="00026013"/>
    <w:rsid w:val="0002771B"/>
    <w:rsid w:val="000307B9"/>
    <w:rsid w:val="00032B6B"/>
    <w:rsid w:val="000358C9"/>
    <w:rsid w:val="00037238"/>
    <w:rsid w:val="00043760"/>
    <w:rsid w:val="00043DAB"/>
    <w:rsid w:val="00044048"/>
    <w:rsid w:val="00045523"/>
    <w:rsid w:val="000503B5"/>
    <w:rsid w:val="00054476"/>
    <w:rsid w:val="0005600B"/>
    <w:rsid w:val="000570E7"/>
    <w:rsid w:val="000576D2"/>
    <w:rsid w:val="00060D8F"/>
    <w:rsid w:val="000622DB"/>
    <w:rsid w:val="00070A2F"/>
    <w:rsid w:val="0007246E"/>
    <w:rsid w:val="00072CB6"/>
    <w:rsid w:val="00073C8B"/>
    <w:rsid w:val="00074249"/>
    <w:rsid w:val="00076048"/>
    <w:rsid w:val="000767BA"/>
    <w:rsid w:val="00076BDE"/>
    <w:rsid w:val="000779A8"/>
    <w:rsid w:val="00080EC3"/>
    <w:rsid w:val="00082615"/>
    <w:rsid w:val="00083B08"/>
    <w:rsid w:val="00084884"/>
    <w:rsid w:val="00084C7A"/>
    <w:rsid w:val="00085096"/>
    <w:rsid w:val="0008751F"/>
    <w:rsid w:val="00092536"/>
    <w:rsid w:val="00092A83"/>
    <w:rsid w:val="000932AC"/>
    <w:rsid w:val="0009405F"/>
    <w:rsid w:val="0009409C"/>
    <w:rsid w:val="00095109"/>
    <w:rsid w:val="00095F37"/>
    <w:rsid w:val="000963AF"/>
    <w:rsid w:val="00096611"/>
    <w:rsid w:val="00096F12"/>
    <w:rsid w:val="000A1FE4"/>
    <w:rsid w:val="000A33A3"/>
    <w:rsid w:val="000A4B8C"/>
    <w:rsid w:val="000A4D2E"/>
    <w:rsid w:val="000A5387"/>
    <w:rsid w:val="000A59F5"/>
    <w:rsid w:val="000A62D2"/>
    <w:rsid w:val="000A6FE9"/>
    <w:rsid w:val="000B0611"/>
    <w:rsid w:val="000B21ED"/>
    <w:rsid w:val="000B4E3C"/>
    <w:rsid w:val="000C02C5"/>
    <w:rsid w:val="000C0E5B"/>
    <w:rsid w:val="000C33D0"/>
    <w:rsid w:val="000C5420"/>
    <w:rsid w:val="000C6864"/>
    <w:rsid w:val="000C68E2"/>
    <w:rsid w:val="000C69DB"/>
    <w:rsid w:val="000C6F61"/>
    <w:rsid w:val="000D0CE0"/>
    <w:rsid w:val="000D3895"/>
    <w:rsid w:val="000D4694"/>
    <w:rsid w:val="000D5E28"/>
    <w:rsid w:val="000D7080"/>
    <w:rsid w:val="000E1925"/>
    <w:rsid w:val="000E1F86"/>
    <w:rsid w:val="000E2218"/>
    <w:rsid w:val="000E359C"/>
    <w:rsid w:val="000E376B"/>
    <w:rsid w:val="000E3932"/>
    <w:rsid w:val="000E3B83"/>
    <w:rsid w:val="000E7734"/>
    <w:rsid w:val="000F2109"/>
    <w:rsid w:val="000F3BB7"/>
    <w:rsid w:val="000F555A"/>
    <w:rsid w:val="000F77DB"/>
    <w:rsid w:val="000F77E4"/>
    <w:rsid w:val="00102C8A"/>
    <w:rsid w:val="001044A2"/>
    <w:rsid w:val="00104AEF"/>
    <w:rsid w:val="00104C62"/>
    <w:rsid w:val="00111A5E"/>
    <w:rsid w:val="00112E49"/>
    <w:rsid w:val="00116C47"/>
    <w:rsid w:val="00117B35"/>
    <w:rsid w:val="00117FB8"/>
    <w:rsid w:val="00123A4E"/>
    <w:rsid w:val="001246D3"/>
    <w:rsid w:val="00124EEF"/>
    <w:rsid w:val="00125A44"/>
    <w:rsid w:val="00130A0D"/>
    <w:rsid w:val="00131094"/>
    <w:rsid w:val="00131433"/>
    <w:rsid w:val="00131641"/>
    <w:rsid w:val="0013549D"/>
    <w:rsid w:val="00140DC8"/>
    <w:rsid w:val="00142492"/>
    <w:rsid w:val="00144B94"/>
    <w:rsid w:val="0014568D"/>
    <w:rsid w:val="0014686B"/>
    <w:rsid w:val="001469A7"/>
    <w:rsid w:val="00147278"/>
    <w:rsid w:val="00147865"/>
    <w:rsid w:val="001521A6"/>
    <w:rsid w:val="0015291D"/>
    <w:rsid w:val="00153588"/>
    <w:rsid w:val="0015540B"/>
    <w:rsid w:val="001607B6"/>
    <w:rsid w:val="00165386"/>
    <w:rsid w:val="00165EA7"/>
    <w:rsid w:val="001662E3"/>
    <w:rsid w:val="001677E4"/>
    <w:rsid w:val="00170346"/>
    <w:rsid w:val="00172162"/>
    <w:rsid w:val="00174E14"/>
    <w:rsid w:val="00182DCA"/>
    <w:rsid w:val="001846DB"/>
    <w:rsid w:val="0019359F"/>
    <w:rsid w:val="00195FDC"/>
    <w:rsid w:val="00196941"/>
    <w:rsid w:val="001A3AE2"/>
    <w:rsid w:val="001A6CEB"/>
    <w:rsid w:val="001B05FC"/>
    <w:rsid w:val="001B0A66"/>
    <w:rsid w:val="001B45E9"/>
    <w:rsid w:val="001B5C2D"/>
    <w:rsid w:val="001B77D1"/>
    <w:rsid w:val="001C3015"/>
    <w:rsid w:val="001C7B99"/>
    <w:rsid w:val="001D2F1F"/>
    <w:rsid w:val="001D3B12"/>
    <w:rsid w:val="001D5C48"/>
    <w:rsid w:val="001E0B48"/>
    <w:rsid w:val="001E186F"/>
    <w:rsid w:val="001E2601"/>
    <w:rsid w:val="001E65B2"/>
    <w:rsid w:val="001E7A64"/>
    <w:rsid w:val="001F4701"/>
    <w:rsid w:val="002021CD"/>
    <w:rsid w:val="00204A2D"/>
    <w:rsid w:val="002057BB"/>
    <w:rsid w:val="00212070"/>
    <w:rsid w:val="00212EF5"/>
    <w:rsid w:val="00213F89"/>
    <w:rsid w:val="00217A87"/>
    <w:rsid w:val="002215BA"/>
    <w:rsid w:val="00222690"/>
    <w:rsid w:val="00222E49"/>
    <w:rsid w:val="002243A1"/>
    <w:rsid w:val="00224538"/>
    <w:rsid w:val="00224A9C"/>
    <w:rsid w:val="002278D2"/>
    <w:rsid w:val="00233411"/>
    <w:rsid w:val="00234055"/>
    <w:rsid w:val="0023730D"/>
    <w:rsid w:val="00237367"/>
    <w:rsid w:val="00243CD5"/>
    <w:rsid w:val="00243E07"/>
    <w:rsid w:val="00244F18"/>
    <w:rsid w:val="00250882"/>
    <w:rsid w:val="002513B7"/>
    <w:rsid w:val="00251F0A"/>
    <w:rsid w:val="002548CC"/>
    <w:rsid w:val="002551A0"/>
    <w:rsid w:val="00260430"/>
    <w:rsid w:val="002605F8"/>
    <w:rsid w:val="0026568A"/>
    <w:rsid w:val="00270CB0"/>
    <w:rsid w:val="00270F3F"/>
    <w:rsid w:val="00272B0E"/>
    <w:rsid w:val="0027409E"/>
    <w:rsid w:val="002751E4"/>
    <w:rsid w:val="00275838"/>
    <w:rsid w:val="002800EE"/>
    <w:rsid w:val="002805A5"/>
    <w:rsid w:val="00281CF9"/>
    <w:rsid w:val="00281D08"/>
    <w:rsid w:val="00283B48"/>
    <w:rsid w:val="0028524A"/>
    <w:rsid w:val="00285391"/>
    <w:rsid w:val="00292E34"/>
    <w:rsid w:val="00292E5A"/>
    <w:rsid w:val="00293F54"/>
    <w:rsid w:val="00296D36"/>
    <w:rsid w:val="002A016C"/>
    <w:rsid w:val="002A28A4"/>
    <w:rsid w:val="002A2CBE"/>
    <w:rsid w:val="002A6C1C"/>
    <w:rsid w:val="002A7580"/>
    <w:rsid w:val="002A763F"/>
    <w:rsid w:val="002A78E9"/>
    <w:rsid w:val="002B4F8C"/>
    <w:rsid w:val="002B5437"/>
    <w:rsid w:val="002C06DD"/>
    <w:rsid w:val="002C100F"/>
    <w:rsid w:val="002C1DB7"/>
    <w:rsid w:val="002C24D4"/>
    <w:rsid w:val="002C258D"/>
    <w:rsid w:val="002C7595"/>
    <w:rsid w:val="002C7AF9"/>
    <w:rsid w:val="002D1481"/>
    <w:rsid w:val="002D26A2"/>
    <w:rsid w:val="002D2864"/>
    <w:rsid w:val="002D322E"/>
    <w:rsid w:val="002D4C49"/>
    <w:rsid w:val="002D633A"/>
    <w:rsid w:val="002E14E6"/>
    <w:rsid w:val="002F218A"/>
    <w:rsid w:val="002F39AB"/>
    <w:rsid w:val="002F3E7D"/>
    <w:rsid w:val="002F440B"/>
    <w:rsid w:val="002F6B73"/>
    <w:rsid w:val="00300DAE"/>
    <w:rsid w:val="0030303E"/>
    <w:rsid w:val="00305C1B"/>
    <w:rsid w:val="00306F45"/>
    <w:rsid w:val="00312994"/>
    <w:rsid w:val="00313ECA"/>
    <w:rsid w:val="00315627"/>
    <w:rsid w:val="00316534"/>
    <w:rsid w:val="00321C3E"/>
    <w:rsid w:val="00322C99"/>
    <w:rsid w:val="003230A6"/>
    <w:rsid w:val="00323E75"/>
    <w:rsid w:val="0032429C"/>
    <w:rsid w:val="0032570F"/>
    <w:rsid w:val="00330713"/>
    <w:rsid w:val="00331EE2"/>
    <w:rsid w:val="00333AAB"/>
    <w:rsid w:val="00334F4D"/>
    <w:rsid w:val="0034239F"/>
    <w:rsid w:val="0034390D"/>
    <w:rsid w:val="00343EEE"/>
    <w:rsid w:val="0035109F"/>
    <w:rsid w:val="0035267D"/>
    <w:rsid w:val="00353E92"/>
    <w:rsid w:val="00354ADE"/>
    <w:rsid w:val="00360AE5"/>
    <w:rsid w:val="00362A88"/>
    <w:rsid w:val="00362E99"/>
    <w:rsid w:val="00362FA6"/>
    <w:rsid w:val="00363D4C"/>
    <w:rsid w:val="003742EB"/>
    <w:rsid w:val="00375566"/>
    <w:rsid w:val="00375E2A"/>
    <w:rsid w:val="0038160E"/>
    <w:rsid w:val="00381F0F"/>
    <w:rsid w:val="003828C3"/>
    <w:rsid w:val="0038370B"/>
    <w:rsid w:val="00385C23"/>
    <w:rsid w:val="00392F5F"/>
    <w:rsid w:val="003931E4"/>
    <w:rsid w:val="003937A3"/>
    <w:rsid w:val="003950A2"/>
    <w:rsid w:val="00396F29"/>
    <w:rsid w:val="00397659"/>
    <w:rsid w:val="00397B75"/>
    <w:rsid w:val="00397BE5"/>
    <w:rsid w:val="003A131B"/>
    <w:rsid w:val="003A1525"/>
    <w:rsid w:val="003A33AC"/>
    <w:rsid w:val="003A3F91"/>
    <w:rsid w:val="003B0227"/>
    <w:rsid w:val="003B18A4"/>
    <w:rsid w:val="003B2375"/>
    <w:rsid w:val="003C16B8"/>
    <w:rsid w:val="003C33F9"/>
    <w:rsid w:val="003C51B3"/>
    <w:rsid w:val="003C6861"/>
    <w:rsid w:val="003D185D"/>
    <w:rsid w:val="003D186B"/>
    <w:rsid w:val="003E0AEF"/>
    <w:rsid w:val="003E1018"/>
    <w:rsid w:val="003E406F"/>
    <w:rsid w:val="003E53AE"/>
    <w:rsid w:val="003E5C4A"/>
    <w:rsid w:val="003E7B46"/>
    <w:rsid w:val="003F0912"/>
    <w:rsid w:val="003F233B"/>
    <w:rsid w:val="003F37E3"/>
    <w:rsid w:val="003F48FB"/>
    <w:rsid w:val="003F7733"/>
    <w:rsid w:val="00401C69"/>
    <w:rsid w:val="00405935"/>
    <w:rsid w:val="00405BEF"/>
    <w:rsid w:val="00405DFD"/>
    <w:rsid w:val="00411929"/>
    <w:rsid w:val="004124C6"/>
    <w:rsid w:val="0041326C"/>
    <w:rsid w:val="00414C28"/>
    <w:rsid w:val="004169AF"/>
    <w:rsid w:val="00420168"/>
    <w:rsid w:val="0042041E"/>
    <w:rsid w:val="004206F3"/>
    <w:rsid w:val="004242DF"/>
    <w:rsid w:val="0042493F"/>
    <w:rsid w:val="00430D44"/>
    <w:rsid w:val="004313EA"/>
    <w:rsid w:val="004354CD"/>
    <w:rsid w:val="00435515"/>
    <w:rsid w:val="00435565"/>
    <w:rsid w:val="004358E6"/>
    <w:rsid w:val="0043796A"/>
    <w:rsid w:val="00440BD3"/>
    <w:rsid w:val="00442047"/>
    <w:rsid w:val="0044262F"/>
    <w:rsid w:val="004443C1"/>
    <w:rsid w:val="004465FE"/>
    <w:rsid w:val="00451003"/>
    <w:rsid w:val="004513AC"/>
    <w:rsid w:val="00451615"/>
    <w:rsid w:val="0046062D"/>
    <w:rsid w:val="004610FA"/>
    <w:rsid w:val="0046175E"/>
    <w:rsid w:val="004632C2"/>
    <w:rsid w:val="00463A00"/>
    <w:rsid w:val="00466D05"/>
    <w:rsid w:val="004717A9"/>
    <w:rsid w:val="004728C8"/>
    <w:rsid w:val="00472F3E"/>
    <w:rsid w:val="00477FD1"/>
    <w:rsid w:val="00481048"/>
    <w:rsid w:val="00481DA5"/>
    <w:rsid w:val="00485D62"/>
    <w:rsid w:val="004871C2"/>
    <w:rsid w:val="004873CB"/>
    <w:rsid w:val="00490005"/>
    <w:rsid w:val="00490C63"/>
    <w:rsid w:val="00492E4D"/>
    <w:rsid w:val="0049323F"/>
    <w:rsid w:val="004954A5"/>
    <w:rsid w:val="004A081F"/>
    <w:rsid w:val="004B0781"/>
    <w:rsid w:val="004B0790"/>
    <w:rsid w:val="004B090F"/>
    <w:rsid w:val="004B209D"/>
    <w:rsid w:val="004B361F"/>
    <w:rsid w:val="004B5DC6"/>
    <w:rsid w:val="004B726D"/>
    <w:rsid w:val="004C01F5"/>
    <w:rsid w:val="004C5ED3"/>
    <w:rsid w:val="004C6C5F"/>
    <w:rsid w:val="004D08CE"/>
    <w:rsid w:val="004D091E"/>
    <w:rsid w:val="004D2CC2"/>
    <w:rsid w:val="004D7506"/>
    <w:rsid w:val="004D7EE5"/>
    <w:rsid w:val="004E02B9"/>
    <w:rsid w:val="004E1240"/>
    <w:rsid w:val="004E2AC5"/>
    <w:rsid w:val="004E4094"/>
    <w:rsid w:val="004E527D"/>
    <w:rsid w:val="004E6043"/>
    <w:rsid w:val="004E6C36"/>
    <w:rsid w:val="004F027A"/>
    <w:rsid w:val="004F0C25"/>
    <w:rsid w:val="004F2300"/>
    <w:rsid w:val="004F4235"/>
    <w:rsid w:val="005001F4"/>
    <w:rsid w:val="00500DA2"/>
    <w:rsid w:val="00502514"/>
    <w:rsid w:val="005050E9"/>
    <w:rsid w:val="00505AD2"/>
    <w:rsid w:val="00506FC1"/>
    <w:rsid w:val="0051019D"/>
    <w:rsid w:val="005123F2"/>
    <w:rsid w:val="0051539C"/>
    <w:rsid w:val="005170F8"/>
    <w:rsid w:val="00517B0A"/>
    <w:rsid w:val="00520543"/>
    <w:rsid w:val="00520E92"/>
    <w:rsid w:val="00530964"/>
    <w:rsid w:val="00530CCC"/>
    <w:rsid w:val="005310DE"/>
    <w:rsid w:val="00535A98"/>
    <w:rsid w:val="00540244"/>
    <w:rsid w:val="00540E5A"/>
    <w:rsid w:val="00540F90"/>
    <w:rsid w:val="00542A31"/>
    <w:rsid w:val="005444FE"/>
    <w:rsid w:val="00544C35"/>
    <w:rsid w:val="00545165"/>
    <w:rsid w:val="00552168"/>
    <w:rsid w:val="005541FA"/>
    <w:rsid w:val="00555274"/>
    <w:rsid w:val="0055644C"/>
    <w:rsid w:val="005564AB"/>
    <w:rsid w:val="005600A2"/>
    <w:rsid w:val="0056045D"/>
    <w:rsid w:val="00561C06"/>
    <w:rsid w:val="005672F3"/>
    <w:rsid w:val="00567A97"/>
    <w:rsid w:val="00572EE0"/>
    <w:rsid w:val="005731D3"/>
    <w:rsid w:val="0057364D"/>
    <w:rsid w:val="00574150"/>
    <w:rsid w:val="00574FD6"/>
    <w:rsid w:val="00581095"/>
    <w:rsid w:val="00581C3F"/>
    <w:rsid w:val="00582BD8"/>
    <w:rsid w:val="00587850"/>
    <w:rsid w:val="00593A01"/>
    <w:rsid w:val="005A052F"/>
    <w:rsid w:val="005A2A2E"/>
    <w:rsid w:val="005A3319"/>
    <w:rsid w:val="005A4DF0"/>
    <w:rsid w:val="005B11CC"/>
    <w:rsid w:val="005B159D"/>
    <w:rsid w:val="005B2ADA"/>
    <w:rsid w:val="005B2D99"/>
    <w:rsid w:val="005B2DEC"/>
    <w:rsid w:val="005B4B86"/>
    <w:rsid w:val="005B4E31"/>
    <w:rsid w:val="005B58B7"/>
    <w:rsid w:val="005B6591"/>
    <w:rsid w:val="005C2013"/>
    <w:rsid w:val="005C683D"/>
    <w:rsid w:val="005D0762"/>
    <w:rsid w:val="005D0E55"/>
    <w:rsid w:val="005D32F1"/>
    <w:rsid w:val="005D35EE"/>
    <w:rsid w:val="005D5248"/>
    <w:rsid w:val="005D7175"/>
    <w:rsid w:val="005E0E9D"/>
    <w:rsid w:val="005E3BB1"/>
    <w:rsid w:val="005F0D93"/>
    <w:rsid w:val="005F1AA2"/>
    <w:rsid w:val="005F3B4D"/>
    <w:rsid w:val="005F44BD"/>
    <w:rsid w:val="005F5B16"/>
    <w:rsid w:val="00600EDD"/>
    <w:rsid w:val="006038C4"/>
    <w:rsid w:val="006059A7"/>
    <w:rsid w:val="006174E5"/>
    <w:rsid w:val="006200E3"/>
    <w:rsid w:val="00621834"/>
    <w:rsid w:val="00623040"/>
    <w:rsid w:val="006269D4"/>
    <w:rsid w:val="00630EA6"/>
    <w:rsid w:val="00632915"/>
    <w:rsid w:val="00634100"/>
    <w:rsid w:val="006402D7"/>
    <w:rsid w:val="006418CF"/>
    <w:rsid w:val="0064405F"/>
    <w:rsid w:val="00645A5A"/>
    <w:rsid w:val="00645AB9"/>
    <w:rsid w:val="0065032B"/>
    <w:rsid w:val="00650F03"/>
    <w:rsid w:val="00653FD1"/>
    <w:rsid w:val="00654777"/>
    <w:rsid w:val="00656D43"/>
    <w:rsid w:val="00661AEC"/>
    <w:rsid w:val="0066290B"/>
    <w:rsid w:val="00663C69"/>
    <w:rsid w:val="00666143"/>
    <w:rsid w:val="00672305"/>
    <w:rsid w:val="006732EC"/>
    <w:rsid w:val="00673A8E"/>
    <w:rsid w:val="00674A9A"/>
    <w:rsid w:val="00674BD6"/>
    <w:rsid w:val="0068018D"/>
    <w:rsid w:val="006806E3"/>
    <w:rsid w:val="0068355A"/>
    <w:rsid w:val="00683E3F"/>
    <w:rsid w:val="0069151D"/>
    <w:rsid w:val="00693748"/>
    <w:rsid w:val="00693990"/>
    <w:rsid w:val="00694A66"/>
    <w:rsid w:val="006A165A"/>
    <w:rsid w:val="006A1F79"/>
    <w:rsid w:val="006A1FD8"/>
    <w:rsid w:val="006A217B"/>
    <w:rsid w:val="006A407B"/>
    <w:rsid w:val="006A5161"/>
    <w:rsid w:val="006A7141"/>
    <w:rsid w:val="006B24E1"/>
    <w:rsid w:val="006B2889"/>
    <w:rsid w:val="006B628B"/>
    <w:rsid w:val="006B6ED9"/>
    <w:rsid w:val="006D19BE"/>
    <w:rsid w:val="006D1E3E"/>
    <w:rsid w:val="006D50DE"/>
    <w:rsid w:val="006D631E"/>
    <w:rsid w:val="006E4DF1"/>
    <w:rsid w:val="006E5897"/>
    <w:rsid w:val="006E71DF"/>
    <w:rsid w:val="006F1E18"/>
    <w:rsid w:val="006F24C2"/>
    <w:rsid w:val="006F27B0"/>
    <w:rsid w:val="006F3839"/>
    <w:rsid w:val="006F5C05"/>
    <w:rsid w:val="006F6528"/>
    <w:rsid w:val="0070181D"/>
    <w:rsid w:val="00701984"/>
    <w:rsid w:val="00705281"/>
    <w:rsid w:val="00706C7A"/>
    <w:rsid w:val="00710115"/>
    <w:rsid w:val="007110D7"/>
    <w:rsid w:val="00715632"/>
    <w:rsid w:val="00715BE9"/>
    <w:rsid w:val="007167AA"/>
    <w:rsid w:val="007213AD"/>
    <w:rsid w:val="00723341"/>
    <w:rsid w:val="007251A2"/>
    <w:rsid w:val="007258C5"/>
    <w:rsid w:val="007302CE"/>
    <w:rsid w:val="007306AB"/>
    <w:rsid w:val="0073247B"/>
    <w:rsid w:val="007336DE"/>
    <w:rsid w:val="00740407"/>
    <w:rsid w:val="00751A1D"/>
    <w:rsid w:val="00754C38"/>
    <w:rsid w:val="007642BE"/>
    <w:rsid w:val="007666F9"/>
    <w:rsid w:val="0077038C"/>
    <w:rsid w:val="00770728"/>
    <w:rsid w:val="007733B7"/>
    <w:rsid w:val="0077358E"/>
    <w:rsid w:val="00774D6C"/>
    <w:rsid w:val="00781A32"/>
    <w:rsid w:val="0078413E"/>
    <w:rsid w:val="00785E8E"/>
    <w:rsid w:val="00786086"/>
    <w:rsid w:val="0079109A"/>
    <w:rsid w:val="007921E7"/>
    <w:rsid w:val="0079322D"/>
    <w:rsid w:val="00793D75"/>
    <w:rsid w:val="00795C3F"/>
    <w:rsid w:val="00795E28"/>
    <w:rsid w:val="00797E8C"/>
    <w:rsid w:val="007A020B"/>
    <w:rsid w:val="007A0403"/>
    <w:rsid w:val="007A04AE"/>
    <w:rsid w:val="007A1E46"/>
    <w:rsid w:val="007A20BE"/>
    <w:rsid w:val="007A400B"/>
    <w:rsid w:val="007A5A54"/>
    <w:rsid w:val="007A5B47"/>
    <w:rsid w:val="007B1D89"/>
    <w:rsid w:val="007B2E9B"/>
    <w:rsid w:val="007B3C31"/>
    <w:rsid w:val="007B3FD6"/>
    <w:rsid w:val="007C073F"/>
    <w:rsid w:val="007C0D8F"/>
    <w:rsid w:val="007C7A16"/>
    <w:rsid w:val="007D4230"/>
    <w:rsid w:val="007D4CA7"/>
    <w:rsid w:val="007D5626"/>
    <w:rsid w:val="007E2266"/>
    <w:rsid w:val="007E3053"/>
    <w:rsid w:val="007E418A"/>
    <w:rsid w:val="007E6257"/>
    <w:rsid w:val="007E7FDD"/>
    <w:rsid w:val="007F02BC"/>
    <w:rsid w:val="007F1CB2"/>
    <w:rsid w:val="007F2B65"/>
    <w:rsid w:val="007F540F"/>
    <w:rsid w:val="007F636E"/>
    <w:rsid w:val="0080262F"/>
    <w:rsid w:val="00802848"/>
    <w:rsid w:val="00812D1C"/>
    <w:rsid w:val="00814676"/>
    <w:rsid w:val="00814D01"/>
    <w:rsid w:val="008158CD"/>
    <w:rsid w:val="00817D05"/>
    <w:rsid w:val="008200BD"/>
    <w:rsid w:val="00821261"/>
    <w:rsid w:val="00823722"/>
    <w:rsid w:val="00823FD0"/>
    <w:rsid w:val="0082603C"/>
    <w:rsid w:val="0082756D"/>
    <w:rsid w:val="00827F69"/>
    <w:rsid w:val="00830933"/>
    <w:rsid w:val="0083491C"/>
    <w:rsid w:val="008405D4"/>
    <w:rsid w:val="008417F2"/>
    <w:rsid w:val="00844291"/>
    <w:rsid w:val="00845B80"/>
    <w:rsid w:val="00845C21"/>
    <w:rsid w:val="00853ADE"/>
    <w:rsid w:val="00853AF7"/>
    <w:rsid w:val="00854E7F"/>
    <w:rsid w:val="008606F3"/>
    <w:rsid w:val="00862604"/>
    <w:rsid w:val="008670AE"/>
    <w:rsid w:val="00870F56"/>
    <w:rsid w:val="00874AB9"/>
    <w:rsid w:val="00874D39"/>
    <w:rsid w:val="00874DAE"/>
    <w:rsid w:val="00875C6D"/>
    <w:rsid w:val="008761D7"/>
    <w:rsid w:val="0088009B"/>
    <w:rsid w:val="008809FC"/>
    <w:rsid w:val="008841EB"/>
    <w:rsid w:val="0088533A"/>
    <w:rsid w:val="008879A4"/>
    <w:rsid w:val="0089213F"/>
    <w:rsid w:val="008943BE"/>
    <w:rsid w:val="00896F4C"/>
    <w:rsid w:val="008A5F36"/>
    <w:rsid w:val="008A6D04"/>
    <w:rsid w:val="008A7D0B"/>
    <w:rsid w:val="008B0A47"/>
    <w:rsid w:val="008B26C7"/>
    <w:rsid w:val="008B2FB1"/>
    <w:rsid w:val="008B2FD5"/>
    <w:rsid w:val="008B5251"/>
    <w:rsid w:val="008C2508"/>
    <w:rsid w:val="008C681D"/>
    <w:rsid w:val="008D0860"/>
    <w:rsid w:val="008D25C0"/>
    <w:rsid w:val="008D6238"/>
    <w:rsid w:val="008D68FF"/>
    <w:rsid w:val="008E4DB1"/>
    <w:rsid w:val="008E5527"/>
    <w:rsid w:val="008F03B7"/>
    <w:rsid w:val="008F0E79"/>
    <w:rsid w:val="008F5EA3"/>
    <w:rsid w:val="008F6E8B"/>
    <w:rsid w:val="008F7711"/>
    <w:rsid w:val="00900DC1"/>
    <w:rsid w:val="00901E10"/>
    <w:rsid w:val="00902A50"/>
    <w:rsid w:val="00905725"/>
    <w:rsid w:val="00907443"/>
    <w:rsid w:val="00911308"/>
    <w:rsid w:val="009115A2"/>
    <w:rsid w:val="00912FD2"/>
    <w:rsid w:val="00915FCF"/>
    <w:rsid w:val="00916A65"/>
    <w:rsid w:val="00920557"/>
    <w:rsid w:val="00921111"/>
    <w:rsid w:val="00921425"/>
    <w:rsid w:val="0092184E"/>
    <w:rsid w:val="00922331"/>
    <w:rsid w:val="009232E4"/>
    <w:rsid w:val="00926843"/>
    <w:rsid w:val="00931E23"/>
    <w:rsid w:val="009332C3"/>
    <w:rsid w:val="009370BD"/>
    <w:rsid w:val="00941694"/>
    <w:rsid w:val="00944E6B"/>
    <w:rsid w:val="009506F5"/>
    <w:rsid w:val="0096055E"/>
    <w:rsid w:val="00960C86"/>
    <w:rsid w:val="00960E98"/>
    <w:rsid w:val="00961787"/>
    <w:rsid w:val="00963570"/>
    <w:rsid w:val="0096359B"/>
    <w:rsid w:val="00964C8E"/>
    <w:rsid w:val="009655AD"/>
    <w:rsid w:val="00970554"/>
    <w:rsid w:val="00973A63"/>
    <w:rsid w:val="009769AF"/>
    <w:rsid w:val="00976A35"/>
    <w:rsid w:val="0098314D"/>
    <w:rsid w:val="00984A0E"/>
    <w:rsid w:val="00986951"/>
    <w:rsid w:val="00990C2A"/>
    <w:rsid w:val="00990CEE"/>
    <w:rsid w:val="0099242B"/>
    <w:rsid w:val="009938FE"/>
    <w:rsid w:val="00993E05"/>
    <w:rsid w:val="00993EF0"/>
    <w:rsid w:val="009959E6"/>
    <w:rsid w:val="009965F3"/>
    <w:rsid w:val="00997367"/>
    <w:rsid w:val="009A072D"/>
    <w:rsid w:val="009A29C4"/>
    <w:rsid w:val="009A7F84"/>
    <w:rsid w:val="009B1247"/>
    <w:rsid w:val="009C061D"/>
    <w:rsid w:val="009C145C"/>
    <w:rsid w:val="009C257A"/>
    <w:rsid w:val="009C4F43"/>
    <w:rsid w:val="009C7E3E"/>
    <w:rsid w:val="009D0EDD"/>
    <w:rsid w:val="009D1346"/>
    <w:rsid w:val="009D15C9"/>
    <w:rsid w:val="009D2CFC"/>
    <w:rsid w:val="009D316E"/>
    <w:rsid w:val="009D6B4B"/>
    <w:rsid w:val="009E2E07"/>
    <w:rsid w:val="009E37AB"/>
    <w:rsid w:val="009E5579"/>
    <w:rsid w:val="009E5EA1"/>
    <w:rsid w:val="009F1983"/>
    <w:rsid w:val="009F7BE5"/>
    <w:rsid w:val="009F7F87"/>
    <w:rsid w:val="009F7FD6"/>
    <w:rsid w:val="00A0044C"/>
    <w:rsid w:val="00A01293"/>
    <w:rsid w:val="00A0186E"/>
    <w:rsid w:val="00A0227F"/>
    <w:rsid w:val="00A035CC"/>
    <w:rsid w:val="00A04690"/>
    <w:rsid w:val="00A07361"/>
    <w:rsid w:val="00A07878"/>
    <w:rsid w:val="00A07DB8"/>
    <w:rsid w:val="00A11BBD"/>
    <w:rsid w:val="00A122C3"/>
    <w:rsid w:val="00A133E8"/>
    <w:rsid w:val="00A14DE1"/>
    <w:rsid w:val="00A174A4"/>
    <w:rsid w:val="00A2125C"/>
    <w:rsid w:val="00A22A40"/>
    <w:rsid w:val="00A23FEE"/>
    <w:rsid w:val="00A25555"/>
    <w:rsid w:val="00A3090E"/>
    <w:rsid w:val="00A32A59"/>
    <w:rsid w:val="00A333BE"/>
    <w:rsid w:val="00A33C07"/>
    <w:rsid w:val="00A34385"/>
    <w:rsid w:val="00A34B86"/>
    <w:rsid w:val="00A34CBD"/>
    <w:rsid w:val="00A35639"/>
    <w:rsid w:val="00A3684F"/>
    <w:rsid w:val="00A36C2F"/>
    <w:rsid w:val="00A425D0"/>
    <w:rsid w:val="00A43A6B"/>
    <w:rsid w:val="00A441DF"/>
    <w:rsid w:val="00A4508C"/>
    <w:rsid w:val="00A45EAB"/>
    <w:rsid w:val="00A50A7C"/>
    <w:rsid w:val="00A50D8E"/>
    <w:rsid w:val="00A5332A"/>
    <w:rsid w:val="00A54F0D"/>
    <w:rsid w:val="00A55B29"/>
    <w:rsid w:val="00A61D1F"/>
    <w:rsid w:val="00A63C09"/>
    <w:rsid w:val="00A659C7"/>
    <w:rsid w:val="00A65F52"/>
    <w:rsid w:val="00A66482"/>
    <w:rsid w:val="00A70489"/>
    <w:rsid w:val="00A71001"/>
    <w:rsid w:val="00A713D4"/>
    <w:rsid w:val="00A71702"/>
    <w:rsid w:val="00A7245A"/>
    <w:rsid w:val="00A726B9"/>
    <w:rsid w:val="00A75525"/>
    <w:rsid w:val="00A75F59"/>
    <w:rsid w:val="00A83307"/>
    <w:rsid w:val="00A83DC5"/>
    <w:rsid w:val="00A84FE7"/>
    <w:rsid w:val="00A8596A"/>
    <w:rsid w:val="00A876BE"/>
    <w:rsid w:val="00A95350"/>
    <w:rsid w:val="00A97F68"/>
    <w:rsid w:val="00AA1854"/>
    <w:rsid w:val="00AA1920"/>
    <w:rsid w:val="00AA1B17"/>
    <w:rsid w:val="00AA2560"/>
    <w:rsid w:val="00AA2BC6"/>
    <w:rsid w:val="00AA3AF4"/>
    <w:rsid w:val="00AA4640"/>
    <w:rsid w:val="00AA4785"/>
    <w:rsid w:val="00AB1FE8"/>
    <w:rsid w:val="00AB259C"/>
    <w:rsid w:val="00AB2743"/>
    <w:rsid w:val="00AB4D88"/>
    <w:rsid w:val="00AB67D6"/>
    <w:rsid w:val="00AB6A4D"/>
    <w:rsid w:val="00AB7AB3"/>
    <w:rsid w:val="00AC30F5"/>
    <w:rsid w:val="00AC3DCB"/>
    <w:rsid w:val="00AC55DB"/>
    <w:rsid w:val="00AC6FAC"/>
    <w:rsid w:val="00AC74D4"/>
    <w:rsid w:val="00AC75DD"/>
    <w:rsid w:val="00AC7B68"/>
    <w:rsid w:val="00AD06D4"/>
    <w:rsid w:val="00AD623C"/>
    <w:rsid w:val="00AD72AF"/>
    <w:rsid w:val="00AE0C21"/>
    <w:rsid w:val="00AE1965"/>
    <w:rsid w:val="00AE2AF4"/>
    <w:rsid w:val="00AE32A4"/>
    <w:rsid w:val="00AE4126"/>
    <w:rsid w:val="00AE5773"/>
    <w:rsid w:val="00AF1036"/>
    <w:rsid w:val="00AF1645"/>
    <w:rsid w:val="00AF27AC"/>
    <w:rsid w:val="00AF29D6"/>
    <w:rsid w:val="00AF40D8"/>
    <w:rsid w:val="00AF7BDF"/>
    <w:rsid w:val="00B00B52"/>
    <w:rsid w:val="00B06F8F"/>
    <w:rsid w:val="00B07121"/>
    <w:rsid w:val="00B14643"/>
    <w:rsid w:val="00B20A71"/>
    <w:rsid w:val="00B22127"/>
    <w:rsid w:val="00B26C83"/>
    <w:rsid w:val="00B3399E"/>
    <w:rsid w:val="00B40585"/>
    <w:rsid w:val="00B4161E"/>
    <w:rsid w:val="00B478E4"/>
    <w:rsid w:val="00B50403"/>
    <w:rsid w:val="00B52051"/>
    <w:rsid w:val="00B5234E"/>
    <w:rsid w:val="00B5491C"/>
    <w:rsid w:val="00B54F70"/>
    <w:rsid w:val="00B550B2"/>
    <w:rsid w:val="00B57710"/>
    <w:rsid w:val="00B6015C"/>
    <w:rsid w:val="00B60B00"/>
    <w:rsid w:val="00B60FCB"/>
    <w:rsid w:val="00B63C20"/>
    <w:rsid w:val="00B643DA"/>
    <w:rsid w:val="00B645DF"/>
    <w:rsid w:val="00B702EF"/>
    <w:rsid w:val="00B74D1D"/>
    <w:rsid w:val="00B75AD0"/>
    <w:rsid w:val="00B75C1A"/>
    <w:rsid w:val="00B764AE"/>
    <w:rsid w:val="00B772DF"/>
    <w:rsid w:val="00B83695"/>
    <w:rsid w:val="00B83CDA"/>
    <w:rsid w:val="00B864F6"/>
    <w:rsid w:val="00B875C8"/>
    <w:rsid w:val="00B87642"/>
    <w:rsid w:val="00B87664"/>
    <w:rsid w:val="00B90632"/>
    <w:rsid w:val="00B961C6"/>
    <w:rsid w:val="00B96774"/>
    <w:rsid w:val="00B97E7D"/>
    <w:rsid w:val="00BA354B"/>
    <w:rsid w:val="00BA68D8"/>
    <w:rsid w:val="00BB4687"/>
    <w:rsid w:val="00BC2665"/>
    <w:rsid w:val="00BC294C"/>
    <w:rsid w:val="00BC36B4"/>
    <w:rsid w:val="00BC5A3B"/>
    <w:rsid w:val="00BC6139"/>
    <w:rsid w:val="00BC7D78"/>
    <w:rsid w:val="00BD0ADF"/>
    <w:rsid w:val="00BD155C"/>
    <w:rsid w:val="00BD7794"/>
    <w:rsid w:val="00BD7FBE"/>
    <w:rsid w:val="00BE0CF3"/>
    <w:rsid w:val="00BE0F09"/>
    <w:rsid w:val="00BE2837"/>
    <w:rsid w:val="00BE294E"/>
    <w:rsid w:val="00BE4A4E"/>
    <w:rsid w:val="00BE7D12"/>
    <w:rsid w:val="00BF0015"/>
    <w:rsid w:val="00BF1190"/>
    <w:rsid w:val="00BF1B0F"/>
    <w:rsid w:val="00BF25CB"/>
    <w:rsid w:val="00C012B5"/>
    <w:rsid w:val="00C01AEA"/>
    <w:rsid w:val="00C022E2"/>
    <w:rsid w:val="00C02F87"/>
    <w:rsid w:val="00C03AA4"/>
    <w:rsid w:val="00C05090"/>
    <w:rsid w:val="00C05C33"/>
    <w:rsid w:val="00C062F3"/>
    <w:rsid w:val="00C06FEE"/>
    <w:rsid w:val="00C10B0A"/>
    <w:rsid w:val="00C11760"/>
    <w:rsid w:val="00C11999"/>
    <w:rsid w:val="00C11C5C"/>
    <w:rsid w:val="00C13FF2"/>
    <w:rsid w:val="00C14E83"/>
    <w:rsid w:val="00C156AC"/>
    <w:rsid w:val="00C21435"/>
    <w:rsid w:val="00C224C2"/>
    <w:rsid w:val="00C22F9C"/>
    <w:rsid w:val="00C236C8"/>
    <w:rsid w:val="00C24885"/>
    <w:rsid w:val="00C25982"/>
    <w:rsid w:val="00C268B2"/>
    <w:rsid w:val="00C31C3E"/>
    <w:rsid w:val="00C36C4D"/>
    <w:rsid w:val="00C40D79"/>
    <w:rsid w:val="00C4116C"/>
    <w:rsid w:val="00C4337C"/>
    <w:rsid w:val="00C45388"/>
    <w:rsid w:val="00C4661C"/>
    <w:rsid w:val="00C47F88"/>
    <w:rsid w:val="00C50724"/>
    <w:rsid w:val="00C521AB"/>
    <w:rsid w:val="00C537D5"/>
    <w:rsid w:val="00C657F5"/>
    <w:rsid w:val="00C66882"/>
    <w:rsid w:val="00C66D82"/>
    <w:rsid w:val="00C707E2"/>
    <w:rsid w:val="00C70F9E"/>
    <w:rsid w:val="00C73874"/>
    <w:rsid w:val="00C7610D"/>
    <w:rsid w:val="00C807E0"/>
    <w:rsid w:val="00C848BE"/>
    <w:rsid w:val="00C84909"/>
    <w:rsid w:val="00C85942"/>
    <w:rsid w:val="00C85C39"/>
    <w:rsid w:val="00C86CA8"/>
    <w:rsid w:val="00C87867"/>
    <w:rsid w:val="00C914A3"/>
    <w:rsid w:val="00C92FE8"/>
    <w:rsid w:val="00C94442"/>
    <w:rsid w:val="00CA08E9"/>
    <w:rsid w:val="00CA18A8"/>
    <w:rsid w:val="00CA245F"/>
    <w:rsid w:val="00CA3B9F"/>
    <w:rsid w:val="00CA571C"/>
    <w:rsid w:val="00CA6D01"/>
    <w:rsid w:val="00CA6E50"/>
    <w:rsid w:val="00CB1548"/>
    <w:rsid w:val="00CB1A50"/>
    <w:rsid w:val="00CB1DAE"/>
    <w:rsid w:val="00CB26DD"/>
    <w:rsid w:val="00CB2877"/>
    <w:rsid w:val="00CB3FB9"/>
    <w:rsid w:val="00CB48ED"/>
    <w:rsid w:val="00CB711A"/>
    <w:rsid w:val="00CB716F"/>
    <w:rsid w:val="00CB7EDB"/>
    <w:rsid w:val="00CC00BB"/>
    <w:rsid w:val="00CC103D"/>
    <w:rsid w:val="00CC425F"/>
    <w:rsid w:val="00CC4B30"/>
    <w:rsid w:val="00CC5638"/>
    <w:rsid w:val="00CC6894"/>
    <w:rsid w:val="00CC721F"/>
    <w:rsid w:val="00CD15BE"/>
    <w:rsid w:val="00CD3002"/>
    <w:rsid w:val="00CD57D6"/>
    <w:rsid w:val="00CE07A3"/>
    <w:rsid w:val="00CE12F7"/>
    <w:rsid w:val="00CE4012"/>
    <w:rsid w:val="00CE6A08"/>
    <w:rsid w:val="00CF1B03"/>
    <w:rsid w:val="00CF7E6D"/>
    <w:rsid w:val="00D002B4"/>
    <w:rsid w:val="00D00958"/>
    <w:rsid w:val="00D012C3"/>
    <w:rsid w:val="00D02844"/>
    <w:rsid w:val="00D029CF"/>
    <w:rsid w:val="00D05D5F"/>
    <w:rsid w:val="00D05DEA"/>
    <w:rsid w:val="00D06560"/>
    <w:rsid w:val="00D10097"/>
    <w:rsid w:val="00D11285"/>
    <w:rsid w:val="00D15D51"/>
    <w:rsid w:val="00D16A8E"/>
    <w:rsid w:val="00D2264E"/>
    <w:rsid w:val="00D22D06"/>
    <w:rsid w:val="00D233BF"/>
    <w:rsid w:val="00D23B5D"/>
    <w:rsid w:val="00D23EC4"/>
    <w:rsid w:val="00D24B0F"/>
    <w:rsid w:val="00D26FCC"/>
    <w:rsid w:val="00D276D8"/>
    <w:rsid w:val="00D31673"/>
    <w:rsid w:val="00D324C2"/>
    <w:rsid w:val="00D32697"/>
    <w:rsid w:val="00D32C6C"/>
    <w:rsid w:val="00D33271"/>
    <w:rsid w:val="00D37407"/>
    <w:rsid w:val="00D43292"/>
    <w:rsid w:val="00D4333F"/>
    <w:rsid w:val="00D452BE"/>
    <w:rsid w:val="00D50CCD"/>
    <w:rsid w:val="00D53FA2"/>
    <w:rsid w:val="00D56346"/>
    <w:rsid w:val="00D60D01"/>
    <w:rsid w:val="00D62ACE"/>
    <w:rsid w:val="00D62BE4"/>
    <w:rsid w:val="00D743EA"/>
    <w:rsid w:val="00D7751D"/>
    <w:rsid w:val="00D802F9"/>
    <w:rsid w:val="00D86A79"/>
    <w:rsid w:val="00D87AC6"/>
    <w:rsid w:val="00D87B9A"/>
    <w:rsid w:val="00D87C82"/>
    <w:rsid w:val="00D9096A"/>
    <w:rsid w:val="00D90FB4"/>
    <w:rsid w:val="00D9190E"/>
    <w:rsid w:val="00D92215"/>
    <w:rsid w:val="00D9239A"/>
    <w:rsid w:val="00D9345D"/>
    <w:rsid w:val="00D94C1E"/>
    <w:rsid w:val="00DA41CD"/>
    <w:rsid w:val="00DA5A4A"/>
    <w:rsid w:val="00DA5CF9"/>
    <w:rsid w:val="00DA6580"/>
    <w:rsid w:val="00DB0250"/>
    <w:rsid w:val="00DB1D0A"/>
    <w:rsid w:val="00DB206B"/>
    <w:rsid w:val="00DB443B"/>
    <w:rsid w:val="00DC037E"/>
    <w:rsid w:val="00DC702C"/>
    <w:rsid w:val="00DC78B5"/>
    <w:rsid w:val="00DD4114"/>
    <w:rsid w:val="00DD4FE1"/>
    <w:rsid w:val="00DD5916"/>
    <w:rsid w:val="00DD6E95"/>
    <w:rsid w:val="00DD7469"/>
    <w:rsid w:val="00DD7B48"/>
    <w:rsid w:val="00DE4D1F"/>
    <w:rsid w:val="00DE5427"/>
    <w:rsid w:val="00DE54E0"/>
    <w:rsid w:val="00DE5D4E"/>
    <w:rsid w:val="00DE6450"/>
    <w:rsid w:val="00DE7CED"/>
    <w:rsid w:val="00DF1824"/>
    <w:rsid w:val="00DF317B"/>
    <w:rsid w:val="00DF3F19"/>
    <w:rsid w:val="00DF507B"/>
    <w:rsid w:val="00DF766D"/>
    <w:rsid w:val="00DF7B0B"/>
    <w:rsid w:val="00E06095"/>
    <w:rsid w:val="00E11EB4"/>
    <w:rsid w:val="00E13455"/>
    <w:rsid w:val="00E143B0"/>
    <w:rsid w:val="00E17FB3"/>
    <w:rsid w:val="00E24285"/>
    <w:rsid w:val="00E2505C"/>
    <w:rsid w:val="00E25387"/>
    <w:rsid w:val="00E30FD5"/>
    <w:rsid w:val="00E310AA"/>
    <w:rsid w:val="00E31A1C"/>
    <w:rsid w:val="00E31FB1"/>
    <w:rsid w:val="00E33584"/>
    <w:rsid w:val="00E3523F"/>
    <w:rsid w:val="00E40C07"/>
    <w:rsid w:val="00E4115C"/>
    <w:rsid w:val="00E45085"/>
    <w:rsid w:val="00E46460"/>
    <w:rsid w:val="00E502CC"/>
    <w:rsid w:val="00E516CB"/>
    <w:rsid w:val="00E52CBB"/>
    <w:rsid w:val="00E54AC5"/>
    <w:rsid w:val="00E5575D"/>
    <w:rsid w:val="00E56415"/>
    <w:rsid w:val="00E56B44"/>
    <w:rsid w:val="00E56F82"/>
    <w:rsid w:val="00E60408"/>
    <w:rsid w:val="00E61A70"/>
    <w:rsid w:val="00E64C36"/>
    <w:rsid w:val="00E663E6"/>
    <w:rsid w:val="00E71AA2"/>
    <w:rsid w:val="00E71FE0"/>
    <w:rsid w:val="00E730AA"/>
    <w:rsid w:val="00E732FF"/>
    <w:rsid w:val="00E7472E"/>
    <w:rsid w:val="00E759DB"/>
    <w:rsid w:val="00E80867"/>
    <w:rsid w:val="00E82883"/>
    <w:rsid w:val="00E862E8"/>
    <w:rsid w:val="00E905E0"/>
    <w:rsid w:val="00E918D8"/>
    <w:rsid w:val="00E930A2"/>
    <w:rsid w:val="00E93744"/>
    <w:rsid w:val="00E9402F"/>
    <w:rsid w:val="00E94DC2"/>
    <w:rsid w:val="00E95711"/>
    <w:rsid w:val="00E974D6"/>
    <w:rsid w:val="00EA06B0"/>
    <w:rsid w:val="00EA228D"/>
    <w:rsid w:val="00EA4766"/>
    <w:rsid w:val="00EA5AA8"/>
    <w:rsid w:val="00EB01BC"/>
    <w:rsid w:val="00EB4227"/>
    <w:rsid w:val="00EB4479"/>
    <w:rsid w:val="00EB5757"/>
    <w:rsid w:val="00EB7539"/>
    <w:rsid w:val="00EC51E6"/>
    <w:rsid w:val="00EC553A"/>
    <w:rsid w:val="00EC6A0B"/>
    <w:rsid w:val="00EC774A"/>
    <w:rsid w:val="00EC7D14"/>
    <w:rsid w:val="00ED0BB6"/>
    <w:rsid w:val="00ED12A1"/>
    <w:rsid w:val="00ED2077"/>
    <w:rsid w:val="00ED31AB"/>
    <w:rsid w:val="00EE2A1F"/>
    <w:rsid w:val="00EE3541"/>
    <w:rsid w:val="00EE514E"/>
    <w:rsid w:val="00EE74C4"/>
    <w:rsid w:val="00EF2FAC"/>
    <w:rsid w:val="00EF35C6"/>
    <w:rsid w:val="00F00985"/>
    <w:rsid w:val="00F01828"/>
    <w:rsid w:val="00F0184E"/>
    <w:rsid w:val="00F02D5E"/>
    <w:rsid w:val="00F04D11"/>
    <w:rsid w:val="00F05E5E"/>
    <w:rsid w:val="00F13008"/>
    <w:rsid w:val="00F16AF1"/>
    <w:rsid w:val="00F22CA9"/>
    <w:rsid w:val="00F246DF"/>
    <w:rsid w:val="00F32F0A"/>
    <w:rsid w:val="00F3403A"/>
    <w:rsid w:val="00F34623"/>
    <w:rsid w:val="00F34CD9"/>
    <w:rsid w:val="00F36B52"/>
    <w:rsid w:val="00F37020"/>
    <w:rsid w:val="00F4074D"/>
    <w:rsid w:val="00F41F5F"/>
    <w:rsid w:val="00F4325C"/>
    <w:rsid w:val="00F43F46"/>
    <w:rsid w:val="00F46669"/>
    <w:rsid w:val="00F46C9E"/>
    <w:rsid w:val="00F4794D"/>
    <w:rsid w:val="00F50EAA"/>
    <w:rsid w:val="00F51363"/>
    <w:rsid w:val="00F51690"/>
    <w:rsid w:val="00F5194B"/>
    <w:rsid w:val="00F54F39"/>
    <w:rsid w:val="00F55867"/>
    <w:rsid w:val="00F56BED"/>
    <w:rsid w:val="00F6058D"/>
    <w:rsid w:val="00F62804"/>
    <w:rsid w:val="00F634BC"/>
    <w:rsid w:val="00F64F7F"/>
    <w:rsid w:val="00F66592"/>
    <w:rsid w:val="00F67189"/>
    <w:rsid w:val="00F67427"/>
    <w:rsid w:val="00F75E53"/>
    <w:rsid w:val="00F7603E"/>
    <w:rsid w:val="00F80EC9"/>
    <w:rsid w:val="00F80EDF"/>
    <w:rsid w:val="00F8242E"/>
    <w:rsid w:val="00F82608"/>
    <w:rsid w:val="00F82F47"/>
    <w:rsid w:val="00F848E5"/>
    <w:rsid w:val="00F8732E"/>
    <w:rsid w:val="00F92567"/>
    <w:rsid w:val="00F94FE1"/>
    <w:rsid w:val="00F95923"/>
    <w:rsid w:val="00F96CE4"/>
    <w:rsid w:val="00FA023F"/>
    <w:rsid w:val="00FA59AA"/>
    <w:rsid w:val="00FA5C11"/>
    <w:rsid w:val="00FA5F4C"/>
    <w:rsid w:val="00FA7C56"/>
    <w:rsid w:val="00FA7F60"/>
    <w:rsid w:val="00FB436E"/>
    <w:rsid w:val="00FB4802"/>
    <w:rsid w:val="00FB4CF3"/>
    <w:rsid w:val="00FB6D5D"/>
    <w:rsid w:val="00FB72DD"/>
    <w:rsid w:val="00FC10C1"/>
    <w:rsid w:val="00FC3DE6"/>
    <w:rsid w:val="00FC405E"/>
    <w:rsid w:val="00FC5EF1"/>
    <w:rsid w:val="00FC69CE"/>
    <w:rsid w:val="00FC6C34"/>
    <w:rsid w:val="00FD1AB2"/>
    <w:rsid w:val="00FD4138"/>
    <w:rsid w:val="00FD6621"/>
    <w:rsid w:val="00FE192D"/>
    <w:rsid w:val="00FE2EB5"/>
    <w:rsid w:val="00FE42C5"/>
    <w:rsid w:val="00FE600F"/>
    <w:rsid w:val="00FE60E5"/>
    <w:rsid w:val="00FE6B04"/>
    <w:rsid w:val="00FE6DF3"/>
    <w:rsid w:val="00FE7A0C"/>
    <w:rsid w:val="00FF1D5B"/>
    <w:rsid w:val="00FF2E46"/>
    <w:rsid w:val="00FF5174"/>
    <w:rsid w:val="00FF61C7"/>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ersonName"/>
  <w:shapeDefaults>
    <o:shapedefaults v:ext="edit" spidmax="26626"/>
    <o:shapelayout v:ext="edit">
      <o:idmap v:ext="edit" data="1"/>
      <o:rules v:ext="edit">
        <o:r id="V:Rule2" type="connector" idref="#_x0000_s1216"/>
      </o:rules>
      <o:regrouptable v:ext="edit">
        <o:entry new="1" old="0"/>
        <o:entry new="2" old="0"/>
        <o:entry new="3" old="0"/>
      </o:regrouptable>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page number" w:uiPriority="0"/>
    <w:lsdException w:name="endnote text" w:uiPriority="0"/>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0EDF"/>
    <w:pPr>
      <w:spacing w:after="0" w:line="240" w:lineRule="auto"/>
      <w:jc w:val="both"/>
    </w:pPr>
  </w:style>
  <w:style w:type="paragraph" w:styleId="Titre1">
    <w:name w:val="heading 1"/>
    <w:aliases w:val="Titre 1 CS,H1,H11,H]1,level 1,1,Heading Annex0,t1.T1.Titre 1,t1,heading 1,Profil,h1,Titre de niveau 1 GIE,Titresup,Titre 10,Heading 1,Chapitre 1,Level 1,l1,Titre 11,t1.T1,steph1,Titre1,H12,H111,Contrat 1,chapitre,Ct.,Heading1_Titre1,Titre niveau"/>
    <w:basedOn w:val="Paragraphedeliste"/>
    <w:next w:val="Normal"/>
    <w:link w:val="Titre1Car"/>
    <w:qFormat/>
    <w:rsid w:val="00AB67D6"/>
    <w:pPr>
      <w:numPr>
        <w:numId w:val="89"/>
      </w:numPr>
      <w:spacing w:before="840" w:after="240"/>
      <w:ind w:left="357" w:hanging="357"/>
      <w:contextualSpacing w:val="0"/>
      <w:outlineLvl w:val="0"/>
    </w:pPr>
    <w:rPr>
      <w:rFonts w:cs="Arial"/>
      <w:b/>
      <w:color w:val="003366"/>
      <w:sz w:val="36"/>
      <w:szCs w:val="36"/>
    </w:rPr>
  </w:style>
  <w:style w:type="paragraph" w:styleId="Titre2">
    <w:name w:val="heading 2"/>
    <w:basedOn w:val="Paragraphedeliste"/>
    <w:next w:val="Normal"/>
    <w:link w:val="Titre2Car"/>
    <w:uiPriority w:val="9"/>
    <w:unhideWhenUsed/>
    <w:qFormat/>
    <w:rsid w:val="00B5234E"/>
    <w:pPr>
      <w:numPr>
        <w:ilvl w:val="1"/>
        <w:numId w:val="89"/>
      </w:numPr>
      <w:tabs>
        <w:tab w:val="clear" w:pos="1724"/>
        <w:tab w:val="num" w:pos="1800"/>
      </w:tabs>
      <w:ind w:left="993" w:hanging="633"/>
      <w:outlineLvl w:val="1"/>
    </w:pPr>
    <w:rPr>
      <w:rFonts w:cs="Arial"/>
      <w:color w:val="003366"/>
      <w:sz w:val="28"/>
      <w:szCs w:val="28"/>
    </w:rPr>
  </w:style>
  <w:style w:type="paragraph" w:styleId="Titre3">
    <w:name w:val="heading 3"/>
    <w:basedOn w:val="Paragraphedeliste"/>
    <w:next w:val="Normal"/>
    <w:link w:val="Titre3Car"/>
    <w:uiPriority w:val="9"/>
    <w:unhideWhenUsed/>
    <w:qFormat/>
    <w:rsid w:val="00683E3F"/>
    <w:pPr>
      <w:numPr>
        <w:ilvl w:val="2"/>
        <w:numId w:val="89"/>
      </w:numPr>
      <w:tabs>
        <w:tab w:val="clear" w:pos="2520"/>
      </w:tabs>
      <w:ind w:left="1418" w:hanging="698"/>
      <w:outlineLvl w:val="2"/>
    </w:pPr>
    <w:rPr>
      <w:color w:val="003366"/>
      <w:sz w:val="24"/>
      <w:szCs w:val="24"/>
    </w:rPr>
  </w:style>
  <w:style w:type="paragraph" w:styleId="Titre4">
    <w:name w:val="heading 4"/>
    <w:basedOn w:val="Titre3"/>
    <w:next w:val="Normal"/>
    <w:link w:val="Titre4Car"/>
    <w:uiPriority w:val="9"/>
    <w:unhideWhenUsed/>
    <w:qFormat/>
    <w:rsid w:val="008B5251"/>
    <w:pPr>
      <w:numPr>
        <w:ilvl w:val="3"/>
      </w:numPr>
      <w:tabs>
        <w:tab w:val="clear" w:pos="3600"/>
      </w:tabs>
      <w:ind w:left="1985" w:hanging="905"/>
      <w:outlineLvl w:val="3"/>
    </w:p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15540B"/>
    <w:rPr>
      <w:color w:val="0000FF" w:themeColor="hyperlink"/>
      <w:u w:val="single"/>
    </w:rPr>
  </w:style>
  <w:style w:type="character" w:styleId="Lienhypertextesuivivisit">
    <w:name w:val="FollowedHyperlink"/>
    <w:basedOn w:val="Policepardfaut"/>
    <w:uiPriority w:val="99"/>
    <w:semiHidden/>
    <w:unhideWhenUsed/>
    <w:rsid w:val="0015540B"/>
    <w:rPr>
      <w:color w:val="800080" w:themeColor="followedHyperlink"/>
      <w:u w:val="single"/>
    </w:rPr>
  </w:style>
  <w:style w:type="paragraph" w:styleId="Paragraphedeliste">
    <w:name w:val="List Paragraph"/>
    <w:basedOn w:val="Normal"/>
    <w:uiPriority w:val="34"/>
    <w:qFormat/>
    <w:rsid w:val="0015540B"/>
    <w:pPr>
      <w:ind w:left="720"/>
      <w:contextualSpacing/>
    </w:pPr>
  </w:style>
  <w:style w:type="character" w:customStyle="1" w:styleId="Titre1Car">
    <w:name w:val="Titre 1 Car"/>
    <w:aliases w:val="Titre 1 CS Car,H1 Car,H11 Car,H]1 Car,level 1 Car,1 Car,Heading Annex0 Car,t1.T1.Titre 1 Car,t1 Car,heading 1 Car,Profil Car,h1 Car,Titre de niveau 1 GIE Car,Titresup Car,Titre 10 Car,Heading 1 Car,Chapitre 1 Car,Level 1 Car,l1 Car,t1.T1 Car"/>
    <w:basedOn w:val="Policepardfaut"/>
    <w:link w:val="Titre1"/>
    <w:rsid w:val="00AB67D6"/>
    <w:rPr>
      <w:rFonts w:cs="Arial"/>
      <w:b/>
      <w:color w:val="003366"/>
      <w:sz w:val="36"/>
      <w:szCs w:val="36"/>
    </w:rPr>
  </w:style>
  <w:style w:type="paragraph" w:styleId="En-ttedetabledesmatires">
    <w:name w:val="TOC Heading"/>
    <w:basedOn w:val="Titre1"/>
    <w:next w:val="Normal"/>
    <w:uiPriority w:val="39"/>
    <w:unhideWhenUsed/>
    <w:qFormat/>
    <w:rsid w:val="00793D75"/>
    <w:pPr>
      <w:outlineLvl w:val="9"/>
    </w:pPr>
  </w:style>
  <w:style w:type="paragraph" w:styleId="Textedebulles">
    <w:name w:val="Balloon Text"/>
    <w:basedOn w:val="Normal"/>
    <w:link w:val="TextedebullesCar"/>
    <w:uiPriority w:val="99"/>
    <w:semiHidden/>
    <w:unhideWhenUsed/>
    <w:rsid w:val="00793D75"/>
    <w:rPr>
      <w:rFonts w:ascii="Tahoma" w:hAnsi="Tahoma" w:cs="Tahoma"/>
      <w:sz w:val="16"/>
      <w:szCs w:val="16"/>
    </w:rPr>
  </w:style>
  <w:style w:type="character" w:customStyle="1" w:styleId="TextedebullesCar">
    <w:name w:val="Texte de bulles Car"/>
    <w:basedOn w:val="Policepardfaut"/>
    <w:link w:val="Textedebulles"/>
    <w:uiPriority w:val="99"/>
    <w:semiHidden/>
    <w:rsid w:val="00793D75"/>
    <w:rPr>
      <w:rFonts w:ascii="Tahoma" w:hAnsi="Tahoma" w:cs="Tahoma"/>
      <w:sz w:val="16"/>
      <w:szCs w:val="16"/>
    </w:rPr>
  </w:style>
  <w:style w:type="paragraph" w:styleId="TM1">
    <w:name w:val="toc 1"/>
    <w:basedOn w:val="Normal"/>
    <w:next w:val="Normal"/>
    <w:autoRedefine/>
    <w:uiPriority w:val="39"/>
    <w:unhideWhenUsed/>
    <w:qFormat/>
    <w:rsid w:val="00793D75"/>
    <w:pPr>
      <w:spacing w:before="120"/>
    </w:pPr>
    <w:rPr>
      <w:b/>
      <w:bCs/>
      <w:i/>
      <w:iCs/>
      <w:sz w:val="24"/>
      <w:szCs w:val="24"/>
    </w:rPr>
  </w:style>
  <w:style w:type="paragraph" w:styleId="TM2">
    <w:name w:val="toc 2"/>
    <w:basedOn w:val="Normal"/>
    <w:next w:val="Normal"/>
    <w:autoRedefine/>
    <w:uiPriority w:val="39"/>
    <w:unhideWhenUsed/>
    <w:qFormat/>
    <w:rsid w:val="007F02BC"/>
    <w:pPr>
      <w:spacing w:before="120"/>
      <w:ind w:left="220"/>
    </w:pPr>
    <w:rPr>
      <w:b/>
      <w:bCs/>
    </w:rPr>
  </w:style>
  <w:style w:type="paragraph" w:styleId="TM3">
    <w:name w:val="toc 3"/>
    <w:basedOn w:val="Normal"/>
    <w:next w:val="Normal"/>
    <w:autoRedefine/>
    <w:uiPriority w:val="39"/>
    <w:unhideWhenUsed/>
    <w:qFormat/>
    <w:rsid w:val="00EF2FAC"/>
    <w:pPr>
      <w:ind w:left="440"/>
    </w:pPr>
    <w:rPr>
      <w:sz w:val="20"/>
      <w:szCs w:val="20"/>
    </w:rPr>
  </w:style>
  <w:style w:type="character" w:customStyle="1" w:styleId="Titre2Car">
    <w:name w:val="Titre 2 Car"/>
    <w:basedOn w:val="Policepardfaut"/>
    <w:link w:val="Titre2"/>
    <w:uiPriority w:val="9"/>
    <w:rsid w:val="00B5234E"/>
    <w:rPr>
      <w:rFonts w:cs="Arial"/>
      <w:color w:val="003366"/>
      <w:sz w:val="28"/>
      <w:szCs w:val="28"/>
    </w:rPr>
  </w:style>
  <w:style w:type="paragraph" w:styleId="Notedefin">
    <w:name w:val="endnote text"/>
    <w:basedOn w:val="Normal"/>
    <w:link w:val="NotedefinCar"/>
    <w:semiHidden/>
    <w:unhideWhenUsed/>
    <w:rsid w:val="003A3F91"/>
    <w:rPr>
      <w:sz w:val="20"/>
      <w:szCs w:val="20"/>
    </w:rPr>
  </w:style>
  <w:style w:type="character" w:customStyle="1" w:styleId="NotedefinCar">
    <w:name w:val="Note de fin Car"/>
    <w:basedOn w:val="Policepardfaut"/>
    <w:link w:val="Notedefin"/>
    <w:uiPriority w:val="99"/>
    <w:semiHidden/>
    <w:rsid w:val="003A3F91"/>
    <w:rPr>
      <w:sz w:val="20"/>
      <w:szCs w:val="20"/>
    </w:rPr>
  </w:style>
  <w:style w:type="character" w:styleId="Appeldenotedefin">
    <w:name w:val="endnote reference"/>
    <w:basedOn w:val="Policepardfaut"/>
    <w:uiPriority w:val="99"/>
    <w:semiHidden/>
    <w:unhideWhenUsed/>
    <w:rsid w:val="003A3F91"/>
    <w:rPr>
      <w:vertAlign w:val="superscript"/>
    </w:rPr>
  </w:style>
  <w:style w:type="paragraph" w:styleId="Explorateurdedocuments">
    <w:name w:val="Document Map"/>
    <w:basedOn w:val="Normal"/>
    <w:link w:val="ExplorateurdedocumentsCar"/>
    <w:uiPriority w:val="99"/>
    <w:semiHidden/>
    <w:unhideWhenUsed/>
    <w:rsid w:val="003B18A4"/>
    <w:rPr>
      <w:rFonts w:ascii="Tahoma" w:hAnsi="Tahoma" w:cs="Tahoma"/>
      <w:sz w:val="16"/>
      <w:szCs w:val="16"/>
    </w:rPr>
  </w:style>
  <w:style w:type="character" w:customStyle="1" w:styleId="ExplorateurdedocumentsCar">
    <w:name w:val="Explorateur de documents Car"/>
    <w:basedOn w:val="Policepardfaut"/>
    <w:link w:val="Explorateurdedocuments"/>
    <w:uiPriority w:val="99"/>
    <w:semiHidden/>
    <w:rsid w:val="003B18A4"/>
    <w:rPr>
      <w:rFonts w:ascii="Tahoma" w:hAnsi="Tahoma" w:cs="Tahoma"/>
      <w:sz w:val="16"/>
      <w:szCs w:val="16"/>
    </w:rPr>
  </w:style>
  <w:style w:type="table" w:styleId="Grilledutableau">
    <w:name w:val="Table Grid"/>
    <w:basedOn w:val="TableauNormal"/>
    <w:rsid w:val="00397BE5"/>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TM4">
    <w:name w:val="toc 4"/>
    <w:basedOn w:val="Normal"/>
    <w:next w:val="Normal"/>
    <w:autoRedefine/>
    <w:uiPriority w:val="39"/>
    <w:unhideWhenUsed/>
    <w:rsid w:val="00FB4CF3"/>
    <w:pPr>
      <w:ind w:left="660"/>
    </w:pPr>
    <w:rPr>
      <w:sz w:val="20"/>
      <w:szCs w:val="20"/>
    </w:rPr>
  </w:style>
  <w:style w:type="paragraph" w:styleId="TM5">
    <w:name w:val="toc 5"/>
    <w:basedOn w:val="Normal"/>
    <w:next w:val="Normal"/>
    <w:autoRedefine/>
    <w:uiPriority w:val="39"/>
    <w:unhideWhenUsed/>
    <w:rsid w:val="00FB4CF3"/>
    <w:pPr>
      <w:ind w:left="880"/>
    </w:pPr>
    <w:rPr>
      <w:sz w:val="20"/>
      <w:szCs w:val="20"/>
    </w:rPr>
  </w:style>
  <w:style w:type="paragraph" w:styleId="TM6">
    <w:name w:val="toc 6"/>
    <w:basedOn w:val="Normal"/>
    <w:next w:val="Normal"/>
    <w:autoRedefine/>
    <w:uiPriority w:val="39"/>
    <w:unhideWhenUsed/>
    <w:rsid w:val="00FB4CF3"/>
    <w:pPr>
      <w:ind w:left="1100"/>
    </w:pPr>
    <w:rPr>
      <w:sz w:val="20"/>
      <w:szCs w:val="20"/>
    </w:rPr>
  </w:style>
  <w:style w:type="paragraph" w:styleId="TM7">
    <w:name w:val="toc 7"/>
    <w:basedOn w:val="Normal"/>
    <w:next w:val="Normal"/>
    <w:autoRedefine/>
    <w:uiPriority w:val="39"/>
    <w:unhideWhenUsed/>
    <w:rsid w:val="00FB4CF3"/>
    <w:pPr>
      <w:ind w:left="1320"/>
    </w:pPr>
    <w:rPr>
      <w:sz w:val="20"/>
      <w:szCs w:val="20"/>
    </w:rPr>
  </w:style>
  <w:style w:type="paragraph" w:styleId="TM8">
    <w:name w:val="toc 8"/>
    <w:basedOn w:val="Normal"/>
    <w:next w:val="Normal"/>
    <w:autoRedefine/>
    <w:uiPriority w:val="39"/>
    <w:unhideWhenUsed/>
    <w:rsid w:val="00FB4CF3"/>
    <w:pPr>
      <w:ind w:left="1540"/>
    </w:pPr>
    <w:rPr>
      <w:sz w:val="20"/>
      <w:szCs w:val="20"/>
    </w:rPr>
  </w:style>
  <w:style w:type="paragraph" w:styleId="TM9">
    <w:name w:val="toc 9"/>
    <w:basedOn w:val="Normal"/>
    <w:next w:val="Normal"/>
    <w:autoRedefine/>
    <w:uiPriority w:val="39"/>
    <w:unhideWhenUsed/>
    <w:rsid w:val="00FB4CF3"/>
    <w:pPr>
      <w:ind w:left="1760"/>
    </w:pPr>
    <w:rPr>
      <w:sz w:val="20"/>
      <w:szCs w:val="20"/>
    </w:rPr>
  </w:style>
  <w:style w:type="character" w:customStyle="1" w:styleId="Titre3Car">
    <w:name w:val="Titre 3 Car"/>
    <w:basedOn w:val="Policepardfaut"/>
    <w:link w:val="Titre3"/>
    <w:uiPriority w:val="9"/>
    <w:rsid w:val="00683E3F"/>
    <w:rPr>
      <w:color w:val="003366"/>
      <w:sz w:val="24"/>
      <w:szCs w:val="24"/>
    </w:rPr>
  </w:style>
  <w:style w:type="character" w:customStyle="1" w:styleId="Titre4Car">
    <w:name w:val="Titre 4 Car"/>
    <w:basedOn w:val="Policepardfaut"/>
    <w:link w:val="Titre4"/>
    <w:uiPriority w:val="9"/>
    <w:rsid w:val="008B5251"/>
    <w:rPr>
      <w:color w:val="003366"/>
      <w:sz w:val="24"/>
      <w:szCs w:val="24"/>
    </w:rPr>
  </w:style>
  <w:style w:type="paragraph" w:customStyle="1" w:styleId="Code">
    <w:name w:val="Code"/>
    <w:basedOn w:val="Normal"/>
    <w:next w:val="Normal"/>
    <w:link w:val="CodeCar"/>
    <w:qFormat/>
    <w:rsid w:val="005C2013"/>
    <w:pPr>
      <w:pBdr>
        <w:top w:val="single" w:sz="4" w:space="1" w:color="auto"/>
        <w:left w:val="single" w:sz="4" w:space="4" w:color="auto"/>
        <w:bottom w:val="single" w:sz="4" w:space="1" w:color="auto"/>
        <w:right w:val="single" w:sz="4" w:space="4" w:color="auto"/>
      </w:pBdr>
      <w:jc w:val="left"/>
    </w:pPr>
    <w:rPr>
      <w:rFonts w:ascii="Courier New" w:hAnsi="Courier New" w:cs="Courier New"/>
      <w:i/>
      <w:color w:val="17365D" w:themeColor="text2" w:themeShade="BF"/>
    </w:rPr>
  </w:style>
  <w:style w:type="paragraph" w:styleId="Lgende">
    <w:name w:val="caption"/>
    <w:basedOn w:val="Normal"/>
    <w:next w:val="Normal"/>
    <w:uiPriority w:val="35"/>
    <w:unhideWhenUsed/>
    <w:qFormat/>
    <w:rsid w:val="002A016C"/>
    <w:pPr>
      <w:spacing w:after="200"/>
    </w:pPr>
    <w:rPr>
      <w:b/>
      <w:bCs/>
      <w:color w:val="4F81BD" w:themeColor="accent1"/>
      <w:sz w:val="18"/>
      <w:szCs w:val="18"/>
    </w:rPr>
  </w:style>
  <w:style w:type="character" w:customStyle="1" w:styleId="CodeCar">
    <w:name w:val="Code Car"/>
    <w:basedOn w:val="Policepardfaut"/>
    <w:link w:val="Code"/>
    <w:rsid w:val="005C2013"/>
    <w:rPr>
      <w:rFonts w:ascii="Courier New" w:hAnsi="Courier New" w:cs="Courier New"/>
      <w:i/>
      <w:color w:val="17365D" w:themeColor="text2" w:themeShade="BF"/>
    </w:rPr>
  </w:style>
  <w:style w:type="paragraph" w:styleId="Tabledesillustrations">
    <w:name w:val="table of figures"/>
    <w:basedOn w:val="Normal"/>
    <w:next w:val="Normal"/>
    <w:uiPriority w:val="99"/>
    <w:unhideWhenUsed/>
    <w:rsid w:val="0009409C"/>
  </w:style>
  <w:style w:type="paragraph" w:styleId="En-tte">
    <w:name w:val="header"/>
    <w:basedOn w:val="Normal"/>
    <w:link w:val="En-tteCar"/>
    <w:uiPriority w:val="99"/>
    <w:unhideWhenUsed/>
    <w:rsid w:val="009C4F43"/>
    <w:pPr>
      <w:tabs>
        <w:tab w:val="center" w:pos="4536"/>
        <w:tab w:val="right" w:pos="9072"/>
      </w:tabs>
    </w:pPr>
  </w:style>
  <w:style w:type="character" w:customStyle="1" w:styleId="En-tteCar">
    <w:name w:val="En-tête Car"/>
    <w:basedOn w:val="Policepardfaut"/>
    <w:link w:val="En-tte"/>
    <w:uiPriority w:val="99"/>
    <w:rsid w:val="009C4F43"/>
  </w:style>
  <w:style w:type="paragraph" w:styleId="Pieddepage">
    <w:name w:val="footer"/>
    <w:basedOn w:val="Normal"/>
    <w:link w:val="PieddepageCar"/>
    <w:unhideWhenUsed/>
    <w:rsid w:val="009C4F43"/>
    <w:pPr>
      <w:tabs>
        <w:tab w:val="center" w:pos="4536"/>
        <w:tab w:val="right" w:pos="9072"/>
      </w:tabs>
    </w:pPr>
  </w:style>
  <w:style w:type="character" w:customStyle="1" w:styleId="PieddepageCar">
    <w:name w:val="Pied de page Car"/>
    <w:basedOn w:val="Policepardfaut"/>
    <w:link w:val="Pieddepage"/>
    <w:uiPriority w:val="99"/>
    <w:rsid w:val="009C4F43"/>
  </w:style>
  <w:style w:type="character" w:styleId="Numrodepage">
    <w:name w:val="page number"/>
    <w:basedOn w:val="Policepardfaut"/>
    <w:rsid w:val="00A4508C"/>
  </w:style>
  <w:style w:type="paragraph" w:customStyle="1" w:styleId="CarCarCarCarCarCarCar">
    <w:name w:val="Car Car Car Car Car Car Car"/>
    <w:basedOn w:val="Normal"/>
    <w:rsid w:val="00921425"/>
    <w:pPr>
      <w:spacing w:after="160" w:line="240" w:lineRule="exact"/>
      <w:jc w:val="left"/>
    </w:pPr>
    <w:rPr>
      <w:rFonts w:ascii="Verdana" w:eastAsia="Times New Roman" w:hAnsi="Verdana" w:cs="Times New Roman"/>
      <w:sz w:val="24"/>
      <w:szCs w:val="24"/>
      <w:lang w:val="en-US"/>
    </w:rPr>
  </w:style>
  <w:style w:type="paragraph" w:customStyle="1" w:styleId="Cellule">
    <w:name w:val="Cellule"/>
    <w:basedOn w:val="Normal"/>
    <w:rsid w:val="00921425"/>
    <w:pPr>
      <w:keepNext/>
      <w:tabs>
        <w:tab w:val="left" w:pos="851"/>
      </w:tabs>
      <w:spacing w:before="120" w:after="120" w:line="120" w:lineRule="atLeast"/>
      <w:jc w:val="left"/>
    </w:pPr>
    <w:rPr>
      <w:rFonts w:ascii="Garamond" w:eastAsia="Times New Roman" w:hAnsi="Garamond" w:cs="Times New Roman"/>
      <w:szCs w:val="20"/>
      <w:lang w:eastAsia="fr-FR"/>
    </w:rPr>
  </w:style>
  <w:style w:type="paragraph" w:customStyle="1" w:styleId="ZMODPied2CS">
    <w:name w:val="ZMOD_Pied2 CS"/>
    <w:basedOn w:val="Normal"/>
    <w:rsid w:val="00921425"/>
    <w:pPr>
      <w:tabs>
        <w:tab w:val="left" w:pos="851"/>
      </w:tabs>
      <w:jc w:val="center"/>
    </w:pPr>
    <w:rPr>
      <w:rFonts w:ascii="Times New Roman" w:eastAsia="Times New Roman" w:hAnsi="Times New Roman" w:cs="Times New Roman"/>
      <w:szCs w:val="20"/>
      <w:lang w:eastAsia="fr-FR"/>
    </w:rPr>
  </w:style>
  <w:style w:type="paragraph" w:styleId="Rvision">
    <w:name w:val="Revision"/>
    <w:hidden/>
    <w:uiPriority w:val="99"/>
    <w:semiHidden/>
    <w:rsid w:val="00673A8E"/>
    <w:pPr>
      <w:spacing w:after="0" w:line="240" w:lineRule="auto"/>
    </w:pPr>
  </w:style>
  <w:style w:type="character" w:styleId="Marquedecommentaire">
    <w:name w:val="annotation reference"/>
    <w:basedOn w:val="Policepardfaut"/>
    <w:uiPriority w:val="99"/>
    <w:semiHidden/>
    <w:unhideWhenUsed/>
    <w:rsid w:val="00920557"/>
    <w:rPr>
      <w:sz w:val="16"/>
      <w:szCs w:val="16"/>
    </w:rPr>
  </w:style>
  <w:style w:type="paragraph" w:styleId="Commentaire">
    <w:name w:val="annotation text"/>
    <w:basedOn w:val="Normal"/>
    <w:link w:val="CommentaireCar"/>
    <w:uiPriority w:val="99"/>
    <w:semiHidden/>
    <w:unhideWhenUsed/>
    <w:rsid w:val="00920557"/>
    <w:rPr>
      <w:sz w:val="20"/>
      <w:szCs w:val="20"/>
    </w:rPr>
  </w:style>
  <w:style w:type="character" w:customStyle="1" w:styleId="CommentaireCar">
    <w:name w:val="Commentaire Car"/>
    <w:basedOn w:val="Policepardfaut"/>
    <w:link w:val="Commentaire"/>
    <w:uiPriority w:val="99"/>
    <w:semiHidden/>
    <w:rsid w:val="00920557"/>
    <w:rPr>
      <w:sz w:val="20"/>
      <w:szCs w:val="20"/>
    </w:rPr>
  </w:style>
  <w:style w:type="paragraph" w:styleId="Objetducommentaire">
    <w:name w:val="annotation subject"/>
    <w:basedOn w:val="Commentaire"/>
    <w:next w:val="Commentaire"/>
    <w:link w:val="ObjetducommentaireCar"/>
    <w:uiPriority w:val="99"/>
    <w:semiHidden/>
    <w:unhideWhenUsed/>
    <w:rsid w:val="00920557"/>
    <w:rPr>
      <w:b/>
      <w:bCs/>
    </w:rPr>
  </w:style>
  <w:style w:type="character" w:customStyle="1" w:styleId="ObjetducommentaireCar">
    <w:name w:val="Objet du commentaire Car"/>
    <w:basedOn w:val="CommentaireCar"/>
    <w:link w:val="Objetducommentaire"/>
    <w:uiPriority w:val="99"/>
    <w:semiHidden/>
    <w:rsid w:val="00920557"/>
    <w:rPr>
      <w:b/>
      <w:bCs/>
    </w:rPr>
  </w:style>
  <w:style w:type="character" w:customStyle="1" w:styleId="sc0">
    <w:name w:val="sc0"/>
    <w:basedOn w:val="Policepardfaut"/>
    <w:rsid w:val="00915FCF"/>
    <w:rPr>
      <w:rFonts w:ascii="Courier New" w:hAnsi="Courier New" w:cs="Courier New" w:hint="default"/>
      <w:color w:val="000000"/>
      <w:sz w:val="20"/>
      <w:szCs w:val="20"/>
    </w:rPr>
  </w:style>
  <w:style w:type="character" w:customStyle="1" w:styleId="sc91">
    <w:name w:val="sc91"/>
    <w:basedOn w:val="Policepardfaut"/>
    <w:rsid w:val="00E25387"/>
    <w:rPr>
      <w:rFonts w:ascii="Courier New" w:hAnsi="Courier New" w:cs="Courier New" w:hint="default"/>
      <w:color w:val="804000"/>
      <w:sz w:val="20"/>
      <w:szCs w:val="20"/>
    </w:rPr>
  </w:style>
  <w:style w:type="character" w:customStyle="1" w:styleId="sc11">
    <w:name w:val="sc11"/>
    <w:basedOn w:val="Policepardfaut"/>
    <w:rsid w:val="00E25387"/>
    <w:rPr>
      <w:rFonts w:ascii="Courier New" w:hAnsi="Courier New" w:cs="Courier New" w:hint="default"/>
      <w:color w:val="000000"/>
      <w:sz w:val="20"/>
      <w:szCs w:val="20"/>
    </w:rPr>
  </w:style>
  <w:style w:type="character" w:customStyle="1" w:styleId="sc51">
    <w:name w:val="sc51"/>
    <w:basedOn w:val="Policepardfaut"/>
    <w:rsid w:val="00E25387"/>
    <w:rPr>
      <w:rFonts w:ascii="Courier New" w:hAnsi="Courier New" w:cs="Courier New" w:hint="default"/>
      <w:b/>
      <w:bCs/>
      <w:color w:val="0000FF"/>
      <w:sz w:val="20"/>
      <w:szCs w:val="20"/>
    </w:rPr>
  </w:style>
  <w:style w:type="character" w:customStyle="1" w:styleId="sc101">
    <w:name w:val="sc101"/>
    <w:basedOn w:val="Policepardfaut"/>
    <w:rsid w:val="00E25387"/>
    <w:rPr>
      <w:rFonts w:ascii="Courier New" w:hAnsi="Courier New" w:cs="Courier New" w:hint="default"/>
      <w:b/>
      <w:bCs/>
      <w:color w:val="000080"/>
      <w:sz w:val="20"/>
      <w:szCs w:val="20"/>
    </w:rPr>
  </w:style>
  <w:style w:type="character" w:customStyle="1" w:styleId="sc161">
    <w:name w:val="sc161"/>
    <w:basedOn w:val="Policepardfaut"/>
    <w:rsid w:val="00E25387"/>
    <w:rPr>
      <w:rFonts w:ascii="Courier New" w:hAnsi="Courier New" w:cs="Courier New" w:hint="default"/>
      <w:color w:val="8000FF"/>
      <w:sz w:val="20"/>
      <w:szCs w:val="20"/>
    </w:rPr>
  </w:style>
  <w:style w:type="character" w:customStyle="1" w:styleId="sc61">
    <w:name w:val="sc61"/>
    <w:basedOn w:val="Policepardfaut"/>
    <w:rsid w:val="00E25387"/>
    <w:rPr>
      <w:rFonts w:ascii="Courier New" w:hAnsi="Courier New" w:cs="Courier New" w:hint="default"/>
      <w:color w:val="808080"/>
      <w:sz w:val="20"/>
      <w:szCs w:val="20"/>
    </w:rPr>
  </w:style>
  <w:style w:type="character" w:customStyle="1" w:styleId="sc31">
    <w:name w:val="sc31"/>
    <w:basedOn w:val="Policepardfaut"/>
    <w:rsid w:val="00A50A7C"/>
    <w:rPr>
      <w:rFonts w:ascii="Courier New" w:hAnsi="Courier New" w:cs="Courier New" w:hint="default"/>
      <w:color w:val="008080"/>
      <w:sz w:val="20"/>
      <w:szCs w:val="20"/>
    </w:rPr>
  </w:style>
  <w:style w:type="character" w:customStyle="1" w:styleId="sc181">
    <w:name w:val="sc181"/>
    <w:basedOn w:val="Policepardfaut"/>
    <w:rsid w:val="00A50A7C"/>
    <w:rPr>
      <w:rFonts w:ascii="Courier New" w:hAnsi="Courier New" w:cs="Courier New" w:hint="default"/>
      <w:color w:val="008080"/>
      <w:sz w:val="20"/>
      <w:szCs w:val="20"/>
    </w:rPr>
  </w:style>
  <w:style w:type="character" w:customStyle="1" w:styleId="sc21">
    <w:name w:val="sc21"/>
    <w:basedOn w:val="Policepardfaut"/>
    <w:rsid w:val="00124EEF"/>
    <w:rPr>
      <w:rFonts w:ascii="Courier New" w:hAnsi="Courier New" w:cs="Courier New" w:hint="default"/>
      <w:color w:val="008000"/>
      <w:sz w:val="20"/>
      <w:szCs w:val="20"/>
    </w:rPr>
  </w:style>
  <w:style w:type="character" w:customStyle="1" w:styleId="sc41">
    <w:name w:val="sc41"/>
    <w:basedOn w:val="Policepardfaut"/>
    <w:rsid w:val="009F7BE5"/>
    <w:rPr>
      <w:rFonts w:ascii="Courier New" w:hAnsi="Courier New" w:cs="Courier New" w:hint="default"/>
      <w:color w:val="FF8000"/>
      <w:sz w:val="20"/>
      <w:szCs w:val="20"/>
    </w:rPr>
  </w:style>
</w:styles>
</file>

<file path=word/webSettings.xml><?xml version="1.0" encoding="utf-8"?>
<w:webSettings xmlns:r="http://schemas.openxmlformats.org/officeDocument/2006/relationships" xmlns:w="http://schemas.openxmlformats.org/wordprocessingml/2006/main">
  <w:divs>
    <w:div w:id="813645">
      <w:bodyDiv w:val="1"/>
      <w:marLeft w:val="0"/>
      <w:marRight w:val="0"/>
      <w:marTop w:val="0"/>
      <w:marBottom w:val="0"/>
      <w:divBdr>
        <w:top w:val="none" w:sz="0" w:space="0" w:color="auto"/>
        <w:left w:val="none" w:sz="0" w:space="0" w:color="auto"/>
        <w:bottom w:val="none" w:sz="0" w:space="0" w:color="auto"/>
        <w:right w:val="none" w:sz="0" w:space="0" w:color="auto"/>
      </w:divBdr>
    </w:div>
    <w:div w:id="103622191">
      <w:bodyDiv w:val="1"/>
      <w:marLeft w:val="0"/>
      <w:marRight w:val="0"/>
      <w:marTop w:val="0"/>
      <w:marBottom w:val="0"/>
      <w:divBdr>
        <w:top w:val="none" w:sz="0" w:space="0" w:color="auto"/>
        <w:left w:val="none" w:sz="0" w:space="0" w:color="auto"/>
        <w:bottom w:val="none" w:sz="0" w:space="0" w:color="auto"/>
        <w:right w:val="none" w:sz="0" w:space="0" w:color="auto"/>
      </w:divBdr>
      <w:divsChild>
        <w:div w:id="750078127">
          <w:marLeft w:val="0"/>
          <w:marRight w:val="0"/>
          <w:marTop w:val="0"/>
          <w:marBottom w:val="0"/>
          <w:divBdr>
            <w:top w:val="none" w:sz="0" w:space="0" w:color="auto"/>
            <w:left w:val="none" w:sz="0" w:space="0" w:color="auto"/>
            <w:bottom w:val="none" w:sz="0" w:space="0" w:color="auto"/>
            <w:right w:val="none" w:sz="0" w:space="0" w:color="auto"/>
          </w:divBdr>
        </w:div>
      </w:divsChild>
    </w:div>
    <w:div w:id="136609606">
      <w:bodyDiv w:val="1"/>
      <w:marLeft w:val="0"/>
      <w:marRight w:val="0"/>
      <w:marTop w:val="0"/>
      <w:marBottom w:val="0"/>
      <w:divBdr>
        <w:top w:val="none" w:sz="0" w:space="0" w:color="auto"/>
        <w:left w:val="none" w:sz="0" w:space="0" w:color="auto"/>
        <w:bottom w:val="none" w:sz="0" w:space="0" w:color="auto"/>
        <w:right w:val="none" w:sz="0" w:space="0" w:color="auto"/>
      </w:divBdr>
    </w:div>
    <w:div w:id="190535748">
      <w:bodyDiv w:val="1"/>
      <w:marLeft w:val="0"/>
      <w:marRight w:val="0"/>
      <w:marTop w:val="0"/>
      <w:marBottom w:val="0"/>
      <w:divBdr>
        <w:top w:val="none" w:sz="0" w:space="0" w:color="auto"/>
        <w:left w:val="none" w:sz="0" w:space="0" w:color="auto"/>
        <w:bottom w:val="none" w:sz="0" w:space="0" w:color="auto"/>
        <w:right w:val="none" w:sz="0" w:space="0" w:color="auto"/>
      </w:divBdr>
    </w:div>
    <w:div w:id="352347945">
      <w:bodyDiv w:val="1"/>
      <w:marLeft w:val="0"/>
      <w:marRight w:val="0"/>
      <w:marTop w:val="0"/>
      <w:marBottom w:val="0"/>
      <w:divBdr>
        <w:top w:val="none" w:sz="0" w:space="0" w:color="auto"/>
        <w:left w:val="none" w:sz="0" w:space="0" w:color="auto"/>
        <w:bottom w:val="none" w:sz="0" w:space="0" w:color="auto"/>
        <w:right w:val="none" w:sz="0" w:space="0" w:color="auto"/>
      </w:divBdr>
    </w:div>
    <w:div w:id="408969189">
      <w:bodyDiv w:val="1"/>
      <w:marLeft w:val="0"/>
      <w:marRight w:val="0"/>
      <w:marTop w:val="0"/>
      <w:marBottom w:val="0"/>
      <w:divBdr>
        <w:top w:val="none" w:sz="0" w:space="0" w:color="auto"/>
        <w:left w:val="none" w:sz="0" w:space="0" w:color="auto"/>
        <w:bottom w:val="none" w:sz="0" w:space="0" w:color="auto"/>
        <w:right w:val="none" w:sz="0" w:space="0" w:color="auto"/>
      </w:divBdr>
    </w:div>
    <w:div w:id="783620617">
      <w:bodyDiv w:val="1"/>
      <w:marLeft w:val="0"/>
      <w:marRight w:val="0"/>
      <w:marTop w:val="0"/>
      <w:marBottom w:val="0"/>
      <w:divBdr>
        <w:top w:val="none" w:sz="0" w:space="0" w:color="auto"/>
        <w:left w:val="none" w:sz="0" w:space="0" w:color="auto"/>
        <w:bottom w:val="none" w:sz="0" w:space="0" w:color="auto"/>
        <w:right w:val="none" w:sz="0" w:space="0" w:color="auto"/>
      </w:divBdr>
    </w:div>
    <w:div w:id="803739130">
      <w:bodyDiv w:val="1"/>
      <w:marLeft w:val="0"/>
      <w:marRight w:val="0"/>
      <w:marTop w:val="0"/>
      <w:marBottom w:val="0"/>
      <w:divBdr>
        <w:top w:val="none" w:sz="0" w:space="0" w:color="auto"/>
        <w:left w:val="none" w:sz="0" w:space="0" w:color="auto"/>
        <w:bottom w:val="none" w:sz="0" w:space="0" w:color="auto"/>
        <w:right w:val="none" w:sz="0" w:space="0" w:color="auto"/>
      </w:divBdr>
    </w:div>
    <w:div w:id="923077197">
      <w:bodyDiv w:val="1"/>
      <w:marLeft w:val="0"/>
      <w:marRight w:val="0"/>
      <w:marTop w:val="0"/>
      <w:marBottom w:val="0"/>
      <w:divBdr>
        <w:top w:val="none" w:sz="0" w:space="0" w:color="auto"/>
        <w:left w:val="none" w:sz="0" w:space="0" w:color="auto"/>
        <w:bottom w:val="none" w:sz="0" w:space="0" w:color="auto"/>
        <w:right w:val="none" w:sz="0" w:space="0" w:color="auto"/>
      </w:divBdr>
      <w:divsChild>
        <w:div w:id="1331788847">
          <w:marLeft w:val="0"/>
          <w:marRight w:val="0"/>
          <w:marTop w:val="0"/>
          <w:marBottom w:val="0"/>
          <w:divBdr>
            <w:top w:val="none" w:sz="0" w:space="0" w:color="auto"/>
            <w:left w:val="none" w:sz="0" w:space="0" w:color="auto"/>
            <w:bottom w:val="none" w:sz="0" w:space="0" w:color="auto"/>
            <w:right w:val="none" w:sz="0" w:space="0" w:color="auto"/>
          </w:divBdr>
        </w:div>
      </w:divsChild>
    </w:div>
    <w:div w:id="996498563">
      <w:bodyDiv w:val="1"/>
      <w:marLeft w:val="0"/>
      <w:marRight w:val="0"/>
      <w:marTop w:val="0"/>
      <w:marBottom w:val="0"/>
      <w:divBdr>
        <w:top w:val="none" w:sz="0" w:space="0" w:color="auto"/>
        <w:left w:val="none" w:sz="0" w:space="0" w:color="auto"/>
        <w:bottom w:val="none" w:sz="0" w:space="0" w:color="auto"/>
        <w:right w:val="none" w:sz="0" w:space="0" w:color="auto"/>
      </w:divBdr>
      <w:divsChild>
        <w:div w:id="262499804">
          <w:marLeft w:val="0"/>
          <w:marRight w:val="0"/>
          <w:marTop w:val="0"/>
          <w:marBottom w:val="0"/>
          <w:divBdr>
            <w:top w:val="none" w:sz="0" w:space="0" w:color="auto"/>
            <w:left w:val="none" w:sz="0" w:space="0" w:color="auto"/>
            <w:bottom w:val="none" w:sz="0" w:space="0" w:color="auto"/>
            <w:right w:val="none" w:sz="0" w:space="0" w:color="auto"/>
          </w:divBdr>
        </w:div>
      </w:divsChild>
    </w:div>
    <w:div w:id="1037974609">
      <w:bodyDiv w:val="1"/>
      <w:marLeft w:val="0"/>
      <w:marRight w:val="0"/>
      <w:marTop w:val="0"/>
      <w:marBottom w:val="0"/>
      <w:divBdr>
        <w:top w:val="none" w:sz="0" w:space="0" w:color="auto"/>
        <w:left w:val="none" w:sz="0" w:space="0" w:color="auto"/>
        <w:bottom w:val="none" w:sz="0" w:space="0" w:color="auto"/>
        <w:right w:val="none" w:sz="0" w:space="0" w:color="auto"/>
      </w:divBdr>
    </w:div>
    <w:div w:id="1115097920">
      <w:bodyDiv w:val="1"/>
      <w:marLeft w:val="0"/>
      <w:marRight w:val="0"/>
      <w:marTop w:val="0"/>
      <w:marBottom w:val="0"/>
      <w:divBdr>
        <w:top w:val="none" w:sz="0" w:space="0" w:color="auto"/>
        <w:left w:val="none" w:sz="0" w:space="0" w:color="auto"/>
        <w:bottom w:val="none" w:sz="0" w:space="0" w:color="auto"/>
        <w:right w:val="none" w:sz="0" w:space="0" w:color="auto"/>
      </w:divBdr>
    </w:div>
    <w:div w:id="1143353805">
      <w:bodyDiv w:val="1"/>
      <w:marLeft w:val="0"/>
      <w:marRight w:val="0"/>
      <w:marTop w:val="0"/>
      <w:marBottom w:val="0"/>
      <w:divBdr>
        <w:top w:val="none" w:sz="0" w:space="0" w:color="auto"/>
        <w:left w:val="none" w:sz="0" w:space="0" w:color="auto"/>
        <w:bottom w:val="none" w:sz="0" w:space="0" w:color="auto"/>
        <w:right w:val="none" w:sz="0" w:space="0" w:color="auto"/>
      </w:divBdr>
    </w:div>
    <w:div w:id="1148325494">
      <w:bodyDiv w:val="1"/>
      <w:marLeft w:val="0"/>
      <w:marRight w:val="0"/>
      <w:marTop w:val="0"/>
      <w:marBottom w:val="0"/>
      <w:divBdr>
        <w:top w:val="none" w:sz="0" w:space="0" w:color="auto"/>
        <w:left w:val="none" w:sz="0" w:space="0" w:color="auto"/>
        <w:bottom w:val="none" w:sz="0" w:space="0" w:color="auto"/>
        <w:right w:val="none" w:sz="0" w:space="0" w:color="auto"/>
      </w:divBdr>
    </w:div>
    <w:div w:id="1237982604">
      <w:bodyDiv w:val="1"/>
      <w:marLeft w:val="0"/>
      <w:marRight w:val="0"/>
      <w:marTop w:val="0"/>
      <w:marBottom w:val="0"/>
      <w:divBdr>
        <w:top w:val="none" w:sz="0" w:space="0" w:color="auto"/>
        <w:left w:val="none" w:sz="0" w:space="0" w:color="auto"/>
        <w:bottom w:val="none" w:sz="0" w:space="0" w:color="auto"/>
        <w:right w:val="none" w:sz="0" w:space="0" w:color="auto"/>
      </w:divBdr>
    </w:div>
    <w:div w:id="1380200317">
      <w:bodyDiv w:val="1"/>
      <w:marLeft w:val="0"/>
      <w:marRight w:val="0"/>
      <w:marTop w:val="0"/>
      <w:marBottom w:val="0"/>
      <w:divBdr>
        <w:top w:val="none" w:sz="0" w:space="0" w:color="auto"/>
        <w:left w:val="none" w:sz="0" w:space="0" w:color="auto"/>
        <w:bottom w:val="none" w:sz="0" w:space="0" w:color="auto"/>
        <w:right w:val="none" w:sz="0" w:space="0" w:color="auto"/>
      </w:divBdr>
      <w:divsChild>
        <w:div w:id="156269021">
          <w:marLeft w:val="0"/>
          <w:marRight w:val="0"/>
          <w:marTop w:val="0"/>
          <w:marBottom w:val="0"/>
          <w:divBdr>
            <w:top w:val="none" w:sz="0" w:space="0" w:color="auto"/>
            <w:left w:val="none" w:sz="0" w:space="0" w:color="auto"/>
            <w:bottom w:val="none" w:sz="0" w:space="0" w:color="auto"/>
            <w:right w:val="none" w:sz="0" w:space="0" w:color="auto"/>
          </w:divBdr>
        </w:div>
      </w:divsChild>
    </w:div>
    <w:div w:id="1420907110">
      <w:bodyDiv w:val="1"/>
      <w:marLeft w:val="0"/>
      <w:marRight w:val="0"/>
      <w:marTop w:val="0"/>
      <w:marBottom w:val="0"/>
      <w:divBdr>
        <w:top w:val="none" w:sz="0" w:space="0" w:color="auto"/>
        <w:left w:val="none" w:sz="0" w:space="0" w:color="auto"/>
        <w:bottom w:val="none" w:sz="0" w:space="0" w:color="auto"/>
        <w:right w:val="none" w:sz="0" w:space="0" w:color="auto"/>
      </w:divBdr>
      <w:divsChild>
        <w:div w:id="627905139">
          <w:marLeft w:val="0"/>
          <w:marRight w:val="0"/>
          <w:marTop w:val="0"/>
          <w:marBottom w:val="0"/>
          <w:divBdr>
            <w:top w:val="none" w:sz="0" w:space="0" w:color="auto"/>
            <w:left w:val="none" w:sz="0" w:space="0" w:color="auto"/>
            <w:bottom w:val="none" w:sz="0" w:space="0" w:color="auto"/>
            <w:right w:val="none" w:sz="0" w:space="0" w:color="auto"/>
          </w:divBdr>
        </w:div>
      </w:divsChild>
    </w:div>
    <w:div w:id="1432051328">
      <w:bodyDiv w:val="1"/>
      <w:marLeft w:val="0"/>
      <w:marRight w:val="0"/>
      <w:marTop w:val="0"/>
      <w:marBottom w:val="0"/>
      <w:divBdr>
        <w:top w:val="none" w:sz="0" w:space="0" w:color="auto"/>
        <w:left w:val="none" w:sz="0" w:space="0" w:color="auto"/>
        <w:bottom w:val="none" w:sz="0" w:space="0" w:color="auto"/>
        <w:right w:val="none" w:sz="0" w:space="0" w:color="auto"/>
      </w:divBdr>
    </w:div>
    <w:div w:id="1443037973">
      <w:bodyDiv w:val="1"/>
      <w:marLeft w:val="0"/>
      <w:marRight w:val="0"/>
      <w:marTop w:val="0"/>
      <w:marBottom w:val="0"/>
      <w:divBdr>
        <w:top w:val="none" w:sz="0" w:space="0" w:color="auto"/>
        <w:left w:val="none" w:sz="0" w:space="0" w:color="auto"/>
        <w:bottom w:val="none" w:sz="0" w:space="0" w:color="auto"/>
        <w:right w:val="none" w:sz="0" w:space="0" w:color="auto"/>
      </w:divBdr>
    </w:div>
    <w:div w:id="1687365411">
      <w:bodyDiv w:val="1"/>
      <w:marLeft w:val="0"/>
      <w:marRight w:val="0"/>
      <w:marTop w:val="0"/>
      <w:marBottom w:val="0"/>
      <w:divBdr>
        <w:top w:val="none" w:sz="0" w:space="0" w:color="auto"/>
        <w:left w:val="none" w:sz="0" w:space="0" w:color="auto"/>
        <w:bottom w:val="none" w:sz="0" w:space="0" w:color="auto"/>
        <w:right w:val="none" w:sz="0" w:space="0" w:color="auto"/>
      </w:divBdr>
      <w:divsChild>
        <w:div w:id="123736908">
          <w:marLeft w:val="0"/>
          <w:marRight w:val="0"/>
          <w:marTop w:val="0"/>
          <w:marBottom w:val="0"/>
          <w:divBdr>
            <w:top w:val="none" w:sz="0" w:space="0" w:color="auto"/>
            <w:left w:val="none" w:sz="0" w:space="0" w:color="auto"/>
            <w:bottom w:val="none" w:sz="0" w:space="0" w:color="auto"/>
            <w:right w:val="none" w:sz="0" w:space="0" w:color="auto"/>
          </w:divBdr>
        </w:div>
      </w:divsChild>
    </w:div>
    <w:div w:id="1752267452">
      <w:bodyDiv w:val="1"/>
      <w:marLeft w:val="0"/>
      <w:marRight w:val="0"/>
      <w:marTop w:val="0"/>
      <w:marBottom w:val="0"/>
      <w:divBdr>
        <w:top w:val="none" w:sz="0" w:space="0" w:color="auto"/>
        <w:left w:val="none" w:sz="0" w:space="0" w:color="auto"/>
        <w:bottom w:val="none" w:sz="0" w:space="0" w:color="auto"/>
        <w:right w:val="none" w:sz="0" w:space="0" w:color="auto"/>
      </w:divBdr>
    </w:div>
    <w:div w:id="1756586573">
      <w:bodyDiv w:val="1"/>
      <w:marLeft w:val="0"/>
      <w:marRight w:val="0"/>
      <w:marTop w:val="0"/>
      <w:marBottom w:val="0"/>
      <w:divBdr>
        <w:top w:val="none" w:sz="0" w:space="0" w:color="auto"/>
        <w:left w:val="none" w:sz="0" w:space="0" w:color="auto"/>
        <w:bottom w:val="none" w:sz="0" w:space="0" w:color="auto"/>
        <w:right w:val="none" w:sz="0" w:space="0" w:color="auto"/>
      </w:divBdr>
      <w:divsChild>
        <w:div w:id="2062090393">
          <w:marLeft w:val="0"/>
          <w:marRight w:val="0"/>
          <w:marTop w:val="0"/>
          <w:marBottom w:val="0"/>
          <w:divBdr>
            <w:top w:val="none" w:sz="0" w:space="0" w:color="auto"/>
            <w:left w:val="none" w:sz="0" w:space="0" w:color="auto"/>
            <w:bottom w:val="none" w:sz="0" w:space="0" w:color="auto"/>
            <w:right w:val="none" w:sz="0" w:space="0" w:color="auto"/>
          </w:divBdr>
        </w:div>
      </w:divsChild>
    </w:div>
    <w:div w:id="1779056466">
      <w:bodyDiv w:val="1"/>
      <w:marLeft w:val="0"/>
      <w:marRight w:val="0"/>
      <w:marTop w:val="0"/>
      <w:marBottom w:val="0"/>
      <w:divBdr>
        <w:top w:val="none" w:sz="0" w:space="0" w:color="auto"/>
        <w:left w:val="none" w:sz="0" w:space="0" w:color="auto"/>
        <w:bottom w:val="none" w:sz="0" w:space="0" w:color="auto"/>
        <w:right w:val="none" w:sz="0" w:space="0" w:color="auto"/>
      </w:divBdr>
    </w:div>
    <w:div w:id="1788575476">
      <w:bodyDiv w:val="1"/>
      <w:marLeft w:val="0"/>
      <w:marRight w:val="0"/>
      <w:marTop w:val="0"/>
      <w:marBottom w:val="0"/>
      <w:divBdr>
        <w:top w:val="none" w:sz="0" w:space="0" w:color="auto"/>
        <w:left w:val="none" w:sz="0" w:space="0" w:color="auto"/>
        <w:bottom w:val="none" w:sz="0" w:space="0" w:color="auto"/>
        <w:right w:val="none" w:sz="0" w:space="0" w:color="auto"/>
      </w:divBdr>
      <w:divsChild>
        <w:div w:id="1104837977">
          <w:marLeft w:val="0"/>
          <w:marRight w:val="0"/>
          <w:marTop w:val="0"/>
          <w:marBottom w:val="0"/>
          <w:divBdr>
            <w:top w:val="none" w:sz="0" w:space="0" w:color="auto"/>
            <w:left w:val="none" w:sz="0" w:space="0" w:color="auto"/>
            <w:bottom w:val="none" w:sz="0" w:space="0" w:color="auto"/>
            <w:right w:val="none" w:sz="0" w:space="0" w:color="auto"/>
          </w:divBdr>
        </w:div>
      </w:divsChild>
    </w:div>
    <w:div w:id="1848904088">
      <w:bodyDiv w:val="1"/>
      <w:marLeft w:val="0"/>
      <w:marRight w:val="0"/>
      <w:marTop w:val="0"/>
      <w:marBottom w:val="0"/>
      <w:divBdr>
        <w:top w:val="none" w:sz="0" w:space="0" w:color="auto"/>
        <w:left w:val="none" w:sz="0" w:space="0" w:color="auto"/>
        <w:bottom w:val="none" w:sz="0" w:space="0" w:color="auto"/>
        <w:right w:val="none" w:sz="0" w:space="0" w:color="auto"/>
      </w:divBdr>
      <w:divsChild>
        <w:div w:id="1449162726">
          <w:marLeft w:val="0"/>
          <w:marRight w:val="0"/>
          <w:marTop w:val="0"/>
          <w:marBottom w:val="0"/>
          <w:divBdr>
            <w:top w:val="none" w:sz="0" w:space="0" w:color="auto"/>
            <w:left w:val="none" w:sz="0" w:space="0" w:color="auto"/>
            <w:bottom w:val="none" w:sz="0" w:space="0" w:color="auto"/>
            <w:right w:val="none" w:sz="0" w:space="0" w:color="auto"/>
          </w:divBdr>
        </w:div>
      </w:divsChild>
    </w:div>
    <w:div w:id="1951353300">
      <w:bodyDiv w:val="1"/>
      <w:marLeft w:val="0"/>
      <w:marRight w:val="0"/>
      <w:marTop w:val="0"/>
      <w:marBottom w:val="0"/>
      <w:divBdr>
        <w:top w:val="none" w:sz="0" w:space="0" w:color="auto"/>
        <w:left w:val="none" w:sz="0" w:space="0" w:color="auto"/>
        <w:bottom w:val="none" w:sz="0" w:space="0" w:color="auto"/>
        <w:right w:val="none" w:sz="0" w:space="0" w:color="auto"/>
      </w:divBdr>
      <w:divsChild>
        <w:div w:id="19880498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hyperlink" Target="http://www.oodesign.com/observer-pattern.html" TargetMode="External"/><Relationship Id="rId47" Type="http://schemas.openxmlformats.org/officeDocument/2006/relationships/image" Target="media/image37.png"/><Relationship Id="rId50" Type="http://schemas.openxmlformats.org/officeDocument/2006/relationships/image" Target="media/image40.png"/><Relationship Id="rId55" Type="http://schemas.openxmlformats.org/officeDocument/2006/relationships/image" Target="media/image45.png"/><Relationship Id="rId63" Type="http://schemas.openxmlformats.org/officeDocument/2006/relationships/image" Target="media/image53.png"/><Relationship Id="rId68" Type="http://schemas.openxmlformats.org/officeDocument/2006/relationships/image" Target="media/image58.png"/><Relationship Id="rId76" Type="http://schemas.openxmlformats.org/officeDocument/2006/relationships/image" Target="media/image66.png"/><Relationship Id="rId84" Type="http://schemas.openxmlformats.org/officeDocument/2006/relationships/image" Target="media/image74.png"/><Relationship Id="rId89" Type="http://schemas.openxmlformats.org/officeDocument/2006/relationships/image" Target="media/image79.png"/><Relationship Id="rId97"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image" Target="media/image82.emf"/><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5.png"/><Relationship Id="rId53" Type="http://schemas.openxmlformats.org/officeDocument/2006/relationships/image" Target="media/image43.png"/><Relationship Id="rId58" Type="http://schemas.openxmlformats.org/officeDocument/2006/relationships/image" Target="media/image48.png"/><Relationship Id="rId66" Type="http://schemas.openxmlformats.org/officeDocument/2006/relationships/image" Target="media/image56.png"/><Relationship Id="rId74" Type="http://schemas.openxmlformats.org/officeDocument/2006/relationships/image" Target="media/image64.png"/><Relationship Id="rId79" Type="http://schemas.openxmlformats.org/officeDocument/2006/relationships/image" Target="media/image69.png"/><Relationship Id="rId87" Type="http://schemas.openxmlformats.org/officeDocument/2006/relationships/image" Target="media/image77.png"/><Relationship Id="rId5" Type="http://schemas.openxmlformats.org/officeDocument/2006/relationships/webSettings" Target="webSettings.xml"/><Relationship Id="rId61" Type="http://schemas.openxmlformats.org/officeDocument/2006/relationships/image" Target="media/image51.png"/><Relationship Id="rId82" Type="http://schemas.openxmlformats.org/officeDocument/2006/relationships/image" Target="media/image72.png"/><Relationship Id="rId90" Type="http://schemas.openxmlformats.org/officeDocument/2006/relationships/image" Target="media/image80.png"/><Relationship Id="rId95" Type="http://schemas.openxmlformats.org/officeDocument/2006/relationships/header" Target="header2.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hyperlink" Target="http://design-patterns.fr/observateur" TargetMode="External"/><Relationship Id="rId48" Type="http://schemas.openxmlformats.org/officeDocument/2006/relationships/image" Target="media/image38.png"/><Relationship Id="rId56" Type="http://schemas.openxmlformats.org/officeDocument/2006/relationships/image" Target="media/image46.png"/><Relationship Id="rId64" Type="http://schemas.openxmlformats.org/officeDocument/2006/relationships/image" Target="media/image54.png"/><Relationship Id="rId69" Type="http://schemas.openxmlformats.org/officeDocument/2006/relationships/image" Target="media/image59.png"/><Relationship Id="rId77" Type="http://schemas.openxmlformats.org/officeDocument/2006/relationships/image" Target="media/image67.png"/><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image" Target="media/image70.png"/><Relationship Id="rId85" Type="http://schemas.openxmlformats.org/officeDocument/2006/relationships/image" Target="media/image75.png"/><Relationship Id="rId93" Type="http://schemas.openxmlformats.org/officeDocument/2006/relationships/header" Target="header1.xml"/><Relationship Id="rId98"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6.png"/><Relationship Id="rId59" Type="http://schemas.openxmlformats.org/officeDocument/2006/relationships/image" Target="media/image49.png"/><Relationship Id="rId67" Type="http://schemas.openxmlformats.org/officeDocument/2006/relationships/image" Target="media/image57.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4.png"/><Relationship Id="rId62" Type="http://schemas.openxmlformats.org/officeDocument/2006/relationships/image" Target="media/image52.pn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image" Target="media/image73.png"/><Relationship Id="rId88" Type="http://schemas.openxmlformats.org/officeDocument/2006/relationships/image" Target="media/image78.png"/><Relationship Id="rId91" Type="http://schemas.openxmlformats.org/officeDocument/2006/relationships/image" Target="media/image81.png"/><Relationship Id="rId9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39.png"/><Relationship Id="rId57" Type="http://schemas.openxmlformats.org/officeDocument/2006/relationships/image" Target="media/image47.png"/><Relationship Id="rId10" Type="http://schemas.openxmlformats.org/officeDocument/2006/relationships/comments" Target="comments.xml"/><Relationship Id="rId31" Type="http://schemas.openxmlformats.org/officeDocument/2006/relationships/image" Target="media/image23.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png"/><Relationship Id="rId65" Type="http://schemas.openxmlformats.org/officeDocument/2006/relationships/image" Target="media/image55.png"/><Relationship Id="rId73" Type="http://schemas.openxmlformats.org/officeDocument/2006/relationships/image" Target="media/image63.png"/><Relationship Id="rId78" Type="http://schemas.openxmlformats.org/officeDocument/2006/relationships/image" Target="media/image68.png"/><Relationship Id="rId81" Type="http://schemas.openxmlformats.org/officeDocument/2006/relationships/image" Target="media/image71.png"/><Relationship Id="rId86" Type="http://schemas.openxmlformats.org/officeDocument/2006/relationships/image" Target="media/image76.png"/><Relationship Id="rId9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emf"/><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s>
</file>

<file path=word/_rels/header1.xml.rels><?xml version="1.0" encoding="UTF-8" standalone="yes"?>
<Relationships xmlns="http://schemas.openxmlformats.org/package/2006/relationships"><Relationship Id="rId1" Type="http://schemas.openxmlformats.org/officeDocument/2006/relationships/image" Target="media/image83.jpeg"/></Relationships>
</file>

<file path=word/_rels/header2.xml.rels><?xml version="1.0" encoding="UTF-8" standalone="yes"?>
<Relationships xmlns="http://schemas.openxmlformats.org/package/2006/relationships"><Relationship Id="rId1" Type="http://schemas.openxmlformats.org/officeDocument/2006/relationships/image" Target="media/image83.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D8157EC-7F4D-49DA-A417-9E6C994E4F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4882</TotalTime>
  <Pages>50</Pages>
  <Words>17381</Words>
  <Characters>95598</Characters>
  <Application>Microsoft Office Word</Application>
  <DocSecurity>0</DocSecurity>
  <Lines>796</Lines>
  <Paragraphs>225</Paragraphs>
  <ScaleCrop>false</ScaleCrop>
  <HeadingPairs>
    <vt:vector size="2" baseType="variant">
      <vt:variant>
        <vt:lpstr>Titre</vt:lpstr>
      </vt:variant>
      <vt:variant>
        <vt:i4>1</vt:i4>
      </vt:variant>
    </vt:vector>
  </HeadingPairs>
  <TitlesOfParts>
    <vt:vector size="1" baseType="lpstr">
      <vt:lpstr/>
    </vt:vector>
  </TitlesOfParts>
  <Company>DIGINEXT</Company>
  <LinksUpToDate>false</LinksUpToDate>
  <CharactersWithSpaces>112754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dorian djadavjee</dc:creator>
  <cp:lastModifiedBy>romain.kusnik</cp:lastModifiedBy>
  <cp:revision>378</cp:revision>
  <dcterms:created xsi:type="dcterms:W3CDTF">2015-11-03T16:55:00Z</dcterms:created>
  <dcterms:modified xsi:type="dcterms:W3CDTF">2016-09-30T05:54:00Z</dcterms:modified>
</cp:coreProperties>
</file>